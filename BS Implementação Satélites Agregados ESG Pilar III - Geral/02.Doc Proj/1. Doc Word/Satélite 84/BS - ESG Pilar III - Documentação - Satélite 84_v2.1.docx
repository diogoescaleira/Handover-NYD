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3AC63A" w14:textId="77777777" w:rsidR="00E276A4" w:rsidRPr="000C3638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0C3638">
        <w:rPr>
          <w:rFonts w:ascii="Santander Text" w:hAnsi="Santander Text"/>
        </w:rPr>
        <w:t xml:space="preserve">Processo de geração de informação </w:t>
      </w:r>
      <w:r w:rsidR="00CB79EA" w:rsidRPr="000C3638">
        <w:rPr>
          <w:rFonts w:ascii="Santander Text" w:hAnsi="Santander Text"/>
        </w:rPr>
        <w:t xml:space="preserve">de </w:t>
      </w:r>
      <w:r w:rsidR="00AA7B7C" w:rsidRPr="000C3638">
        <w:rPr>
          <w:rFonts w:ascii="Santander Text" w:hAnsi="Santander Text"/>
        </w:rPr>
        <w:t>Satélite 84</w:t>
      </w:r>
    </w:p>
    <w:p w14:paraId="3BD39070" w14:textId="77777777" w:rsidR="008B024F" w:rsidRPr="000C3638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0C3638">
        <w:rPr>
          <w:rFonts w:ascii="Santander Text" w:hAnsi="Santander Text"/>
        </w:rPr>
        <w:t>Overview</w:t>
      </w:r>
    </w:p>
    <w:p w14:paraId="3E58EBC9" w14:textId="658E98B5" w:rsidR="00643C3F" w:rsidRPr="000C3638" w:rsidRDefault="00E35770" w:rsidP="00156F2A">
      <w:pPr>
        <w:jc w:val="both"/>
      </w:pPr>
      <w:bookmarkStart w:id="2" w:name="_Hlk181737199"/>
      <w:r w:rsidRPr="000C3638">
        <w:t>Para cumprir com os requisitos de reporte</w:t>
      </w:r>
      <w:r w:rsidR="00D35087" w:rsidRPr="000C3638">
        <w:t xml:space="preserve"> referentes aos rácios do GAR (</w:t>
      </w:r>
      <w:r w:rsidR="00D35087" w:rsidRPr="000C3638">
        <w:rPr>
          <w:i/>
          <w:iCs/>
        </w:rPr>
        <w:t>Green Asset Ratio)</w:t>
      </w:r>
      <w:r w:rsidR="00D35087" w:rsidRPr="000C3638">
        <w:t xml:space="preserve"> e BTAR (</w:t>
      </w:r>
      <w:r w:rsidR="00DB4B1F" w:rsidRPr="000C3638">
        <w:rPr>
          <w:i/>
          <w:iCs/>
        </w:rPr>
        <w:t>Banking Book Taxonomy Alignment Ratio</w:t>
      </w:r>
      <w:r w:rsidR="00DB4B1F" w:rsidRPr="000C3638">
        <w:t>), a Comissão Europeia e a EBA (</w:t>
      </w:r>
      <w:r w:rsidR="00DB4B1F" w:rsidRPr="000C3638">
        <w:rPr>
          <w:i/>
          <w:iCs/>
        </w:rPr>
        <w:t>European Banking Authorithy</w:t>
      </w:r>
      <w:r w:rsidR="00DB4B1F" w:rsidRPr="000C3638">
        <w:t>)</w:t>
      </w:r>
      <w:r w:rsidR="00160338" w:rsidRPr="000C3638">
        <w:t xml:space="preserve"> requerem que as instituições divulguem informações para a construção destes rácios bem como sobre o nível de exposições alinhadas com a Taxanomia Europeia, através de métricas como as empresas sujeitas à </w:t>
      </w:r>
      <w:r w:rsidR="00643C3F" w:rsidRPr="000C3638">
        <w:t>NFRD (</w:t>
      </w:r>
      <w:r w:rsidR="00643C3F" w:rsidRPr="000C3638">
        <w:rPr>
          <w:i/>
          <w:iCs/>
        </w:rPr>
        <w:t>Non-Financial Reporting</w:t>
      </w:r>
      <w:r w:rsidR="00156F2A" w:rsidRPr="000C3638">
        <w:rPr>
          <w:i/>
          <w:iCs/>
        </w:rPr>
        <w:t>Directive</w:t>
      </w:r>
      <w:r w:rsidR="00643C3F" w:rsidRPr="000C3638">
        <w:t>)</w:t>
      </w:r>
      <w:r w:rsidR="00B04C46" w:rsidRPr="000C3638">
        <w:t xml:space="preserve"> e outros KPI’s </w:t>
      </w:r>
      <w:r w:rsidR="00184D89" w:rsidRPr="000C3638">
        <w:t xml:space="preserve">como os rácios de </w:t>
      </w:r>
      <w:r w:rsidR="00643C3F" w:rsidRPr="000C3638">
        <w:t>elegibilidade</w:t>
      </w:r>
      <w:r w:rsidR="009278A1" w:rsidRPr="000C3638">
        <w:rPr>
          <w:rStyle w:val="FootnoteReference"/>
        </w:rPr>
        <w:footnoteReference w:id="2"/>
      </w:r>
      <w:r w:rsidR="00643C3F" w:rsidRPr="000C3638">
        <w:t xml:space="preserve"> das suas atividades económicas</w:t>
      </w:r>
      <w:r w:rsidR="00233AFB" w:rsidRPr="000C3638">
        <w:t>.</w:t>
      </w:r>
    </w:p>
    <w:p w14:paraId="745A425A" w14:textId="54B23009" w:rsidR="00233AFB" w:rsidRPr="000C3638" w:rsidRDefault="008C7986" w:rsidP="00643C3F">
      <w:pPr>
        <w:jc w:val="both"/>
      </w:pPr>
      <w:r w:rsidRPr="000C3638">
        <w:t xml:space="preserve">Assim, </w:t>
      </w:r>
      <w:r w:rsidR="001E3128" w:rsidRPr="000C3638">
        <w:t>é calculado o</w:t>
      </w:r>
      <w:r w:rsidR="00233AFB" w:rsidRPr="000C3638">
        <w:t xml:space="preserve"> GAR</w:t>
      </w:r>
      <w:r w:rsidR="006E6CEC" w:rsidRPr="000C3638">
        <w:t xml:space="preserve"> (</w:t>
      </w:r>
      <w:r w:rsidR="006E6CEC" w:rsidRPr="000C3638">
        <w:rPr>
          <w:i/>
          <w:iCs/>
        </w:rPr>
        <w:t>Green Asset Ratio</w:t>
      </w:r>
      <w:r w:rsidR="006E6CEC" w:rsidRPr="000C3638">
        <w:t>)</w:t>
      </w:r>
      <w:r w:rsidR="001E3128" w:rsidRPr="000C3638">
        <w:t xml:space="preserve">, </w:t>
      </w:r>
      <w:r w:rsidR="00233AFB" w:rsidRPr="000C3638">
        <w:t xml:space="preserve">um indicador-chave de desempenho (KPI) que mostra a proporção de exposições relacionadas a atividades alinhadas à Taxonomia de </w:t>
      </w:r>
      <w:r w:rsidR="00BF60AC" w:rsidRPr="000C3638">
        <w:t xml:space="preserve">empresas </w:t>
      </w:r>
      <w:r w:rsidR="00233AFB" w:rsidRPr="000C3638">
        <w:t xml:space="preserve">não financeiras sujeitas a obrigações de divulgação sob a NFRD, </w:t>
      </w:r>
      <w:r w:rsidRPr="000C3638">
        <w:t xml:space="preserve">instituições </w:t>
      </w:r>
      <w:r w:rsidR="00233AFB" w:rsidRPr="000C3638">
        <w:t xml:space="preserve">financeiras, </w:t>
      </w:r>
      <w:r w:rsidR="004B6D85" w:rsidRPr="000C3638">
        <w:t>particulares</w:t>
      </w:r>
      <w:r w:rsidR="00233AFB" w:rsidRPr="000C3638">
        <w:t xml:space="preserve">, </w:t>
      </w:r>
      <w:r w:rsidR="004869D1" w:rsidRPr="000C3638">
        <w:t xml:space="preserve">colaterais </w:t>
      </w:r>
      <w:r w:rsidR="00736844" w:rsidRPr="000C3638">
        <w:t>adjudicados</w:t>
      </w:r>
      <w:r w:rsidR="00233AFB" w:rsidRPr="000C3638">
        <w:t xml:space="preserve"> (RRE e CRE), e governos locais, em comparação com o total de ativos do Grupo.</w:t>
      </w:r>
    </w:p>
    <w:p w14:paraId="45B069B6" w14:textId="672EE5D6" w:rsidR="00643C3F" w:rsidRPr="000C3638" w:rsidRDefault="00F81066" w:rsidP="00687E27">
      <w:pPr>
        <w:jc w:val="both"/>
      </w:pPr>
      <w:r w:rsidRPr="000C3638">
        <w:t>Por outro lado, o BTAR</w:t>
      </w:r>
      <w:r w:rsidR="004F6310" w:rsidRPr="000C3638">
        <w:t xml:space="preserve"> (</w:t>
      </w:r>
      <w:r w:rsidR="004F6310" w:rsidRPr="000C3638">
        <w:rPr>
          <w:i/>
          <w:iCs/>
        </w:rPr>
        <w:t>Banking Book Taxonomy Alignment Rati</w:t>
      </w:r>
      <w:r w:rsidR="004F6310" w:rsidRPr="000C3638">
        <w:t>o)</w:t>
      </w:r>
      <w:r w:rsidRPr="000C3638">
        <w:t xml:space="preserve"> permite incluir exposições relevantes a </w:t>
      </w:r>
      <w:r w:rsidR="00ED571F" w:rsidRPr="000C3638">
        <w:t xml:space="preserve">instituições </w:t>
      </w:r>
      <w:r w:rsidRPr="000C3638">
        <w:t>não financeiras que não estão sujeitas à NFRD, tanto da UE quanto de fora dela.</w:t>
      </w:r>
    </w:p>
    <w:p w14:paraId="1BD43E11" w14:textId="62C1342F" w:rsidR="00C570BF" w:rsidRPr="000C3638" w:rsidRDefault="00C570BF" w:rsidP="00C570BF">
      <w:pPr>
        <w:jc w:val="both"/>
      </w:pPr>
      <w:r w:rsidRPr="000C3638">
        <w:t>Para comunicar todos os KPIs de alinhamento</w:t>
      </w:r>
      <w:r w:rsidR="00ED571F" w:rsidRPr="000C3638">
        <w:t xml:space="preserve"> com a Taxonomia Europeia</w:t>
      </w:r>
      <w:r w:rsidRPr="000C3638">
        <w:t xml:space="preserve"> exigidos pela Autoridade Bancária Europeia </w:t>
      </w:r>
      <w:r w:rsidR="00ED571F" w:rsidRPr="000C3638">
        <w:t xml:space="preserve">(EBA) </w:t>
      </w:r>
      <w:r w:rsidRPr="000C3638">
        <w:t xml:space="preserve">no Pilar </w:t>
      </w:r>
      <w:r w:rsidR="00FF0356" w:rsidRPr="000C3638">
        <w:t>III</w:t>
      </w:r>
      <w:r w:rsidRPr="000C3638">
        <w:t xml:space="preserve"> ESG e pela Comissão Europeia foi criado o </w:t>
      </w:r>
      <w:r w:rsidR="00687E27" w:rsidRPr="000C3638">
        <w:t>Satélite</w:t>
      </w:r>
      <w:r w:rsidRPr="000C3638">
        <w:t xml:space="preserve"> 84,</w:t>
      </w:r>
      <w:r w:rsidR="00687E27" w:rsidRPr="000C3638">
        <w:t xml:space="preserve"> </w:t>
      </w:r>
      <w:r w:rsidR="00277664" w:rsidRPr="000C3638">
        <w:rPr>
          <w:lang w:eastAsia="ja-JP"/>
        </w:rPr>
        <w:t xml:space="preserve">cuja </w:t>
      </w:r>
      <w:r w:rsidRPr="000C3638">
        <w:rPr>
          <w:lang w:eastAsia="ja-JP"/>
        </w:rPr>
        <w:t xml:space="preserve">principal finalidade </w:t>
      </w:r>
      <w:r w:rsidR="00277664" w:rsidRPr="000C3638">
        <w:rPr>
          <w:lang w:eastAsia="ja-JP"/>
        </w:rPr>
        <w:t xml:space="preserve">é </w:t>
      </w:r>
      <w:r w:rsidRPr="000C3638">
        <w:rPr>
          <w:lang w:eastAsia="ja-JP"/>
        </w:rPr>
        <w:t>reportar</w:t>
      </w:r>
      <w:r w:rsidR="00136CD0" w:rsidRPr="000C3638">
        <w:rPr>
          <w:lang w:eastAsia="ja-JP"/>
        </w:rPr>
        <w:t xml:space="preserve"> as métricas acima descritas.</w:t>
      </w:r>
    </w:p>
    <w:bookmarkEnd w:id="2"/>
    <w:p w14:paraId="385DC893" w14:textId="77777777" w:rsidR="00687E27" w:rsidRPr="000C3638" w:rsidRDefault="00687E27" w:rsidP="00687E27">
      <w:pPr>
        <w:jc w:val="both"/>
      </w:pPr>
    </w:p>
    <w:p w14:paraId="00E4844D" w14:textId="77777777" w:rsidR="00687E27" w:rsidRPr="000C3638" w:rsidRDefault="00687E27">
      <w:r w:rsidRPr="000C3638">
        <w:br w:type="page"/>
      </w:r>
    </w:p>
    <w:p w14:paraId="59B429BB" w14:textId="77777777" w:rsidR="00963467" w:rsidRPr="000C3638" w:rsidRDefault="00963467" w:rsidP="00963467">
      <w:pPr>
        <w:pStyle w:val="Caption"/>
        <w:keepNext/>
        <w:jc w:val="center"/>
        <w:rPr>
          <w:i w:val="0"/>
          <w:iCs w:val="0"/>
        </w:rPr>
      </w:pPr>
      <w:r w:rsidRPr="000C3638">
        <w:rPr>
          <w:b/>
          <w:i w:val="0"/>
          <w:iCs w:val="0"/>
          <w:color w:val="auto"/>
          <w:sz w:val="22"/>
        </w:rPr>
        <w:lastRenderedPageBreak/>
        <w:t xml:space="preserve">Tabela </w:t>
      </w:r>
      <w:r w:rsidRPr="000C3638">
        <w:rPr>
          <w:b/>
          <w:i w:val="0"/>
          <w:iCs w:val="0"/>
          <w:color w:val="auto"/>
          <w:sz w:val="22"/>
        </w:rPr>
        <w:fldChar w:fldCharType="begin"/>
      </w:r>
      <w:r w:rsidRPr="000C3638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0C3638">
        <w:rPr>
          <w:b/>
          <w:i w:val="0"/>
          <w:iCs w:val="0"/>
          <w:color w:val="auto"/>
          <w:sz w:val="22"/>
        </w:rPr>
        <w:fldChar w:fldCharType="separate"/>
      </w:r>
      <w:r w:rsidR="00086074" w:rsidRPr="000C3638">
        <w:rPr>
          <w:b/>
          <w:i w:val="0"/>
          <w:iCs w:val="0"/>
          <w:noProof/>
          <w:color w:val="auto"/>
          <w:sz w:val="22"/>
        </w:rPr>
        <w:t>1</w:t>
      </w:r>
      <w:r w:rsidRPr="000C3638">
        <w:rPr>
          <w:b/>
          <w:i w:val="0"/>
          <w:iCs w:val="0"/>
          <w:color w:val="auto"/>
          <w:sz w:val="22"/>
        </w:rPr>
        <w:fldChar w:fldCharType="end"/>
      </w:r>
      <w:r w:rsidRPr="000C3638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0C3638">
        <w:rPr>
          <w:b/>
          <w:i w:val="0"/>
          <w:iCs w:val="0"/>
          <w:color w:val="auto"/>
          <w:sz w:val="22"/>
        </w:rPr>
        <w:t xml:space="preserve">de </w:t>
      </w:r>
      <w:r w:rsidR="00C96961" w:rsidRPr="000C3638">
        <w:rPr>
          <w:b/>
          <w:i w:val="0"/>
          <w:iCs w:val="0"/>
          <w:color w:val="auto"/>
          <w:sz w:val="22"/>
        </w:rPr>
        <w:t>inform</w:t>
      </w:r>
      <w:r w:rsidR="009D0910" w:rsidRPr="000C3638">
        <w:rPr>
          <w:b/>
          <w:i w:val="0"/>
          <w:iCs w:val="0"/>
          <w:color w:val="auto"/>
          <w:sz w:val="22"/>
        </w:rPr>
        <w:t>ação</w:t>
      </w:r>
      <w:r w:rsidR="0052401E" w:rsidRPr="000C3638">
        <w:rPr>
          <w:b/>
          <w:i w:val="0"/>
          <w:iCs w:val="0"/>
          <w:color w:val="auto"/>
          <w:sz w:val="22"/>
        </w:rPr>
        <w:t xml:space="preserve"> </w:t>
      </w:r>
      <w:r w:rsidR="003C1409" w:rsidRPr="000C3638">
        <w:rPr>
          <w:b/>
          <w:i w:val="0"/>
          <w:iCs w:val="0"/>
          <w:color w:val="auto"/>
          <w:sz w:val="22"/>
        </w:rPr>
        <w:t>d</w:t>
      </w:r>
      <w:r w:rsidR="00C96961" w:rsidRPr="000C3638">
        <w:rPr>
          <w:b/>
          <w:i w:val="0"/>
          <w:iCs w:val="0"/>
          <w:color w:val="auto"/>
          <w:sz w:val="22"/>
        </w:rPr>
        <w:t>o Satélite 84</w:t>
      </w:r>
    </w:p>
    <w:tbl>
      <w:tblPr>
        <w:tblW w:w="112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1320"/>
        <w:gridCol w:w="949"/>
      </w:tblGrid>
      <w:tr w:rsidR="007E64F0" w:rsidRPr="000C3638" w14:paraId="1F6C043A" w14:textId="77777777" w:rsidTr="00457FEA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FB1C7C5" w14:textId="77777777" w:rsidR="007E64F0" w:rsidRPr="000C3638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0C3638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1249B7E5" w14:textId="77777777" w:rsidR="007E64F0" w:rsidRPr="000C3638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0C3638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31209240" w14:textId="77777777" w:rsidR="007E64F0" w:rsidRPr="000C3638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0C3638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279" w:type="dxa"/>
            <w:shd w:val="clear" w:color="000000" w:fill="FF0000"/>
            <w:vAlign w:val="center"/>
          </w:tcPr>
          <w:p w14:paraId="499774B8" w14:textId="77777777" w:rsidR="007E64F0" w:rsidRPr="000C3638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0C3638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52659E05" w14:textId="77777777" w:rsidR="007E64F0" w:rsidRPr="000C3638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0C3638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154831" w:rsidRPr="000C3638" w14:paraId="03514914" w14:textId="77777777" w:rsidTr="00457FEA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0DEAF9D1" w14:textId="77777777" w:rsidR="00154831" w:rsidRPr="000C3638" w:rsidRDefault="0080586F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Satélite 84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A7E8B1D" w14:textId="77777777" w:rsidR="00154831" w:rsidRPr="000C3638" w:rsidRDefault="00CD4283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bu_esg_work.pilar3_sat84_dref_tabaux1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3AB9640" w14:textId="77777777" w:rsidR="00154831" w:rsidRPr="000C3638" w:rsidRDefault="00A73A08" w:rsidP="00154831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513103"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que define o universo de contratos a reportar no Satélite 84.</w:t>
            </w:r>
          </w:p>
        </w:tc>
        <w:tc>
          <w:tcPr>
            <w:tcW w:w="1279" w:type="dxa"/>
            <w:vAlign w:val="center"/>
          </w:tcPr>
          <w:p w14:paraId="58AFF05D" w14:textId="77777777" w:rsidR="00154831" w:rsidRPr="000C3638" w:rsidRDefault="00154831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4F4D3" w14:textId="77777777" w:rsidR="00154831" w:rsidRPr="000C3638" w:rsidRDefault="00154831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A73A08" w:rsidRPr="000C3638" w14:paraId="31E68084" w14:textId="77777777" w:rsidTr="00457FE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606D32A5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83CCE7E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bu_esg_work.pilar3_sat84_dref_tabaux2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2FCA8D7E" w14:textId="77777777" w:rsidR="00A73A08" w:rsidRPr="000C3638" w:rsidRDefault="00BC06FC" w:rsidP="00A73A08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marcação de métricas ESG (como</w:t>
            </w:r>
            <w:r w:rsidR="00EE0F59"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por exemplo: </w:t>
            </w:r>
            <w:r w:rsidR="00EE0F59" w:rsidRPr="000C3638"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purpose</w:t>
            </w:r>
            <w:r w:rsidR="00EE0F59"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ESG e</w:t>
            </w: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0C3638"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flag</w:t>
            </w: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NFRD).</w:t>
            </w:r>
          </w:p>
        </w:tc>
        <w:tc>
          <w:tcPr>
            <w:tcW w:w="1279" w:type="dxa"/>
            <w:vAlign w:val="center"/>
          </w:tcPr>
          <w:p w14:paraId="08A2ECD3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6D640A28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A73A08" w:rsidRPr="000C3638" w14:paraId="4B28FB18" w14:textId="77777777" w:rsidTr="00457FE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72DD15A7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26948F5F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bu_esg_work.pilar3_sat84_dref_tabaux3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2C4CF1FA" w14:textId="77777777" w:rsidR="00A73A08" w:rsidRPr="000C3638" w:rsidRDefault="00A042F0" w:rsidP="00A73A08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construção de campos auxiliares para mapeamento d</w:t>
            </w:r>
            <w:r w:rsidR="0041482B"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e mitigação.</w:t>
            </w:r>
          </w:p>
        </w:tc>
        <w:tc>
          <w:tcPr>
            <w:tcW w:w="1279" w:type="dxa"/>
            <w:vAlign w:val="center"/>
          </w:tcPr>
          <w:p w14:paraId="1EEBBBB8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548D48A6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A73A08" w:rsidRPr="000C3638" w14:paraId="42A52B97" w14:textId="77777777" w:rsidTr="00457FE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7E35AC0B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6C162A83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bu_esg_work.pilar3_sat84_dref_tabaux4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2969E1FF" w14:textId="77777777" w:rsidR="00A73A08" w:rsidRPr="000C3638" w:rsidRDefault="007C3E73" w:rsidP="00A73A08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construção de campos auxiliares para mapeamento de elegibilidade</w:t>
            </w:r>
            <w:r w:rsidR="009A7355"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alinhamento</w:t>
            </w: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279" w:type="dxa"/>
            <w:vAlign w:val="center"/>
          </w:tcPr>
          <w:p w14:paraId="5E0FB798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C0338C2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A73A08" w:rsidRPr="000C3638" w14:paraId="56CDD12F" w14:textId="77777777" w:rsidTr="00457FE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58613C6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13B17D8E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bu_esg_work.Eligibity_racios_dref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1B2A7646" w14:textId="77777777" w:rsidR="00A73A08" w:rsidRPr="000C3638" w:rsidRDefault="00494AE7" w:rsidP="00A73A08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que permite associar valores de rácios de elegibilidade e alinhamento aos vários clientes.</w:t>
            </w:r>
          </w:p>
        </w:tc>
        <w:tc>
          <w:tcPr>
            <w:tcW w:w="1279" w:type="dxa"/>
            <w:vAlign w:val="center"/>
          </w:tcPr>
          <w:p w14:paraId="47080C0F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AC370DF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A73A08" w:rsidRPr="000C3638" w14:paraId="0F8DC804" w14:textId="77777777" w:rsidTr="00457FE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30DEDE6D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7107DA14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bu_esg_work.pilar3_sat84_dref_tabaux5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5463357" w14:textId="77777777" w:rsidR="00A73A08" w:rsidRPr="000C3638" w:rsidRDefault="00857878" w:rsidP="00A73A08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cálculo de valores de elegibilidade e alinhamento para os vários clientes.</w:t>
            </w:r>
          </w:p>
        </w:tc>
        <w:tc>
          <w:tcPr>
            <w:tcW w:w="1279" w:type="dxa"/>
            <w:vAlign w:val="center"/>
          </w:tcPr>
          <w:p w14:paraId="012C7709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21DF535C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A73A08" w:rsidRPr="000C3638" w14:paraId="1C5CDA45" w14:textId="77777777" w:rsidTr="00457FE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4D3F0D64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6F1A5E9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bu_esg_work.pilar3_sat84_dref_tabaux6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7F769F14" w14:textId="77777777" w:rsidR="00A73A08" w:rsidRPr="000C3638" w:rsidRDefault="009D7B87" w:rsidP="00A73A08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Criação de métricas finais de elegibilidade e alinhamento</w:t>
            </w:r>
            <w:r w:rsidR="004D3F72"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com base nos campos auxiliares criados anteriormente</w:t>
            </w: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279" w:type="dxa"/>
            <w:vAlign w:val="center"/>
          </w:tcPr>
          <w:p w14:paraId="04C1AE64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54BEA01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A73A08" w:rsidRPr="000C3638" w14:paraId="55882CBD" w14:textId="77777777" w:rsidTr="00457FE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312E3B7F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5AD33FA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bu_esg_work.pilar3_sat84_dref_tabaux7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70AFEA8A" w14:textId="77777777" w:rsidR="00A73A08" w:rsidRPr="000C3638" w:rsidRDefault="005E55DD" w:rsidP="00A73A08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agregação de métricas ESG por </w:t>
            </w:r>
            <w:r w:rsidRPr="000C3638"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IDCOMB</w:t>
            </w: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279" w:type="dxa"/>
            <w:vAlign w:val="center"/>
          </w:tcPr>
          <w:p w14:paraId="27C59F7A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6383E229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A73A08" w:rsidRPr="000C3638" w14:paraId="228C5B97" w14:textId="77777777" w:rsidTr="00457FE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64293370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1BA7354B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bu_esg_work.pilar3_sat84_dref_tabaux8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78B43D68" w14:textId="77777777" w:rsidR="00A73A08" w:rsidRPr="000C3638" w:rsidRDefault="00B41C26" w:rsidP="00A73A08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Tratamento de </w:t>
            </w:r>
            <w:r w:rsidRPr="000C3638"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IDCOMBs</w:t>
            </w: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="00912780"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de modo que</w:t>
            </w: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cumpram os requisitos estabelecidos corporativamente.</w:t>
            </w:r>
          </w:p>
        </w:tc>
        <w:tc>
          <w:tcPr>
            <w:tcW w:w="1279" w:type="dxa"/>
            <w:vAlign w:val="center"/>
          </w:tcPr>
          <w:p w14:paraId="35A4C3B4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0CF4B339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A73A08" w:rsidRPr="000C3638" w14:paraId="2A636805" w14:textId="77777777" w:rsidTr="00457FE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7DA26713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A593F15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bu_esg_work.pilar3_sat84_dref_adj_tabaux1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2CD5FA26" w14:textId="77777777" w:rsidR="00A73A08" w:rsidRPr="000C3638" w:rsidRDefault="00B41C26" w:rsidP="00A73A08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que define o universo de adjudicados a reportar no Satélite 84.</w:t>
            </w:r>
          </w:p>
        </w:tc>
        <w:tc>
          <w:tcPr>
            <w:tcW w:w="1279" w:type="dxa"/>
            <w:vAlign w:val="center"/>
          </w:tcPr>
          <w:p w14:paraId="27EA3E67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6068AA8A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A73A08" w:rsidRPr="000C3638" w14:paraId="217D8F80" w14:textId="77777777" w:rsidTr="00457FE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429A5345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5795489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bu_esg_work.pilar3_sat84_dref_adj_tabaux2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0AACD6C7" w14:textId="77777777" w:rsidR="00A73A08" w:rsidRPr="000C3638" w:rsidRDefault="00A7548A" w:rsidP="00A73A08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Seleção de variáveis importantes no âmbito do reporte do Satélite.</w:t>
            </w:r>
          </w:p>
        </w:tc>
        <w:tc>
          <w:tcPr>
            <w:tcW w:w="1279" w:type="dxa"/>
            <w:vAlign w:val="center"/>
          </w:tcPr>
          <w:p w14:paraId="23B83CF4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6E071A01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A73A08" w:rsidRPr="000C3638" w14:paraId="305F7188" w14:textId="77777777" w:rsidTr="00457FE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68F6F425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650116B1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bu_esg_work.pilar3_sat84_dref_adj_tabaux3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75D069AD" w14:textId="77777777" w:rsidR="00A73A08" w:rsidRPr="000C3638" w:rsidRDefault="0027266E" w:rsidP="00A73A08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construção de campos de mapeamento de elegibilidade e alinhamento.</w:t>
            </w:r>
          </w:p>
        </w:tc>
        <w:tc>
          <w:tcPr>
            <w:tcW w:w="1279" w:type="dxa"/>
            <w:vAlign w:val="center"/>
          </w:tcPr>
          <w:p w14:paraId="577308D5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326BE4C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A73A08" w:rsidRPr="000C3638" w14:paraId="3A533348" w14:textId="77777777" w:rsidTr="00457FE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8933510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22678BAB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bu_esg_work.pilar3_sat84_dref_adj_tabaux4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7965E553" w14:textId="77777777" w:rsidR="00A73A08" w:rsidRPr="000C3638" w:rsidRDefault="00912780" w:rsidP="00A73A08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agregação de métricas e valores </w:t>
            </w:r>
            <w:r w:rsidR="00416A00"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de elegibilidade e alinhamento</w:t>
            </w: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por </w:t>
            </w:r>
            <w:r w:rsidRPr="000C3638"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IDCOMB</w:t>
            </w: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279" w:type="dxa"/>
            <w:vAlign w:val="center"/>
          </w:tcPr>
          <w:p w14:paraId="551BA8EC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212C44AC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A73A08" w:rsidRPr="000C3638" w14:paraId="7ED9B03B" w14:textId="77777777" w:rsidTr="00457FE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24E31EDC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8239F43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bu_esg_work.pilar3_sat84_dref_adj_tabaux5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49A18FCD" w14:textId="77777777" w:rsidR="00A73A08" w:rsidRPr="000C3638" w:rsidRDefault="00416A00" w:rsidP="00A73A08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Tratamento de </w:t>
            </w:r>
            <w:r w:rsidRPr="000C3638"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IDCOMBs</w:t>
            </w: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de modo que cumpram os requisitos estabelecidos corporativamente.</w:t>
            </w:r>
          </w:p>
        </w:tc>
        <w:tc>
          <w:tcPr>
            <w:tcW w:w="1279" w:type="dxa"/>
            <w:vAlign w:val="center"/>
          </w:tcPr>
          <w:p w14:paraId="561689BB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39AEB81B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A73A08" w:rsidRPr="000C3638" w14:paraId="7459542F" w14:textId="77777777" w:rsidTr="00457FE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004AD221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16BF7DB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bu_esg_work.pilar3_sat84_dref_adj_tabaux6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6106B6C" w14:textId="77777777" w:rsidR="00A73A08" w:rsidRPr="000C3638" w:rsidRDefault="006979E7" w:rsidP="00A73A08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Agregação de valores por </w:t>
            </w:r>
            <w:r w:rsidRPr="000C3638"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IDCOMB</w:t>
            </w: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métricas ESG.</w:t>
            </w:r>
          </w:p>
        </w:tc>
        <w:tc>
          <w:tcPr>
            <w:tcW w:w="1279" w:type="dxa"/>
            <w:vAlign w:val="center"/>
          </w:tcPr>
          <w:p w14:paraId="2EF5CE73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26FDDECE" w14:textId="77777777" w:rsidR="00A73A08" w:rsidRPr="000C3638" w:rsidRDefault="00A73A08" w:rsidP="00A73A08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154831" w:rsidRPr="000C3638" w14:paraId="6F437040" w14:textId="77777777" w:rsidTr="00457FE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21FF76A1" w14:textId="77777777" w:rsidR="00154831" w:rsidRPr="000C3638" w:rsidRDefault="00154831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auto"/>
            <w:noWrap/>
            <w:vAlign w:val="center"/>
          </w:tcPr>
          <w:p w14:paraId="6076B329" w14:textId="77777777" w:rsidR="00154831" w:rsidRPr="000C3638" w:rsidRDefault="00F12882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bu_esg_work.pilar3_sat84_Jun24_final_dref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4C42055" w14:textId="77777777" w:rsidR="00154831" w:rsidRPr="000C3638" w:rsidRDefault="006979E7" w:rsidP="00154831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Agregação de informação de operações gerais e adjudicados.</w:t>
            </w:r>
          </w:p>
        </w:tc>
        <w:tc>
          <w:tcPr>
            <w:tcW w:w="1279" w:type="dxa"/>
            <w:vAlign w:val="center"/>
          </w:tcPr>
          <w:p w14:paraId="3319410F" w14:textId="77777777" w:rsidR="00154831" w:rsidRPr="000C3638" w:rsidRDefault="00154831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6AE1B0AB" w14:textId="77777777" w:rsidR="00154831" w:rsidRPr="000C3638" w:rsidRDefault="00154831" w:rsidP="00154831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09364941" w14:textId="77777777" w:rsidR="001A6611" w:rsidRPr="000C3638" w:rsidRDefault="001A6611">
      <w:pPr>
        <w:rPr>
          <w:rFonts w:eastAsiaTheme="majorEastAsia" w:cstheme="majorBidi"/>
          <w:b/>
          <w:sz w:val="26"/>
          <w:szCs w:val="26"/>
        </w:rPr>
      </w:pPr>
      <w:r w:rsidRPr="000C3638">
        <w:br w:type="page"/>
      </w:r>
    </w:p>
    <w:p w14:paraId="02A4FBCA" w14:textId="77777777" w:rsidR="005A2DEF" w:rsidRPr="000C3638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0C3638">
        <w:rPr>
          <w:rFonts w:ascii="Santander Text" w:hAnsi="Santander Text"/>
        </w:rPr>
        <w:lastRenderedPageBreak/>
        <w:t>Modelo Relacional</w:t>
      </w:r>
    </w:p>
    <w:p w14:paraId="0E5C1834" w14:textId="77777777" w:rsidR="008A4057" w:rsidRPr="000C3638" w:rsidRDefault="008A4057" w:rsidP="00692CBE">
      <w:pPr>
        <w:jc w:val="both"/>
        <w:rPr>
          <w:rFonts w:cstheme="minorHAnsi"/>
        </w:rPr>
      </w:pPr>
      <w:r w:rsidRPr="000C3638">
        <w:rPr>
          <w:rFonts w:cstheme="minorHAnsi"/>
        </w:rPr>
        <w:t xml:space="preserve">As relações entre as várias tabelas criadas no processo de obtenção de informação </w:t>
      </w:r>
      <w:r w:rsidR="003D4319" w:rsidRPr="000C3638">
        <w:rPr>
          <w:rFonts w:cstheme="minorHAnsi"/>
        </w:rPr>
        <w:t xml:space="preserve">a considerar </w:t>
      </w:r>
      <w:r w:rsidR="00BF3273" w:rsidRPr="000C3638">
        <w:rPr>
          <w:rFonts w:cstheme="minorHAnsi"/>
        </w:rPr>
        <w:t xml:space="preserve">no Satélite 84 </w:t>
      </w:r>
      <w:r w:rsidRPr="000C3638">
        <w:rPr>
          <w:rFonts w:cstheme="minorHAnsi"/>
        </w:rPr>
        <w:t>e as restantes tabelas necessárias</w:t>
      </w:r>
      <w:r w:rsidR="006F3BC8" w:rsidRPr="000C3638">
        <w:rPr>
          <w:rFonts w:cstheme="minorHAnsi"/>
        </w:rPr>
        <w:t xml:space="preserve">, encontram-se </w:t>
      </w:r>
      <w:r w:rsidRPr="000C3638">
        <w:rPr>
          <w:rFonts w:cstheme="minorHAnsi"/>
        </w:rPr>
        <w:t>descritas e detalhadas através do</w:t>
      </w:r>
      <w:r w:rsidR="00A04FC8" w:rsidRPr="000C3638">
        <w:rPr>
          <w:rFonts w:cstheme="minorHAnsi"/>
        </w:rPr>
        <w:t>s</w:t>
      </w:r>
      <w:r w:rsidRPr="000C3638">
        <w:rPr>
          <w:rFonts w:cstheme="minorHAnsi"/>
        </w:rPr>
        <w:t xml:space="preserve"> seguinte</w:t>
      </w:r>
      <w:r w:rsidR="00A04FC8" w:rsidRPr="000C3638">
        <w:rPr>
          <w:rFonts w:cstheme="minorHAnsi"/>
        </w:rPr>
        <w:t>s</w:t>
      </w:r>
      <w:r w:rsidRPr="000C3638">
        <w:rPr>
          <w:rFonts w:cstheme="minorHAnsi"/>
        </w:rPr>
        <w:t xml:space="preserve"> modelo</w:t>
      </w:r>
      <w:r w:rsidR="00A04FC8" w:rsidRPr="000C3638">
        <w:rPr>
          <w:rFonts w:cstheme="minorHAnsi"/>
        </w:rPr>
        <w:t>s</w:t>
      </w:r>
      <w:r w:rsidRPr="000C3638">
        <w:rPr>
          <w:rFonts w:cstheme="minorHAnsi"/>
        </w:rPr>
        <w:t xml:space="preserve"> relaciona</w:t>
      </w:r>
      <w:r w:rsidR="00A04FC8" w:rsidRPr="000C3638">
        <w:rPr>
          <w:rFonts w:cstheme="minorHAnsi"/>
        </w:rPr>
        <w:t>is</w:t>
      </w:r>
      <w:r w:rsidRPr="000C3638">
        <w:rPr>
          <w:rFonts w:cstheme="minorHAnsi"/>
        </w:rPr>
        <w:t>:</w:t>
      </w:r>
    </w:p>
    <w:p w14:paraId="7E192F9F" w14:textId="77777777" w:rsidR="00F97359" w:rsidRPr="000C3638" w:rsidRDefault="00F97359" w:rsidP="00F97359">
      <w:pPr>
        <w:pStyle w:val="Caption"/>
        <w:keepNext/>
        <w:jc w:val="center"/>
        <w:rPr>
          <w:b/>
          <w:color w:val="auto"/>
          <w:sz w:val="22"/>
        </w:rPr>
      </w:pPr>
    </w:p>
    <w:p w14:paraId="2744E877" w14:textId="77777777" w:rsidR="008B024F" w:rsidRPr="000C3638" w:rsidRDefault="008B024F" w:rsidP="008B024F">
      <w:pPr>
        <w:sectPr w:rsidR="008B024F" w:rsidRPr="000C363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996E0E5" w14:textId="77777777" w:rsidR="009E2FAC" w:rsidRPr="000C3638" w:rsidRDefault="001C2AEC" w:rsidP="00BF3273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0C3638">
        <w:rPr>
          <w:b/>
          <w:i w:val="0"/>
          <w:iCs w:val="0"/>
          <w:color w:val="auto"/>
          <w:sz w:val="22"/>
        </w:rPr>
        <w:lastRenderedPageBreak/>
        <w:t xml:space="preserve">Figura </w:t>
      </w:r>
      <w:r w:rsidRPr="000C3638">
        <w:rPr>
          <w:b/>
          <w:i w:val="0"/>
          <w:iCs w:val="0"/>
          <w:color w:val="auto"/>
          <w:sz w:val="22"/>
        </w:rPr>
        <w:fldChar w:fldCharType="begin"/>
      </w:r>
      <w:r w:rsidRPr="000C3638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0C3638">
        <w:rPr>
          <w:b/>
          <w:i w:val="0"/>
          <w:iCs w:val="0"/>
          <w:color w:val="auto"/>
          <w:sz w:val="22"/>
        </w:rPr>
        <w:fldChar w:fldCharType="separate"/>
      </w:r>
      <w:r w:rsidR="00086074" w:rsidRPr="000C3638">
        <w:rPr>
          <w:b/>
          <w:i w:val="0"/>
          <w:iCs w:val="0"/>
          <w:noProof/>
          <w:color w:val="auto"/>
          <w:sz w:val="22"/>
        </w:rPr>
        <w:t>1</w:t>
      </w:r>
      <w:r w:rsidRPr="000C3638">
        <w:rPr>
          <w:b/>
          <w:i w:val="0"/>
          <w:iCs w:val="0"/>
          <w:color w:val="auto"/>
          <w:sz w:val="22"/>
        </w:rPr>
        <w:fldChar w:fldCharType="end"/>
      </w:r>
      <w:r w:rsidRPr="000C3638">
        <w:rPr>
          <w:b/>
          <w:i w:val="0"/>
          <w:iCs w:val="0"/>
          <w:color w:val="auto"/>
          <w:sz w:val="22"/>
        </w:rPr>
        <w:t xml:space="preserve">: Modelo Relacional – </w:t>
      </w:r>
      <w:r w:rsidR="00BF3273" w:rsidRPr="000C3638">
        <w:rPr>
          <w:b/>
          <w:i w:val="0"/>
          <w:iCs w:val="0"/>
          <w:color w:val="auto"/>
          <w:sz w:val="22"/>
        </w:rPr>
        <w:t>Satélite 84</w:t>
      </w:r>
    </w:p>
    <w:p w14:paraId="37761610" w14:textId="69A451A3" w:rsidR="00D21EF9" w:rsidRPr="000C3638" w:rsidRDefault="00391841" w:rsidP="00D21EF9">
      <w:pPr>
        <w:ind w:left="-1134"/>
        <w:jc w:val="center"/>
        <w:rPr>
          <w:rFonts w:eastAsiaTheme="majorEastAsia" w:cstheme="minorHAnsi"/>
          <w:b/>
          <w:sz w:val="26"/>
          <w:szCs w:val="26"/>
        </w:rPr>
      </w:pPr>
      <w:r w:rsidRPr="000C3638"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inline distT="0" distB="0" distL="0" distR="0" wp14:anchorId="5FDCC6DC" wp14:editId="330F9935">
            <wp:extent cx="10321636" cy="4167871"/>
            <wp:effectExtent l="0" t="0" r="3810" b="4445"/>
            <wp:docPr id="2378030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03016" name="Picture 1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95607" cy="419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657E" w14:textId="3E494DB1" w:rsidR="00753B0E" w:rsidRPr="000C3638" w:rsidRDefault="00753B0E" w:rsidP="00753B0E">
      <w:pPr>
        <w:ind w:left="-1134"/>
        <w:jc w:val="center"/>
        <w:rPr>
          <w:rFonts w:eastAsiaTheme="majorEastAsia" w:cstheme="minorHAnsi"/>
          <w:b/>
          <w:sz w:val="26"/>
          <w:szCs w:val="26"/>
        </w:rPr>
      </w:pPr>
    </w:p>
    <w:p w14:paraId="10C86460" w14:textId="77777777" w:rsidR="00CD4BB1" w:rsidRPr="000C3638" w:rsidRDefault="00CD4BB1" w:rsidP="00AC48A6">
      <w:pPr>
        <w:rPr>
          <w:rFonts w:eastAsiaTheme="majorEastAsia" w:cstheme="minorHAnsi"/>
          <w:b/>
          <w:sz w:val="26"/>
          <w:szCs w:val="26"/>
        </w:rPr>
      </w:pPr>
    </w:p>
    <w:p w14:paraId="72BF62EE" w14:textId="77777777" w:rsidR="002A651B" w:rsidRPr="000C3638" w:rsidRDefault="002A651B" w:rsidP="002A651B">
      <w:pPr>
        <w:ind w:left="-1134"/>
        <w:rPr>
          <w:rFonts w:eastAsiaTheme="majorEastAsia" w:cstheme="minorHAnsi"/>
          <w:b/>
          <w:sz w:val="26"/>
          <w:szCs w:val="26"/>
        </w:rPr>
        <w:sectPr w:rsidR="002A651B" w:rsidRPr="000C3638" w:rsidSect="002A65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33433D2C" w14:textId="77777777" w:rsidR="0073517E" w:rsidRPr="000C3638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lastRenderedPageBreak/>
        <w:t>Preparação da informação d</w:t>
      </w:r>
      <w:r w:rsidR="00BF3273" w:rsidRPr="000C3638">
        <w:rPr>
          <w:rFonts w:ascii="Santander Text" w:hAnsi="Santander Text" w:cstheme="minorHAnsi"/>
        </w:rPr>
        <w:t>o Satélite 84</w:t>
      </w:r>
      <w:r w:rsidRPr="000C3638">
        <w:rPr>
          <w:rFonts w:ascii="Santander Text" w:hAnsi="Santander Text" w:cstheme="minorHAnsi"/>
        </w:rPr>
        <w:t xml:space="preserve"> – Detalhe das Tabelas</w:t>
      </w:r>
    </w:p>
    <w:p w14:paraId="358E8C70" w14:textId="77777777" w:rsidR="00720BCE" w:rsidRPr="000C3638" w:rsidRDefault="0073517E" w:rsidP="00787EE3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0C3638">
        <w:rPr>
          <w:rFonts w:ascii="Santander Text" w:hAnsi="Santander Text" w:cstheme="minorHAnsi"/>
        </w:rPr>
        <w:t xml:space="preserve">Tabelas auxiliares de agregação de informação </w:t>
      </w:r>
      <w:r w:rsidR="00AF6C18" w:rsidRPr="000C3638">
        <w:rPr>
          <w:rFonts w:ascii="Santander Text" w:hAnsi="Santander Text" w:cstheme="minorHAnsi"/>
        </w:rPr>
        <w:t>do Satélite 84</w:t>
      </w:r>
      <w:r w:rsidRPr="000C3638">
        <w:rPr>
          <w:rFonts w:ascii="Santander Text" w:hAnsi="Santander Text" w:cstheme="minorHAnsi"/>
        </w:rPr>
        <w:t xml:space="preserve">: </w:t>
      </w:r>
      <w:r w:rsidR="00FF553B" w:rsidRPr="000C3638">
        <w:rPr>
          <w:rFonts w:ascii="Santander Text" w:hAnsi="Santander Text" w:cstheme="minorHAnsi"/>
          <w:i/>
        </w:rPr>
        <w:t>bu_esg_work</w:t>
      </w:r>
      <w:r w:rsidR="00F31A37" w:rsidRPr="000C3638">
        <w:rPr>
          <w:rFonts w:ascii="Santander Text" w:hAnsi="Santander Text" w:cstheme="minorHAnsi"/>
          <w:i/>
        </w:rPr>
        <w:t>.</w:t>
      </w:r>
      <w:r w:rsidR="00906F62" w:rsidRPr="000C3638">
        <w:rPr>
          <w:rFonts w:ascii="Santander Text" w:hAnsi="Santander Text" w:cstheme="minorHAnsi"/>
          <w:i/>
        </w:rPr>
        <w:t>pilar3_sat84_dref_tabaux1</w:t>
      </w:r>
    </w:p>
    <w:p w14:paraId="38AE7B28" w14:textId="77777777" w:rsidR="00BF3273" w:rsidRPr="000C3638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Visão Geral</w:t>
      </w:r>
    </w:p>
    <w:p w14:paraId="18B7788A" w14:textId="77777777" w:rsidR="00E07D40" w:rsidRPr="000C3638" w:rsidRDefault="00DC4140" w:rsidP="00E07D40">
      <w:pPr>
        <w:rPr>
          <w:rFonts w:cstheme="minorHAnsi"/>
        </w:rPr>
      </w:pPr>
      <w:r w:rsidRPr="000C3638">
        <w:rPr>
          <w:rFonts w:cstheme="minorHAnsi"/>
        </w:rPr>
        <w:t>Tabela de definição do universo de contratos âmbito d</w:t>
      </w:r>
      <w:r w:rsidR="003E2168" w:rsidRPr="000C3638">
        <w:rPr>
          <w:rFonts w:cstheme="minorHAnsi"/>
        </w:rPr>
        <w:t>e</w:t>
      </w:r>
      <w:r w:rsidRPr="000C3638">
        <w:rPr>
          <w:rFonts w:cstheme="minorHAnsi"/>
        </w:rPr>
        <w:t xml:space="preserve"> reporte </w:t>
      </w:r>
      <w:r w:rsidR="003E2168" w:rsidRPr="000C3638">
        <w:rPr>
          <w:rFonts w:cstheme="minorHAnsi"/>
        </w:rPr>
        <w:t>n</w:t>
      </w:r>
      <w:r w:rsidRPr="000C3638">
        <w:rPr>
          <w:rFonts w:cstheme="minorHAnsi"/>
        </w:rPr>
        <w:t>o Satélite 84.</w:t>
      </w:r>
    </w:p>
    <w:p w14:paraId="5197F2CA" w14:textId="77777777" w:rsidR="00BF3273" w:rsidRPr="000C3638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Granularidade e chave</w:t>
      </w:r>
    </w:p>
    <w:p w14:paraId="4D4A131D" w14:textId="77777777" w:rsidR="00784074" w:rsidRPr="000C3638" w:rsidRDefault="00784074" w:rsidP="00784074">
      <w:pPr>
        <w:jc w:val="both"/>
        <w:rPr>
          <w:rFonts w:cstheme="minorHAnsi"/>
        </w:rPr>
      </w:pPr>
      <w:r w:rsidRPr="000C3638">
        <w:rPr>
          <w:rFonts w:cstheme="minorHAnsi"/>
        </w:rPr>
        <w:t xml:space="preserve">A tabela </w:t>
      </w:r>
      <w:r w:rsidRPr="000C3638">
        <w:rPr>
          <w:rFonts w:cstheme="minorHAnsi"/>
          <w:b/>
          <w:bCs/>
          <w:i/>
        </w:rPr>
        <w:t>bu_esg_work.</w:t>
      </w:r>
      <w:r w:rsidR="005D6F19" w:rsidRPr="000C3638">
        <w:rPr>
          <w:rFonts w:cstheme="minorHAnsi"/>
          <w:b/>
          <w:bCs/>
          <w:i/>
        </w:rPr>
        <w:t>pilar3_sat84_dref_tabaux1</w:t>
      </w:r>
      <w:r w:rsidRPr="000C3638">
        <w:rPr>
          <w:rFonts w:cstheme="minorHAnsi"/>
          <w:i/>
          <w:sz w:val="20"/>
          <w:szCs w:val="20"/>
        </w:rPr>
        <w:t xml:space="preserve"> </w:t>
      </w:r>
      <w:r w:rsidRPr="000C3638">
        <w:rPr>
          <w:rFonts w:cstheme="minorHAnsi"/>
        </w:rPr>
        <w:t>apresenta granularidade ao nível d</w:t>
      </w:r>
      <w:r w:rsidR="001B2DB8" w:rsidRPr="000C3638">
        <w:rPr>
          <w:rFonts w:cstheme="minorHAnsi"/>
        </w:rPr>
        <w:t xml:space="preserve">o </w:t>
      </w:r>
      <w:r w:rsidR="001B2DB8" w:rsidRPr="000C3638">
        <w:rPr>
          <w:rFonts w:cstheme="minorHAnsi"/>
          <w:i/>
          <w:iCs/>
        </w:rPr>
        <w:t>IDCOMB</w:t>
      </w:r>
      <w:r w:rsidR="001B2DB8" w:rsidRPr="000C3638">
        <w:rPr>
          <w:rFonts w:cstheme="minorHAnsi"/>
        </w:rPr>
        <w:t>,</w:t>
      </w:r>
      <w:r w:rsidRPr="000C3638">
        <w:rPr>
          <w:rFonts w:cstheme="minorHAnsi"/>
        </w:rPr>
        <w:t xml:space="preserve"> responsabilidade</w:t>
      </w:r>
      <w:r w:rsidR="00ED3589" w:rsidRPr="000C3638">
        <w:rPr>
          <w:rFonts w:cstheme="minorHAnsi"/>
        </w:rPr>
        <w:t xml:space="preserve"> </w:t>
      </w:r>
      <w:r w:rsidRPr="000C3638">
        <w:rPr>
          <w:rFonts w:cstheme="minorHAnsi"/>
        </w:rPr>
        <w:t>e bem</w:t>
      </w:r>
      <w:r w:rsidRPr="000C3638">
        <w:rPr>
          <w:rFonts w:cstheme="minorHAnsi"/>
          <w:iCs/>
        </w:rPr>
        <w:t xml:space="preserve"> imóvel</w:t>
      </w:r>
      <w:r w:rsidRPr="000C3638">
        <w:rPr>
          <w:rFonts w:cstheme="minorHAnsi"/>
        </w:rPr>
        <w:t>, de modo a permitir o cruzamento com as várias fontes de informação usadas ao longo do processo de aprovisionamento de informação</w:t>
      </w:r>
      <w:r w:rsidR="00ED3589" w:rsidRPr="000C3638">
        <w:rPr>
          <w:rFonts w:cstheme="minorHAnsi"/>
        </w:rPr>
        <w:t xml:space="preserve"> para mapeamento das métricas ESG a incluir neste Satélite</w:t>
      </w:r>
      <w:r w:rsidRPr="000C3638">
        <w:rPr>
          <w:rFonts w:cstheme="minorHAnsi"/>
        </w:rPr>
        <w:t>.</w:t>
      </w:r>
    </w:p>
    <w:p w14:paraId="2DCC104F" w14:textId="77777777" w:rsidR="00784074" w:rsidRPr="000C3638" w:rsidRDefault="00784074" w:rsidP="00784074">
      <w:pPr>
        <w:jc w:val="both"/>
        <w:rPr>
          <w:rFonts w:cstheme="minorHAnsi"/>
        </w:rPr>
      </w:pPr>
      <w:r w:rsidRPr="000C3638">
        <w:rPr>
          <w:rFonts w:cstheme="minorHAnsi"/>
        </w:rPr>
        <w:t xml:space="preserve">A chave primária da tabela é composta pelos campos identificadores de cada </w:t>
      </w:r>
      <w:r w:rsidR="007C6F0B" w:rsidRPr="000C3638">
        <w:rPr>
          <w:rFonts w:cstheme="minorHAnsi"/>
          <w:i/>
          <w:iCs/>
        </w:rPr>
        <w:t>IDCOMB</w:t>
      </w:r>
      <w:r w:rsidR="007C6F0B" w:rsidRPr="000C3638">
        <w:rPr>
          <w:rFonts w:cstheme="minorHAnsi"/>
        </w:rPr>
        <w:t xml:space="preserve"> (i.e., ‘</w:t>
      </w:r>
      <w:r w:rsidR="007C6F0B" w:rsidRPr="000C3638">
        <w:rPr>
          <w:rFonts w:cstheme="minorHAnsi"/>
          <w:i/>
          <w:iCs/>
        </w:rPr>
        <w:t>idcomb_satelite’</w:t>
      </w:r>
      <w:r w:rsidR="007C6F0B" w:rsidRPr="000C3638">
        <w:rPr>
          <w:rFonts w:cstheme="minorHAnsi"/>
        </w:rPr>
        <w:t xml:space="preserve">), </w:t>
      </w:r>
      <w:r w:rsidRPr="000C3638">
        <w:rPr>
          <w:rFonts w:cstheme="minorHAnsi"/>
        </w:rPr>
        <w:t>responsabilidade</w:t>
      </w:r>
      <w:del w:id="3" w:author="Cruz, Jose Pedro" w:date="2024-11-07T18:00:00Z">
        <w:r w:rsidRPr="000C3638" w:rsidDel="00704AB8">
          <w:rPr>
            <w:rFonts w:cstheme="minorHAnsi"/>
          </w:rPr>
          <w:delText>,</w:delText>
        </w:r>
      </w:del>
      <w:r w:rsidRPr="000C3638">
        <w:rPr>
          <w:rFonts w:cstheme="minorHAnsi"/>
        </w:rPr>
        <w:t xml:space="preserve"> (campos correspondentes a </w:t>
      </w:r>
      <w:r w:rsidRPr="000C3638">
        <w:rPr>
          <w:rFonts w:cstheme="minorHAnsi"/>
          <w:i/>
          <w:iCs/>
        </w:rPr>
        <w:t>‘</w:t>
      </w:r>
      <w:r w:rsidR="00ED3589" w:rsidRPr="000C3638">
        <w:rPr>
          <w:rFonts w:cstheme="minorHAnsi"/>
          <w:i/>
          <w:iCs/>
        </w:rPr>
        <w:t>cempresa_ct</w:t>
      </w:r>
      <w:r w:rsidRPr="000C3638">
        <w:rPr>
          <w:rFonts w:cstheme="minorHAnsi"/>
          <w:i/>
          <w:iCs/>
        </w:rPr>
        <w:t>’</w:t>
      </w:r>
      <w:r w:rsidRPr="000C3638">
        <w:rPr>
          <w:rFonts w:cstheme="minorHAnsi"/>
        </w:rPr>
        <w:t xml:space="preserve">, </w:t>
      </w:r>
      <w:r w:rsidRPr="000C3638">
        <w:rPr>
          <w:rFonts w:cstheme="minorHAnsi"/>
          <w:i/>
          <w:iCs/>
        </w:rPr>
        <w:t>’</w:t>
      </w:r>
      <w:r w:rsidR="00ED3589" w:rsidRPr="000C3638">
        <w:rPr>
          <w:rFonts w:cstheme="minorHAnsi"/>
          <w:i/>
          <w:iCs/>
        </w:rPr>
        <w:t>cbalcao_ct</w:t>
      </w:r>
      <w:r w:rsidRPr="000C3638">
        <w:rPr>
          <w:rFonts w:cstheme="minorHAnsi"/>
          <w:i/>
          <w:iCs/>
        </w:rPr>
        <w:t>’</w:t>
      </w:r>
      <w:r w:rsidRPr="000C3638">
        <w:rPr>
          <w:rFonts w:cstheme="minorHAnsi"/>
        </w:rPr>
        <w:t xml:space="preserve">, </w:t>
      </w:r>
      <w:r w:rsidRPr="000C3638">
        <w:rPr>
          <w:rFonts w:cstheme="minorHAnsi"/>
          <w:i/>
          <w:iCs/>
        </w:rPr>
        <w:t>’</w:t>
      </w:r>
      <w:r w:rsidR="00ED3589" w:rsidRPr="000C3638">
        <w:rPr>
          <w:rFonts w:cstheme="minorHAnsi"/>
          <w:i/>
          <w:iCs/>
        </w:rPr>
        <w:t>cnumecta_ct</w:t>
      </w:r>
      <w:r w:rsidRPr="000C3638">
        <w:rPr>
          <w:rFonts w:cstheme="minorHAnsi"/>
          <w:i/>
          <w:iCs/>
        </w:rPr>
        <w:t>’</w:t>
      </w:r>
      <w:r w:rsidRPr="000C3638">
        <w:rPr>
          <w:rFonts w:cstheme="minorHAnsi"/>
        </w:rPr>
        <w:t xml:space="preserve"> e </w:t>
      </w:r>
      <w:r w:rsidRPr="000C3638">
        <w:rPr>
          <w:rFonts w:cstheme="minorHAnsi"/>
          <w:i/>
          <w:iCs/>
        </w:rPr>
        <w:t>’</w:t>
      </w:r>
      <w:r w:rsidR="00ED3589" w:rsidRPr="000C3638">
        <w:rPr>
          <w:rFonts w:cstheme="minorHAnsi"/>
          <w:i/>
          <w:iCs/>
        </w:rPr>
        <w:t>zdeposit_ct</w:t>
      </w:r>
      <w:r w:rsidRPr="000C3638">
        <w:rPr>
          <w:rFonts w:cstheme="minorHAnsi"/>
          <w:i/>
          <w:iCs/>
        </w:rPr>
        <w:t>’</w:t>
      </w:r>
      <w:r w:rsidRPr="000C3638">
        <w:rPr>
          <w:rFonts w:cstheme="minorHAnsi"/>
        </w:rPr>
        <w:t xml:space="preserve">) e bem imóvel (campos correspondentes </w:t>
      </w:r>
      <w:r w:rsidR="00E07A6B" w:rsidRPr="000C3638">
        <w:rPr>
          <w:rFonts w:cstheme="minorHAnsi"/>
        </w:rPr>
        <w:t xml:space="preserve">a </w:t>
      </w:r>
      <w:r w:rsidRPr="000C3638">
        <w:rPr>
          <w:rFonts w:cstheme="minorHAnsi"/>
          <w:i/>
          <w:iCs/>
        </w:rPr>
        <w:t>’ckbalbem’</w:t>
      </w:r>
      <w:r w:rsidRPr="000C3638">
        <w:rPr>
          <w:rFonts w:cstheme="minorHAnsi"/>
        </w:rPr>
        <w:t xml:space="preserve">, </w:t>
      </w:r>
      <w:r w:rsidRPr="000C3638">
        <w:rPr>
          <w:rFonts w:cstheme="minorHAnsi"/>
          <w:i/>
          <w:iCs/>
        </w:rPr>
        <w:t>’ckctabem’</w:t>
      </w:r>
      <w:r w:rsidRPr="000C3638">
        <w:rPr>
          <w:rFonts w:cstheme="minorHAnsi"/>
        </w:rPr>
        <w:t xml:space="preserve">, </w:t>
      </w:r>
      <w:r w:rsidRPr="000C3638">
        <w:rPr>
          <w:rFonts w:cstheme="minorHAnsi"/>
          <w:i/>
          <w:iCs/>
        </w:rPr>
        <w:t>’ckrefbem’</w:t>
      </w:r>
      <w:r w:rsidRPr="000C3638">
        <w:rPr>
          <w:rFonts w:cstheme="minorHAnsi"/>
        </w:rPr>
        <w:t xml:space="preserve">). Neste sentido, não será possível observar duplicações na combinação dos campos chaves existindo, para cada data de reporte, apenas um registo para cada combinação </w:t>
      </w:r>
      <w:r w:rsidR="00782AA8" w:rsidRPr="000C3638">
        <w:rPr>
          <w:rFonts w:cstheme="minorHAnsi"/>
          <w:i/>
          <w:iCs/>
        </w:rPr>
        <w:t>IDCOMB</w:t>
      </w:r>
      <w:r w:rsidR="00782AA8" w:rsidRPr="000C3638">
        <w:rPr>
          <w:rFonts w:cstheme="minorHAnsi"/>
        </w:rPr>
        <w:t xml:space="preserve">, </w:t>
      </w:r>
      <w:r w:rsidRPr="000C3638">
        <w:rPr>
          <w:rFonts w:cstheme="minorHAnsi"/>
        </w:rPr>
        <w:t>responsabilidade e bem imóvel.</w:t>
      </w:r>
    </w:p>
    <w:p w14:paraId="089A7933" w14:textId="77777777" w:rsidR="00CA7A05" w:rsidRPr="000C3638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Periodicidade</w:t>
      </w:r>
    </w:p>
    <w:p w14:paraId="29284C7B" w14:textId="77777777" w:rsidR="00DC4A8F" w:rsidRPr="000C3638" w:rsidRDefault="00DC4A8F" w:rsidP="00DC4A8F">
      <w:pPr>
        <w:jc w:val="both"/>
      </w:pPr>
      <w:r w:rsidRPr="000C3638">
        <w:rPr>
          <w:rFonts w:cstheme="minorHAnsi"/>
        </w:rPr>
        <w:t xml:space="preserve">A tabela </w:t>
      </w:r>
      <w:r w:rsidRPr="000C3638">
        <w:rPr>
          <w:rFonts w:cstheme="minorHAnsi"/>
          <w:b/>
          <w:bCs/>
          <w:i/>
        </w:rPr>
        <w:t>bu_esg_work.pilar3_sat84_dref_tabaux1</w:t>
      </w:r>
      <w:r w:rsidRPr="000C3638">
        <w:rPr>
          <w:rFonts w:cstheme="minorHAnsi"/>
          <w:sz w:val="20"/>
          <w:szCs w:val="20"/>
        </w:rPr>
        <w:t xml:space="preserve"> </w:t>
      </w:r>
      <w:r w:rsidRPr="000C3638">
        <w:rPr>
          <w:rFonts w:cstheme="minorHAnsi"/>
        </w:rPr>
        <w:t xml:space="preserve">é gerada em cada exercício </w:t>
      </w:r>
      <w:r w:rsidR="0075129C" w:rsidRPr="000C3638">
        <w:rPr>
          <w:rFonts w:cstheme="minorHAnsi"/>
        </w:rPr>
        <w:t xml:space="preserve">no qual se procede ao reporte </w:t>
      </w:r>
      <w:r w:rsidRPr="000C3638">
        <w:rPr>
          <w:rFonts w:cstheme="minorHAnsi"/>
        </w:rPr>
        <w:t>do Satélite 84 (periodicidade semestral)</w:t>
      </w:r>
      <w:r w:rsidR="00427DA8" w:rsidRPr="000C3638">
        <w:rPr>
          <w:rFonts w:cstheme="minorHAnsi"/>
        </w:rPr>
        <w:t>.</w:t>
      </w:r>
    </w:p>
    <w:bookmarkEnd w:id="1"/>
    <w:p w14:paraId="0A0AD1F2" w14:textId="77777777" w:rsidR="00D73D86" w:rsidRPr="000C3638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Aprovisionamento</w:t>
      </w:r>
    </w:p>
    <w:p w14:paraId="5C24DA6C" w14:textId="77777777" w:rsidR="00177645" w:rsidRPr="000C3638" w:rsidRDefault="005E2FFB" w:rsidP="004C7173">
      <w:pPr>
        <w:jc w:val="both"/>
        <w:rPr>
          <w:iCs/>
        </w:rPr>
      </w:pPr>
      <w:r w:rsidRPr="000C3638">
        <w:t>Inicialmente e, antes de qualquer tratamento, deverá garantir-se que o</w:t>
      </w:r>
      <w:r w:rsidR="00177645" w:rsidRPr="000C3638">
        <w:t>s contratos e</w:t>
      </w:r>
      <w:r w:rsidRPr="000C3638">
        <w:t xml:space="preserve"> saldo</w:t>
      </w:r>
      <w:r w:rsidR="00177645" w:rsidRPr="000C3638">
        <w:t>s presentes</w:t>
      </w:r>
      <w:r w:rsidRPr="000C3638">
        <w:t xml:space="preserve"> </w:t>
      </w:r>
      <w:r w:rsidR="00177645" w:rsidRPr="000C3638">
        <w:t xml:space="preserve">na tabela </w:t>
      </w:r>
      <w:r w:rsidR="00177645" w:rsidRPr="000C3638">
        <w:rPr>
          <w:rFonts w:cstheme="minorHAnsi"/>
          <w:b/>
          <w:bCs/>
          <w:i/>
        </w:rPr>
        <w:t xml:space="preserve">bu_esg_work.pilar3_sat84_dref_tabaux1 </w:t>
      </w:r>
      <w:r w:rsidR="00177645" w:rsidRPr="000C3638">
        <w:rPr>
          <w:rFonts w:cstheme="minorHAnsi"/>
          <w:iCs/>
        </w:rPr>
        <w:t>são os mesmos que os presentes na tabela de universo corporativo (</w:t>
      </w:r>
      <w:r w:rsidR="00177645" w:rsidRPr="000C3638">
        <w:rPr>
          <w:rFonts w:cstheme="minorHAnsi"/>
          <w:b/>
          <w:bCs/>
          <w:i/>
        </w:rPr>
        <w:t>bu_esg_work.rf_pila3_universo_full</w:t>
      </w:r>
      <w:r w:rsidR="00177645" w:rsidRPr="000C3638">
        <w:rPr>
          <w:rFonts w:cstheme="minorHAnsi"/>
          <w:iCs/>
        </w:rPr>
        <w:t>)</w:t>
      </w:r>
      <w:r w:rsidR="004C7173" w:rsidRPr="000C3638">
        <w:rPr>
          <w:rFonts w:cstheme="minorHAnsi"/>
          <w:iCs/>
        </w:rPr>
        <w:t>, para este mesmo Satélite e data de reporte (filtrando os campos ‘</w:t>
      </w:r>
      <w:r w:rsidR="009F0B50" w:rsidRPr="000C3638">
        <w:rPr>
          <w:rFonts w:cstheme="minorHAnsi"/>
          <w:i/>
        </w:rPr>
        <w:t>dt_rfrnc</w:t>
      </w:r>
      <w:r w:rsidR="004C7173" w:rsidRPr="000C3638">
        <w:rPr>
          <w:rFonts w:cstheme="minorHAnsi"/>
          <w:iCs/>
        </w:rPr>
        <w:t xml:space="preserve">’ e </w:t>
      </w:r>
      <w:r w:rsidR="004C7173" w:rsidRPr="000C3638">
        <w:rPr>
          <w:rFonts w:cstheme="minorHAnsi"/>
          <w:i/>
        </w:rPr>
        <w:t>csatelite</w:t>
      </w:r>
      <w:r w:rsidR="004C7173" w:rsidRPr="000C3638">
        <w:rPr>
          <w:rFonts w:cstheme="minorHAnsi"/>
          <w:iCs/>
        </w:rPr>
        <w:t>= ‘84’)</w:t>
      </w:r>
      <w:r w:rsidR="00C37622" w:rsidRPr="000C3638">
        <w:rPr>
          <w:rStyle w:val="FootnoteReference"/>
          <w:rFonts w:cstheme="minorHAnsi"/>
          <w:iCs/>
        </w:rPr>
        <w:footnoteReference w:id="3"/>
      </w:r>
      <w:r w:rsidR="009F0B50" w:rsidRPr="000C3638">
        <w:rPr>
          <w:rFonts w:cstheme="minorHAnsi"/>
          <w:iCs/>
        </w:rPr>
        <w:t>.</w:t>
      </w:r>
      <w:r w:rsidR="004C7173" w:rsidRPr="000C3638">
        <w:rPr>
          <w:rFonts w:cstheme="minorHAnsi"/>
          <w:iCs/>
        </w:rPr>
        <w:t xml:space="preserve"> </w:t>
      </w:r>
    </w:p>
    <w:p w14:paraId="0CDC5334" w14:textId="0503E0C5" w:rsidR="00177645" w:rsidRPr="000C3638" w:rsidRDefault="009C3374" w:rsidP="00B76733">
      <w:pPr>
        <w:jc w:val="both"/>
        <w:rPr>
          <w:rFonts w:cstheme="minorHAnsi"/>
          <w:iCs/>
        </w:rPr>
      </w:pPr>
      <w:r w:rsidRPr="000C3638">
        <w:t xml:space="preserve">A tabela </w:t>
      </w:r>
      <w:r w:rsidRPr="000C3638">
        <w:rPr>
          <w:rFonts w:cstheme="minorHAnsi"/>
          <w:b/>
          <w:bCs/>
          <w:i/>
        </w:rPr>
        <w:t xml:space="preserve">bu_esg_workpilar3_sat84_dref_tabaux1 </w:t>
      </w:r>
      <w:r w:rsidRPr="000C3638">
        <w:rPr>
          <w:rFonts w:cstheme="minorHAnsi"/>
          <w:iCs/>
        </w:rPr>
        <w:t xml:space="preserve">resulta </w:t>
      </w:r>
      <w:r w:rsidR="00285104" w:rsidRPr="000C3638">
        <w:rPr>
          <w:rFonts w:cstheme="minorHAnsi"/>
          <w:iCs/>
        </w:rPr>
        <w:t>de vários cruzamentos (</w:t>
      </w:r>
      <w:r w:rsidR="00285104" w:rsidRPr="000C3638">
        <w:rPr>
          <w:rFonts w:cstheme="minorHAnsi"/>
          <w:i/>
        </w:rPr>
        <w:t>left join</w:t>
      </w:r>
      <w:r w:rsidR="00285104" w:rsidRPr="000C3638">
        <w:rPr>
          <w:rFonts w:cstheme="minorHAnsi"/>
          <w:iCs/>
        </w:rPr>
        <w:t xml:space="preserve">) entre </w:t>
      </w:r>
      <w:r w:rsidR="00E52B35" w:rsidRPr="000C3638">
        <w:rPr>
          <w:rFonts w:cstheme="minorHAnsi"/>
          <w:iCs/>
        </w:rPr>
        <w:t xml:space="preserve">a tabela de universo corporativo (tabela </w:t>
      </w:r>
      <w:r w:rsidR="0088056A" w:rsidRPr="000C3638">
        <w:rPr>
          <w:rFonts w:cstheme="minorHAnsi"/>
          <w:b/>
          <w:bCs/>
          <w:i/>
        </w:rPr>
        <w:t>bu_esg_work.rf_pilar3_universo_full</w:t>
      </w:r>
      <w:r w:rsidR="0088056A" w:rsidRPr="000C3638">
        <w:rPr>
          <w:rFonts w:cstheme="minorHAnsi"/>
          <w:iCs/>
        </w:rPr>
        <w:t xml:space="preserve"> filtrada à data de referência através do campo ‘</w:t>
      </w:r>
      <w:r w:rsidR="0088056A" w:rsidRPr="000C3638">
        <w:rPr>
          <w:rFonts w:cstheme="minorHAnsi"/>
          <w:i/>
        </w:rPr>
        <w:t>dt_rfrnc</w:t>
      </w:r>
      <w:r w:rsidR="0088056A" w:rsidRPr="000C3638">
        <w:rPr>
          <w:rFonts w:cstheme="minorHAnsi"/>
          <w:iCs/>
        </w:rPr>
        <w:t xml:space="preserve">’, </w:t>
      </w:r>
      <w:r w:rsidR="00CE1D38" w:rsidRPr="000C3638">
        <w:rPr>
          <w:rFonts w:cstheme="minorHAnsi"/>
          <w:iCs/>
        </w:rPr>
        <w:t xml:space="preserve">pelo </w:t>
      </w:r>
      <w:r w:rsidR="00CE1D38" w:rsidRPr="000C3638">
        <w:rPr>
          <w:rFonts w:cstheme="minorHAnsi"/>
          <w:i/>
        </w:rPr>
        <w:t xml:space="preserve">id </w:t>
      </w:r>
      <w:r w:rsidR="00CE1D38" w:rsidRPr="000C3638">
        <w:rPr>
          <w:rFonts w:cstheme="minorHAnsi"/>
          <w:iCs/>
        </w:rPr>
        <w:t>de corrida mais recente através do campo ‘</w:t>
      </w:r>
      <w:r w:rsidR="00CE1D38" w:rsidRPr="000C3638">
        <w:rPr>
          <w:rFonts w:cstheme="minorHAnsi"/>
          <w:i/>
        </w:rPr>
        <w:t>id_corrida’</w:t>
      </w:r>
      <w:r w:rsidR="00CE1D38" w:rsidRPr="000C3638">
        <w:rPr>
          <w:rFonts w:cstheme="minorHAnsi"/>
          <w:iCs/>
        </w:rPr>
        <w:t xml:space="preserve">, </w:t>
      </w:r>
      <w:r w:rsidR="00CE1D38" w:rsidRPr="000C3638">
        <w:rPr>
          <w:rFonts w:cstheme="minorHAnsi"/>
          <w:i/>
        </w:rPr>
        <w:t xml:space="preserve">csatelite </w:t>
      </w:r>
      <w:r w:rsidR="00CE1D38" w:rsidRPr="000C3638">
        <w:rPr>
          <w:rFonts w:cstheme="minorHAnsi"/>
          <w:iCs/>
        </w:rPr>
        <w:t xml:space="preserve">= ‘84’ e </w:t>
      </w:r>
      <w:r w:rsidR="00E54983" w:rsidRPr="000C3638">
        <w:rPr>
          <w:rFonts w:cstheme="minorHAnsi"/>
          <w:iCs/>
        </w:rPr>
        <w:t>excluindo o universo de adjudicados</w:t>
      </w:r>
      <w:r w:rsidR="00A54088" w:rsidRPr="000C3638">
        <w:rPr>
          <w:rFonts w:cstheme="minorHAnsi"/>
          <w:iCs/>
        </w:rPr>
        <w:t xml:space="preserve">, </w:t>
      </w:r>
      <w:r w:rsidR="00E54983" w:rsidRPr="000C3638">
        <w:rPr>
          <w:rFonts w:cstheme="minorHAnsi"/>
          <w:iCs/>
        </w:rPr>
        <w:t>adicionados posteriormente</w:t>
      </w:r>
      <w:r w:rsidR="00A54088" w:rsidRPr="000C3638">
        <w:rPr>
          <w:rFonts w:cstheme="minorHAnsi"/>
          <w:iCs/>
        </w:rPr>
        <w:t>,</w:t>
      </w:r>
      <w:r w:rsidR="00E54983" w:rsidRPr="000C3638">
        <w:rPr>
          <w:rFonts w:cstheme="minorHAnsi"/>
          <w:iCs/>
        </w:rPr>
        <w:t xml:space="preserve"> através do filtro </w:t>
      </w:r>
      <w:r w:rsidR="00E54983" w:rsidRPr="000C3638">
        <w:rPr>
          <w:rFonts w:cstheme="minorHAnsi"/>
          <w:i/>
        </w:rPr>
        <w:t>idcomb_satelite</w:t>
      </w:r>
      <w:r w:rsidR="00E54983" w:rsidRPr="000C3638">
        <w:rPr>
          <w:rFonts w:cstheme="minorHAnsi"/>
          <w:iCs/>
        </w:rPr>
        <w:t xml:space="preserve"> </w:t>
      </w:r>
      <w:r w:rsidR="00E54983" w:rsidRPr="000C3638">
        <w:rPr>
          <w:rFonts w:cstheme="minorHAnsi"/>
          <w:i/>
        </w:rPr>
        <w:t>not like</w:t>
      </w:r>
      <w:r w:rsidR="00E54983" w:rsidRPr="000C3638">
        <w:rPr>
          <w:rFonts w:cstheme="minorHAnsi"/>
          <w:iCs/>
        </w:rPr>
        <w:t xml:space="preserve"> </w:t>
      </w:r>
      <w:r w:rsidR="007E2F9E" w:rsidRPr="000C3638">
        <w:rPr>
          <w:rFonts w:cstheme="minorHAnsi"/>
          <w:iCs/>
        </w:rPr>
        <w:t>(</w:t>
      </w:r>
      <w:r w:rsidR="00E54983" w:rsidRPr="000C3638">
        <w:rPr>
          <w:rFonts w:cstheme="minorHAnsi"/>
          <w:iCs/>
        </w:rPr>
        <w:t>'%MC10%'</w:t>
      </w:r>
      <w:r w:rsidR="00E52B35" w:rsidRPr="000C3638">
        <w:rPr>
          <w:rFonts w:cstheme="minorHAnsi"/>
          <w:iCs/>
        </w:rPr>
        <w:t>)</w:t>
      </w:r>
      <w:r w:rsidR="005A64DE" w:rsidRPr="000C3638">
        <w:rPr>
          <w:rFonts w:cstheme="minorHAnsi"/>
          <w:iCs/>
        </w:rPr>
        <w:t xml:space="preserve"> (referente aos imóveis adjudicados, dado que estes registos tratados em tabelas subsequentes)</w:t>
      </w:r>
      <w:r w:rsidR="00E54983" w:rsidRPr="000C3638">
        <w:rPr>
          <w:rFonts w:cstheme="minorHAnsi"/>
          <w:iCs/>
        </w:rPr>
        <w:t>, com as seguintes tabelas:</w:t>
      </w:r>
    </w:p>
    <w:p w14:paraId="7B70AFEE" w14:textId="61261C56" w:rsidR="00E54983" w:rsidRPr="000C3638" w:rsidRDefault="00E54983" w:rsidP="00AD10FC">
      <w:pPr>
        <w:pStyle w:val="ListParagraph"/>
        <w:numPr>
          <w:ilvl w:val="0"/>
          <w:numId w:val="5"/>
        </w:numPr>
        <w:jc w:val="both"/>
        <w:rPr>
          <w:iCs/>
          <w:lang w:val="en-US"/>
        </w:rPr>
      </w:pPr>
      <w:r w:rsidRPr="000C3638">
        <w:rPr>
          <w:iCs/>
        </w:rPr>
        <w:lastRenderedPageBreak/>
        <w:t xml:space="preserve">Cruzamento </w:t>
      </w:r>
      <w:r w:rsidR="00767989" w:rsidRPr="000C3638">
        <w:rPr>
          <w:iCs/>
        </w:rPr>
        <w:t xml:space="preserve">entre </w:t>
      </w:r>
      <w:r w:rsidRPr="000C3638">
        <w:rPr>
          <w:iCs/>
        </w:rPr>
        <w:t xml:space="preserve">a tabela de repartição de garantias (tabela </w:t>
      </w:r>
      <w:r w:rsidR="00B81576" w:rsidRPr="000C3638">
        <w:rPr>
          <w:b/>
          <w:bCs/>
          <w:i/>
        </w:rPr>
        <w:t>bu_esg_work.p3_reparticao_garantias</w:t>
      </w:r>
      <w:r w:rsidR="00B81576" w:rsidRPr="000C3638">
        <w:rPr>
          <w:iCs/>
        </w:rPr>
        <w:t xml:space="preserve"> filtrada </w:t>
      </w:r>
      <w:r w:rsidR="00B81576" w:rsidRPr="000C3638">
        <w:rPr>
          <w:rFonts w:cstheme="minorHAnsi"/>
          <w:iCs/>
        </w:rPr>
        <w:t>à data de referência através do campo ‘</w:t>
      </w:r>
      <w:r w:rsidR="00B81576" w:rsidRPr="000C3638">
        <w:rPr>
          <w:rFonts w:cstheme="minorHAnsi"/>
          <w:i/>
        </w:rPr>
        <w:t>dt_rfrnc</w:t>
      </w:r>
      <w:r w:rsidR="00B81576" w:rsidRPr="000C3638">
        <w:rPr>
          <w:rFonts w:cstheme="minorHAnsi"/>
          <w:iCs/>
        </w:rPr>
        <w:t xml:space="preserve">’ e pelo </w:t>
      </w:r>
      <w:r w:rsidR="00B81576" w:rsidRPr="000C3638">
        <w:rPr>
          <w:rFonts w:cstheme="minorHAnsi"/>
          <w:i/>
        </w:rPr>
        <w:t xml:space="preserve">id </w:t>
      </w:r>
      <w:r w:rsidR="00B81576" w:rsidRPr="000C3638">
        <w:rPr>
          <w:rFonts w:cstheme="minorHAnsi"/>
          <w:iCs/>
        </w:rPr>
        <w:t>de corrida mais recente através do campo ‘</w:t>
      </w:r>
      <w:r w:rsidR="00B81576" w:rsidRPr="000C3638">
        <w:rPr>
          <w:rFonts w:cstheme="minorHAnsi"/>
          <w:i/>
        </w:rPr>
        <w:t>id_corrida’</w:t>
      </w:r>
      <w:r w:rsidR="00AA3A53" w:rsidRPr="000C3638">
        <w:rPr>
          <w:rFonts w:cstheme="minorHAnsi"/>
        </w:rPr>
        <w:t>,</w:t>
      </w:r>
      <w:r w:rsidR="00AA3A53" w:rsidRPr="000C3638">
        <w:rPr>
          <w:rFonts w:cstheme="minorHAnsi"/>
          <w:i/>
        </w:rPr>
        <w:t xml:space="preserve"> </w:t>
      </w:r>
      <w:r w:rsidR="00AA3A53" w:rsidRPr="000C3638">
        <w:rPr>
          <w:rFonts w:cstheme="minorHAnsi"/>
        </w:rPr>
        <w:t xml:space="preserve">apresentada no capítulo </w:t>
      </w:r>
      <w:commentRangeStart w:id="4"/>
      <w:r w:rsidR="00AA3A53" w:rsidRPr="000C3638">
        <w:rPr>
          <w:rFonts w:cstheme="minorHAnsi"/>
        </w:rPr>
        <w:t>XXX</w:t>
      </w:r>
      <w:commentRangeEnd w:id="4"/>
      <w:r w:rsidR="00AA3A53" w:rsidRPr="000C3638">
        <w:rPr>
          <w:rStyle w:val="CommentReference"/>
        </w:rPr>
        <w:commentReference w:id="4"/>
      </w:r>
      <w:r w:rsidRPr="000C3638">
        <w:rPr>
          <w:iCs/>
        </w:rPr>
        <w:t>) e tabela de certificados energéticos</w:t>
      </w:r>
      <w:r w:rsidR="00DC5A7A" w:rsidRPr="000C3638">
        <w:rPr>
          <w:rStyle w:val="FootnoteReference"/>
          <w:iCs/>
        </w:rPr>
        <w:footnoteReference w:id="4"/>
      </w:r>
      <w:r w:rsidRPr="000C3638">
        <w:rPr>
          <w:iCs/>
        </w:rPr>
        <w:t xml:space="preserve"> (</w:t>
      </w:r>
      <w:r w:rsidR="00B81576" w:rsidRPr="000C3638">
        <w:rPr>
          <w:b/>
          <w:bCs/>
          <w:i/>
        </w:rPr>
        <w:t>bu_esg_work.gloval_clase_energetica_</w:t>
      </w:r>
      <w:r w:rsidR="00A93A34" w:rsidRPr="000C3638">
        <w:rPr>
          <w:b/>
          <w:bCs/>
          <w:i/>
        </w:rPr>
        <w:t>dref</w:t>
      </w:r>
      <w:r w:rsidRPr="000C3638">
        <w:rPr>
          <w:iCs/>
        </w:rPr>
        <w:t>)</w:t>
      </w:r>
      <w:r w:rsidR="00767989" w:rsidRPr="000C3638">
        <w:rPr>
          <w:iCs/>
        </w:rPr>
        <w:t xml:space="preserve">, através da chave do bem (i.e., </w:t>
      </w:r>
      <w:r w:rsidR="00D13F2B" w:rsidRPr="000C3638">
        <w:rPr>
          <w:iCs/>
        </w:rPr>
        <w:t>campos ‘</w:t>
      </w:r>
      <w:r w:rsidR="00956C38" w:rsidRPr="000C3638">
        <w:rPr>
          <w:i/>
        </w:rPr>
        <w:t>ckbalbem’,</w:t>
      </w:r>
      <w:r w:rsidR="00C65048" w:rsidRPr="000C3638">
        <w:rPr>
          <w:i/>
        </w:rPr>
        <w:t xml:space="preserve"> </w:t>
      </w:r>
      <w:r w:rsidR="00956C38" w:rsidRPr="000C3638">
        <w:rPr>
          <w:i/>
        </w:rPr>
        <w:t>‘ckctabem’</w:t>
      </w:r>
      <w:r w:rsidR="00956C38" w:rsidRPr="000C3638">
        <w:rPr>
          <w:iCs/>
        </w:rPr>
        <w:t xml:space="preserve"> e </w:t>
      </w:r>
      <w:r w:rsidR="00D13F2B" w:rsidRPr="000C3638">
        <w:rPr>
          <w:iCs/>
        </w:rPr>
        <w:t>‘</w:t>
      </w:r>
      <w:r w:rsidR="00956C38" w:rsidRPr="000C3638">
        <w:rPr>
          <w:i/>
        </w:rPr>
        <w:t>ckrefbem</w:t>
      </w:r>
      <w:r w:rsidR="00D13F2B" w:rsidRPr="000C3638">
        <w:rPr>
          <w:i/>
        </w:rPr>
        <w:t>’</w:t>
      </w:r>
      <w:r w:rsidR="002C5ECB" w:rsidRPr="000C3638">
        <w:rPr>
          <w:i/>
        </w:rPr>
        <w:t xml:space="preserve"> </w:t>
      </w:r>
      <w:r w:rsidR="002C5ECB" w:rsidRPr="000C3638">
        <w:t>e</w:t>
      </w:r>
      <w:r w:rsidR="002C5ECB" w:rsidRPr="000C3638">
        <w:rPr>
          <w:i/>
        </w:rPr>
        <w:t xml:space="preserve"> </w:t>
      </w:r>
      <w:r w:rsidR="00C50BB8" w:rsidRPr="000C3638">
        <w:rPr>
          <w:iCs/>
        </w:rPr>
        <w:t>‘</w:t>
      </w:r>
      <w:r w:rsidR="00C50BB8" w:rsidRPr="000C3638">
        <w:rPr>
          <w:i/>
        </w:rPr>
        <w:t>chave_banco_atual</w:t>
      </w:r>
      <w:r w:rsidR="00C50BB8" w:rsidRPr="000C3638">
        <w:rPr>
          <w:iCs/>
        </w:rPr>
        <w:t>’</w:t>
      </w:r>
      <w:r w:rsidR="00D13F2B" w:rsidRPr="000C3638">
        <w:rPr>
          <w:iCs/>
        </w:rPr>
        <w:t>, respetivamente)</w:t>
      </w:r>
      <w:r w:rsidR="009613AA" w:rsidRPr="000C3638">
        <w:rPr>
          <w:iCs/>
        </w:rPr>
        <w:t xml:space="preserve">. </w:t>
      </w:r>
      <w:r w:rsidR="009613AA" w:rsidRPr="000C3638">
        <w:rPr>
          <w:iCs/>
          <w:lang w:val="en-US"/>
        </w:rPr>
        <w:t>Após este cruzamento são obtidos os seguintes campos:</w:t>
      </w:r>
      <w:r w:rsidR="009613AA" w:rsidRPr="000C3638">
        <w:rPr>
          <w:rFonts w:cs="Calibri"/>
          <w:lang w:val="en-US"/>
        </w:rPr>
        <w:t xml:space="preserve"> </w:t>
      </w:r>
      <w:r w:rsidR="004E569F" w:rsidRPr="000C3638">
        <w:rPr>
          <w:i/>
          <w:iCs/>
          <w:lang w:val="en-US"/>
        </w:rPr>
        <w:t>`13_gross_carrying_amount`,`32_type_collateral`,`16_percent_collateral`,'ckbalbem','ckctabem','ckrefbem',`19_type_of_asset`,'flag_colateral',`14_nace`,`15_nace_esg`,`84_dt_origination`,`33_counterparty_type`,`29_flag_specialised_lending`,</w:t>
      </w:r>
      <w:r w:rsidR="00AD10FC" w:rsidRPr="000C3638">
        <w:rPr>
          <w:i/>
          <w:iCs/>
          <w:lang w:val="en-US"/>
        </w:rPr>
        <w:t xml:space="preserve">‘5_collateral_zip_code’, ‘23_counterparty_ZIPcode,’ </w:t>
      </w:r>
      <w:r w:rsidR="004E569F" w:rsidRPr="000C3638">
        <w:rPr>
          <w:i/>
          <w:iCs/>
          <w:lang w:val="en-US"/>
        </w:rPr>
        <w:t>`93_european_union`,`4_collateral_nuts</w:t>
      </w:r>
      <w:r w:rsidR="00B71FE7" w:rsidRPr="000C3638">
        <w:rPr>
          <w:i/>
          <w:iCs/>
          <w:lang w:val="en-US"/>
        </w:rPr>
        <w:t>`</w:t>
      </w:r>
      <w:r w:rsidR="004E569F" w:rsidRPr="000C3638">
        <w:rPr>
          <w:i/>
          <w:iCs/>
          <w:lang w:val="en-US"/>
        </w:rPr>
        <w:t>,`22_counterparty_nuts</w:t>
      </w:r>
      <w:r w:rsidR="00D54A4C" w:rsidRPr="000C3638">
        <w:rPr>
          <w:i/>
          <w:iCs/>
          <w:lang w:val="en-US"/>
        </w:rPr>
        <w:t>`</w:t>
      </w:r>
      <w:r w:rsidR="004E569F" w:rsidRPr="000C3638">
        <w:rPr>
          <w:i/>
          <w:iCs/>
          <w:lang w:val="en-US"/>
        </w:rPr>
        <w:t>,'cpais_residencia','clase_energetica','fiabilidad'</w:t>
      </w:r>
      <w:r w:rsidR="001E7D80" w:rsidRPr="000C3638">
        <w:rPr>
          <w:i/>
          <w:iCs/>
          <w:lang w:val="en-US"/>
        </w:rPr>
        <w:t xml:space="preserve"> e </w:t>
      </w:r>
      <w:r w:rsidR="004E569F" w:rsidRPr="000C3638">
        <w:rPr>
          <w:i/>
          <w:iCs/>
          <w:lang w:val="en-US"/>
        </w:rPr>
        <w:t>'consumo</w:t>
      </w:r>
      <w:r w:rsidR="00A72C67" w:rsidRPr="000C3638">
        <w:rPr>
          <w:i/>
          <w:iCs/>
          <w:lang w:val="en-US"/>
        </w:rPr>
        <w:t>s</w:t>
      </w:r>
      <w:r w:rsidR="004E569F" w:rsidRPr="000C3638">
        <w:rPr>
          <w:i/>
          <w:iCs/>
          <w:lang w:val="en-US"/>
        </w:rPr>
        <w:t>'</w:t>
      </w:r>
      <w:r w:rsidR="002350E2" w:rsidRPr="000C3638">
        <w:rPr>
          <w:i/>
          <w:iCs/>
          <w:lang w:val="en-US"/>
        </w:rPr>
        <w:t>;</w:t>
      </w:r>
    </w:p>
    <w:p w14:paraId="2D1A2696" w14:textId="77777777" w:rsidR="002350E2" w:rsidRPr="000C3638" w:rsidRDefault="002350E2" w:rsidP="00787EE3">
      <w:pPr>
        <w:pStyle w:val="ListParagraph"/>
        <w:numPr>
          <w:ilvl w:val="0"/>
          <w:numId w:val="5"/>
        </w:numPr>
        <w:jc w:val="both"/>
        <w:rPr>
          <w:iCs/>
        </w:rPr>
      </w:pPr>
      <w:r w:rsidRPr="000C3638">
        <w:rPr>
          <w:iCs/>
        </w:rPr>
        <w:t xml:space="preserve">Cruzamento entre a ligação criada no ponto anterior e a tabela de universo, via chave do contrato </w:t>
      </w:r>
      <w:r w:rsidRPr="000C3638">
        <w:rPr>
          <w:i/>
        </w:rPr>
        <w:t xml:space="preserve">Master </w:t>
      </w:r>
      <w:r w:rsidRPr="000C3638">
        <w:rPr>
          <w:iCs/>
        </w:rPr>
        <w:t xml:space="preserve">(i.e., </w:t>
      </w:r>
      <w:r w:rsidRPr="000C3638">
        <w:rPr>
          <w:i/>
        </w:rPr>
        <w:t>‘cempresa_ct’, ‘cbalcao_ct’, cnumecta_ct’</w:t>
      </w:r>
      <w:r w:rsidRPr="000C3638">
        <w:rPr>
          <w:iCs/>
        </w:rPr>
        <w:t xml:space="preserve"> e ‘</w:t>
      </w:r>
      <w:r w:rsidRPr="000C3638">
        <w:rPr>
          <w:i/>
        </w:rPr>
        <w:t>zdeposit_ct’</w:t>
      </w:r>
      <w:r w:rsidRPr="000C3638">
        <w:rPr>
          <w:iCs/>
        </w:rPr>
        <w:t>);</w:t>
      </w:r>
    </w:p>
    <w:p w14:paraId="5F471C56" w14:textId="77777777" w:rsidR="002350E2" w:rsidRPr="000C3638" w:rsidRDefault="002350E2" w:rsidP="00787EE3">
      <w:pPr>
        <w:pStyle w:val="ListParagraph"/>
        <w:numPr>
          <w:ilvl w:val="0"/>
          <w:numId w:val="5"/>
        </w:numPr>
        <w:jc w:val="both"/>
        <w:rPr>
          <w:iCs/>
        </w:rPr>
      </w:pPr>
      <w:r w:rsidRPr="000C3638">
        <w:rPr>
          <w:iCs/>
        </w:rPr>
        <w:t xml:space="preserve">Cruzamento com a tabela de </w:t>
      </w:r>
      <w:r w:rsidR="00314E67" w:rsidRPr="000C3638">
        <w:rPr>
          <w:iCs/>
        </w:rPr>
        <w:t xml:space="preserve">pesos (tabela </w:t>
      </w:r>
      <w:r w:rsidR="00314E67" w:rsidRPr="000C3638">
        <w:rPr>
          <w:b/>
          <w:bCs/>
          <w:i/>
        </w:rPr>
        <w:t>bu_esg_work.rf_pilar3_pesos_dref</w:t>
      </w:r>
      <w:r w:rsidR="00743FA2" w:rsidRPr="000C3638">
        <w:rPr>
          <w:b/>
          <w:bCs/>
          <w:i/>
        </w:rPr>
        <w:t xml:space="preserve">, </w:t>
      </w:r>
      <w:r w:rsidR="00743FA2" w:rsidRPr="000C3638">
        <w:rPr>
          <w:rFonts w:cstheme="minorHAnsi"/>
        </w:rPr>
        <w:t xml:space="preserve">apresentada no capítulo </w:t>
      </w:r>
      <w:commentRangeStart w:id="5"/>
      <w:r w:rsidR="00743FA2" w:rsidRPr="000C3638">
        <w:rPr>
          <w:rFonts w:cstheme="minorHAnsi"/>
        </w:rPr>
        <w:t>XXX</w:t>
      </w:r>
      <w:commentRangeEnd w:id="5"/>
      <w:r w:rsidR="00743FA2" w:rsidRPr="000C3638">
        <w:rPr>
          <w:rStyle w:val="CommentReference"/>
        </w:rPr>
        <w:commentReference w:id="5"/>
      </w:r>
      <w:r w:rsidR="00314E67" w:rsidRPr="000C3638">
        <w:rPr>
          <w:iCs/>
        </w:rPr>
        <w:t xml:space="preserve">) através das chaves do contrato e bem (i.e., </w:t>
      </w:r>
      <w:r w:rsidR="00C65048" w:rsidRPr="000C3638">
        <w:rPr>
          <w:iCs/>
        </w:rPr>
        <w:t xml:space="preserve">campos </w:t>
      </w:r>
      <w:r w:rsidR="00C65048" w:rsidRPr="000C3638">
        <w:rPr>
          <w:i/>
        </w:rPr>
        <w:t>‘cempresa_ct’, ‘cbalcao_ct’, cnumecta_ct’</w:t>
      </w:r>
      <w:r w:rsidR="00C65048" w:rsidRPr="000C3638">
        <w:rPr>
          <w:iCs/>
        </w:rPr>
        <w:t xml:space="preserve"> e ‘</w:t>
      </w:r>
      <w:r w:rsidR="00C65048" w:rsidRPr="000C3638">
        <w:rPr>
          <w:i/>
        </w:rPr>
        <w:t xml:space="preserve">zdeposit_ct’ </w:t>
      </w:r>
      <w:r w:rsidR="00C65048" w:rsidRPr="000C3638">
        <w:rPr>
          <w:iCs/>
        </w:rPr>
        <w:t>e campos ‘</w:t>
      </w:r>
      <w:r w:rsidR="00C65048" w:rsidRPr="000C3638">
        <w:rPr>
          <w:i/>
        </w:rPr>
        <w:t>ckbalbem’, ‘ckctabem’</w:t>
      </w:r>
      <w:r w:rsidR="00C65048" w:rsidRPr="000C3638">
        <w:rPr>
          <w:iCs/>
        </w:rPr>
        <w:t xml:space="preserve"> e ‘</w:t>
      </w:r>
      <w:r w:rsidR="00C65048" w:rsidRPr="000C3638">
        <w:rPr>
          <w:i/>
        </w:rPr>
        <w:t>ckrefbem’</w:t>
      </w:r>
      <w:r w:rsidR="00C65048" w:rsidRPr="000C3638">
        <w:rPr>
          <w:iCs/>
        </w:rPr>
        <w:t>)</w:t>
      </w:r>
      <w:r w:rsidR="008A386D" w:rsidRPr="000C3638">
        <w:rPr>
          <w:iCs/>
        </w:rPr>
        <w:t>, para obtenção do campo ‘</w:t>
      </w:r>
      <w:r w:rsidR="008A386D" w:rsidRPr="000C3638">
        <w:rPr>
          <w:i/>
        </w:rPr>
        <w:t>peso’</w:t>
      </w:r>
      <w:r w:rsidR="008A386D" w:rsidRPr="000C3638">
        <w:rPr>
          <w:iCs/>
        </w:rPr>
        <w:t>, posteriormente usado para repartição de montantes associados aos contratos</w:t>
      </w:r>
      <w:r w:rsidR="00330D79" w:rsidRPr="000C3638">
        <w:rPr>
          <w:iCs/>
        </w:rPr>
        <w:t xml:space="preserve"> (campo ‘</w:t>
      </w:r>
      <w:r w:rsidR="00330D79" w:rsidRPr="000C3638">
        <w:rPr>
          <w:i/>
        </w:rPr>
        <w:t>amount</w:t>
      </w:r>
      <w:r w:rsidR="00330D79" w:rsidRPr="000C3638">
        <w:rPr>
          <w:iCs/>
        </w:rPr>
        <w:t>’)</w:t>
      </w:r>
      <w:r w:rsidR="00FB5887" w:rsidRPr="000C3638">
        <w:rPr>
          <w:iCs/>
        </w:rPr>
        <w:t>;</w:t>
      </w:r>
    </w:p>
    <w:p w14:paraId="4616F2E6" w14:textId="77777777" w:rsidR="00895779" w:rsidRPr="000C3638" w:rsidRDefault="003B03AD" w:rsidP="00787EE3">
      <w:pPr>
        <w:pStyle w:val="ListParagraph"/>
        <w:numPr>
          <w:ilvl w:val="0"/>
          <w:numId w:val="5"/>
        </w:numPr>
        <w:jc w:val="both"/>
        <w:rPr>
          <w:iCs/>
        </w:rPr>
      </w:pPr>
      <w:r w:rsidRPr="000C3638">
        <w:rPr>
          <w:iCs/>
        </w:rPr>
        <w:t>Rem</w:t>
      </w:r>
      <w:r w:rsidR="00003F08" w:rsidRPr="000C3638">
        <w:rPr>
          <w:iCs/>
        </w:rPr>
        <w:t xml:space="preserve">apeamento dos campos </w:t>
      </w:r>
      <w:r w:rsidR="00003F08" w:rsidRPr="000C3638">
        <w:rPr>
          <w:i/>
        </w:rPr>
        <w:t>`4_collateral_nuts`</w:t>
      </w:r>
      <w:r w:rsidR="00003F08" w:rsidRPr="000C3638">
        <w:rPr>
          <w:iCs/>
        </w:rPr>
        <w:t xml:space="preserve"> e </w:t>
      </w:r>
      <w:r w:rsidR="00003F08" w:rsidRPr="000C3638">
        <w:rPr>
          <w:i/>
        </w:rPr>
        <w:t>`22_counterparty_nuts`</w:t>
      </w:r>
      <w:r w:rsidR="00470D3A" w:rsidRPr="000C3638">
        <w:rPr>
          <w:i/>
        </w:rPr>
        <w:t xml:space="preserve"> </w:t>
      </w:r>
      <w:r w:rsidR="00470D3A" w:rsidRPr="000C3638">
        <w:rPr>
          <w:iCs/>
        </w:rPr>
        <w:t>(conforme descrito no subcapítulo subsequente)</w:t>
      </w:r>
      <w:r w:rsidRPr="000C3638">
        <w:rPr>
          <w:i/>
        </w:rPr>
        <w:t xml:space="preserve">, </w:t>
      </w:r>
      <w:r w:rsidRPr="000C3638">
        <w:rPr>
          <w:iCs/>
        </w:rPr>
        <w:t xml:space="preserve">uma vez que os campos atualmente disponíveis nas tabelas do Banco não se encontram </w:t>
      </w:r>
      <w:r w:rsidR="000A00F4" w:rsidRPr="000C3638">
        <w:rPr>
          <w:iCs/>
        </w:rPr>
        <w:t xml:space="preserve">de acordo com o </w:t>
      </w:r>
      <w:r w:rsidRPr="000C3638">
        <w:rPr>
          <w:iCs/>
        </w:rPr>
        <w:t xml:space="preserve">mapeamento </w:t>
      </w:r>
      <w:r w:rsidR="000A00F4" w:rsidRPr="000C3638">
        <w:rPr>
          <w:iCs/>
        </w:rPr>
        <w:t xml:space="preserve">presente no </w:t>
      </w:r>
      <w:r w:rsidR="000A00F4" w:rsidRPr="000C3638">
        <w:rPr>
          <w:i/>
        </w:rPr>
        <w:t xml:space="preserve">input </w:t>
      </w:r>
      <w:r w:rsidR="000A00F4" w:rsidRPr="000C3638">
        <w:rPr>
          <w:iCs/>
        </w:rPr>
        <w:t xml:space="preserve">corporativo (dado que </w:t>
      </w:r>
      <w:r w:rsidR="00192621" w:rsidRPr="000C3638">
        <w:rPr>
          <w:iCs/>
        </w:rPr>
        <w:t xml:space="preserve">o </w:t>
      </w:r>
      <w:r w:rsidR="00192621" w:rsidRPr="000C3638">
        <w:rPr>
          <w:i/>
        </w:rPr>
        <w:t>input</w:t>
      </w:r>
      <w:r w:rsidR="00192621" w:rsidRPr="000C3638">
        <w:rPr>
          <w:iCs/>
        </w:rPr>
        <w:t xml:space="preserve"> da Corporação não incorpora as alterações feita pela União Europeia em 2024</w:t>
      </w:r>
      <w:r w:rsidR="000A00F4" w:rsidRPr="000C3638">
        <w:rPr>
          <w:iCs/>
        </w:rPr>
        <w:t>)</w:t>
      </w:r>
      <w:r w:rsidR="00AF441A" w:rsidRPr="000C3638">
        <w:rPr>
          <w:iCs/>
        </w:rPr>
        <w:t>.</w:t>
      </w:r>
    </w:p>
    <w:p w14:paraId="79712B5B" w14:textId="77777777" w:rsidR="008840A8" w:rsidRPr="000C3638" w:rsidRDefault="00D73D86" w:rsidP="002B59C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Detalhe dos Campos</w:t>
      </w:r>
    </w:p>
    <w:p w14:paraId="05993F0B" w14:textId="77777777" w:rsidR="002B59C4" w:rsidRPr="000C3638" w:rsidRDefault="00D73D86" w:rsidP="002B59C4">
      <w:pPr>
        <w:jc w:val="both"/>
        <w:rPr>
          <w:rFonts w:cstheme="minorHAnsi"/>
        </w:rPr>
      </w:pPr>
      <w:r w:rsidRPr="000C3638">
        <w:rPr>
          <w:rFonts w:cstheme="minorHAnsi"/>
        </w:rPr>
        <w:t xml:space="preserve">A tabela </w:t>
      </w:r>
      <w:r w:rsidRPr="000C3638">
        <w:rPr>
          <w:rFonts w:cstheme="minorHAnsi"/>
          <w:b/>
          <w:bCs/>
          <w:i/>
        </w:rPr>
        <w:t>bu_esg_work.</w:t>
      </w:r>
      <w:r w:rsidR="00E010DD" w:rsidRPr="000C3638">
        <w:rPr>
          <w:rFonts w:cstheme="minorHAnsi"/>
          <w:b/>
          <w:bCs/>
          <w:i/>
        </w:rPr>
        <w:t>pilar3_sat84_dref_tabaux1</w:t>
      </w:r>
      <w:r w:rsidR="00F92838" w:rsidRPr="000C3638">
        <w:rPr>
          <w:rFonts w:cstheme="minorHAnsi"/>
        </w:rPr>
        <w:t xml:space="preserve"> </w:t>
      </w:r>
      <w:r w:rsidRPr="000C3638">
        <w:rPr>
          <w:rFonts w:cstheme="minorHAnsi"/>
        </w:rPr>
        <w:t xml:space="preserve">e os seus atributos são detalhados </w:t>
      </w:r>
      <w:r w:rsidRPr="000C3638">
        <w:rPr>
          <w:rFonts w:cstheme="minorHAnsi"/>
          <w:i/>
          <w:iCs/>
        </w:rPr>
        <w:t>infra</w:t>
      </w:r>
      <w:r w:rsidRPr="000C3638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2B59C4" w:rsidRPr="000C3638" w14:paraId="61576630" w14:textId="77777777" w:rsidTr="002E41B6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3143B92" w14:textId="77777777" w:rsidR="002B59C4" w:rsidRPr="000C3638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0C3638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A3E412F" w14:textId="77777777" w:rsidR="002B59C4" w:rsidRPr="000C3638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2B59C4" w:rsidRPr="000C3638" w14:paraId="404FA90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0F82F87" w14:textId="77777777" w:rsidR="002B59C4" w:rsidRPr="000C3638" w:rsidRDefault="003B1026" w:rsidP="002E41B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C44440D" w14:textId="77777777" w:rsidR="009E2B36" w:rsidRPr="000C3638" w:rsidRDefault="00B92038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soc. de contraparte</w:t>
            </w:r>
            <w:r w:rsidR="00382EF2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1F3AA38" w14:textId="77777777" w:rsidR="00B92038" w:rsidRPr="000C3638" w:rsidRDefault="00B92038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BD61E27" w14:textId="77777777" w:rsidR="00B92038" w:rsidRPr="000C3638" w:rsidRDefault="00382EF2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="002E699A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B59C4" w:rsidRPr="000C3638" w14:paraId="60B67A9E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13D90B" w14:textId="77777777" w:rsidR="002B59C4" w:rsidRPr="000C3638" w:rsidRDefault="008272DD" w:rsidP="002E41B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idcomb_satelite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37A45A0" w14:textId="77777777" w:rsidR="00F74593" w:rsidRPr="000C3638" w:rsidRDefault="00DB49C7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="00FD785F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C61607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contabilístico do </w:t>
            </w:r>
            <w:r w:rsidR="00FD785F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Satélite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4CDE1AC" w14:textId="77777777" w:rsidR="00FD785F" w:rsidRPr="000C3638" w:rsidRDefault="00FD785F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9572F18" w14:textId="77777777" w:rsidR="00FD785F" w:rsidRPr="000C3638" w:rsidRDefault="00EB72BE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="002E699A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B59C4" w:rsidRPr="000C3638" w14:paraId="3C4A760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38AE380" w14:textId="77777777" w:rsidR="002B59C4" w:rsidRPr="000C3638" w:rsidRDefault="000D2B32" w:rsidP="002E41B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246991E" w14:textId="77777777" w:rsidR="00352B15" w:rsidRPr="000C3638" w:rsidRDefault="00005796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empresa</w:t>
            </w:r>
            <w:r w:rsidR="00DB49C7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DB49C7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96CD1CA" w14:textId="77777777" w:rsidR="00B971FC" w:rsidRPr="000C3638" w:rsidRDefault="00B971FC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EB90D93" w14:textId="77777777" w:rsidR="00B971FC" w:rsidRPr="000C3638" w:rsidRDefault="00EB72BE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="002E699A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B59C4" w:rsidRPr="000C3638" w14:paraId="72E8EC76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F9FACAA" w14:textId="77777777" w:rsidR="002B59C4" w:rsidRPr="000C3638" w:rsidRDefault="00855C29" w:rsidP="002E41B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BAFA45C" w14:textId="77777777" w:rsidR="00352B15" w:rsidRPr="000C3638" w:rsidRDefault="007228ED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balcão</w:t>
            </w:r>
            <w:r w:rsidR="00DB49C7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DB49C7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="00542BDC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C415CE1" w14:textId="77777777" w:rsidR="00B971FC" w:rsidRPr="000C3638" w:rsidRDefault="00B971FC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294D62B" w14:textId="77777777" w:rsidR="00B971FC" w:rsidRPr="000C3638" w:rsidRDefault="00EB72BE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="002E699A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B59C4" w:rsidRPr="000C3638" w14:paraId="453BF4B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CC45796" w14:textId="77777777" w:rsidR="002B59C4" w:rsidRPr="000C3638" w:rsidRDefault="002D5026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cnumecta_ct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6104E9" w14:textId="77777777" w:rsidR="00352B15" w:rsidRPr="000C3638" w:rsidRDefault="00542BDC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Número de conta</w:t>
            </w:r>
            <w:r w:rsidR="00DB49C7" w:rsidRPr="000C3638">
              <w:rPr>
                <w:rFonts w:cs="Arial"/>
                <w:sz w:val="18"/>
                <w:szCs w:val="18"/>
              </w:rPr>
              <w:t xml:space="preserve"> </w:t>
            </w:r>
            <w:r w:rsidR="00DB49C7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  <w:p w14:paraId="7C063C60" w14:textId="77777777" w:rsidR="00B971FC" w:rsidRPr="000C3638" w:rsidRDefault="00B971FC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164737FF" w14:textId="77777777" w:rsidR="00B971FC" w:rsidRPr="000C3638" w:rsidRDefault="00EB72BE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="002E699A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B59C4" w:rsidRPr="000C3638" w14:paraId="5BDCB96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827404F" w14:textId="77777777" w:rsidR="002B59C4" w:rsidRPr="000C3638" w:rsidRDefault="0037312A" w:rsidP="002E41B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DAE2E8" w14:textId="77777777" w:rsidR="00352B15" w:rsidRPr="000C3638" w:rsidRDefault="00B971FC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depósito</w:t>
            </w:r>
            <w:r w:rsidR="00DB49C7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DB49C7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C3F8757" w14:textId="77777777" w:rsidR="00B971FC" w:rsidRPr="000C3638" w:rsidRDefault="00B971FC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C380321" w14:textId="77777777" w:rsidR="00B971FC" w:rsidRPr="000C3638" w:rsidRDefault="00EB72BE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="002E699A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B59C4" w:rsidRPr="000C3638" w14:paraId="3A9F1C2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DC11835" w14:textId="77777777" w:rsidR="002B59C4" w:rsidRPr="000C3638" w:rsidRDefault="00CC52A6" w:rsidP="002E41B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cod_ajust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CA6BCB" w14:textId="77777777" w:rsidR="00352B15" w:rsidRPr="000C3638" w:rsidRDefault="006C3D64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Cód. de ajuste contabilístico</w:t>
            </w:r>
            <w:r w:rsidR="00DB49C7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796099C" w14:textId="77777777" w:rsidR="006C3D64" w:rsidRPr="000C3638" w:rsidRDefault="006C3D64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1FB8EB8" w14:textId="77777777" w:rsidR="006C3D64" w:rsidRPr="000C3638" w:rsidRDefault="00EB72BE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="002E699A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B59C4" w:rsidRPr="000C3638" w14:paraId="524CD13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5081947" w14:textId="77777777" w:rsidR="002B59C4" w:rsidRPr="000C3638" w:rsidRDefault="008B5915" w:rsidP="002E41B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saldo_ct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2BE7E1B" w14:textId="77777777" w:rsidR="00352B15" w:rsidRPr="000C3638" w:rsidRDefault="000953CE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Saldo </w:t>
            </w:r>
            <w:r w:rsidR="00DB49C7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="00DB49C7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contabilístico.</w:t>
            </w:r>
          </w:p>
          <w:p w14:paraId="00F885F6" w14:textId="77777777" w:rsidR="00EB72BE" w:rsidRPr="000C3638" w:rsidRDefault="00EB72BE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937F207" w14:textId="77777777" w:rsidR="00EB72BE" w:rsidRPr="000C3638" w:rsidRDefault="005C15E4" w:rsidP="005C15E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 soma do campo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saldo_ct’</w:t>
            </w:r>
            <w:r w:rsidR="00EB72BE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="00EB72BE"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="003F7D22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agrupando pelos campos ‘</w:t>
            </w:r>
            <w:r w:rsidR="00C754FA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sociedade_contraparte</w:t>
            </w:r>
            <w:r w:rsidR="00C754FA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</w:t>
            </w:r>
            <w:r w:rsidR="00C754FA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="00C754FA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</w:t>
            </w:r>
            <w:r w:rsidR="00C754FA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cempresa_ct</w:t>
            </w:r>
            <w:r w:rsidR="00C754FA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</w:t>
            </w:r>
            <w:r w:rsidR="00C754FA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cbalcao_ct</w:t>
            </w:r>
            <w:r w:rsidR="00C754FA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’, </w:t>
            </w:r>
            <w:r w:rsidR="00EF65F2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EF65F2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cnumecta_ct</w:t>
            </w:r>
            <w:r w:rsidR="00EF65F2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B84184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</w:t>
            </w:r>
            <w:r w:rsidR="00EF65F2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B84184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B84184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zdeposit_ct</w:t>
            </w:r>
            <w:r w:rsidR="00B84184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913C81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</w:t>
            </w:r>
            <w:r w:rsidR="00B84184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913C81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557818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BI00411</w:t>
            </w:r>
            <w:r w:rsidR="00913C81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913C81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setor</w:t>
            </w:r>
            <w:r w:rsidR="00913C81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8F6B49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B59C4" w:rsidRPr="000C3638" w14:paraId="389ABB1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802BB50" w14:textId="77777777" w:rsidR="002B59C4" w:rsidRPr="000C3638" w:rsidRDefault="009F2522" w:rsidP="002E41B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</w:t>
            </w:r>
            <w:r w:rsidR="00ED7249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etor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D8DCD4" w14:textId="77777777" w:rsidR="00352B15" w:rsidRPr="000C3638" w:rsidRDefault="0081359D" w:rsidP="007B7961">
            <w:pPr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0C3638">
              <w:rPr>
                <w:rFonts w:cstheme="minorHAnsi"/>
                <w:iCs/>
                <w:sz w:val="18"/>
                <w:szCs w:val="18"/>
              </w:rPr>
              <w:t>Indicação do setor da operação.</w:t>
            </w:r>
          </w:p>
          <w:p w14:paraId="599C9904" w14:textId="77777777" w:rsidR="005A7514" w:rsidRPr="000C3638" w:rsidRDefault="005A7514" w:rsidP="007B7961">
            <w:pPr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</w:p>
          <w:p w14:paraId="67A70CC9" w14:textId="77777777" w:rsidR="005A7514" w:rsidRPr="000C3638" w:rsidRDefault="00086074" w:rsidP="007B7961">
            <w:pPr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0C3638">
              <w:rPr>
                <w:rFonts w:cstheme="minorHAnsi"/>
                <w:iCs/>
                <w:sz w:val="18"/>
                <w:szCs w:val="18"/>
              </w:rPr>
              <w:t xml:space="preserve">Preenchido da </w:t>
            </w:r>
            <w:r w:rsidR="00A7446F" w:rsidRPr="000C3638">
              <w:rPr>
                <w:rFonts w:cstheme="minorHAnsi"/>
                <w:iCs/>
                <w:sz w:val="18"/>
                <w:szCs w:val="18"/>
              </w:rPr>
              <w:t>seguinte forma:</w:t>
            </w:r>
          </w:p>
          <w:p w14:paraId="0EA26F29" w14:textId="77777777" w:rsidR="00A7446F" w:rsidRPr="000C3638" w:rsidRDefault="00A7446F" w:rsidP="00787EE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0C3638">
              <w:rPr>
                <w:rFonts w:cstheme="minorHAnsi"/>
                <w:iCs/>
                <w:sz w:val="18"/>
                <w:szCs w:val="18"/>
              </w:rPr>
              <w:t xml:space="preserve">Preenchido com </w:t>
            </w:r>
            <w:r w:rsidR="002F546A" w:rsidRPr="000C3638">
              <w:rPr>
                <w:rFonts w:cstheme="minorHAnsi"/>
                <w:iCs/>
                <w:sz w:val="18"/>
                <w:szCs w:val="18"/>
              </w:rPr>
              <w:t>‘FC’</w:t>
            </w:r>
            <w:r w:rsidR="00E527DA" w:rsidRPr="000C3638">
              <w:rPr>
                <w:rFonts w:cstheme="minorHAnsi"/>
                <w:iCs/>
                <w:sz w:val="18"/>
                <w:szCs w:val="18"/>
              </w:rPr>
              <w:t xml:space="preserve"> se o</w:t>
            </w:r>
            <w:r w:rsidR="007B7961" w:rsidRPr="000C3638">
              <w:rPr>
                <w:rFonts w:cstheme="minorHAnsi"/>
                <w:iCs/>
                <w:sz w:val="18"/>
                <w:szCs w:val="18"/>
              </w:rPr>
              <w:t xml:space="preserve"> preenchimento do</w:t>
            </w:r>
            <w:r w:rsidR="00E527DA" w:rsidRPr="000C3638">
              <w:rPr>
                <w:rFonts w:cstheme="minorHAnsi"/>
                <w:iCs/>
                <w:sz w:val="18"/>
                <w:szCs w:val="18"/>
              </w:rPr>
              <w:t xml:space="preserve"> campo ‘</w:t>
            </w:r>
            <w:r w:rsidR="00E527DA"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="00E527DA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0F7E3E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0F7E3E"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="00A80CD3"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B0553E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062580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possuir</w:t>
            </w:r>
            <w:r w:rsidR="00B0553E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‘</w:t>
            </w:r>
            <w:r w:rsidR="00D3108C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SC0302’;</w:t>
            </w:r>
          </w:p>
          <w:p w14:paraId="088F4034" w14:textId="77777777" w:rsidR="0001172D" w:rsidRPr="000C3638" w:rsidRDefault="0001172D" w:rsidP="00787EE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0C3638">
              <w:rPr>
                <w:rFonts w:cstheme="minorHAnsi"/>
                <w:iCs/>
                <w:sz w:val="18"/>
                <w:szCs w:val="18"/>
              </w:rPr>
              <w:t>Preenchido com ‘NFC’ se o preenchimento do campo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9B4867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p</w:t>
            </w:r>
            <w:r w:rsidR="00A80CD3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="00A80CD3"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="00A80CD3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 </w:t>
            </w:r>
            <w:r w:rsidR="00062580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possuir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‘</w:t>
            </w:r>
            <w:r w:rsidR="00A13E1D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SC0303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7A9EC93A" w14:textId="77777777" w:rsidR="00EB72BE" w:rsidRPr="000C3638" w:rsidRDefault="00900D26" w:rsidP="00787EE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0C3638">
              <w:rPr>
                <w:rFonts w:cstheme="minorHAnsi"/>
                <w:iCs/>
                <w:sz w:val="18"/>
                <w:szCs w:val="18"/>
              </w:rPr>
              <w:t>Em quaisquer outros casos, o campo é preenchido a vazio.</w:t>
            </w:r>
          </w:p>
        </w:tc>
      </w:tr>
      <w:tr w:rsidR="002B59C4" w:rsidRPr="000C3638" w14:paraId="2C3A8D1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30764E7" w14:textId="77777777" w:rsidR="002B59C4" w:rsidRPr="000C3638" w:rsidRDefault="005C7AB0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33_counterparty_type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B6B0B5" w14:textId="77777777" w:rsidR="00352B15" w:rsidRPr="000C3638" w:rsidRDefault="007408D7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Tipo de contraparte</w:t>
            </w:r>
            <w:r w:rsidR="00DB49C7" w:rsidRPr="000C3638">
              <w:rPr>
                <w:rFonts w:cs="Arial"/>
                <w:sz w:val="18"/>
                <w:szCs w:val="18"/>
              </w:rPr>
              <w:t>.</w:t>
            </w:r>
          </w:p>
          <w:p w14:paraId="14A5F1D7" w14:textId="77777777" w:rsidR="007408D7" w:rsidRPr="000C3638" w:rsidRDefault="007408D7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3D3B6FBD" w14:textId="77777777" w:rsidR="007408D7" w:rsidRPr="000C3638" w:rsidRDefault="007E7B2B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bu_esg_work.p3_reparticao_garantias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2B59C4" w:rsidRPr="000C3638" w14:paraId="1E734C9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426BC3" w14:textId="77777777" w:rsidR="002B59C4" w:rsidRPr="000C3638" w:rsidRDefault="00ED783A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29_flag_specialised_lending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2D0695" w14:textId="77777777" w:rsidR="0018281D" w:rsidRPr="000C3638" w:rsidRDefault="0018281D" w:rsidP="0018281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valor 1 caso se trate de um o contrato de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Project Finance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0 caso contrário.</w:t>
            </w:r>
          </w:p>
          <w:p w14:paraId="52626DCD" w14:textId="77777777" w:rsidR="006B45CC" w:rsidRPr="000C3638" w:rsidRDefault="006B45CC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251B2BFD" w14:textId="77777777" w:rsidR="006B45CC" w:rsidRPr="000C3638" w:rsidRDefault="007E7B2B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bu_esg_work.p3_reparticao_garantias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AD10FC" w:rsidRPr="000C3638" w14:paraId="2004116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ACB3DAF" w14:textId="2FCB4F92" w:rsidR="00AD10FC" w:rsidRPr="000C3638" w:rsidRDefault="00AD10FC" w:rsidP="002E41B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Flag_SPV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0C71FDF" w14:textId="6907D12B" w:rsidR="00AD10FC" w:rsidRPr="000C3638" w:rsidRDefault="00AD10FC" w:rsidP="00AD10F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0C3638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interna que 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valor 1 caso se trate de um o contrato de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Project Finance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0 caso contrário.</w:t>
            </w:r>
          </w:p>
          <w:p w14:paraId="2852BBD7" w14:textId="77777777" w:rsidR="00AD10FC" w:rsidRPr="000C3638" w:rsidRDefault="00AD10FC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420A4BA0" w14:textId="69F259ED" w:rsidR="00AD10FC" w:rsidRPr="000C3638" w:rsidRDefault="00AD10FC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bu_esg_work.p3_reparticao_garantias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2B59C4" w:rsidRPr="000C3638" w14:paraId="72F6047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84D57B4" w14:textId="77777777" w:rsidR="002B59C4" w:rsidRPr="000C3638" w:rsidRDefault="009F2522" w:rsidP="002E41B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</w:t>
            </w:r>
            <w:r w:rsidR="006C5CE9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A2A65FC" w14:textId="77777777" w:rsidR="00352B15" w:rsidRPr="000C3638" w:rsidRDefault="00451437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do </w:t>
            </w:r>
            <w:r w:rsidR="00722D45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 contabilístico que corresponde ao bem imóvel.</w:t>
            </w:r>
          </w:p>
          <w:p w14:paraId="27976D55" w14:textId="77777777" w:rsidR="007B269D" w:rsidRPr="000C3638" w:rsidRDefault="007B269D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74A2839" w14:textId="77777777" w:rsidR="007E7B2B" w:rsidRPr="000C3638" w:rsidRDefault="007B269D" w:rsidP="00F3349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Corresponde </w:t>
            </w:r>
            <w:r w:rsidR="004A530E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ao </w:t>
            </w:r>
            <w:r w:rsidR="00775920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simétrico do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4A530E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presente no 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</w:t>
            </w:r>
            <w:r w:rsidR="00570D0F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570D0F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saldo_ct</w:t>
            </w:r>
            <w:r w:rsidR="00570D0F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="006A0B95"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="00570D0F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 </w:t>
            </w:r>
            <w:r w:rsidR="009713A2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peso</w:t>
            </w:r>
            <w:r w:rsidR="00F3349D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="004A530E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de pesos</w:t>
            </w:r>
            <w:r w:rsidR="004A530E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4A530E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</w:t>
            </w:r>
            <w:r w:rsidR="00F3349D"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bu_esg_work.rf_pilar3_pesos_</w:t>
            </w:r>
            <w:r w:rsidR="004A530E"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="004A530E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F3349D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B59C4" w:rsidRPr="000C3638" w14:paraId="7FE220B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3157F6D" w14:textId="77777777" w:rsidR="002B59C4" w:rsidRPr="000C3638" w:rsidRDefault="009F2522" w:rsidP="002E41B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</w:t>
            </w:r>
            <w:r w:rsidR="001F3118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AC655BC" w14:textId="77777777" w:rsidR="004536EB" w:rsidRPr="000C3638" w:rsidRDefault="004536EB" w:rsidP="004536EB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0C3638">
              <w:rPr>
                <w:rFonts w:cs="Calibri"/>
                <w:color w:val="000000"/>
                <w:sz w:val="18"/>
                <w:szCs w:val="18"/>
              </w:rPr>
              <w:t xml:space="preserve">Código do Cliente. </w:t>
            </w:r>
          </w:p>
          <w:p w14:paraId="35D3DEAC" w14:textId="77777777" w:rsidR="007E7B2B" w:rsidRPr="000C3638" w:rsidRDefault="007E7B2B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122A01" w14:textId="77777777" w:rsidR="007E7B2B" w:rsidRPr="000C3638" w:rsidRDefault="007E7B2B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bu_esg_work.p3_reparticao_garantias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2B59C4" w:rsidRPr="000C3638" w14:paraId="3686EC2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10DB060" w14:textId="77777777" w:rsidR="002B59C4" w:rsidRPr="000C3638" w:rsidRDefault="009F2522" w:rsidP="002E41B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</w:t>
            </w:r>
            <w:r w:rsidR="003572AF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kbalbem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53406A7" w14:textId="77777777" w:rsidR="00B851FF" w:rsidRPr="000C3638" w:rsidRDefault="00EE117E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balcão do bem</w:t>
            </w:r>
            <w:r w:rsidR="0018281D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7EFFBD9" w14:textId="77777777" w:rsidR="00EE117E" w:rsidRPr="000C3638" w:rsidRDefault="00EE117E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C9DA31A" w14:textId="77777777" w:rsidR="00EE117E" w:rsidRPr="000C3638" w:rsidRDefault="007E7B2B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bu_esg_work.p3_reparticao_garantias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2B59C4" w:rsidRPr="000C3638" w14:paraId="12691E0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1F11A6" w14:textId="77777777" w:rsidR="002B59C4" w:rsidRPr="000C3638" w:rsidRDefault="009F2522" w:rsidP="002E41B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</w:t>
            </w:r>
            <w:r w:rsidR="003346CB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kctabem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FF4F9F3" w14:textId="77777777" w:rsidR="00B851FF" w:rsidRPr="000C3638" w:rsidRDefault="007F3966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 do bem</w:t>
            </w:r>
          </w:p>
          <w:p w14:paraId="0425C7CE" w14:textId="77777777" w:rsidR="007F3966" w:rsidRPr="000C3638" w:rsidRDefault="007F3966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86EEC39" w14:textId="77777777" w:rsidR="007F3966" w:rsidRPr="000C3638" w:rsidRDefault="007E7B2B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bu_esg_work.p3_reparticao_garantias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2B59C4" w:rsidRPr="000C3638" w14:paraId="2A2903CC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5B0B0ED" w14:textId="77777777" w:rsidR="002B59C4" w:rsidRPr="000C3638" w:rsidRDefault="00C30853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ckrefbem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6806683" w14:textId="77777777" w:rsidR="00B851FF" w:rsidRPr="000C3638" w:rsidRDefault="008A0CC3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Número de referência do bem</w:t>
            </w:r>
            <w:r w:rsidR="0018281D" w:rsidRPr="000C3638">
              <w:rPr>
                <w:rFonts w:cs="Arial"/>
                <w:sz w:val="18"/>
                <w:szCs w:val="18"/>
              </w:rPr>
              <w:t>.</w:t>
            </w:r>
          </w:p>
          <w:p w14:paraId="46E99771" w14:textId="77777777" w:rsidR="008A0CC3" w:rsidRPr="000C3638" w:rsidRDefault="008A0CC3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A639A74" w14:textId="77777777" w:rsidR="008A0CC3" w:rsidRPr="000C3638" w:rsidRDefault="007E7B2B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bu_esg_work.p3_reparticao_garantias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2B59C4" w:rsidRPr="000C3638" w14:paraId="6966D25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28370AC" w14:textId="77777777" w:rsidR="002B59C4" w:rsidRPr="000C3638" w:rsidRDefault="00077971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clase_energetica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861582" w14:textId="77777777" w:rsidR="00B851FF" w:rsidRPr="000C3638" w:rsidRDefault="00196B8A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Certificado energético do imóvel</w:t>
            </w:r>
            <w:r w:rsidR="0018281D" w:rsidRPr="000C3638">
              <w:rPr>
                <w:rFonts w:cs="Arial"/>
                <w:sz w:val="18"/>
                <w:szCs w:val="18"/>
              </w:rPr>
              <w:t>.</w:t>
            </w:r>
          </w:p>
          <w:p w14:paraId="3DF3D759" w14:textId="77777777" w:rsidR="00196B8A" w:rsidRPr="000C3638" w:rsidRDefault="00196B8A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4E9947DD" w14:textId="77777777" w:rsidR="00196B8A" w:rsidRPr="000C3638" w:rsidRDefault="00733B5F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bu_esg_work.gloval_clase_energetica_dref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2B59C4" w:rsidRPr="000C3638" w14:paraId="11A127A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89FFA0C" w14:textId="77777777" w:rsidR="002B59C4" w:rsidRPr="000C3638" w:rsidRDefault="001079A0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14_nace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4858CE" w14:textId="77777777" w:rsidR="002B59C4" w:rsidRPr="000C3638" w:rsidRDefault="00D90022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Nomenclatura das Atividades Económicas</w:t>
            </w:r>
            <w:r w:rsidR="00014DDB" w:rsidRPr="000C3638">
              <w:rPr>
                <w:rFonts w:cs="Arial"/>
                <w:sz w:val="18"/>
                <w:szCs w:val="18"/>
              </w:rPr>
              <w:t xml:space="preserve"> (NACE </w:t>
            </w:r>
            <w:r w:rsidR="00014DDB" w:rsidRPr="000C3638">
              <w:rPr>
                <w:rFonts w:cs="Arial"/>
                <w:i/>
                <w:iCs/>
                <w:sz w:val="18"/>
                <w:szCs w:val="18"/>
              </w:rPr>
              <w:t>level</w:t>
            </w:r>
            <w:r w:rsidR="00014DDB" w:rsidRPr="000C3638">
              <w:rPr>
                <w:rFonts w:cs="Arial"/>
                <w:sz w:val="18"/>
                <w:szCs w:val="18"/>
              </w:rPr>
              <w:t xml:space="preserve"> 4).</w:t>
            </w:r>
          </w:p>
          <w:p w14:paraId="1E83A464" w14:textId="77777777" w:rsidR="00D90022" w:rsidRPr="000C3638" w:rsidRDefault="00D90022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3B4643BB" w14:textId="77777777" w:rsidR="00D90022" w:rsidRPr="000C3638" w:rsidRDefault="007E7B2B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bu_esg_work.p3_reparticao_garantias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B66D9C" w:rsidRPr="000C3638" w14:paraId="6201910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7A75B9" w14:textId="77777777" w:rsidR="00B66D9C" w:rsidRPr="000C3638" w:rsidRDefault="00F17FF0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15_nace_esg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B032E6B" w14:textId="77777777" w:rsidR="00B66D9C" w:rsidRPr="000C3638" w:rsidRDefault="004E5F5A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NACE final</w:t>
            </w:r>
            <w:r w:rsidR="00014DDB" w:rsidRPr="000C3638">
              <w:rPr>
                <w:rFonts w:cs="Arial"/>
                <w:sz w:val="18"/>
                <w:szCs w:val="18"/>
              </w:rPr>
              <w:t>.</w:t>
            </w:r>
          </w:p>
          <w:p w14:paraId="7418B495" w14:textId="77777777" w:rsidR="004E5F5A" w:rsidRPr="000C3638" w:rsidRDefault="004E5F5A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72D49FC1" w14:textId="77777777" w:rsidR="004E5F5A" w:rsidRPr="000C3638" w:rsidRDefault="007E7B2B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bu_esg_work.p3_reparticao_garantias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B66D9C" w:rsidRPr="000C3638" w14:paraId="3184D3F1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263C6B" w14:textId="77777777" w:rsidR="00B66D9C" w:rsidRPr="000C3638" w:rsidRDefault="00DC53FF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84_dt_origination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2E8C483" w14:textId="77777777" w:rsidR="00B66D9C" w:rsidRPr="000C3638" w:rsidRDefault="00A80DE7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Data de abertura da operação</w:t>
            </w:r>
            <w:r w:rsidR="00014DDB" w:rsidRPr="000C3638">
              <w:rPr>
                <w:rFonts w:cs="Arial"/>
                <w:sz w:val="18"/>
                <w:szCs w:val="18"/>
              </w:rPr>
              <w:t>.</w:t>
            </w:r>
          </w:p>
          <w:p w14:paraId="16C7C84F" w14:textId="77777777" w:rsidR="00A80DE7" w:rsidRPr="000C3638" w:rsidRDefault="00A80DE7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95C35B3" w14:textId="77777777" w:rsidR="00A80DE7" w:rsidRPr="000C3638" w:rsidRDefault="007E7B2B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bu_esg_work.p3_reparticao_garantias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B66D9C" w:rsidRPr="000C3638" w14:paraId="04C8C5E7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C39C11" w14:textId="77777777" w:rsidR="00B66D9C" w:rsidRPr="000C3638" w:rsidRDefault="00CB02FE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93_european_union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E471803" w14:textId="77777777" w:rsidR="00B66D9C" w:rsidRPr="000C3638" w:rsidRDefault="001A051C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Campo que identifica se um cliente é pertencente à EU</w:t>
            </w:r>
            <w:r w:rsidR="00014DDB" w:rsidRPr="000C3638">
              <w:rPr>
                <w:rFonts w:cs="Arial"/>
                <w:sz w:val="18"/>
                <w:szCs w:val="18"/>
              </w:rPr>
              <w:t>.</w:t>
            </w:r>
          </w:p>
          <w:p w14:paraId="2870EAC8" w14:textId="77777777" w:rsidR="001A051C" w:rsidRPr="000C3638" w:rsidRDefault="001A051C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EEBBD45" w14:textId="77777777" w:rsidR="001A051C" w:rsidRPr="000C3638" w:rsidRDefault="007E7B2B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bu_esg_work.p3_reparticao_garantias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AD10FC" w:rsidRPr="000C3638" w14:paraId="7E91B39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E66D51F" w14:textId="1DFE6F36" w:rsidR="00AD10FC" w:rsidRPr="000C3638" w:rsidRDefault="00AD10FC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5_collateral_zip_code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4316FEA" w14:textId="74301FE5" w:rsidR="00AD10FC" w:rsidRPr="000C3638" w:rsidRDefault="00AD10FC" w:rsidP="00AD10FC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Campo que identifica o código postal de uma garantia.</w:t>
            </w:r>
          </w:p>
          <w:p w14:paraId="679F359A" w14:textId="77777777" w:rsidR="00AD10FC" w:rsidRPr="000C3638" w:rsidRDefault="00AD10FC" w:rsidP="00AD10FC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2A0AE220" w14:textId="61D84DBA" w:rsidR="00AD10FC" w:rsidRPr="000C3638" w:rsidRDefault="00AD10FC" w:rsidP="00AD10FC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bu_esg_work.p3_reparticao_garantias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AD10FC" w:rsidRPr="000C3638" w14:paraId="336681B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DB00EB2" w14:textId="6275C1B0" w:rsidR="00AD10FC" w:rsidRPr="000C3638" w:rsidRDefault="00AD10FC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23_counterparty_ZIPcode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775B164" w14:textId="55BAA307" w:rsidR="00AD10FC" w:rsidRPr="000C3638" w:rsidRDefault="00AD10FC" w:rsidP="00AD10FC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Campo que identifica o código postal de uma entidade contraparte.</w:t>
            </w:r>
          </w:p>
          <w:p w14:paraId="5923336D" w14:textId="77777777" w:rsidR="00AD10FC" w:rsidRPr="000C3638" w:rsidRDefault="00AD10FC" w:rsidP="00AD10FC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2630A63F" w14:textId="3678BE3B" w:rsidR="00AD10FC" w:rsidRPr="000C3638" w:rsidRDefault="00AD10FC" w:rsidP="00AD10FC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bu_esg_work.p3_reparticao_garantias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AD10FC" w:rsidRPr="000C3638" w14:paraId="44875B38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2C77B2" w14:textId="2920BEEC" w:rsidR="00AD10FC" w:rsidRPr="000C3638" w:rsidRDefault="00AD10FC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flag_hipotec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75E940" w14:textId="0B3CA14C" w:rsidR="00AD10FC" w:rsidRPr="000C3638" w:rsidRDefault="000C3638" w:rsidP="00AD10FC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Flag assume valor 1 caso se trate de uma hipoteca e 0 caso contrário utilizando a existência do balcão do bem.</w:t>
            </w:r>
          </w:p>
          <w:p w14:paraId="69E3430C" w14:textId="77777777" w:rsidR="000C3638" w:rsidRPr="000C3638" w:rsidRDefault="000C3638" w:rsidP="00AD10FC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72F88EB3" w14:textId="3881F499" w:rsidR="00AD10FC" w:rsidRPr="000C3638" w:rsidRDefault="00AD10FC" w:rsidP="00AD10FC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bu_esg_work.p3_reparticao_garantias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B66D9C" w:rsidRPr="000C3638" w14:paraId="18D7835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5CED7C" w14:textId="77777777" w:rsidR="00B66D9C" w:rsidRPr="000C3638" w:rsidRDefault="00F419AF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4_collateral_nuts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90F7B38" w14:textId="77777777" w:rsidR="00B66D9C" w:rsidRPr="000C3638" w:rsidRDefault="000C706B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NUTS III do bem imóvel</w:t>
            </w:r>
            <w:r w:rsidR="00242692" w:rsidRPr="000C3638">
              <w:rPr>
                <w:rFonts w:cs="Arial"/>
                <w:sz w:val="18"/>
                <w:szCs w:val="18"/>
              </w:rPr>
              <w:t>.</w:t>
            </w:r>
          </w:p>
          <w:p w14:paraId="61F716FE" w14:textId="77777777" w:rsidR="00242692" w:rsidRPr="000C3638" w:rsidRDefault="00242692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5F39EDA8" w14:textId="77777777" w:rsidR="00242692" w:rsidRPr="000C3638" w:rsidRDefault="00242692" w:rsidP="005D3A6D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da seguinte forma, realizando um remapeamento:</w:t>
            </w:r>
          </w:p>
          <w:p w14:paraId="4C5F28A3" w14:textId="77777777" w:rsidR="000C706B" w:rsidRPr="000C3638" w:rsidRDefault="00242692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="00A17016" w:rsidRPr="000C3638">
              <w:rPr>
                <w:rFonts w:cs="Arial"/>
                <w:sz w:val="18"/>
                <w:szCs w:val="18"/>
              </w:rPr>
              <w:t xml:space="preserve">PT16H’ se </w:t>
            </w:r>
            <w:r w:rsidR="005A1624" w:rsidRPr="000C3638">
              <w:rPr>
                <w:rFonts w:cs="Arial"/>
                <w:sz w:val="18"/>
                <w:szCs w:val="18"/>
              </w:rPr>
              <w:t xml:space="preserve">o campo </w:t>
            </w:r>
            <w:r w:rsidR="00055CCE" w:rsidRPr="000C3638">
              <w:rPr>
                <w:rFonts w:cs="Arial"/>
                <w:sz w:val="18"/>
                <w:szCs w:val="18"/>
              </w:rPr>
              <w:t>‘</w:t>
            </w:r>
            <w:r w:rsidR="00055CCE"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="00055CCE" w:rsidRPr="000C3638">
              <w:rPr>
                <w:rFonts w:cs="Arial"/>
                <w:sz w:val="18"/>
                <w:szCs w:val="18"/>
              </w:rPr>
              <w:t>’</w:t>
            </w:r>
            <w:r w:rsidR="00104F9F" w:rsidRPr="000C3638">
              <w:rPr>
                <w:rFonts w:cs="Arial"/>
                <w:sz w:val="18"/>
                <w:szCs w:val="18"/>
              </w:rPr>
              <w:t xml:space="preserve"> </w:t>
            </w:r>
            <w:r w:rsidR="00055CCE" w:rsidRPr="000C3638">
              <w:rPr>
                <w:rFonts w:cs="Arial"/>
                <w:sz w:val="18"/>
                <w:szCs w:val="18"/>
              </w:rPr>
              <w:t>esti</w:t>
            </w:r>
            <w:r w:rsidR="005D3A6D" w:rsidRPr="000C3638">
              <w:rPr>
                <w:rFonts w:cs="Arial"/>
                <w:sz w:val="18"/>
                <w:szCs w:val="18"/>
              </w:rPr>
              <w:t>ver</w:t>
            </w:r>
            <w:r w:rsidR="00927B9C" w:rsidRPr="000C3638">
              <w:rPr>
                <w:rFonts w:cs="Arial"/>
                <w:sz w:val="18"/>
                <w:szCs w:val="18"/>
              </w:rPr>
              <w:t xml:space="preserve"> preenchido com ‘</w:t>
            </w:r>
            <w:r w:rsidR="00B261B5" w:rsidRPr="000C3638">
              <w:rPr>
                <w:rFonts w:cs="Arial"/>
                <w:sz w:val="18"/>
                <w:szCs w:val="18"/>
              </w:rPr>
              <w:t>PT195’;</w:t>
            </w:r>
          </w:p>
          <w:p w14:paraId="79A6D08D" w14:textId="77777777" w:rsidR="005D6F1D" w:rsidRPr="000C3638" w:rsidRDefault="005D6F1D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="0055265A" w:rsidRPr="000C3638">
              <w:rPr>
                <w:rFonts w:cs="Arial"/>
                <w:sz w:val="18"/>
                <w:szCs w:val="18"/>
              </w:rPr>
              <w:t>PT16I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</w:t>
            </w:r>
            <w:r w:rsidR="009E7461" w:rsidRPr="000C3638"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t>estiver preenchido com ‘</w:t>
            </w:r>
            <w:r w:rsidR="00DC6453" w:rsidRPr="000C3638">
              <w:rPr>
                <w:rFonts w:cs="Arial"/>
                <w:sz w:val="18"/>
                <w:szCs w:val="18"/>
              </w:rPr>
              <w:t>PT1D2</w:t>
            </w:r>
            <w:r w:rsidRPr="000C3638">
              <w:rPr>
                <w:rFonts w:cs="Arial"/>
                <w:sz w:val="18"/>
                <w:szCs w:val="18"/>
              </w:rPr>
              <w:t>’;</w:t>
            </w:r>
          </w:p>
          <w:p w14:paraId="0F9B9B2D" w14:textId="77777777" w:rsidR="00C92974" w:rsidRPr="000C3638" w:rsidRDefault="00C92974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‘PT16B’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‘PT1D1’;</w:t>
            </w:r>
          </w:p>
          <w:p w14:paraId="5F9CBAD4" w14:textId="77777777" w:rsidR="00B27AD7" w:rsidRPr="000C3638" w:rsidRDefault="00B27AD7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="004F128A" w:rsidRPr="000C3638">
              <w:rPr>
                <w:rFonts w:cs="Arial"/>
                <w:sz w:val="18"/>
                <w:szCs w:val="18"/>
              </w:rPr>
              <w:t>PT16D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estiver preenchido com ‘</w:t>
            </w:r>
            <w:r w:rsidR="00E7087A" w:rsidRPr="000C3638">
              <w:rPr>
                <w:rFonts w:cs="Arial"/>
                <w:sz w:val="18"/>
                <w:szCs w:val="18"/>
              </w:rPr>
              <w:t>PT191</w:t>
            </w:r>
            <w:r w:rsidRPr="000C3638">
              <w:rPr>
                <w:rFonts w:cs="Arial"/>
                <w:sz w:val="18"/>
                <w:szCs w:val="18"/>
              </w:rPr>
              <w:t>’;</w:t>
            </w:r>
          </w:p>
          <w:p w14:paraId="1AB83AAC" w14:textId="77777777" w:rsidR="00DB04F1" w:rsidRPr="000C3638" w:rsidRDefault="00DB04F1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="00861747" w:rsidRPr="000C3638">
              <w:rPr>
                <w:rFonts w:cs="Arial"/>
                <w:sz w:val="18"/>
                <w:szCs w:val="18"/>
              </w:rPr>
              <w:t>PT16E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estiver preenchido com ‘</w:t>
            </w:r>
            <w:r w:rsidR="00F01B68" w:rsidRPr="000C3638">
              <w:rPr>
                <w:rFonts w:cs="Arial"/>
                <w:sz w:val="18"/>
                <w:szCs w:val="18"/>
              </w:rPr>
              <w:t>PT192</w:t>
            </w:r>
            <w:r w:rsidRPr="000C3638">
              <w:rPr>
                <w:rFonts w:cs="Arial"/>
                <w:sz w:val="18"/>
                <w:szCs w:val="18"/>
              </w:rPr>
              <w:t>’;</w:t>
            </w:r>
          </w:p>
          <w:p w14:paraId="28AFA24A" w14:textId="77777777" w:rsidR="00126CCC" w:rsidRPr="000C3638" w:rsidRDefault="00126CCC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="00073E21" w:rsidRPr="000C3638">
              <w:rPr>
                <w:rFonts w:cs="Arial"/>
                <w:sz w:val="18"/>
                <w:szCs w:val="18"/>
              </w:rPr>
              <w:t>PT16F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estiver preenchido com ‘</w:t>
            </w:r>
            <w:r w:rsidR="00260BEC" w:rsidRPr="000C3638">
              <w:rPr>
                <w:rFonts w:cs="Arial"/>
                <w:sz w:val="18"/>
                <w:szCs w:val="18"/>
              </w:rPr>
              <w:t>PT193</w:t>
            </w:r>
            <w:r w:rsidRPr="000C3638">
              <w:rPr>
                <w:rFonts w:cs="Arial"/>
                <w:sz w:val="18"/>
                <w:szCs w:val="18"/>
              </w:rPr>
              <w:t>’;</w:t>
            </w:r>
          </w:p>
          <w:p w14:paraId="74F1C77F" w14:textId="77777777" w:rsidR="00260BEC" w:rsidRPr="000C3638" w:rsidRDefault="00260BEC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</w:t>
            </w:r>
            <w:r w:rsidR="007A7218" w:rsidRPr="000C3638"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t>‘</w:t>
            </w:r>
            <w:r w:rsidR="00576112" w:rsidRPr="000C3638">
              <w:rPr>
                <w:rFonts w:cs="Arial"/>
                <w:sz w:val="18"/>
                <w:szCs w:val="18"/>
              </w:rPr>
              <w:t>PT16G</w:t>
            </w:r>
            <w:r w:rsidRPr="000C3638">
              <w:rPr>
                <w:rFonts w:cs="Arial"/>
                <w:sz w:val="18"/>
                <w:szCs w:val="18"/>
              </w:rPr>
              <w:t>’se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estiver preenchido com ‘</w:t>
            </w:r>
            <w:r w:rsidR="00C65932" w:rsidRPr="000C3638">
              <w:rPr>
                <w:rFonts w:cs="Arial"/>
                <w:sz w:val="18"/>
                <w:szCs w:val="18"/>
              </w:rPr>
              <w:t>PT194</w:t>
            </w:r>
            <w:r w:rsidRPr="000C3638">
              <w:rPr>
                <w:rFonts w:cs="Arial"/>
                <w:sz w:val="18"/>
                <w:szCs w:val="18"/>
              </w:rPr>
              <w:t>’;</w:t>
            </w:r>
          </w:p>
          <w:p w14:paraId="7A7F5270" w14:textId="77777777" w:rsidR="007A7218" w:rsidRPr="000C3638" w:rsidRDefault="007A7218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="00996048" w:rsidRPr="000C3638">
              <w:rPr>
                <w:rFonts w:cs="Arial"/>
                <w:sz w:val="18"/>
                <w:szCs w:val="18"/>
              </w:rPr>
              <w:t>PT181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estiver preenchido com ‘</w:t>
            </w:r>
            <w:r w:rsidR="00B04F05" w:rsidRPr="000C3638">
              <w:rPr>
                <w:rFonts w:cs="Arial"/>
                <w:sz w:val="18"/>
                <w:szCs w:val="18"/>
              </w:rPr>
              <w:t>PT1C1</w:t>
            </w:r>
            <w:r w:rsidRPr="000C3638">
              <w:rPr>
                <w:rFonts w:cs="Arial"/>
                <w:sz w:val="18"/>
                <w:szCs w:val="18"/>
              </w:rPr>
              <w:t>’;</w:t>
            </w:r>
          </w:p>
          <w:p w14:paraId="018A83E9" w14:textId="77777777" w:rsidR="00017777" w:rsidRPr="000C3638" w:rsidRDefault="00017777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="005C40C1" w:rsidRPr="000C3638">
              <w:rPr>
                <w:rFonts w:cs="Arial"/>
                <w:sz w:val="18"/>
                <w:szCs w:val="18"/>
              </w:rPr>
              <w:t>PT184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estiver preenchido com ‘</w:t>
            </w:r>
            <w:r w:rsidR="00E069A6" w:rsidRPr="000C3638">
              <w:rPr>
                <w:rFonts w:cs="Arial"/>
                <w:sz w:val="18"/>
                <w:szCs w:val="18"/>
              </w:rPr>
              <w:t>PT1C2</w:t>
            </w:r>
            <w:r w:rsidRPr="000C3638">
              <w:rPr>
                <w:rFonts w:cs="Arial"/>
                <w:sz w:val="18"/>
                <w:szCs w:val="18"/>
              </w:rPr>
              <w:t>’;</w:t>
            </w:r>
          </w:p>
          <w:p w14:paraId="39F32071" w14:textId="77777777" w:rsidR="00E069A6" w:rsidRPr="000C3638" w:rsidRDefault="00E069A6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="00CC24F4" w:rsidRPr="000C3638">
              <w:rPr>
                <w:rFonts w:cs="Arial"/>
                <w:sz w:val="18"/>
                <w:szCs w:val="18"/>
              </w:rPr>
              <w:t>PT185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estiver preenchido com ‘</w:t>
            </w:r>
            <w:r w:rsidR="00FA48FC" w:rsidRPr="000C3638">
              <w:rPr>
                <w:rFonts w:cs="Arial"/>
                <w:sz w:val="18"/>
                <w:szCs w:val="18"/>
              </w:rPr>
              <w:t>PT1D3</w:t>
            </w:r>
            <w:r w:rsidRPr="000C3638">
              <w:rPr>
                <w:rFonts w:cs="Arial"/>
                <w:sz w:val="18"/>
                <w:szCs w:val="18"/>
              </w:rPr>
              <w:t>’;</w:t>
            </w:r>
          </w:p>
          <w:p w14:paraId="3F305BA1" w14:textId="77777777" w:rsidR="00C15B21" w:rsidRPr="000C3638" w:rsidRDefault="00C15B21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Preenchido com ‘</w:t>
            </w:r>
            <w:r w:rsidR="0001739E" w:rsidRPr="000C3638">
              <w:rPr>
                <w:rFonts w:cs="Arial"/>
                <w:sz w:val="18"/>
                <w:szCs w:val="18"/>
              </w:rPr>
              <w:t>PT186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estiver preenchido com ‘</w:t>
            </w:r>
            <w:r w:rsidR="0040497D" w:rsidRPr="000C3638">
              <w:rPr>
                <w:rFonts w:cs="Arial"/>
                <w:sz w:val="18"/>
                <w:szCs w:val="18"/>
              </w:rPr>
              <w:t>PT1C3</w:t>
            </w:r>
            <w:r w:rsidRPr="000C3638">
              <w:rPr>
                <w:rFonts w:cs="Arial"/>
                <w:sz w:val="18"/>
                <w:szCs w:val="18"/>
              </w:rPr>
              <w:t>’;</w:t>
            </w:r>
          </w:p>
          <w:p w14:paraId="3D3806DB" w14:textId="77777777" w:rsidR="00EF2FD4" w:rsidRPr="000C3638" w:rsidRDefault="00EF2FD4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="005C25E3" w:rsidRPr="000C3638">
              <w:rPr>
                <w:rFonts w:cs="Arial"/>
                <w:sz w:val="18"/>
                <w:szCs w:val="18"/>
              </w:rPr>
              <w:t>PT187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estiver preenchido com ‘</w:t>
            </w:r>
            <w:r w:rsidR="00570097" w:rsidRPr="000C3638">
              <w:rPr>
                <w:rFonts w:cs="Arial"/>
                <w:sz w:val="18"/>
                <w:szCs w:val="18"/>
              </w:rPr>
              <w:t>PT1C4</w:t>
            </w:r>
            <w:r w:rsidRPr="000C3638">
              <w:rPr>
                <w:rFonts w:cs="Arial"/>
                <w:sz w:val="18"/>
                <w:szCs w:val="18"/>
              </w:rPr>
              <w:t>’;</w:t>
            </w:r>
          </w:p>
          <w:p w14:paraId="296BD175" w14:textId="77777777" w:rsidR="009C5624" w:rsidRPr="000C3638" w:rsidRDefault="009C5624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="009474B5" w:rsidRPr="000C3638">
              <w:rPr>
                <w:rFonts w:cs="Arial"/>
                <w:sz w:val="18"/>
                <w:szCs w:val="18"/>
              </w:rPr>
              <w:t>PT116J</w:t>
            </w:r>
            <w:r w:rsidRPr="000C3638">
              <w:rPr>
                <w:rFonts w:cs="Arial"/>
                <w:sz w:val="18"/>
                <w:szCs w:val="18"/>
              </w:rPr>
              <w:t>’</w:t>
            </w:r>
            <w:r w:rsidR="003D62BC" w:rsidRPr="000C3638"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t>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estiver preenchido com ‘</w:t>
            </w:r>
            <w:r w:rsidR="00FA1AD0" w:rsidRPr="000C3638">
              <w:rPr>
                <w:rFonts w:cs="Arial"/>
                <w:sz w:val="18"/>
                <w:szCs w:val="18"/>
              </w:rPr>
              <w:t>PT196</w:t>
            </w:r>
            <w:r w:rsidRPr="000C3638">
              <w:rPr>
                <w:rFonts w:cs="Arial"/>
                <w:sz w:val="18"/>
                <w:szCs w:val="18"/>
              </w:rPr>
              <w:t>’;</w:t>
            </w:r>
          </w:p>
          <w:p w14:paraId="284F3D70" w14:textId="77777777" w:rsidR="00541792" w:rsidRPr="000C3638" w:rsidRDefault="00541792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="004925ED" w:rsidRPr="000C3638">
              <w:rPr>
                <w:rFonts w:cs="Arial"/>
                <w:sz w:val="18"/>
                <w:szCs w:val="18"/>
              </w:rPr>
              <w:t>PT170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estiver preenchido com ‘</w:t>
            </w:r>
            <w:r w:rsidR="00B15152" w:rsidRPr="000C3638">
              <w:rPr>
                <w:rFonts w:cs="Arial"/>
                <w:sz w:val="18"/>
                <w:szCs w:val="18"/>
              </w:rPr>
              <w:t>PT1B0</w:t>
            </w:r>
            <w:r w:rsidRPr="000C3638">
              <w:rPr>
                <w:rFonts w:cs="Arial"/>
                <w:sz w:val="18"/>
                <w:szCs w:val="18"/>
              </w:rPr>
              <w:t>’</w:t>
            </w:r>
            <w:r w:rsidR="004925ED" w:rsidRPr="000C3638">
              <w:rPr>
                <w:rFonts w:cs="Arial"/>
                <w:sz w:val="18"/>
                <w:szCs w:val="18"/>
              </w:rPr>
              <w:t xml:space="preserve"> ou ‘</w:t>
            </w:r>
            <w:r w:rsidR="00F73C03" w:rsidRPr="000C3638">
              <w:rPr>
                <w:rFonts w:cs="Arial"/>
                <w:sz w:val="18"/>
                <w:szCs w:val="18"/>
              </w:rPr>
              <w:t>PT170</w:t>
            </w:r>
            <w:r w:rsidR="004925ED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>;</w:t>
            </w:r>
          </w:p>
          <w:p w14:paraId="02F4B38E" w14:textId="77777777" w:rsidR="00327E80" w:rsidRPr="000C3638" w:rsidRDefault="00F944E4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Nos restant</w:t>
            </w:r>
            <w:r w:rsidR="00E173FA" w:rsidRPr="000C3638">
              <w:rPr>
                <w:rFonts w:cs="Arial"/>
                <w:sz w:val="18"/>
                <w:szCs w:val="18"/>
              </w:rPr>
              <w:t>e</w:t>
            </w:r>
            <w:r w:rsidRPr="000C3638">
              <w:rPr>
                <w:rFonts w:cs="Arial"/>
                <w:sz w:val="18"/>
                <w:szCs w:val="18"/>
              </w:rPr>
              <w:t>s casos, é mantido o valor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’.</w:t>
            </w:r>
          </w:p>
          <w:p w14:paraId="0098F51A" w14:textId="77777777" w:rsidR="005D6F1D" w:rsidRPr="000C3638" w:rsidRDefault="005D6F1D" w:rsidP="00667DD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06FFA7DD" w14:textId="77777777" w:rsidR="00667DDB" w:rsidRPr="000C3638" w:rsidRDefault="00667DDB" w:rsidP="00667DD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 xml:space="preserve">’ é originalmente 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bu_esg_work.p3_reparticao_garantias</w:t>
            </w:r>
            <w:r w:rsidRPr="000C3638">
              <w:rPr>
                <w:rFonts w:cs="Arial"/>
                <w:sz w:val="18"/>
                <w:szCs w:val="18"/>
              </w:rPr>
              <w:t xml:space="preserve">. </w:t>
            </w:r>
          </w:p>
        </w:tc>
      </w:tr>
      <w:tr w:rsidR="00B66D9C" w:rsidRPr="000C3638" w14:paraId="1804495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ED6D1A5" w14:textId="77777777" w:rsidR="00B66D9C" w:rsidRPr="000C3638" w:rsidRDefault="004C6E0F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22_counterparty_nuts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2356A96" w14:textId="77777777" w:rsidR="00B66D9C" w:rsidRPr="000C3638" w:rsidRDefault="00154003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NUTS III do cliente</w:t>
            </w:r>
            <w:r w:rsidR="003E782C" w:rsidRPr="000C3638">
              <w:rPr>
                <w:rFonts w:cs="Arial"/>
                <w:sz w:val="18"/>
                <w:szCs w:val="18"/>
              </w:rPr>
              <w:t>.</w:t>
            </w:r>
          </w:p>
          <w:p w14:paraId="4646B8A9" w14:textId="77777777" w:rsidR="003E782C" w:rsidRPr="000C3638" w:rsidRDefault="003E782C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2226FFC4" w14:textId="77777777" w:rsidR="003E782C" w:rsidRPr="000C3638" w:rsidRDefault="003E782C" w:rsidP="00BA536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da seguinte forma, realizando um remapeamento:</w:t>
            </w:r>
          </w:p>
          <w:p w14:paraId="4D2EC9E9" w14:textId="77777777" w:rsidR="003E782C" w:rsidRPr="000C3638" w:rsidRDefault="003E782C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‘PT16H’ se o campo ‘</w:t>
            </w:r>
            <w:r w:rsidR="004F2ACF" w:rsidRPr="000C3638">
              <w:rPr>
                <w:rFonts w:cs="Arial"/>
                <w:i/>
                <w:iCs/>
                <w:sz w:val="18"/>
                <w:szCs w:val="18"/>
              </w:rPr>
              <w:t>22_counterparty_nuts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‘PT195’;</w:t>
            </w:r>
          </w:p>
          <w:p w14:paraId="1704C2F8" w14:textId="77777777" w:rsidR="003E782C" w:rsidRPr="000C3638" w:rsidRDefault="003E782C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‘PT16I’ se o campo ‘</w:t>
            </w:r>
            <w:r w:rsidR="004F2ACF" w:rsidRPr="000C3638">
              <w:rPr>
                <w:rFonts w:cs="Arial"/>
                <w:i/>
                <w:iCs/>
                <w:sz w:val="18"/>
                <w:szCs w:val="18"/>
              </w:rPr>
              <w:t>22_counterparty_nuts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‘PT1D2’;</w:t>
            </w:r>
          </w:p>
          <w:p w14:paraId="2CB856F9" w14:textId="77777777" w:rsidR="003E782C" w:rsidRPr="000C3638" w:rsidRDefault="003E782C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‘PT16B’ se o campo ‘</w:t>
            </w:r>
            <w:r w:rsidR="004F2ACF" w:rsidRPr="000C3638">
              <w:rPr>
                <w:rFonts w:cs="Arial"/>
                <w:i/>
                <w:iCs/>
                <w:sz w:val="18"/>
                <w:szCs w:val="18"/>
              </w:rPr>
              <w:t>22_counterparty_nuts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‘PT1D1’;</w:t>
            </w:r>
          </w:p>
          <w:p w14:paraId="36ED4EBF" w14:textId="77777777" w:rsidR="003E782C" w:rsidRPr="000C3638" w:rsidRDefault="003E782C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‘PT16D’ se o campo ‘</w:t>
            </w:r>
            <w:r w:rsidR="004F2ACF" w:rsidRPr="000C3638">
              <w:rPr>
                <w:rFonts w:cs="Arial"/>
                <w:i/>
                <w:iCs/>
                <w:sz w:val="18"/>
                <w:szCs w:val="18"/>
              </w:rPr>
              <w:t>22_counterparty_nuts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‘PT191’;</w:t>
            </w:r>
          </w:p>
          <w:p w14:paraId="48F2C962" w14:textId="77777777" w:rsidR="003E782C" w:rsidRPr="000C3638" w:rsidRDefault="003E782C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‘PT16E’ se o campo ‘</w:t>
            </w:r>
            <w:r w:rsidR="00A97169" w:rsidRPr="000C3638">
              <w:rPr>
                <w:rFonts w:cs="Arial"/>
                <w:i/>
                <w:iCs/>
                <w:sz w:val="18"/>
                <w:szCs w:val="18"/>
              </w:rPr>
              <w:t>22_counterparty_nuts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‘PT192’;</w:t>
            </w:r>
          </w:p>
          <w:p w14:paraId="25247FD5" w14:textId="77777777" w:rsidR="003E782C" w:rsidRPr="000C3638" w:rsidRDefault="003E782C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‘PT16F’ se o campo ‘</w:t>
            </w:r>
            <w:r w:rsidR="00A97169" w:rsidRPr="000C3638">
              <w:rPr>
                <w:rFonts w:cs="Arial"/>
                <w:i/>
                <w:iCs/>
                <w:sz w:val="18"/>
                <w:szCs w:val="18"/>
              </w:rPr>
              <w:t>22_counterparty_nuts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‘PT193’;</w:t>
            </w:r>
          </w:p>
          <w:p w14:paraId="0448CFF2" w14:textId="77777777" w:rsidR="003E782C" w:rsidRPr="000C3638" w:rsidRDefault="003E782C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‘PT16G’se o campo ‘</w:t>
            </w:r>
            <w:r w:rsidR="00A97169" w:rsidRPr="000C3638">
              <w:rPr>
                <w:rFonts w:cs="Arial"/>
                <w:i/>
                <w:iCs/>
                <w:sz w:val="18"/>
                <w:szCs w:val="18"/>
              </w:rPr>
              <w:t>22_counterparty_nuts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‘PT194’;</w:t>
            </w:r>
          </w:p>
          <w:p w14:paraId="785E27EA" w14:textId="77777777" w:rsidR="003E782C" w:rsidRPr="000C3638" w:rsidRDefault="003E782C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‘PT181’ se o campo ‘</w:t>
            </w:r>
            <w:r w:rsidR="00A97169" w:rsidRPr="000C3638">
              <w:rPr>
                <w:rFonts w:cs="Arial"/>
                <w:i/>
                <w:iCs/>
                <w:sz w:val="18"/>
                <w:szCs w:val="18"/>
              </w:rPr>
              <w:t>22_counterparty_nuts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‘PT1C1’;</w:t>
            </w:r>
          </w:p>
          <w:p w14:paraId="4F2E3444" w14:textId="77777777" w:rsidR="003E782C" w:rsidRPr="000C3638" w:rsidRDefault="003E782C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‘PT184’ se o campo ‘</w:t>
            </w:r>
            <w:r w:rsidR="00A97169" w:rsidRPr="000C3638">
              <w:rPr>
                <w:rFonts w:cs="Arial"/>
                <w:i/>
                <w:iCs/>
                <w:sz w:val="18"/>
                <w:szCs w:val="18"/>
              </w:rPr>
              <w:t>22_counterparty_nuts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‘PT1C2’;</w:t>
            </w:r>
          </w:p>
          <w:p w14:paraId="3A980313" w14:textId="77777777" w:rsidR="003E782C" w:rsidRPr="000C3638" w:rsidRDefault="003E782C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‘PT185’ se o campo ‘</w:t>
            </w:r>
            <w:r w:rsidR="00A97169" w:rsidRPr="000C3638">
              <w:rPr>
                <w:rFonts w:cs="Arial"/>
                <w:i/>
                <w:iCs/>
                <w:sz w:val="18"/>
                <w:szCs w:val="18"/>
              </w:rPr>
              <w:t>22_counterparty_nuts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‘PT1D3’;</w:t>
            </w:r>
          </w:p>
          <w:p w14:paraId="74BAB8BB" w14:textId="77777777" w:rsidR="003E782C" w:rsidRPr="000C3638" w:rsidRDefault="003E782C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‘PT186’ se o campo ‘</w:t>
            </w:r>
            <w:r w:rsidR="00A97169" w:rsidRPr="000C3638">
              <w:rPr>
                <w:rFonts w:cs="Arial"/>
                <w:i/>
                <w:iCs/>
                <w:sz w:val="18"/>
                <w:szCs w:val="18"/>
              </w:rPr>
              <w:t>22_counterparty_nuts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‘PT1C3’;</w:t>
            </w:r>
          </w:p>
          <w:p w14:paraId="3A4DCD0E" w14:textId="77777777" w:rsidR="003E782C" w:rsidRPr="000C3638" w:rsidRDefault="003E782C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‘PT187’ se o campo ‘</w:t>
            </w:r>
            <w:r w:rsidR="00A97169" w:rsidRPr="000C3638">
              <w:rPr>
                <w:rFonts w:cs="Arial"/>
                <w:i/>
                <w:iCs/>
                <w:sz w:val="18"/>
                <w:szCs w:val="18"/>
              </w:rPr>
              <w:t>22_counterparty_nuts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‘PT1C4’;</w:t>
            </w:r>
          </w:p>
          <w:p w14:paraId="55C053F2" w14:textId="77777777" w:rsidR="003E782C" w:rsidRPr="000C3638" w:rsidRDefault="003E782C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‘PT116J’ se o campo ‘</w:t>
            </w:r>
            <w:r w:rsidR="00A97169" w:rsidRPr="000C3638">
              <w:rPr>
                <w:rFonts w:cs="Arial"/>
                <w:i/>
                <w:iCs/>
                <w:sz w:val="18"/>
                <w:szCs w:val="18"/>
              </w:rPr>
              <w:t>22_counterparty_nuts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‘PT196’;</w:t>
            </w:r>
          </w:p>
          <w:p w14:paraId="4E615E27" w14:textId="77777777" w:rsidR="003E782C" w:rsidRPr="000C3638" w:rsidRDefault="003E782C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‘PT170’ se o campo ‘</w:t>
            </w:r>
            <w:r w:rsidR="00A97169" w:rsidRPr="000C3638">
              <w:rPr>
                <w:rFonts w:cs="Arial"/>
                <w:i/>
                <w:iCs/>
                <w:sz w:val="18"/>
                <w:szCs w:val="18"/>
              </w:rPr>
              <w:t>22_counterparty_nuts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‘PT1B0’ ou ‘PT170’;</w:t>
            </w:r>
          </w:p>
          <w:p w14:paraId="0865E5F3" w14:textId="77777777" w:rsidR="003E782C" w:rsidRPr="000C3638" w:rsidRDefault="003E782C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Nos restant</w:t>
            </w:r>
            <w:r w:rsidR="00E173FA" w:rsidRPr="000C3638">
              <w:rPr>
                <w:rFonts w:cs="Arial"/>
                <w:sz w:val="18"/>
                <w:szCs w:val="18"/>
              </w:rPr>
              <w:t>e</w:t>
            </w:r>
            <w:r w:rsidRPr="000C3638">
              <w:rPr>
                <w:rFonts w:cs="Arial"/>
                <w:sz w:val="18"/>
                <w:szCs w:val="18"/>
              </w:rPr>
              <w:t>s casos, é mantido o valor do campo ‘</w:t>
            </w:r>
            <w:r w:rsidR="00820955" w:rsidRPr="000C3638">
              <w:rPr>
                <w:rFonts w:cs="Arial"/>
                <w:i/>
                <w:iCs/>
                <w:sz w:val="18"/>
                <w:szCs w:val="18"/>
              </w:rPr>
              <w:t>22_counterparty_nuts</w:t>
            </w:r>
            <w:r w:rsidRPr="000C3638">
              <w:rPr>
                <w:rFonts w:cs="Arial"/>
                <w:sz w:val="18"/>
                <w:szCs w:val="18"/>
              </w:rPr>
              <w:t>’.</w:t>
            </w:r>
          </w:p>
          <w:p w14:paraId="48333E58" w14:textId="77777777" w:rsidR="003E782C" w:rsidRPr="000C3638" w:rsidRDefault="003E782C" w:rsidP="00BA536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70EB901B" w14:textId="77777777" w:rsidR="00154003" w:rsidRPr="000C3638" w:rsidRDefault="003E782C" w:rsidP="00BA536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22_counterparty_nuts</w:t>
            </w:r>
            <w:r w:rsidR="00F12A38" w:rsidRPr="000C3638">
              <w:rPr>
                <w:rFonts w:cs="Arial"/>
                <w:sz w:val="18"/>
                <w:szCs w:val="18"/>
              </w:rPr>
              <w:t xml:space="preserve">’ </w:t>
            </w:r>
            <w:r w:rsidRPr="000C3638">
              <w:rPr>
                <w:rFonts w:cs="Arial"/>
                <w:sz w:val="18"/>
                <w:szCs w:val="18"/>
              </w:rPr>
              <w:t xml:space="preserve">é originalmente 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bu_esg_work.p3_reparticao_garantias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B66D9C" w:rsidRPr="000C3638" w14:paraId="1858C69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7EF11C" w14:textId="77777777" w:rsidR="00B66D9C" w:rsidRPr="000C3638" w:rsidRDefault="001B78CE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cpais_residencia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BF4C332" w14:textId="77777777" w:rsidR="00B66D9C" w:rsidRPr="000C3638" w:rsidRDefault="000E7323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do país de residência do cliente</w:t>
            </w:r>
            <w:r w:rsidR="0022370E" w:rsidRPr="000C3638">
              <w:rPr>
                <w:rFonts w:cs="Arial"/>
                <w:sz w:val="18"/>
                <w:szCs w:val="18"/>
              </w:rPr>
              <w:t>.</w:t>
            </w:r>
          </w:p>
          <w:p w14:paraId="57F1311A" w14:textId="77777777" w:rsidR="000E7323" w:rsidRPr="000C3638" w:rsidRDefault="000E7323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5AF5876A" w14:textId="77777777" w:rsidR="00D83FE7" w:rsidRPr="000C3638" w:rsidRDefault="005E59FF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bu_esg_work.p3_reparticao_garantias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B66D9C" w:rsidRPr="000C3638" w14:paraId="5D71415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0C7B44D" w14:textId="77777777" w:rsidR="00B66D9C" w:rsidRPr="000C3638" w:rsidRDefault="00882546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fiabilidad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5CA3D9" w14:textId="77777777" w:rsidR="00CA2971" w:rsidRPr="000C3638" w:rsidRDefault="001C3D28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Fiabilidade da class</w:t>
            </w:r>
            <w:r w:rsidR="0022370E" w:rsidRPr="000C3638">
              <w:rPr>
                <w:rFonts w:cs="Arial"/>
                <w:sz w:val="18"/>
                <w:szCs w:val="18"/>
              </w:rPr>
              <w:t>e</w:t>
            </w:r>
            <w:r w:rsidRPr="000C3638">
              <w:rPr>
                <w:rFonts w:cs="Arial"/>
                <w:sz w:val="18"/>
                <w:szCs w:val="18"/>
              </w:rPr>
              <w:t xml:space="preserve"> energética atribuída pela Gloval</w:t>
            </w:r>
            <w:r w:rsidR="00AD7DDB" w:rsidRPr="000C3638">
              <w:rPr>
                <w:rFonts w:cs="Arial"/>
                <w:sz w:val="18"/>
                <w:szCs w:val="18"/>
              </w:rPr>
              <w:t>.</w:t>
            </w:r>
          </w:p>
          <w:p w14:paraId="05068651" w14:textId="77777777" w:rsidR="001C3D28" w:rsidRPr="000C3638" w:rsidRDefault="001C3D28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665B73AA" w14:textId="77777777" w:rsidR="00D83FE7" w:rsidRPr="000C3638" w:rsidRDefault="00CA2971" w:rsidP="002E41B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bu_esg_work.gloval_clase_energetica_dref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</w:tbl>
    <w:p w14:paraId="5CE44E64" w14:textId="77777777" w:rsidR="00D73D86" w:rsidRPr="000C3638" w:rsidRDefault="002B59C4" w:rsidP="002B59C4">
      <w:pPr>
        <w:jc w:val="both"/>
        <w:rPr>
          <w:rFonts w:cstheme="minorHAnsi"/>
        </w:rPr>
      </w:pPr>
      <w:r w:rsidRPr="000C3638">
        <w:rPr>
          <w:rFonts w:cstheme="minorHAnsi"/>
        </w:rPr>
        <w:t xml:space="preserve"> </w:t>
      </w:r>
    </w:p>
    <w:p w14:paraId="40A315A1" w14:textId="462F28AD" w:rsidR="000C3638" w:rsidRDefault="000C3638" w:rsidP="00787EE3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0C3638">
        <w:rPr>
          <w:rFonts w:ascii="Santander Text" w:hAnsi="Santander Text" w:cstheme="minorHAnsi"/>
        </w:rPr>
        <w:t xml:space="preserve">Tabelas auxiliares de agregação de informação do Satélite 84: </w:t>
      </w:r>
      <w:r w:rsidRPr="000C3638">
        <w:rPr>
          <w:rFonts w:ascii="Santander Text" w:hAnsi="Santander Text" w:cstheme="minorHAnsi"/>
          <w:i/>
        </w:rPr>
        <w:t>bu_esg_work.pilar3_sat84_dref_tabaux</w:t>
      </w:r>
      <w:r>
        <w:rPr>
          <w:rFonts w:ascii="Santander Text" w:hAnsi="Santander Text" w:cstheme="minorHAnsi"/>
          <w:i/>
        </w:rPr>
        <w:t>1_SFICS</w:t>
      </w:r>
    </w:p>
    <w:p w14:paraId="0A212847" w14:textId="77777777" w:rsidR="000C3638" w:rsidRPr="000C3638" w:rsidRDefault="000C3638" w:rsidP="000C3638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Visão Geral</w:t>
      </w:r>
    </w:p>
    <w:p w14:paraId="1A384A6B" w14:textId="0CD75C18" w:rsidR="000C3638" w:rsidRDefault="000C3638" w:rsidP="000C3638">
      <w:r>
        <w:t>Tabela de mapeamento de SFICS de forma a garantira correta codificação para reporte corporativo.</w:t>
      </w:r>
    </w:p>
    <w:p w14:paraId="15702F23" w14:textId="77777777" w:rsidR="000C3638" w:rsidRPr="000C3638" w:rsidRDefault="000C3638" w:rsidP="000C3638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Granularidade e chave</w:t>
      </w:r>
    </w:p>
    <w:p w14:paraId="1B7B7D00" w14:textId="5FCD79AC" w:rsidR="000C3638" w:rsidRPr="000C3638" w:rsidRDefault="000C3638" w:rsidP="000C3638">
      <w:pPr>
        <w:jc w:val="both"/>
        <w:rPr>
          <w:rFonts w:cstheme="minorHAnsi"/>
        </w:rPr>
      </w:pPr>
      <w:r w:rsidRPr="000C3638">
        <w:rPr>
          <w:rFonts w:cstheme="minorHAnsi"/>
        </w:rPr>
        <w:t xml:space="preserve">A tabela </w:t>
      </w:r>
      <w:r w:rsidRPr="000C3638">
        <w:rPr>
          <w:rFonts w:cstheme="minorHAnsi"/>
          <w:b/>
          <w:bCs/>
          <w:i/>
        </w:rPr>
        <w:t>bu_esg_work.</w:t>
      </w:r>
      <w:r w:rsidRPr="000C3638">
        <w:rPr>
          <w:rFonts w:cstheme="minorHAnsi"/>
          <w:b/>
          <w:i/>
        </w:rPr>
        <w:t>pilar3_sat84_dref_tabaux1_SFICS</w:t>
      </w:r>
      <w:r>
        <w:rPr>
          <w:rFonts w:cstheme="minorHAnsi"/>
          <w:b/>
          <w:i/>
        </w:rPr>
        <w:t xml:space="preserve"> </w:t>
      </w:r>
      <w:r w:rsidRPr="000C3638">
        <w:rPr>
          <w:rFonts w:cstheme="minorHAnsi"/>
        </w:rPr>
        <w:t xml:space="preserve">apresenta granularidade ao nível do </w:t>
      </w:r>
      <w:r w:rsidRPr="000C3638">
        <w:rPr>
          <w:rFonts w:cstheme="minorHAnsi"/>
          <w:i/>
          <w:iCs/>
        </w:rPr>
        <w:t>IDCOMB</w:t>
      </w:r>
      <w:r w:rsidRPr="000C3638">
        <w:rPr>
          <w:rFonts w:cstheme="minorHAnsi"/>
        </w:rPr>
        <w:t>,  responsabilidade</w:t>
      </w:r>
      <w:r>
        <w:rPr>
          <w:rFonts w:cstheme="minorHAnsi"/>
        </w:rPr>
        <w:t>,</w:t>
      </w:r>
      <w:r w:rsidRPr="000C3638">
        <w:rPr>
          <w:rFonts w:cstheme="minorHAnsi"/>
        </w:rPr>
        <w:t xml:space="preserve"> bem</w:t>
      </w:r>
      <w:r w:rsidRPr="000C3638">
        <w:rPr>
          <w:rFonts w:cstheme="minorHAnsi"/>
          <w:iCs/>
        </w:rPr>
        <w:t xml:space="preserve"> imóvel</w:t>
      </w:r>
      <w:r>
        <w:rPr>
          <w:rFonts w:cstheme="minorHAnsi"/>
          <w:iCs/>
        </w:rPr>
        <w:t xml:space="preserve"> e codificação SFICS</w:t>
      </w:r>
      <w:r w:rsidRPr="000C3638">
        <w:rPr>
          <w:rFonts w:cstheme="minorHAnsi"/>
        </w:rPr>
        <w:t>.</w:t>
      </w:r>
    </w:p>
    <w:p w14:paraId="4573D0E0" w14:textId="0964E2AD" w:rsidR="000C3638" w:rsidRDefault="000C3638" w:rsidP="000C3638">
      <w:pPr>
        <w:jc w:val="both"/>
        <w:rPr>
          <w:rFonts w:cstheme="minorHAnsi"/>
        </w:rPr>
      </w:pPr>
      <w:r w:rsidRPr="000C3638">
        <w:rPr>
          <w:rFonts w:cstheme="minorHAnsi"/>
        </w:rPr>
        <w:t xml:space="preserve">A chave primária da tabela é composta pelos campos identificadores de cada </w:t>
      </w:r>
      <w:r w:rsidRPr="000C3638">
        <w:rPr>
          <w:rFonts w:cstheme="minorHAnsi"/>
          <w:i/>
          <w:iCs/>
        </w:rPr>
        <w:t>IDCOMB</w:t>
      </w:r>
      <w:r w:rsidRPr="000C3638">
        <w:rPr>
          <w:rFonts w:cstheme="minorHAnsi"/>
        </w:rPr>
        <w:t xml:space="preserve"> (i.e., ‘</w:t>
      </w:r>
      <w:r w:rsidRPr="000C3638">
        <w:rPr>
          <w:rFonts w:cstheme="minorHAnsi"/>
          <w:i/>
          <w:iCs/>
        </w:rPr>
        <w:t>idcomb_satelite’</w:t>
      </w:r>
      <w:r w:rsidRPr="000C3638">
        <w:rPr>
          <w:rFonts w:cstheme="minorHAnsi"/>
        </w:rPr>
        <w:t>), responsabilidade</w:t>
      </w:r>
      <w:del w:id="6" w:author="Cruz, Jose Pedro" w:date="2024-11-07T18:00:00Z">
        <w:r w:rsidRPr="000C3638" w:rsidDel="00704AB8">
          <w:rPr>
            <w:rFonts w:cstheme="minorHAnsi"/>
          </w:rPr>
          <w:delText>,</w:delText>
        </w:r>
      </w:del>
      <w:r w:rsidRPr="000C3638">
        <w:rPr>
          <w:rFonts w:cstheme="minorHAnsi"/>
        </w:rPr>
        <w:t xml:space="preserve"> (campos correspondentes a </w:t>
      </w:r>
      <w:r w:rsidRPr="000C3638">
        <w:rPr>
          <w:rFonts w:cstheme="minorHAnsi"/>
          <w:i/>
          <w:iCs/>
        </w:rPr>
        <w:t>‘cempresa_ct’</w:t>
      </w:r>
      <w:r w:rsidRPr="000C3638">
        <w:rPr>
          <w:rFonts w:cstheme="minorHAnsi"/>
        </w:rPr>
        <w:t xml:space="preserve">, </w:t>
      </w:r>
      <w:r w:rsidRPr="000C3638">
        <w:rPr>
          <w:rFonts w:cstheme="minorHAnsi"/>
          <w:i/>
          <w:iCs/>
        </w:rPr>
        <w:t>’cbalcao_ct’</w:t>
      </w:r>
      <w:r w:rsidRPr="000C3638">
        <w:rPr>
          <w:rFonts w:cstheme="minorHAnsi"/>
        </w:rPr>
        <w:t xml:space="preserve">, </w:t>
      </w:r>
      <w:r w:rsidRPr="000C3638">
        <w:rPr>
          <w:rFonts w:cstheme="minorHAnsi"/>
          <w:i/>
          <w:iCs/>
        </w:rPr>
        <w:t>’cnumecta_ct’</w:t>
      </w:r>
      <w:r w:rsidRPr="000C3638">
        <w:rPr>
          <w:rFonts w:cstheme="minorHAnsi"/>
        </w:rPr>
        <w:t xml:space="preserve"> e </w:t>
      </w:r>
      <w:r w:rsidRPr="000C3638">
        <w:rPr>
          <w:rFonts w:cstheme="minorHAnsi"/>
          <w:i/>
          <w:iCs/>
        </w:rPr>
        <w:t>’zdeposit_ct’</w:t>
      </w:r>
      <w:r w:rsidR="00E4119F">
        <w:rPr>
          <w:rFonts w:cstheme="minorHAnsi"/>
        </w:rPr>
        <w:t xml:space="preserve">) e </w:t>
      </w:r>
      <w:r w:rsidRPr="000C3638">
        <w:rPr>
          <w:rFonts w:cstheme="minorHAnsi"/>
        </w:rPr>
        <w:t xml:space="preserve">bem imóvel (campos correspondentes a </w:t>
      </w:r>
      <w:r w:rsidRPr="000C3638">
        <w:rPr>
          <w:rFonts w:cstheme="minorHAnsi"/>
          <w:i/>
          <w:iCs/>
        </w:rPr>
        <w:t>’ckbalbem’</w:t>
      </w:r>
      <w:r w:rsidRPr="000C3638">
        <w:rPr>
          <w:rFonts w:cstheme="minorHAnsi"/>
        </w:rPr>
        <w:t xml:space="preserve">, </w:t>
      </w:r>
      <w:r w:rsidRPr="000C3638">
        <w:rPr>
          <w:rFonts w:cstheme="minorHAnsi"/>
          <w:i/>
          <w:iCs/>
        </w:rPr>
        <w:t>’ckctabem’</w:t>
      </w:r>
      <w:r w:rsidRPr="000C3638">
        <w:rPr>
          <w:rFonts w:cstheme="minorHAnsi"/>
        </w:rPr>
        <w:t xml:space="preserve">, </w:t>
      </w:r>
      <w:r w:rsidRPr="000C3638">
        <w:rPr>
          <w:rFonts w:cstheme="minorHAnsi"/>
          <w:i/>
          <w:iCs/>
        </w:rPr>
        <w:t>’ckrefbem’</w:t>
      </w:r>
      <w:r w:rsidRPr="000C3638">
        <w:rPr>
          <w:rFonts w:cstheme="minorHAnsi"/>
        </w:rPr>
        <w:t xml:space="preserve">). Neste sentido, não será possível observar duplicações na combinação dos campos chaves existindo, para cada data de reporte, apenas um registo para cada combinação </w:t>
      </w:r>
      <w:r w:rsidRPr="000C3638">
        <w:rPr>
          <w:rFonts w:cstheme="minorHAnsi"/>
          <w:i/>
          <w:iCs/>
        </w:rPr>
        <w:t>IDCOMB</w:t>
      </w:r>
      <w:r w:rsidRPr="000C3638">
        <w:rPr>
          <w:rFonts w:cstheme="minorHAnsi"/>
        </w:rPr>
        <w:t>, responsabilidade e bem imóvel.</w:t>
      </w:r>
    </w:p>
    <w:p w14:paraId="42A995D3" w14:textId="77777777" w:rsidR="00E4119F" w:rsidRPr="000C3638" w:rsidRDefault="00E4119F" w:rsidP="00E4119F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Periodicidade</w:t>
      </w:r>
    </w:p>
    <w:p w14:paraId="12CBB06D" w14:textId="70DA158C" w:rsidR="000C3638" w:rsidRDefault="00E4119F" w:rsidP="00E4119F">
      <w:pPr>
        <w:jc w:val="both"/>
        <w:rPr>
          <w:rFonts w:cstheme="minorHAnsi"/>
        </w:rPr>
      </w:pPr>
      <w:r w:rsidRPr="000C3638">
        <w:rPr>
          <w:rFonts w:cstheme="minorHAnsi"/>
        </w:rPr>
        <w:t xml:space="preserve">A tabela </w:t>
      </w:r>
      <w:r w:rsidRPr="000C3638">
        <w:rPr>
          <w:rFonts w:cstheme="minorHAnsi"/>
          <w:b/>
          <w:bCs/>
          <w:i/>
        </w:rPr>
        <w:t>bu_esg_work.</w:t>
      </w:r>
      <w:r w:rsidRPr="000C3638">
        <w:rPr>
          <w:rFonts w:cstheme="minorHAnsi"/>
          <w:b/>
          <w:i/>
        </w:rPr>
        <w:t>pilar3_sat84_dref_tabaux1_SFICS</w:t>
      </w:r>
      <w:r>
        <w:rPr>
          <w:rFonts w:cstheme="minorHAnsi"/>
          <w:b/>
          <w:i/>
        </w:rPr>
        <w:t xml:space="preserve"> </w:t>
      </w:r>
      <w:r>
        <w:rPr>
          <w:rFonts w:cstheme="minorHAnsi"/>
        </w:rPr>
        <w:t>é</w:t>
      </w:r>
      <w:r w:rsidRPr="000C3638">
        <w:rPr>
          <w:rFonts w:cstheme="minorHAnsi"/>
        </w:rPr>
        <w:t xml:space="preserve"> gerada em cada exercício no qual se procede ao reporte do Satélite 84 (periodicidade semestral).</w:t>
      </w:r>
    </w:p>
    <w:p w14:paraId="48E9490C" w14:textId="15A964C9" w:rsidR="003131DB" w:rsidRDefault="003131DB" w:rsidP="003131D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Aprovisionamento</w:t>
      </w:r>
    </w:p>
    <w:p w14:paraId="05F4D68A" w14:textId="0E2FD5BF" w:rsidR="003131DB" w:rsidRDefault="003131DB" w:rsidP="003131DB">
      <w:pPr>
        <w:jc w:val="both"/>
        <w:rPr>
          <w:rFonts w:cstheme="minorHAnsi"/>
          <w:iCs/>
        </w:rPr>
      </w:pPr>
      <w:r w:rsidRPr="000C3638">
        <w:rPr>
          <w:rFonts w:cstheme="minorHAnsi"/>
        </w:rPr>
        <w:t xml:space="preserve">A tabela </w:t>
      </w:r>
      <w:r w:rsidRPr="000C3638">
        <w:rPr>
          <w:rFonts w:cstheme="minorHAnsi"/>
          <w:b/>
          <w:bCs/>
          <w:i/>
        </w:rPr>
        <w:t>bu_esg_work.</w:t>
      </w:r>
      <w:r w:rsidRPr="000C3638">
        <w:rPr>
          <w:rFonts w:cstheme="minorHAnsi"/>
          <w:b/>
          <w:i/>
        </w:rPr>
        <w:t>pilar3_sat84_dref_tabaux1_SFICS</w:t>
      </w:r>
      <w:r>
        <w:rPr>
          <w:rFonts w:cstheme="minorHAnsi"/>
          <w:b/>
          <w:i/>
        </w:rPr>
        <w:t xml:space="preserve"> </w:t>
      </w:r>
      <w:r w:rsidRPr="003131DB">
        <w:rPr>
          <w:rFonts w:cstheme="minorHAnsi"/>
          <w:iCs/>
        </w:rPr>
        <w:t>resulta de vários cruzamentos (</w:t>
      </w:r>
      <w:r w:rsidRPr="003131DB">
        <w:rPr>
          <w:rFonts w:cstheme="minorHAnsi"/>
          <w:i/>
        </w:rPr>
        <w:t>left join</w:t>
      </w:r>
      <w:r w:rsidRPr="003131DB">
        <w:rPr>
          <w:rFonts w:cstheme="minorHAnsi"/>
          <w:iCs/>
        </w:rPr>
        <w:t>) com as seguintes tabelas:</w:t>
      </w:r>
    </w:p>
    <w:p w14:paraId="0D2EDA01" w14:textId="7C6F8C43" w:rsidR="003131DB" w:rsidRPr="000C3638" w:rsidRDefault="003131DB" w:rsidP="00490AFE">
      <w:pPr>
        <w:pStyle w:val="ListParagraph"/>
        <w:numPr>
          <w:ilvl w:val="0"/>
          <w:numId w:val="38"/>
        </w:numPr>
        <w:jc w:val="both"/>
      </w:pPr>
      <w:r w:rsidRPr="000C3638">
        <w:t xml:space="preserve">Cruzamento </w:t>
      </w:r>
      <w:r>
        <w:t>d</w:t>
      </w:r>
      <w:r w:rsidRPr="000C3638">
        <w:t xml:space="preserve">a tabela </w:t>
      </w:r>
      <w:r w:rsidRPr="003131DB">
        <w:rPr>
          <w:rFonts w:cstheme="minorHAnsi"/>
          <w:b/>
          <w:bCs/>
          <w:i/>
        </w:rPr>
        <w:t>bu_esg_work.pilar3_sat84_dref_tabaux1</w:t>
      </w:r>
      <w:r w:rsidRPr="000C3638">
        <w:t xml:space="preserve"> com a tabela </w:t>
      </w:r>
      <w:r w:rsidRPr="003131DB">
        <w:rPr>
          <w:b/>
          <w:bCs/>
          <w:i/>
          <w:iCs/>
        </w:rPr>
        <w:t>bu_esg_work.rf_pilar3_cdg_tabaux1_dref</w:t>
      </w:r>
      <w:r w:rsidRPr="003131DB">
        <w:rPr>
          <w:b/>
          <w:bCs/>
        </w:rPr>
        <w:t xml:space="preserve"> </w:t>
      </w:r>
      <w:r w:rsidRPr="000C3638">
        <w:t>(filtrada por ‘</w:t>
      </w:r>
      <w:r w:rsidRPr="003131DB">
        <w:rPr>
          <w:i/>
          <w:iCs/>
        </w:rPr>
        <w:t>sfcs_tag_comgloval</w:t>
      </w:r>
      <w:r w:rsidRPr="000C3638">
        <w:t xml:space="preserve">’ </w:t>
      </w:r>
      <w:r w:rsidRPr="003131DB">
        <w:rPr>
          <w:i/>
          <w:iCs/>
        </w:rPr>
        <w:t>not in</w:t>
      </w:r>
      <w:r w:rsidRPr="000C3638">
        <w:t xml:space="preserve"> ('N</w:t>
      </w:r>
      <w:r>
        <w:t>o Elegible', 'Sin información'),</w:t>
      </w:r>
      <w:r w:rsidRPr="000C3638">
        <w:t xml:space="preserve"> ‘</w:t>
      </w:r>
      <w:r w:rsidRPr="003131DB">
        <w:rPr>
          <w:i/>
          <w:iCs/>
        </w:rPr>
        <w:t>sfcs_tag_comgloval</w:t>
      </w:r>
      <w:r w:rsidRPr="000C3638">
        <w:t>’</w:t>
      </w:r>
      <w:r w:rsidRPr="003131DB">
        <w:rPr>
          <w:i/>
          <w:iCs/>
        </w:rPr>
        <w:t xml:space="preserve"> is not null</w:t>
      </w:r>
      <w:r w:rsidRPr="000C3638">
        <w:t xml:space="preserve">, </w:t>
      </w:r>
      <w:r>
        <w:t>(</w:t>
      </w:r>
      <w:r w:rsidRPr="000C3638">
        <w:t>de modo a excluir operações que não possuam mapeamento a classes SFCS)</w:t>
      </w:r>
      <w:r>
        <w:rPr>
          <w:b/>
          <w:bCs/>
        </w:rPr>
        <w:t xml:space="preserve"> </w:t>
      </w:r>
      <w:r>
        <w:rPr>
          <w:bCs/>
        </w:rPr>
        <w:t>e ‘</w:t>
      </w:r>
      <w:r w:rsidRPr="003131DB">
        <w:rPr>
          <w:bCs/>
          <w:i/>
        </w:rPr>
        <w:t>ordem’</w:t>
      </w:r>
      <w:r>
        <w:rPr>
          <w:bCs/>
        </w:rPr>
        <w:t xml:space="preserve"> </w:t>
      </w:r>
      <w:r w:rsidRPr="003131DB">
        <w:rPr>
          <w:bCs/>
          <w:i/>
        </w:rPr>
        <w:t>= 1</w:t>
      </w:r>
      <w:r>
        <w:rPr>
          <w:bCs/>
        </w:rPr>
        <w:t xml:space="preserve"> que particiona a tabela </w:t>
      </w:r>
      <w:r w:rsidRPr="000C3638">
        <w:t xml:space="preserve">por chave de contrato e bem </w:t>
      </w:r>
      <w:r>
        <w:t xml:space="preserve">e filtra </w:t>
      </w:r>
      <w:r>
        <w:rPr>
          <w:bCs/>
        </w:rPr>
        <w:t>o campo ‘</w:t>
      </w:r>
      <w:r w:rsidRPr="003131DB">
        <w:rPr>
          <w:bCs/>
          <w:i/>
        </w:rPr>
        <w:t>cmetanseg’</w:t>
      </w:r>
      <w:r>
        <w:rPr>
          <w:bCs/>
        </w:rPr>
        <w:t xml:space="preserve"> </w:t>
      </w:r>
      <w:r w:rsidRPr="003131DB">
        <w:rPr>
          <w:bCs/>
          <w:i/>
        </w:rPr>
        <w:t>like ‘EB’</w:t>
      </w:r>
      <w:r w:rsidR="00490AFE">
        <w:rPr>
          <w:bCs/>
          <w:i/>
        </w:rPr>
        <w:t xml:space="preserve"> (</w:t>
      </w:r>
      <w:r w:rsidR="00490AFE" w:rsidRPr="00490AFE">
        <w:rPr>
          <w:bCs/>
        </w:rPr>
        <w:t>adicionado para mitigar duplicações por cmetanseg</w:t>
      </w:r>
      <w:r w:rsidR="00490AFE">
        <w:rPr>
          <w:bCs/>
          <w:i/>
        </w:rPr>
        <w:t xml:space="preserve">). </w:t>
      </w:r>
      <w:r w:rsidR="00490AFE">
        <w:rPr>
          <w:bCs/>
        </w:rPr>
        <w:t xml:space="preserve">O cruzamento é realizado por </w:t>
      </w:r>
      <w:r w:rsidR="00490AFE" w:rsidRPr="000C3638">
        <w:t>chave de contrato e bem</w:t>
      </w:r>
      <w:r>
        <w:rPr>
          <w:bCs/>
        </w:rPr>
        <w:t xml:space="preserve"> </w:t>
      </w:r>
      <w:r w:rsidRPr="000C3638">
        <w:t>(</w:t>
      </w:r>
      <w:r w:rsidRPr="003131DB">
        <w:rPr>
          <w:iCs/>
        </w:rPr>
        <w:t xml:space="preserve">i.e., campos </w:t>
      </w:r>
      <w:r w:rsidRPr="003131DB">
        <w:rPr>
          <w:i/>
        </w:rPr>
        <w:t>‘cempresa_ct’, ‘cbalcao_ct’, cnumecta_ct’</w:t>
      </w:r>
      <w:r w:rsidRPr="003131DB">
        <w:rPr>
          <w:iCs/>
        </w:rPr>
        <w:t xml:space="preserve"> e ‘</w:t>
      </w:r>
      <w:r w:rsidRPr="003131DB">
        <w:rPr>
          <w:i/>
        </w:rPr>
        <w:t xml:space="preserve">zdeposit_ct’ </w:t>
      </w:r>
      <w:r w:rsidRPr="003131DB">
        <w:rPr>
          <w:iCs/>
        </w:rPr>
        <w:t>e campos ‘</w:t>
      </w:r>
      <w:r w:rsidRPr="003131DB">
        <w:rPr>
          <w:i/>
        </w:rPr>
        <w:t>ckbalbem’, ‘ckctabem’</w:t>
      </w:r>
      <w:r w:rsidRPr="003131DB">
        <w:rPr>
          <w:iCs/>
        </w:rPr>
        <w:t xml:space="preserve"> e ‘</w:t>
      </w:r>
      <w:r w:rsidRPr="003131DB">
        <w:rPr>
          <w:i/>
        </w:rPr>
        <w:t>ckrefbem’</w:t>
      </w:r>
      <w:r w:rsidRPr="003131DB">
        <w:rPr>
          <w:iCs/>
        </w:rPr>
        <w:t>)</w:t>
      </w:r>
      <w:r w:rsidR="00490AFE">
        <w:rPr>
          <w:iCs/>
        </w:rPr>
        <w:t xml:space="preserve"> e </w:t>
      </w:r>
      <w:r w:rsidRPr="003131DB">
        <w:rPr>
          <w:iCs/>
        </w:rPr>
        <w:t xml:space="preserve"> tem como principal objetivo incorporação da marcação de operações verdes, nomeadamente através dos seguintes campos: ‘</w:t>
      </w:r>
      <w:r w:rsidRPr="003131DB">
        <w:rPr>
          <w:i/>
        </w:rPr>
        <w:t xml:space="preserve">sfcs_green_activity_comgloval’, ‘tipo_produto’, ‘sfcs_tag_comgloval’, ‘des_detalle_lease’, ‘des_combustivel’, </w:t>
      </w:r>
      <w:r w:rsidRPr="003131DB">
        <w:rPr>
          <w:i/>
        </w:rPr>
        <w:lastRenderedPageBreak/>
        <w:t>‘dinioper’, ‘co2’, ‘cmetanseg’, ‘flag_green_dashboard’</w:t>
      </w:r>
      <w:r w:rsidR="00490AFE">
        <w:rPr>
          <w:iCs/>
        </w:rPr>
        <w:t>,</w:t>
      </w:r>
      <w:r w:rsidRPr="003131DB">
        <w:rPr>
          <w:iCs/>
        </w:rPr>
        <w:t xml:space="preserve"> ‘</w:t>
      </w:r>
      <w:r w:rsidRPr="003131DB">
        <w:rPr>
          <w:i/>
        </w:rPr>
        <w:t>ckprodmi’</w:t>
      </w:r>
      <w:r w:rsidR="00490AFE">
        <w:rPr>
          <w:i/>
        </w:rPr>
        <w:t>, ‘</w:t>
      </w:r>
      <w:r w:rsidR="00490AFE" w:rsidRPr="00490AFE">
        <w:rPr>
          <w:i/>
        </w:rPr>
        <w:t>activity_template</w:t>
      </w:r>
      <w:r w:rsidR="00490AFE">
        <w:rPr>
          <w:i/>
        </w:rPr>
        <w:t xml:space="preserve">’ e ‘SFICS’ </w:t>
      </w:r>
      <w:r w:rsidRPr="003131DB">
        <w:rPr>
          <w:iCs/>
        </w:rPr>
        <w:t>;</w:t>
      </w:r>
    </w:p>
    <w:p w14:paraId="797998D6" w14:textId="1B47624A" w:rsidR="003131DB" w:rsidRPr="00490AFE" w:rsidRDefault="00490AFE" w:rsidP="00E4119F">
      <w:pPr>
        <w:pStyle w:val="ListParagraph"/>
        <w:numPr>
          <w:ilvl w:val="0"/>
          <w:numId w:val="38"/>
        </w:numPr>
        <w:jc w:val="both"/>
      </w:pPr>
      <w:r w:rsidRPr="000C3638">
        <w:t xml:space="preserve">Cruzamento </w:t>
      </w:r>
      <w:r>
        <w:t>d</w:t>
      </w:r>
      <w:r w:rsidRPr="000C3638">
        <w:t xml:space="preserve">a tabela com a tabela </w:t>
      </w:r>
      <w:r w:rsidRPr="00490AFE">
        <w:rPr>
          <w:b/>
          <w:bCs/>
          <w:i/>
          <w:iCs/>
        </w:rPr>
        <w:t>bu_esg_work.</w:t>
      </w:r>
      <w:r w:rsidRPr="00490AFE">
        <w:t xml:space="preserve"> </w:t>
      </w:r>
      <w:r w:rsidRPr="00490AFE">
        <w:rPr>
          <w:b/>
          <w:bCs/>
          <w:i/>
          <w:iCs/>
        </w:rPr>
        <w:t xml:space="preserve">mapeamento_sfics_dtref </w:t>
      </w:r>
      <w:r w:rsidRPr="00490AFE">
        <w:rPr>
          <w:bCs/>
          <w:i/>
          <w:iCs/>
        </w:rPr>
        <w:t>realizado por chave de contrato</w:t>
      </w:r>
      <w:r w:rsidRPr="00490AFE">
        <w:rPr>
          <w:bCs/>
          <w:i/>
          <w:iCs/>
        </w:rPr>
        <w:t xml:space="preserve"> </w:t>
      </w:r>
      <w:r w:rsidRPr="00490AFE">
        <w:rPr>
          <w:bCs/>
          <w:i/>
          <w:iCs/>
        </w:rPr>
        <w:t>(i.e., campos ‘cempresa_ct’, ‘cbalcao_ct’, cnumecta_ct’ e ‘zdeposit_ct’</w:t>
      </w:r>
      <w:r w:rsidRPr="00490AFE">
        <w:rPr>
          <w:bCs/>
          <w:i/>
          <w:iCs/>
        </w:rPr>
        <w:t xml:space="preserve">). </w:t>
      </w:r>
      <w:r w:rsidRPr="00490AFE">
        <w:rPr>
          <w:bCs/>
          <w:iCs/>
        </w:rPr>
        <w:t>O cruzamento</w:t>
      </w:r>
      <w:r w:rsidRPr="00490AFE">
        <w:rPr>
          <w:bCs/>
          <w:i/>
          <w:iCs/>
        </w:rPr>
        <w:t xml:space="preserve"> </w:t>
      </w:r>
      <w:r w:rsidRPr="00490AFE">
        <w:rPr>
          <w:iCs/>
        </w:rPr>
        <w:t>tem como principal objetivo incorporação d</w:t>
      </w:r>
      <w:r w:rsidRPr="00490AFE">
        <w:rPr>
          <w:iCs/>
        </w:rPr>
        <w:t>o campo de</w:t>
      </w:r>
      <w:r w:rsidRPr="00490AFE">
        <w:rPr>
          <w:iCs/>
        </w:rPr>
        <w:t xml:space="preserve"> marcação de operações verdes</w:t>
      </w:r>
      <w:r w:rsidRPr="00490AFE">
        <w:rPr>
          <w:iCs/>
        </w:rPr>
        <w:t xml:space="preserve"> ‘</w:t>
      </w:r>
      <w:r w:rsidRPr="00490AFE">
        <w:rPr>
          <w:i/>
          <w:iCs/>
        </w:rPr>
        <w:t>SFICS</w:t>
      </w:r>
      <w:r w:rsidRPr="00490AFE">
        <w:rPr>
          <w:iCs/>
        </w:rPr>
        <w:t>’ de forma a permitir a correta codificação na tabela</w:t>
      </w:r>
      <w:r w:rsidRPr="00490AFE">
        <w:t xml:space="preserve"> </w:t>
      </w:r>
      <w:r w:rsidRPr="00490AFE">
        <w:rPr>
          <w:b/>
          <w:i/>
          <w:iCs/>
        </w:rPr>
        <w:t>bu_esg_work.pilar3_sat84_dref_tabaux1_SFICS</w:t>
      </w:r>
      <w:r>
        <w:rPr>
          <w:b/>
          <w:i/>
          <w:iCs/>
        </w:rPr>
        <w:t>.</w:t>
      </w:r>
    </w:p>
    <w:p w14:paraId="1C927EF6" w14:textId="778275F3" w:rsidR="00490AFE" w:rsidRDefault="00490AFE" w:rsidP="00490AFE">
      <w:pPr>
        <w:jc w:val="both"/>
      </w:pPr>
    </w:p>
    <w:p w14:paraId="5A189933" w14:textId="77777777" w:rsidR="00490AFE" w:rsidRPr="000C3638" w:rsidRDefault="00490AFE" w:rsidP="00490AFE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Detalhe dos Campos</w:t>
      </w:r>
    </w:p>
    <w:p w14:paraId="4B48F93B" w14:textId="70D1A0B9" w:rsidR="00490AFE" w:rsidRPr="00490AFE" w:rsidRDefault="00490AFE" w:rsidP="00490AFE">
      <w:pPr>
        <w:jc w:val="both"/>
        <w:rPr>
          <w:rFonts w:cstheme="minorHAnsi"/>
        </w:rPr>
      </w:pPr>
      <w:r w:rsidRPr="00490AFE">
        <w:rPr>
          <w:rFonts w:cstheme="minorHAnsi"/>
        </w:rPr>
        <w:t xml:space="preserve">A tabela </w:t>
      </w:r>
      <w:r w:rsidRPr="000C3638">
        <w:rPr>
          <w:rFonts w:cstheme="minorHAnsi"/>
          <w:b/>
          <w:bCs/>
          <w:i/>
        </w:rPr>
        <w:t>bu_esg_work.</w:t>
      </w:r>
      <w:r w:rsidRPr="000C3638">
        <w:rPr>
          <w:rFonts w:cstheme="minorHAnsi"/>
          <w:b/>
          <w:i/>
        </w:rPr>
        <w:t>pilar3_sat84_dref_tabaux1_SFICS</w:t>
      </w:r>
      <w:r>
        <w:rPr>
          <w:rFonts w:cstheme="minorHAnsi"/>
          <w:b/>
          <w:i/>
        </w:rPr>
        <w:t xml:space="preserve"> </w:t>
      </w:r>
      <w:r w:rsidRPr="00490AFE">
        <w:rPr>
          <w:rFonts w:cstheme="minorHAnsi"/>
        </w:rPr>
        <w:t xml:space="preserve">e os seus atributos são detalhados </w:t>
      </w:r>
      <w:r w:rsidRPr="00490AFE">
        <w:rPr>
          <w:rFonts w:cstheme="minorHAnsi"/>
          <w:i/>
          <w:iCs/>
        </w:rPr>
        <w:t>infra</w:t>
      </w:r>
      <w:r w:rsidRPr="00490AFE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C21197" w:rsidRPr="000C3638" w14:paraId="689E8158" w14:textId="77777777" w:rsidTr="00B07493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BF32C5F" w14:textId="77777777" w:rsidR="00C21197" w:rsidRPr="000C3638" w:rsidRDefault="00C21197" w:rsidP="00B0749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0C3638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AFA1FAF" w14:textId="77777777" w:rsidR="00C21197" w:rsidRPr="000C3638" w:rsidRDefault="00C21197" w:rsidP="00B0749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C21197" w:rsidRPr="000C3638" w14:paraId="32578E87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3D50814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EA3AB73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soc. de contraparte.</w:t>
            </w:r>
          </w:p>
          <w:p w14:paraId="27F53FDB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69F8FAD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C21197" w:rsidRPr="000C3638" w14:paraId="647992D5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403B119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idcomb_satelite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CAE0709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contabilístico do Satélite.</w:t>
            </w:r>
          </w:p>
          <w:p w14:paraId="3B50E73F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C422D8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C21197" w:rsidRPr="000C3638" w14:paraId="24D8407D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702D178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22AA523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90E0090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9386DC8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C21197" w:rsidRPr="000C3638" w14:paraId="62B67905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72EC30B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7FD4958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AF3B8B1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30144BB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C21197" w:rsidRPr="000C3638" w14:paraId="096ACBB4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D4DB2C7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cnumecta_ct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8D02D5E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Número de conta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  <w:p w14:paraId="65696E60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18BC4333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C21197" w:rsidRPr="000C3638" w14:paraId="7250CE18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157980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E31DC9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6FA6C48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018CBD8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C21197" w:rsidRPr="000C3638" w14:paraId="42ED3A10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0FF6A81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cod_ajust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A58D0A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Cód. de ajuste contabilístico.</w:t>
            </w:r>
          </w:p>
          <w:p w14:paraId="4720789F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3C04A3F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C21197" w:rsidRPr="000C3638" w14:paraId="774D7A8B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1D95639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saldo_ct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9CD9D74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Saldo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contabilístico.</w:t>
            </w:r>
          </w:p>
          <w:p w14:paraId="501E2F53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0A683B" w14:textId="77777777" w:rsidR="00C21197" w:rsidRPr="000C3638" w:rsidRDefault="00C21197" w:rsidP="00B0749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 soma do campo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saldo_ct’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agrupando pelos campos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sociedade_contraparte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cempresa_ct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cbalcao_ct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cnumecta_ct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zdeposit_ct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BI00411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setor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C21197" w:rsidRPr="000C3638" w14:paraId="4759C8F6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26321E6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setor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0187B0D" w14:textId="77777777" w:rsidR="00C21197" w:rsidRPr="000C3638" w:rsidRDefault="00C21197" w:rsidP="00B07493">
            <w:pPr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0C3638">
              <w:rPr>
                <w:rFonts w:cstheme="minorHAnsi"/>
                <w:iCs/>
                <w:sz w:val="18"/>
                <w:szCs w:val="18"/>
              </w:rPr>
              <w:t>Indicação do setor da operação.</w:t>
            </w:r>
          </w:p>
          <w:p w14:paraId="26357D5D" w14:textId="77777777" w:rsidR="00C21197" w:rsidRPr="000C3638" w:rsidRDefault="00C21197" w:rsidP="00B07493">
            <w:pPr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</w:p>
          <w:p w14:paraId="6D1711E1" w14:textId="77777777" w:rsidR="00C21197" w:rsidRPr="000C3638" w:rsidRDefault="00C21197" w:rsidP="00B07493">
            <w:pPr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0C3638">
              <w:rPr>
                <w:rFonts w:cstheme="minorHAnsi"/>
                <w:iCs/>
                <w:sz w:val="18"/>
                <w:szCs w:val="18"/>
              </w:rPr>
              <w:t>Preenchido da seguinte forma:</w:t>
            </w:r>
          </w:p>
          <w:p w14:paraId="2915CE50" w14:textId="77777777" w:rsidR="00C21197" w:rsidRPr="000C3638" w:rsidRDefault="00C21197" w:rsidP="00C2119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0C3638">
              <w:rPr>
                <w:rFonts w:cstheme="minorHAnsi"/>
                <w:iCs/>
                <w:sz w:val="18"/>
                <w:szCs w:val="18"/>
              </w:rPr>
              <w:lastRenderedPageBreak/>
              <w:t>Preenchido com ‘FC’ se o preenchimento do campo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bu_esg_work.rf_pilar3_universo_full 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possuir ‘SC0302’;</w:t>
            </w:r>
          </w:p>
          <w:p w14:paraId="4498AA5B" w14:textId="77777777" w:rsidR="00C21197" w:rsidRPr="000C3638" w:rsidRDefault="00C21197" w:rsidP="00C2119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0C3638">
              <w:rPr>
                <w:rFonts w:cstheme="minorHAnsi"/>
                <w:iCs/>
                <w:sz w:val="18"/>
                <w:szCs w:val="18"/>
              </w:rPr>
              <w:t>Preenchido com ‘NFC’ se o preenchimento do campo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p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 possuir ‘SC0303’;</w:t>
            </w:r>
          </w:p>
          <w:p w14:paraId="2FCC2FFD" w14:textId="77777777" w:rsidR="00C21197" w:rsidRPr="000C3638" w:rsidRDefault="00C21197" w:rsidP="00C2119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0C3638">
              <w:rPr>
                <w:rFonts w:cstheme="minorHAnsi"/>
                <w:iCs/>
                <w:sz w:val="18"/>
                <w:szCs w:val="18"/>
              </w:rPr>
              <w:t>Em quaisquer outros casos, o campo é preenchido a vazio.</w:t>
            </w:r>
          </w:p>
        </w:tc>
      </w:tr>
      <w:tr w:rsidR="00C21197" w:rsidRPr="000C3638" w14:paraId="123CADF9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A7F6D37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33_counterparty_type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58DCDBD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Tipo de contraparte.</w:t>
            </w:r>
          </w:p>
          <w:p w14:paraId="0C1AC80B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7A79158D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bu_esg_work.p3_reparticao_garantias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C21197" w:rsidRPr="000C3638" w14:paraId="09AE5533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CEAE4BA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29_flag_specialised_lending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55810C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valor 1 caso se trate de um o contrato de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Project Finance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0 caso contrário.</w:t>
            </w:r>
          </w:p>
          <w:p w14:paraId="5D447C27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275BD95C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bu_esg_work.p3_reparticao_garantias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C21197" w:rsidRPr="000C3638" w14:paraId="5BD55747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007308A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Flag_SPV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EDDDBA6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interna que assume valor 1 caso se trate de um o contrato de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Project Finance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0 caso contrário.</w:t>
            </w:r>
          </w:p>
          <w:p w14:paraId="10404E05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DFDC759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bu_esg_work.p3_reparticao_garantias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C21197" w:rsidRPr="000C3638" w14:paraId="1506FC6D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282369B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8759CCA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 saldo contabilístico que corresponde ao bem imóvel.</w:t>
            </w:r>
          </w:p>
          <w:p w14:paraId="530CF255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2B997F2" w14:textId="77777777" w:rsidR="00C21197" w:rsidRPr="000C3638" w:rsidRDefault="00C21197" w:rsidP="00B0749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Corresponde ao simétrico do valor presente no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saldo_ct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 peso da tabela de pesos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</w:t>
            </w:r>
            <w:r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bu_esg_work.rf_pilar3_pesos_dref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</w:tc>
      </w:tr>
      <w:tr w:rsidR="00C21197" w:rsidRPr="000C3638" w14:paraId="6341A9F7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80EAF73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6D9E0C" w14:textId="77777777" w:rsidR="00C21197" w:rsidRPr="000C3638" w:rsidRDefault="00C21197" w:rsidP="00B0749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0C3638">
              <w:rPr>
                <w:rFonts w:cs="Calibri"/>
                <w:color w:val="000000"/>
                <w:sz w:val="18"/>
                <w:szCs w:val="18"/>
              </w:rPr>
              <w:t xml:space="preserve">Código do Cliente. </w:t>
            </w:r>
          </w:p>
          <w:p w14:paraId="6655394E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E84446B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bu_esg_work.p3_reparticao_garantias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C21197" w:rsidRPr="000C3638" w14:paraId="401F4E74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922548D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ckbalbem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5128DAC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balcão do bem.</w:t>
            </w:r>
          </w:p>
          <w:p w14:paraId="13D1E145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5BBC91D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bu_esg_work.p3_reparticao_garantias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C21197" w:rsidRPr="000C3638" w14:paraId="4BD60F6F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1187CB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ckctabem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932D72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 do bem</w:t>
            </w:r>
          </w:p>
          <w:p w14:paraId="044338D2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1E791EE" w14:textId="77777777" w:rsidR="00C21197" w:rsidRPr="000C3638" w:rsidRDefault="00C21197" w:rsidP="00B0749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bu_esg_work.p3_reparticao_garantias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C21197" w:rsidRPr="000C3638" w14:paraId="07EA6D79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1AE319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ckrefbem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8724C1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Número de referência do bem.</w:t>
            </w:r>
          </w:p>
          <w:p w14:paraId="1399BE88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C2F26A6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bu_esg_work.p3_reparticao_garantias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C21197" w:rsidRPr="000C3638" w14:paraId="2D682091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7767327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clase_energetica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62C81DA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Certificado energético do imóvel.</w:t>
            </w:r>
          </w:p>
          <w:p w14:paraId="147E4424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4B08D88B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bu_esg_work.gloval_clase_energetica_dref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C21197" w:rsidRPr="000C3638" w14:paraId="00A35AB3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EB62CE0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14_nace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E44AD0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level</w:t>
            </w:r>
            <w:r w:rsidRPr="000C3638">
              <w:rPr>
                <w:rFonts w:cs="Arial"/>
                <w:sz w:val="18"/>
                <w:szCs w:val="18"/>
              </w:rPr>
              <w:t xml:space="preserve"> 4).</w:t>
            </w:r>
          </w:p>
          <w:p w14:paraId="3A170BAB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21276D93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bu_esg_work.p3_reparticao_garantias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C21197" w:rsidRPr="000C3638" w14:paraId="65AA1EF8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5DB44A5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15_nace_esg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E52997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NACE final.</w:t>
            </w:r>
          </w:p>
          <w:p w14:paraId="4D7934F3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3DF11B1E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bu_esg_work.p3_reparticao_garantias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C21197" w:rsidRPr="000C3638" w14:paraId="59CAF6EC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72FE76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84_dt_origination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98E410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Data de abertura da operação.</w:t>
            </w:r>
          </w:p>
          <w:p w14:paraId="5C720291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1CD95CD4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bu_esg_work.p3_reparticao_garantias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C21197" w:rsidRPr="000C3638" w14:paraId="5BE650A3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A6FA7A1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93_european_union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7EBAE9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Campo que identifica se um cliente é pertencente à EU.</w:t>
            </w:r>
          </w:p>
          <w:p w14:paraId="00D533F2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E368057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bu_esg_work.p3_reparticao_garantias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C21197" w:rsidRPr="000C3638" w14:paraId="6AFD6F44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B06A0D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5_collateral_zip_code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3E13502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Campo que identifica o código postal de uma garantia.</w:t>
            </w:r>
          </w:p>
          <w:p w14:paraId="51BB8815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22607F39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bu_esg_work.p3_reparticao_garantias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C21197" w:rsidRPr="000C3638" w14:paraId="2BF13456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7A28170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23_counterparty_ZIPcode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04C515F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Campo que identifica o código postal de uma entidade contraparte.</w:t>
            </w:r>
          </w:p>
          <w:p w14:paraId="1ADA7F62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4B558C39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bu_esg_work.p3_reparticao_garantias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C21197" w:rsidRPr="000C3638" w14:paraId="0926ECDE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71819C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flag_hipotec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862A9F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Flag assume valor 1 caso se trate de uma hipoteca e 0 caso contrário utilizando a existência do balcão do bem.</w:t>
            </w:r>
          </w:p>
          <w:p w14:paraId="561DCD48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505933D9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bu_esg_work.p3_reparticao_garantias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C21197" w:rsidRPr="000C3638" w14:paraId="454B5ECA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559BCBE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4_collateral_nuts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EAA926C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NUTS III do bem imóvel.</w:t>
            </w:r>
          </w:p>
          <w:p w14:paraId="00C02B6E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674EC78B" w14:textId="77777777" w:rsidR="00C21197" w:rsidRPr="000C3638" w:rsidRDefault="00C21197" w:rsidP="00B0749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da seguinte forma, realizando um remapeamento:</w:t>
            </w:r>
          </w:p>
          <w:p w14:paraId="5449FC42" w14:textId="77777777" w:rsidR="00C21197" w:rsidRPr="000C3638" w:rsidRDefault="00C21197" w:rsidP="00C2119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‘PT16H’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‘PT195’;</w:t>
            </w:r>
          </w:p>
          <w:p w14:paraId="355F5056" w14:textId="77777777" w:rsidR="00C21197" w:rsidRPr="000C3638" w:rsidRDefault="00C21197" w:rsidP="00C2119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‘PT16I’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‘PT1D2’;</w:t>
            </w:r>
          </w:p>
          <w:p w14:paraId="2499BD59" w14:textId="77777777" w:rsidR="00C21197" w:rsidRPr="000C3638" w:rsidRDefault="00C21197" w:rsidP="00C2119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‘PT16B’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‘PT1D1’;</w:t>
            </w:r>
          </w:p>
          <w:p w14:paraId="3901CB76" w14:textId="77777777" w:rsidR="00C21197" w:rsidRPr="000C3638" w:rsidRDefault="00C21197" w:rsidP="00C2119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‘PT16D’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‘PT191’;</w:t>
            </w:r>
          </w:p>
          <w:p w14:paraId="14E73653" w14:textId="77777777" w:rsidR="00C21197" w:rsidRPr="000C3638" w:rsidRDefault="00C21197" w:rsidP="00C2119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‘PT16E’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‘PT192’;</w:t>
            </w:r>
          </w:p>
          <w:p w14:paraId="051BDA6F" w14:textId="77777777" w:rsidR="00C21197" w:rsidRPr="000C3638" w:rsidRDefault="00C21197" w:rsidP="00C2119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‘PT16F’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‘PT193’;</w:t>
            </w:r>
          </w:p>
          <w:p w14:paraId="1897845B" w14:textId="77777777" w:rsidR="00C21197" w:rsidRPr="000C3638" w:rsidRDefault="00C21197" w:rsidP="00C2119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‘PT16G’se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‘PT194’;</w:t>
            </w:r>
          </w:p>
          <w:p w14:paraId="07BD5B19" w14:textId="77777777" w:rsidR="00C21197" w:rsidRPr="000C3638" w:rsidRDefault="00C21197" w:rsidP="00C2119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‘PT181’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‘PT1C1’;</w:t>
            </w:r>
          </w:p>
          <w:p w14:paraId="065C7EDD" w14:textId="77777777" w:rsidR="00C21197" w:rsidRPr="000C3638" w:rsidRDefault="00C21197" w:rsidP="00C2119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‘PT184’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‘PT1C2’;</w:t>
            </w:r>
          </w:p>
          <w:p w14:paraId="257BA147" w14:textId="77777777" w:rsidR="00C21197" w:rsidRPr="000C3638" w:rsidRDefault="00C21197" w:rsidP="00C2119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‘PT185’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‘PT1D3’;</w:t>
            </w:r>
          </w:p>
          <w:p w14:paraId="12E6F517" w14:textId="77777777" w:rsidR="00C21197" w:rsidRPr="000C3638" w:rsidRDefault="00C21197" w:rsidP="00C2119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‘PT186’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‘PT1C3’;</w:t>
            </w:r>
          </w:p>
          <w:p w14:paraId="41553418" w14:textId="77777777" w:rsidR="00C21197" w:rsidRPr="000C3638" w:rsidRDefault="00C21197" w:rsidP="00C2119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‘PT187’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‘PT1C4’;</w:t>
            </w:r>
          </w:p>
          <w:p w14:paraId="7CBC5428" w14:textId="77777777" w:rsidR="00C21197" w:rsidRPr="000C3638" w:rsidRDefault="00C21197" w:rsidP="00C2119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‘PT116J’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‘PT196’;</w:t>
            </w:r>
          </w:p>
          <w:p w14:paraId="5FF581C2" w14:textId="77777777" w:rsidR="00C21197" w:rsidRPr="000C3638" w:rsidRDefault="00C21197" w:rsidP="00C2119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‘PT170’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‘PT1B0’ ou ‘PT170’;</w:t>
            </w:r>
          </w:p>
          <w:p w14:paraId="687FD9CC" w14:textId="77777777" w:rsidR="00C21197" w:rsidRPr="000C3638" w:rsidRDefault="00C21197" w:rsidP="00C2119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Nos restantes casos, é mantido o valor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’.</w:t>
            </w:r>
          </w:p>
          <w:p w14:paraId="0BD35DA6" w14:textId="77777777" w:rsidR="00C21197" w:rsidRPr="000C3638" w:rsidRDefault="00C21197" w:rsidP="00B0749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46BC6A6B" w14:textId="77777777" w:rsidR="00C21197" w:rsidRPr="000C3638" w:rsidRDefault="00C21197" w:rsidP="00B0749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 xml:space="preserve">’ é originalmente 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bu_esg_work.p3_reparticao_garantias</w:t>
            </w:r>
            <w:r w:rsidRPr="000C3638">
              <w:rPr>
                <w:rFonts w:cs="Arial"/>
                <w:sz w:val="18"/>
                <w:szCs w:val="18"/>
              </w:rPr>
              <w:t xml:space="preserve">. </w:t>
            </w:r>
          </w:p>
        </w:tc>
      </w:tr>
      <w:tr w:rsidR="00C21197" w:rsidRPr="000C3638" w14:paraId="47FCA618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805601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22_counterparty_nuts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70506A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NUTS III do cliente.</w:t>
            </w:r>
          </w:p>
          <w:p w14:paraId="1CC9A34A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7E8A0ADF" w14:textId="77777777" w:rsidR="00C21197" w:rsidRPr="000C3638" w:rsidRDefault="00C21197" w:rsidP="00B0749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da seguinte forma, realizando um remapeamento:</w:t>
            </w:r>
          </w:p>
          <w:p w14:paraId="10D007AC" w14:textId="77777777" w:rsidR="00C21197" w:rsidRPr="000C3638" w:rsidRDefault="00C21197" w:rsidP="00C2119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‘PT16H’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22_counterparty_nuts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‘PT195’;</w:t>
            </w:r>
          </w:p>
          <w:p w14:paraId="17C3124D" w14:textId="77777777" w:rsidR="00C21197" w:rsidRPr="000C3638" w:rsidRDefault="00C21197" w:rsidP="00C2119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‘PT16I’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22_counterparty_nuts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‘PT1D2’;</w:t>
            </w:r>
          </w:p>
          <w:p w14:paraId="31A1CC05" w14:textId="77777777" w:rsidR="00C21197" w:rsidRPr="000C3638" w:rsidRDefault="00C21197" w:rsidP="00C2119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Preenchido com ‘PT16B’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22_counterparty_nuts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‘PT1D1’;</w:t>
            </w:r>
          </w:p>
          <w:p w14:paraId="271CB090" w14:textId="77777777" w:rsidR="00C21197" w:rsidRPr="000C3638" w:rsidRDefault="00C21197" w:rsidP="00C2119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‘PT16D’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22_counterparty_nuts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‘PT191’;</w:t>
            </w:r>
          </w:p>
          <w:p w14:paraId="12AE4880" w14:textId="77777777" w:rsidR="00C21197" w:rsidRPr="000C3638" w:rsidRDefault="00C21197" w:rsidP="00C2119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‘PT16E’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22_counterparty_nuts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‘PT192’;</w:t>
            </w:r>
          </w:p>
          <w:p w14:paraId="43201537" w14:textId="77777777" w:rsidR="00C21197" w:rsidRPr="000C3638" w:rsidRDefault="00C21197" w:rsidP="00C2119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‘PT16F’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22_counterparty_nuts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‘PT193’;</w:t>
            </w:r>
          </w:p>
          <w:p w14:paraId="40DABA18" w14:textId="77777777" w:rsidR="00C21197" w:rsidRPr="000C3638" w:rsidRDefault="00C21197" w:rsidP="00C2119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‘PT16G’se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22_counterparty_nuts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‘PT194’;</w:t>
            </w:r>
          </w:p>
          <w:p w14:paraId="2221FFC4" w14:textId="77777777" w:rsidR="00C21197" w:rsidRPr="000C3638" w:rsidRDefault="00C21197" w:rsidP="00C2119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‘PT181’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22_counterparty_nuts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‘PT1C1’;</w:t>
            </w:r>
          </w:p>
          <w:p w14:paraId="0D5DBBE7" w14:textId="77777777" w:rsidR="00C21197" w:rsidRPr="000C3638" w:rsidRDefault="00C21197" w:rsidP="00C2119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‘PT184’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22_counterparty_nuts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‘PT1C2’;</w:t>
            </w:r>
          </w:p>
          <w:p w14:paraId="5FFE3B26" w14:textId="77777777" w:rsidR="00C21197" w:rsidRPr="000C3638" w:rsidRDefault="00C21197" w:rsidP="00C2119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‘PT185’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22_counterparty_nuts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‘PT1D3’;</w:t>
            </w:r>
          </w:p>
          <w:p w14:paraId="372FFD6B" w14:textId="77777777" w:rsidR="00C21197" w:rsidRPr="000C3638" w:rsidRDefault="00C21197" w:rsidP="00C2119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‘PT186’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22_counterparty_nuts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‘PT1C3’;</w:t>
            </w:r>
          </w:p>
          <w:p w14:paraId="4719B8D4" w14:textId="77777777" w:rsidR="00C21197" w:rsidRPr="000C3638" w:rsidRDefault="00C21197" w:rsidP="00C2119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‘PT187’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22_counterparty_nuts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‘PT1C4’;</w:t>
            </w:r>
          </w:p>
          <w:p w14:paraId="40D47761" w14:textId="77777777" w:rsidR="00C21197" w:rsidRPr="000C3638" w:rsidRDefault="00C21197" w:rsidP="00C2119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‘PT116J’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22_counterparty_nuts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‘PT196’;</w:t>
            </w:r>
          </w:p>
          <w:p w14:paraId="31F4A054" w14:textId="77777777" w:rsidR="00C21197" w:rsidRPr="000C3638" w:rsidRDefault="00C21197" w:rsidP="00C2119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‘PT170’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22_counterparty_nuts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‘PT1B0’ ou ‘PT170’;</w:t>
            </w:r>
          </w:p>
          <w:p w14:paraId="10B77310" w14:textId="77777777" w:rsidR="00C21197" w:rsidRPr="000C3638" w:rsidRDefault="00C21197" w:rsidP="00C2119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Nos restantes casos, é mantido o valor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22_counterparty_nuts</w:t>
            </w:r>
            <w:r w:rsidRPr="000C3638">
              <w:rPr>
                <w:rFonts w:cs="Arial"/>
                <w:sz w:val="18"/>
                <w:szCs w:val="18"/>
              </w:rPr>
              <w:t>’.</w:t>
            </w:r>
          </w:p>
          <w:p w14:paraId="68C5D74B" w14:textId="77777777" w:rsidR="00C21197" w:rsidRPr="000C3638" w:rsidRDefault="00C21197" w:rsidP="00B0749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08E15814" w14:textId="77777777" w:rsidR="00C21197" w:rsidRPr="000C3638" w:rsidRDefault="00C21197" w:rsidP="00B0749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22_counterparty_nuts</w:t>
            </w:r>
            <w:r w:rsidRPr="000C3638">
              <w:rPr>
                <w:rFonts w:cs="Arial"/>
                <w:sz w:val="18"/>
                <w:szCs w:val="18"/>
              </w:rPr>
              <w:t xml:space="preserve">’ é originalmente 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bu_esg_work.p3_reparticao_garantias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C21197" w:rsidRPr="000C3638" w14:paraId="52095AC7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7CD4B7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cpais_residencia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9F93CD5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do país de residência do cliente.</w:t>
            </w:r>
          </w:p>
          <w:p w14:paraId="799F94BD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7A19FCEF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bu_esg_work.p3_reparticao_garantias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C21197" w:rsidRPr="000C3638" w14:paraId="3CBF38A9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EC6B2B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fiabilidad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7D83985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Fiabilidade da classe energética atribuída pela Gloval.</w:t>
            </w:r>
          </w:p>
          <w:p w14:paraId="4D23888B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673A258B" w14:textId="77777777" w:rsidR="00C21197" w:rsidRPr="000C3638" w:rsidRDefault="00C21197" w:rsidP="00B074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bu_esg_work.gloval_clase_energetica_dref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C21197" w:rsidRPr="000C3638" w14:paraId="39D12888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2BB9B05" w14:textId="6A207850" w:rsidR="00C21197" w:rsidRPr="000C3638" w:rsidRDefault="00C21197" w:rsidP="00C2119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sfcs_green_activity_comgloval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B4859A" w14:textId="77777777" w:rsidR="00C21197" w:rsidRPr="000C3638" w:rsidRDefault="00C21197" w:rsidP="00C2119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Mapeamento da atividade verde associada à operação.</w:t>
            </w:r>
          </w:p>
          <w:p w14:paraId="7A765E67" w14:textId="77777777" w:rsidR="00C21197" w:rsidRPr="000C3638" w:rsidRDefault="00C21197" w:rsidP="00C2119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7236C284" w14:textId="2A108031" w:rsidR="00C21197" w:rsidRPr="000C3638" w:rsidRDefault="00C21197" w:rsidP="00C2119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bu_esg_work.rf_pilar3_cdg_tabaux1_dref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C21197" w:rsidRPr="000C3638" w14:paraId="320B5555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2762F9B" w14:textId="77D56B80" w:rsidR="00C21197" w:rsidRPr="000C3638" w:rsidRDefault="00C21197" w:rsidP="00C2119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sfcs_tag_comgloval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8A1498" w14:textId="77777777" w:rsidR="00C21197" w:rsidRPr="000C3638" w:rsidRDefault="00C21197" w:rsidP="00C21197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Identificação do tipo de operação (ex. </w:t>
            </w:r>
            <w:r w:rsidRPr="000C3638">
              <w:rPr>
                <w:rFonts w:cs="Arial"/>
                <w:i/>
                <w:iCs/>
                <w:sz w:val="18"/>
                <w:szCs w:val="18"/>
                <w:lang w:val="en-US"/>
              </w:rPr>
              <w:t>Green, No Elegible, Sustainability Linked</w:t>
            </w:r>
            <w:r w:rsidRPr="000C3638">
              <w:rPr>
                <w:rFonts w:cs="Arial"/>
                <w:sz w:val="18"/>
                <w:szCs w:val="18"/>
                <w:lang w:val="en-US"/>
              </w:rPr>
              <w:t>, etc.).</w:t>
            </w:r>
          </w:p>
          <w:p w14:paraId="3944F83D" w14:textId="77777777" w:rsidR="00C21197" w:rsidRPr="000C3638" w:rsidRDefault="00C21197" w:rsidP="00C21197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2B0D232E" w14:textId="25F42104" w:rsidR="00C21197" w:rsidRPr="000C3638" w:rsidRDefault="00C21197" w:rsidP="00C2119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bu_esg_work.rf_pilar3_cdg_tabaux1_dref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C21197" w:rsidRPr="000C3638" w14:paraId="4734BE40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F3B768" w14:textId="4D7384F3" w:rsidR="00C21197" w:rsidRPr="000C3638" w:rsidRDefault="00C21197" w:rsidP="00C2119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tipo_produto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3C0471A" w14:textId="77777777" w:rsidR="00C21197" w:rsidRPr="000C3638" w:rsidRDefault="00C21197" w:rsidP="00C2119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Descritivo do tipo de produto da operação.</w:t>
            </w:r>
          </w:p>
          <w:p w14:paraId="62748EB4" w14:textId="77777777" w:rsidR="00C21197" w:rsidRPr="000C3638" w:rsidRDefault="00C21197" w:rsidP="00C2119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5FCFEFF0" w14:textId="2C937C90" w:rsidR="00C21197" w:rsidRPr="000C3638" w:rsidRDefault="00C21197" w:rsidP="00C2119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bu_esg_work.rf_pilar3_cdg_tabaux1_dref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C21197" w:rsidRPr="000C3638" w14:paraId="5B4AE23A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1CE3611" w14:textId="62D5BAA3" w:rsidR="00C21197" w:rsidRPr="000C3638" w:rsidRDefault="00C21197" w:rsidP="00C2119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cmetanseg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65EAD0" w14:textId="77777777" w:rsidR="00C21197" w:rsidRPr="000C3638" w:rsidRDefault="00C21197" w:rsidP="00C2119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do segmento da operação.</w:t>
            </w:r>
          </w:p>
          <w:p w14:paraId="2CEE011C" w14:textId="77777777" w:rsidR="00C21197" w:rsidRPr="000C3638" w:rsidRDefault="00C21197" w:rsidP="00C2119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4EFD0237" w14:textId="41AD56F4" w:rsidR="00C21197" w:rsidRPr="000C3638" w:rsidRDefault="00C21197" w:rsidP="00C2119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bu_esg_work.rf_pilar3_cdg_tabaux1_dref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C21197" w:rsidRPr="000C3638" w14:paraId="181C13F7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CB6FEC" w14:textId="0836A148" w:rsidR="00C21197" w:rsidRPr="000C3638" w:rsidRDefault="00C21197" w:rsidP="00C2119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dinioper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2D603A0" w14:textId="77777777" w:rsidR="00C21197" w:rsidRPr="000C3638" w:rsidRDefault="00C21197" w:rsidP="00C2119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início da operação.</w:t>
            </w:r>
          </w:p>
          <w:p w14:paraId="5755DB01" w14:textId="77777777" w:rsidR="00C21197" w:rsidRPr="000C3638" w:rsidRDefault="00C21197" w:rsidP="00C2119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11918EB3" w14:textId="13BF92F4" w:rsidR="00C21197" w:rsidRPr="000C3638" w:rsidRDefault="00C21197" w:rsidP="00C2119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bu_esg_work.rf_pilar3_cdg_tabaux1_dref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C21197" w:rsidRPr="000C3638" w14:paraId="002EC98C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D8F51C0" w14:textId="1DF6ABFF" w:rsidR="00C21197" w:rsidRPr="000C3638" w:rsidRDefault="00C21197" w:rsidP="00C2119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des_detalle_lease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310898" w14:textId="77777777" w:rsidR="00C21197" w:rsidRPr="000C3638" w:rsidRDefault="00C21197" w:rsidP="00C2119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Descritivo do tipo de contrato de 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 xml:space="preserve">leasing </w:t>
            </w:r>
            <w:r w:rsidRPr="000C3638">
              <w:rPr>
                <w:rFonts w:cs="Arial"/>
                <w:sz w:val="18"/>
                <w:szCs w:val="18"/>
              </w:rPr>
              <w:t>(ex. Armazéns, Motociclos cilindrada superior a 50cm</w:t>
            </w:r>
            <w:r w:rsidRPr="000C3638">
              <w:rPr>
                <w:rFonts w:cs="Arial"/>
                <w:sz w:val="18"/>
                <w:szCs w:val="18"/>
                <w:vertAlign w:val="superscript"/>
              </w:rPr>
              <w:t>3</w:t>
            </w:r>
            <w:r w:rsidRPr="000C3638">
              <w:rPr>
                <w:rFonts w:cs="Arial"/>
                <w:sz w:val="18"/>
                <w:szCs w:val="18"/>
              </w:rPr>
              <w:t>, etc.).</w:t>
            </w:r>
          </w:p>
          <w:p w14:paraId="43235E80" w14:textId="77777777" w:rsidR="00C21197" w:rsidRPr="000C3638" w:rsidRDefault="00C21197" w:rsidP="00C2119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7E403499" w14:textId="3EED1F94" w:rsidR="00C21197" w:rsidRPr="000C3638" w:rsidRDefault="00C21197" w:rsidP="00C2119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bu_esg_work.rf_pilar3_cdg_tabaux1_dref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C21197" w:rsidRPr="000C3638" w14:paraId="2C6842FB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8FE635B" w14:textId="36DE6064" w:rsidR="00C21197" w:rsidRPr="000C3638" w:rsidRDefault="00C21197" w:rsidP="00C2119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des_combustivel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C24A191" w14:textId="77777777" w:rsidR="00C21197" w:rsidRPr="000C3638" w:rsidRDefault="00C21197" w:rsidP="00C2119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Descritivo do combustível associado ao 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leasing</w:t>
            </w:r>
            <w:r w:rsidRPr="000C3638">
              <w:rPr>
                <w:rFonts w:cs="Arial"/>
                <w:sz w:val="18"/>
                <w:szCs w:val="18"/>
              </w:rPr>
              <w:t xml:space="preserve"> automóvel.</w:t>
            </w:r>
          </w:p>
          <w:p w14:paraId="7456E4DB" w14:textId="77777777" w:rsidR="00C21197" w:rsidRPr="000C3638" w:rsidRDefault="00C21197" w:rsidP="00C2119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72366908" w14:textId="449693B4" w:rsidR="00C21197" w:rsidRPr="000C3638" w:rsidRDefault="00C21197" w:rsidP="00C2119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bu_esg_work.rf_pilar3_cdg_tabaux1_dref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C21197" w:rsidRPr="000C3638" w14:paraId="111550D2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40D2352" w14:textId="79CA48E0" w:rsidR="00C21197" w:rsidRPr="000C3638" w:rsidRDefault="00C21197" w:rsidP="00C2119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co2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05AA93E" w14:textId="77777777" w:rsidR="00C21197" w:rsidRPr="000C3638" w:rsidRDefault="00C21197" w:rsidP="00C2119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Quantidade de emissões de CO</w:t>
            </w:r>
            <w:r w:rsidRPr="000C3638">
              <w:rPr>
                <w:rFonts w:cs="Arial"/>
                <w:sz w:val="18"/>
                <w:szCs w:val="18"/>
                <w:vertAlign w:val="subscript"/>
              </w:rPr>
              <w:t>2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  <w:p w14:paraId="111B90B5" w14:textId="77777777" w:rsidR="00C21197" w:rsidRPr="000C3638" w:rsidRDefault="00C21197" w:rsidP="00C2119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6710F85F" w14:textId="698B39C8" w:rsidR="00C21197" w:rsidRPr="000C3638" w:rsidRDefault="00C21197" w:rsidP="00C2119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bu_esg_work.rf_pilar3_cdg_tabaux1_dref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C21197" w:rsidRPr="000C3638" w14:paraId="4E619177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7C650C9" w14:textId="244E511D" w:rsidR="00C21197" w:rsidRPr="008F05F4" w:rsidRDefault="00C21197" w:rsidP="00C21197">
            <w:pPr>
              <w:spacing w:after="0" w:line="240" w:lineRule="auto"/>
              <w:rPr>
                <w:rFonts w:cs="Arial"/>
                <w:sz w:val="18"/>
                <w:szCs w:val="18"/>
                <w:highlight w:val="yellow"/>
              </w:rPr>
            </w:pPr>
            <w:r w:rsidRPr="008F05F4">
              <w:rPr>
                <w:rFonts w:cs="Arial"/>
                <w:sz w:val="18"/>
                <w:szCs w:val="18"/>
                <w:highlight w:val="yellow"/>
              </w:rPr>
              <w:t>flag_green_dashboard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E1608F0" w14:textId="67F2D27D" w:rsidR="00C21197" w:rsidRPr="008F05F4" w:rsidRDefault="00C21197" w:rsidP="00C21197">
            <w:pPr>
              <w:spacing w:after="0" w:line="240" w:lineRule="auto"/>
              <w:rPr>
                <w:rFonts w:cs="Arial"/>
                <w:sz w:val="18"/>
                <w:szCs w:val="18"/>
                <w:highlight w:val="yellow"/>
              </w:rPr>
            </w:pPr>
            <w:r w:rsidRPr="008F05F4">
              <w:rPr>
                <w:rFonts w:cs="Arial"/>
                <w:sz w:val="18"/>
                <w:szCs w:val="18"/>
                <w:highlight w:val="yellow"/>
              </w:rPr>
              <w:t xml:space="preserve">Flag aprovisionada com o valor ‘1’ no caso do registo pertencer ao reporte do </w:t>
            </w:r>
            <w:r w:rsidRPr="008F05F4">
              <w:rPr>
                <w:rFonts w:cs="Arial"/>
                <w:i/>
                <w:sz w:val="18"/>
                <w:szCs w:val="18"/>
                <w:highlight w:val="yellow"/>
              </w:rPr>
              <w:t>GreenDashboard.</w:t>
            </w:r>
          </w:p>
        </w:tc>
      </w:tr>
      <w:tr w:rsidR="00C21197" w:rsidRPr="000C3638" w14:paraId="688D65E2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E02E5AD" w14:textId="613CE643" w:rsidR="00C21197" w:rsidRPr="008F05F4" w:rsidRDefault="00C21197" w:rsidP="00C21197">
            <w:pPr>
              <w:spacing w:after="0" w:line="240" w:lineRule="auto"/>
              <w:rPr>
                <w:rFonts w:cs="Arial"/>
                <w:sz w:val="18"/>
                <w:szCs w:val="18"/>
                <w:highlight w:val="yellow"/>
              </w:rPr>
            </w:pPr>
            <w:r w:rsidRPr="008F05F4">
              <w:rPr>
                <w:rFonts w:cs="Arial"/>
                <w:sz w:val="18"/>
                <w:szCs w:val="18"/>
                <w:highlight w:val="yellow"/>
              </w:rPr>
              <w:t>activity_template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031FB96" w14:textId="0247C674" w:rsidR="008F05F4" w:rsidRPr="008F05F4" w:rsidRDefault="008F05F4" w:rsidP="00C21197">
            <w:pPr>
              <w:spacing w:after="0" w:line="240" w:lineRule="auto"/>
              <w:rPr>
                <w:rFonts w:cs="Arial"/>
                <w:sz w:val="18"/>
                <w:szCs w:val="18"/>
                <w:highlight w:val="yellow"/>
              </w:rPr>
            </w:pPr>
            <w:r w:rsidRPr="008F05F4">
              <w:rPr>
                <w:rFonts w:cs="Arial"/>
                <w:sz w:val="18"/>
                <w:szCs w:val="18"/>
                <w:highlight w:val="yellow"/>
              </w:rPr>
              <w:t xml:space="preserve">Código de atividade. </w:t>
            </w:r>
          </w:p>
        </w:tc>
      </w:tr>
      <w:tr w:rsidR="00C21197" w:rsidRPr="00C21197" w14:paraId="489A4077" w14:textId="77777777" w:rsidTr="00B0749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731493" w14:textId="07AD197F" w:rsidR="00C21197" w:rsidRPr="000C3638" w:rsidRDefault="00C21197" w:rsidP="00C2119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C21197">
              <w:rPr>
                <w:rFonts w:cs="Arial"/>
                <w:sz w:val="18"/>
                <w:szCs w:val="18"/>
              </w:rPr>
              <w:t>SFICS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93A4542" w14:textId="2027FA50" w:rsidR="00C21197" w:rsidRDefault="00C21197" w:rsidP="00C2119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Campo identificativo o código de Marcação Verde SFICS.</w:t>
            </w:r>
          </w:p>
          <w:p w14:paraId="53B1DCA1" w14:textId="77777777" w:rsidR="00C21197" w:rsidRDefault="00C21197" w:rsidP="00C2119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5464EC5D" w14:textId="5B7FDF99" w:rsidR="00C21197" w:rsidRPr="000C3638" w:rsidRDefault="00C21197" w:rsidP="00C2119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da seguinte forma:</w:t>
            </w:r>
          </w:p>
          <w:p w14:paraId="1BBA47E5" w14:textId="77777777" w:rsidR="00C21197" w:rsidRPr="00C21197" w:rsidRDefault="00C21197" w:rsidP="00C2119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01EB90B" w14:textId="31539FEB" w:rsidR="00C21197" w:rsidRPr="00C21197" w:rsidRDefault="00C21197" w:rsidP="00C21197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C21197">
              <w:rPr>
                <w:rFonts w:cs="Arial"/>
                <w:sz w:val="18"/>
                <w:szCs w:val="18"/>
              </w:rPr>
              <w:t xml:space="preserve">Preenchido com o campo </w:t>
            </w:r>
            <w:r w:rsidRPr="00C21197">
              <w:rPr>
                <w:rFonts w:cs="Arial"/>
                <w:sz w:val="18"/>
                <w:szCs w:val="18"/>
              </w:rPr>
              <w:t>SFICS</w:t>
            </w:r>
            <w:r w:rsidRPr="00C21197">
              <w:rPr>
                <w:rFonts w:cs="Arial"/>
                <w:sz w:val="18"/>
                <w:szCs w:val="18"/>
              </w:rPr>
              <w:t xml:space="preserve">  no caso do campo ‘</w:t>
            </w:r>
            <w:r w:rsidRPr="00C21197">
              <w:rPr>
                <w:rFonts w:cs="Arial"/>
                <w:sz w:val="18"/>
                <w:szCs w:val="18"/>
              </w:rPr>
              <w:t>SFICS.cempresa_ct</w:t>
            </w:r>
            <w:r w:rsidRPr="00C21197">
              <w:rPr>
                <w:rFonts w:cs="Arial"/>
                <w:sz w:val="18"/>
                <w:szCs w:val="18"/>
              </w:rPr>
              <w:t>’</w:t>
            </w:r>
            <w:r w:rsidRPr="00C21197">
              <w:rPr>
                <w:rFonts w:cs="Arial"/>
                <w:sz w:val="18"/>
                <w:szCs w:val="18"/>
              </w:rPr>
              <w:t xml:space="preserve"> </w:t>
            </w:r>
            <w:r w:rsidRPr="00C21197">
              <w:rPr>
                <w:rFonts w:cs="Arial"/>
                <w:sz w:val="18"/>
                <w:szCs w:val="18"/>
              </w:rPr>
              <w:t>não ser nulo</w:t>
            </w:r>
          </w:p>
          <w:p w14:paraId="35AD8B53" w14:textId="085F2ECA" w:rsidR="00C21197" w:rsidRDefault="00C21197" w:rsidP="00C2119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C21197">
              <w:rPr>
                <w:rFonts w:cs="Arial"/>
                <w:sz w:val="18"/>
                <w:szCs w:val="18"/>
              </w:rPr>
              <w:t>'A.1.1'</w:t>
            </w:r>
            <w:r w:rsidRPr="00C21197">
              <w:rPr>
                <w:rFonts w:cs="Arial"/>
                <w:sz w:val="18"/>
                <w:szCs w:val="18"/>
              </w:rPr>
              <w:t xml:space="preserve"> n</w:t>
            </w:r>
            <w:r w:rsidRPr="00C21197">
              <w:rPr>
                <w:rFonts w:cs="Arial"/>
                <w:sz w:val="18"/>
                <w:szCs w:val="18"/>
              </w:rPr>
              <w:t xml:space="preserve">o caso do campo </w:t>
            </w:r>
            <w:r w:rsidRPr="00C21197">
              <w:rPr>
                <w:rFonts w:cs="Arial"/>
                <w:i/>
                <w:sz w:val="18"/>
                <w:szCs w:val="18"/>
              </w:rPr>
              <w:t>‘activity_template’</w:t>
            </w:r>
            <w:r w:rsidRPr="00C21197">
              <w:rPr>
                <w:rFonts w:cs="Arial"/>
                <w:sz w:val="18"/>
                <w:szCs w:val="18"/>
              </w:rPr>
              <w:t xml:space="preserve"> estar </w:t>
            </w:r>
            <w:r w:rsidRPr="00C21197">
              <w:rPr>
                <w:rFonts w:cs="Arial"/>
                <w:sz w:val="18"/>
                <w:szCs w:val="18"/>
              </w:rPr>
              <w:t xml:space="preserve">aprovisionado com o valor </w:t>
            </w:r>
            <w:r w:rsidRPr="00C21197">
              <w:rPr>
                <w:rFonts w:cs="Arial"/>
                <w:sz w:val="18"/>
                <w:szCs w:val="18"/>
              </w:rPr>
              <w:t>'AGFGR001'</w:t>
            </w:r>
          </w:p>
          <w:p w14:paraId="4692C077" w14:textId="3CFE3155" w:rsidR="00C21197" w:rsidRDefault="00C21197" w:rsidP="00C2119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C21197">
              <w:rPr>
                <w:rFonts w:cs="Arial"/>
                <w:sz w:val="18"/>
                <w:szCs w:val="18"/>
              </w:rPr>
              <w:t xml:space="preserve">'A.2.3'  no caso do campo </w:t>
            </w:r>
            <w:r w:rsidRPr="00C21197">
              <w:rPr>
                <w:rFonts w:cs="Arial"/>
                <w:i/>
                <w:sz w:val="18"/>
                <w:szCs w:val="18"/>
              </w:rPr>
              <w:t>‘activity_template’</w:t>
            </w:r>
            <w:r w:rsidRPr="00C21197">
              <w:rPr>
                <w:rFonts w:cs="Arial"/>
                <w:sz w:val="18"/>
                <w:szCs w:val="18"/>
              </w:rPr>
              <w:t xml:space="preserve"> estar aprovisionado com o valor 'AGFGR00</w:t>
            </w:r>
            <w:r>
              <w:rPr>
                <w:rFonts w:cs="Arial"/>
                <w:sz w:val="18"/>
                <w:szCs w:val="18"/>
              </w:rPr>
              <w:t>2</w:t>
            </w:r>
            <w:r w:rsidRPr="00C21197">
              <w:rPr>
                <w:rFonts w:cs="Arial"/>
                <w:sz w:val="18"/>
                <w:szCs w:val="18"/>
              </w:rPr>
              <w:t>'</w:t>
            </w:r>
          </w:p>
          <w:p w14:paraId="1D904B42" w14:textId="54581356" w:rsidR="00C21197" w:rsidRPr="00C21197" w:rsidRDefault="00C21197" w:rsidP="00C2119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C21197">
              <w:rPr>
                <w:rFonts w:cs="Arial"/>
                <w:sz w:val="18"/>
                <w:szCs w:val="18"/>
              </w:rPr>
              <w:t>'A.3.1'</w:t>
            </w:r>
            <w:r w:rsidRPr="00C21197">
              <w:rPr>
                <w:rFonts w:cs="Arial"/>
                <w:sz w:val="18"/>
                <w:szCs w:val="18"/>
              </w:rPr>
              <w:t xml:space="preserve"> </w:t>
            </w:r>
            <w:r w:rsidRPr="00C21197">
              <w:rPr>
                <w:rFonts w:cs="Arial"/>
                <w:sz w:val="18"/>
                <w:szCs w:val="18"/>
              </w:rPr>
              <w:t xml:space="preserve">no caso do campo </w:t>
            </w:r>
            <w:r w:rsidRPr="00C21197">
              <w:rPr>
                <w:rFonts w:cs="Arial"/>
                <w:i/>
                <w:sz w:val="18"/>
                <w:szCs w:val="18"/>
              </w:rPr>
              <w:t>‘activity_template’</w:t>
            </w:r>
            <w:r w:rsidRPr="00C21197">
              <w:rPr>
                <w:rFonts w:cs="Arial"/>
                <w:sz w:val="18"/>
                <w:szCs w:val="18"/>
              </w:rPr>
              <w:t xml:space="preserve"> estar aprovisionado com o valor</w:t>
            </w:r>
            <w:r>
              <w:rPr>
                <w:rFonts w:cs="Arial"/>
                <w:sz w:val="18"/>
                <w:szCs w:val="18"/>
              </w:rPr>
              <w:t xml:space="preserve"> 'AGFGR006</w:t>
            </w:r>
            <w:r w:rsidRPr="00C21197">
              <w:rPr>
                <w:rFonts w:cs="Arial"/>
                <w:sz w:val="18"/>
                <w:szCs w:val="18"/>
              </w:rPr>
              <w:t>'</w:t>
            </w:r>
          </w:p>
          <w:p w14:paraId="37532F5F" w14:textId="22C0F3C3" w:rsidR="00C21197" w:rsidRPr="00C21197" w:rsidRDefault="00C21197" w:rsidP="00C2119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C21197">
              <w:rPr>
                <w:rFonts w:cs="Arial"/>
                <w:sz w:val="18"/>
                <w:szCs w:val="18"/>
              </w:rPr>
              <w:t>'A.3.2'</w:t>
            </w:r>
            <w:r w:rsidRPr="00C21197">
              <w:rPr>
                <w:rFonts w:cs="Arial"/>
                <w:sz w:val="18"/>
                <w:szCs w:val="18"/>
              </w:rPr>
              <w:t xml:space="preserve"> </w:t>
            </w:r>
            <w:r w:rsidRPr="00C21197">
              <w:rPr>
                <w:rFonts w:cs="Arial"/>
                <w:sz w:val="18"/>
                <w:szCs w:val="18"/>
              </w:rPr>
              <w:t xml:space="preserve">no caso do campo </w:t>
            </w:r>
            <w:r w:rsidRPr="00C21197">
              <w:rPr>
                <w:rFonts w:cs="Arial"/>
                <w:i/>
                <w:sz w:val="18"/>
                <w:szCs w:val="18"/>
              </w:rPr>
              <w:t>‘activity_template’</w:t>
            </w:r>
            <w:r w:rsidRPr="00C21197">
              <w:rPr>
                <w:rFonts w:cs="Arial"/>
                <w:sz w:val="18"/>
                <w:szCs w:val="18"/>
              </w:rPr>
              <w:t xml:space="preserve"> estar aprovisionado com o valor</w:t>
            </w:r>
            <w:r>
              <w:rPr>
                <w:rFonts w:cs="Arial"/>
                <w:sz w:val="18"/>
                <w:szCs w:val="18"/>
              </w:rPr>
              <w:t xml:space="preserve"> 'AGFGR007</w:t>
            </w:r>
            <w:r w:rsidRPr="00C21197">
              <w:rPr>
                <w:rFonts w:cs="Arial"/>
                <w:sz w:val="18"/>
                <w:szCs w:val="18"/>
              </w:rPr>
              <w:t>'</w:t>
            </w:r>
          </w:p>
          <w:p w14:paraId="2B580768" w14:textId="013C1666" w:rsidR="00C21197" w:rsidRPr="00C21197" w:rsidRDefault="00C21197" w:rsidP="00C2119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C21197">
              <w:rPr>
                <w:rFonts w:cs="Arial"/>
                <w:sz w:val="18"/>
                <w:szCs w:val="18"/>
              </w:rPr>
              <w:t>'A.3.7'</w:t>
            </w:r>
            <w:r w:rsidRPr="00C21197">
              <w:rPr>
                <w:rFonts w:cs="Arial"/>
                <w:sz w:val="18"/>
                <w:szCs w:val="18"/>
              </w:rPr>
              <w:t xml:space="preserve"> </w:t>
            </w:r>
            <w:r w:rsidRPr="00C21197">
              <w:rPr>
                <w:rFonts w:cs="Arial"/>
                <w:sz w:val="18"/>
                <w:szCs w:val="18"/>
              </w:rPr>
              <w:t xml:space="preserve">no caso do campo </w:t>
            </w:r>
            <w:r w:rsidRPr="00C21197">
              <w:rPr>
                <w:rFonts w:cs="Arial"/>
                <w:i/>
                <w:sz w:val="18"/>
                <w:szCs w:val="18"/>
              </w:rPr>
              <w:t>‘activity_template’</w:t>
            </w:r>
            <w:r w:rsidRPr="00C21197">
              <w:rPr>
                <w:rFonts w:cs="Arial"/>
                <w:sz w:val="18"/>
                <w:szCs w:val="18"/>
              </w:rPr>
              <w:t xml:space="preserve"> estar aprovisionado com o valor</w:t>
            </w:r>
            <w:r>
              <w:t xml:space="preserve"> </w:t>
            </w:r>
            <w:r>
              <w:rPr>
                <w:rFonts w:cs="Arial"/>
                <w:sz w:val="18"/>
                <w:szCs w:val="18"/>
              </w:rPr>
              <w:t>'AGFGR008</w:t>
            </w:r>
            <w:r w:rsidRPr="00C21197">
              <w:rPr>
                <w:rFonts w:cs="Arial"/>
                <w:sz w:val="18"/>
                <w:szCs w:val="18"/>
              </w:rPr>
              <w:t>'</w:t>
            </w:r>
          </w:p>
          <w:p w14:paraId="60DC24D8" w14:textId="4EB02DDA" w:rsidR="00C21197" w:rsidRDefault="00C21197" w:rsidP="00C2119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C21197">
              <w:rPr>
                <w:rFonts w:cs="Arial"/>
                <w:sz w:val="18"/>
                <w:szCs w:val="18"/>
              </w:rPr>
              <w:t>'A.5.2'</w:t>
            </w:r>
            <w:r w:rsidRPr="00C21197">
              <w:rPr>
                <w:rFonts w:cs="Arial"/>
                <w:sz w:val="18"/>
                <w:szCs w:val="18"/>
              </w:rPr>
              <w:t xml:space="preserve"> </w:t>
            </w:r>
            <w:r w:rsidRPr="00C21197">
              <w:rPr>
                <w:rFonts w:cs="Arial"/>
                <w:sz w:val="18"/>
                <w:szCs w:val="18"/>
              </w:rPr>
              <w:t xml:space="preserve">no caso do campo </w:t>
            </w:r>
            <w:r w:rsidRPr="00C21197">
              <w:rPr>
                <w:rFonts w:cs="Arial"/>
                <w:i/>
                <w:sz w:val="18"/>
                <w:szCs w:val="18"/>
              </w:rPr>
              <w:t>‘activity_template’</w:t>
            </w:r>
            <w:r w:rsidRPr="00C21197">
              <w:rPr>
                <w:rFonts w:cs="Arial"/>
                <w:sz w:val="18"/>
                <w:szCs w:val="18"/>
              </w:rPr>
              <w:t xml:space="preserve"> estar aprovisionado com o valor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Pr="00C21197">
              <w:rPr>
                <w:rFonts w:cs="Arial"/>
                <w:sz w:val="18"/>
                <w:szCs w:val="18"/>
              </w:rPr>
              <w:t>'AGFSO001'</w:t>
            </w:r>
          </w:p>
          <w:p w14:paraId="4BE91A14" w14:textId="57DBDE09" w:rsidR="00C21197" w:rsidRPr="00C21197" w:rsidRDefault="00C21197" w:rsidP="00C21197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</w:tc>
      </w:tr>
    </w:tbl>
    <w:p w14:paraId="62F3E8DB" w14:textId="77777777" w:rsidR="00490AFE" w:rsidRPr="00C21197" w:rsidRDefault="00490AFE" w:rsidP="00490AFE">
      <w:pPr>
        <w:jc w:val="both"/>
        <w:rPr>
          <w:lang w:val="en-US"/>
        </w:rPr>
      </w:pPr>
    </w:p>
    <w:p w14:paraId="3E7FB2C7" w14:textId="77777777" w:rsidR="00E4119F" w:rsidRPr="00C21197" w:rsidRDefault="00E4119F" w:rsidP="00E4119F">
      <w:pPr>
        <w:jc w:val="both"/>
        <w:rPr>
          <w:lang w:val="en-US"/>
        </w:rPr>
      </w:pPr>
    </w:p>
    <w:p w14:paraId="3DA03D7A" w14:textId="295BC50C" w:rsidR="00647EBD" w:rsidRPr="000C3638" w:rsidRDefault="00647EBD" w:rsidP="00787EE3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0C3638">
        <w:rPr>
          <w:rFonts w:ascii="Santander Text" w:hAnsi="Santander Text" w:cstheme="minorHAnsi"/>
        </w:rPr>
        <w:t xml:space="preserve">Tabelas auxiliares de agregação de informação do Satélite 84: </w:t>
      </w:r>
      <w:r w:rsidRPr="000C3638">
        <w:rPr>
          <w:rFonts w:ascii="Santander Text" w:hAnsi="Santander Text" w:cstheme="minorHAnsi"/>
          <w:i/>
        </w:rPr>
        <w:t>bu_esg_work.pila</w:t>
      </w:r>
      <w:bookmarkStart w:id="7" w:name="_GoBack"/>
      <w:bookmarkEnd w:id="7"/>
      <w:r w:rsidRPr="000C3638">
        <w:rPr>
          <w:rFonts w:ascii="Santander Text" w:hAnsi="Santander Text" w:cstheme="minorHAnsi"/>
          <w:i/>
        </w:rPr>
        <w:t>r3_sat84_dref_tabaux2</w:t>
      </w:r>
      <w:r w:rsidR="00F31A37" w:rsidRPr="000C3638">
        <w:rPr>
          <w:rFonts w:ascii="Santander Text" w:hAnsi="Santander Text" w:cstheme="minorHAnsi"/>
          <w:i/>
        </w:rPr>
        <w:t xml:space="preserve"> e bu_esg_work.pilar3_sat84_dref_tabaux3</w:t>
      </w:r>
    </w:p>
    <w:p w14:paraId="4763416B" w14:textId="77777777" w:rsidR="00647EBD" w:rsidRPr="000C3638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Visão Geral</w:t>
      </w:r>
    </w:p>
    <w:p w14:paraId="45D18661" w14:textId="77777777" w:rsidR="00C11107" w:rsidRPr="000C3638" w:rsidRDefault="00C11107" w:rsidP="007807C8">
      <w:r w:rsidRPr="000C3638">
        <w:t>Tabelas de marcação de métricas ESG</w:t>
      </w:r>
      <w:r w:rsidR="004806CB" w:rsidRPr="000C3638">
        <w:t xml:space="preserve"> </w:t>
      </w:r>
      <w:r w:rsidR="0081489A" w:rsidRPr="000C3638">
        <w:t xml:space="preserve">(como, por exemplo, </w:t>
      </w:r>
      <w:r w:rsidR="0081489A" w:rsidRPr="000C3638">
        <w:rPr>
          <w:i/>
          <w:iCs/>
        </w:rPr>
        <w:t>purpose ESG</w:t>
      </w:r>
      <w:r w:rsidR="0081489A" w:rsidRPr="000C3638">
        <w:t xml:space="preserve"> e </w:t>
      </w:r>
      <w:r w:rsidR="0081489A" w:rsidRPr="000C3638">
        <w:rPr>
          <w:i/>
          <w:iCs/>
        </w:rPr>
        <w:t>flag NFRD</w:t>
      </w:r>
      <w:r w:rsidR="0081489A" w:rsidRPr="000C3638">
        <w:t>)</w:t>
      </w:r>
      <w:r w:rsidR="00E94628" w:rsidRPr="000C3638">
        <w:t xml:space="preserve">, </w:t>
      </w:r>
      <w:r w:rsidR="003C13D1" w:rsidRPr="000C3638">
        <w:t>criação de</w:t>
      </w:r>
      <w:r w:rsidR="00E94628" w:rsidRPr="000C3638">
        <w:t xml:space="preserve"> campos auxiliares para mapeamento posterior da mitigação</w:t>
      </w:r>
      <w:r w:rsidR="00DE7FFA" w:rsidRPr="000C3638">
        <w:t>.</w:t>
      </w:r>
    </w:p>
    <w:p w14:paraId="121D0F48" w14:textId="77777777" w:rsidR="00647EBD" w:rsidRPr="000C3638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Granularidade e chave</w:t>
      </w:r>
    </w:p>
    <w:p w14:paraId="7FE0010A" w14:textId="77777777" w:rsidR="00647EBD" w:rsidRPr="000C3638" w:rsidRDefault="00647EBD" w:rsidP="00647EBD">
      <w:pPr>
        <w:jc w:val="both"/>
        <w:rPr>
          <w:rFonts w:cstheme="minorHAnsi"/>
        </w:rPr>
      </w:pPr>
      <w:r w:rsidRPr="000C3638">
        <w:rPr>
          <w:rFonts w:cstheme="minorHAnsi"/>
        </w:rPr>
        <w:t>A</w:t>
      </w:r>
      <w:r w:rsidR="00F31A37" w:rsidRPr="000C3638">
        <w:rPr>
          <w:rFonts w:cstheme="minorHAnsi"/>
        </w:rPr>
        <w:t>s</w:t>
      </w:r>
      <w:r w:rsidRPr="000C3638">
        <w:rPr>
          <w:rFonts w:cstheme="minorHAnsi"/>
        </w:rPr>
        <w:t xml:space="preserve"> tabela</w:t>
      </w:r>
      <w:r w:rsidR="00F31A37" w:rsidRPr="000C3638">
        <w:rPr>
          <w:rFonts w:cstheme="minorHAnsi"/>
        </w:rPr>
        <w:t>s</w:t>
      </w:r>
      <w:r w:rsidRPr="000C3638">
        <w:rPr>
          <w:rFonts w:cstheme="minorHAnsi"/>
        </w:rPr>
        <w:t xml:space="preserve"> </w:t>
      </w:r>
      <w:r w:rsidRPr="000C3638">
        <w:rPr>
          <w:rFonts w:cstheme="minorHAnsi"/>
          <w:b/>
          <w:bCs/>
          <w:i/>
        </w:rPr>
        <w:t>bu_esg_work.pilar3_sat84_dref_tabaux</w:t>
      </w:r>
      <w:r w:rsidR="00F31A37" w:rsidRPr="000C3638">
        <w:rPr>
          <w:rFonts w:cstheme="minorHAnsi"/>
          <w:b/>
          <w:bCs/>
          <w:i/>
        </w:rPr>
        <w:t xml:space="preserve">2 </w:t>
      </w:r>
      <w:r w:rsidR="00F31A37" w:rsidRPr="000C3638">
        <w:rPr>
          <w:rFonts w:cstheme="minorHAnsi"/>
          <w:iCs/>
        </w:rPr>
        <w:t>e</w:t>
      </w:r>
      <w:r w:rsidR="00F31A37" w:rsidRPr="000C3638">
        <w:rPr>
          <w:rFonts w:cstheme="minorHAnsi"/>
          <w:b/>
          <w:bCs/>
          <w:i/>
        </w:rPr>
        <w:t xml:space="preserve"> bu_esg_work.pilar3_sat84_dref_tabaux3</w:t>
      </w:r>
      <w:r w:rsidRPr="000C3638">
        <w:rPr>
          <w:rFonts w:cstheme="minorHAnsi"/>
          <w:i/>
          <w:sz w:val="20"/>
          <w:szCs w:val="20"/>
        </w:rPr>
        <w:t xml:space="preserve"> </w:t>
      </w:r>
      <w:r w:rsidRPr="000C3638">
        <w:rPr>
          <w:rFonts w:cstheme="minorHAnsi"/>
        </w:rPr>
        <w:t>apresenta</w:t>
      </w:r>
      <w:r w:rsidR="00F31A37" w:rsidRPr="000C3638">
        <w:rPr>
          <w:rFonts w:cstheme="minorHAnsi"/>
        </w:rPr>
        <w:t>m</w:t>
      </w:r>
      <w:r w:rsidRPr="000C3638">
        <w:rPr>
          <w:rFonts w:cstheme="minorHAnsi"/>
        </w:rPr>
        <w:t xml:space="preserve"> granularidade ao nível </w:t>
      </w:r>
      <w:r w:rsidR="004479F3" w:rsidRPr="000C3638">
        <w:rPr>
          <w:rFonts w:cstheme="minorHAnsi"/>
        </w:rPr>
        <w:t xml:space="preserve">do </w:t>
      </w:r>
      <w:r w:rsidR="004479F3" w:rsidRPr="000C3638">
        <w:rPr>
          <w:rFonts w:cstheme="minorHAnsi"/>
          <w:i/>
          <w:iCs/>
        </w:rPr>
        <w:t>IDCOMB</w:t>
      </w:r>
      <w:r w:rsidR="004479F3" w:rsidRPr="000C3638">
        <w:rPr>
          <w:rFonts w:cstheme="minorHAnsi"/>
        </w:rPr>
        <w:t xml:space="preserve">, </w:t>
      </w:r>
      <w:r w:rsidRPr="000C3638">
        <w:rPr>
          <w:rFonts w:cstheme="minorHAnsi"/>
        </w:rPr>
        <w:t xml:space="preserve"> responsabilidade e bem</w:t>
      </w:r>
      <w:r w:rsidRPr="000C3638">
        <w:rPr>
          <w:rFonts w:cstheme="minorHAnsi"/>
          <w:iCs/>
        </w:rPr>
        <w:t xml:space="preserve"> imóvel</w:t>
      </w:r>
      <w:r w:rsidRPr="000C3638">
        <w:rPr>
          <w:rFonts w:cstheme="minorHAnsi"/>
        </w:rPr>
        <w:t>.</w:t>
      </w:r>
    </w:p>
    <w:p w14:paraId="4F94CC33" w14:textId="77777777" w:rsidR="00647EBD" w:rsidRPr="000C3638" w:rsidRDefault="00647EBD" w:rsidP="00647EBD">
      <w:pPr>
        <w:jc w:val="both"/>
        <w:rPr>
          <w:rFonts w:cstheme="minorHAnsi"/>
        </w:rPr>
      </w:pPr>
      <w:r w:rsidRPr="000C3638">
        <w:rPr>
          <w:rFonts w:cstheme="minorHAnsi"/>
        </w:rPr>
        <w:lastRenderedPageBreak/>
        <w:t>A</w:t>
      </w:r>
      <w:r w:rsidR="00F31A37" w:rsidRPr="000C3638">
        <w:rPr>
          <w:rFonts w:cstheme="minorHAnsi"/>
        </w:rPr>
        <w:t>s</w:t>
      </w:r>
      <w:r w:rsidRPr="000C3638">
        <w:rPr>
          <w:rFonts w:cstheme="minorHAnsi"/>
        </w:rPr>
        <w:t xml:space="preserve"> chave</w:t>
      </w:r>
      <w:r w:rsidR="00F31A37" w:rsidRPr="000C3638">
        <w:rPr>
          <w:rFonts w:cstheme="minorHAnsi"/>
        </w:rPr>
        <w:t>s</w:t>
      </w:r>
      <w:r w:rsidRPr="000C3638">
        <w:rPr>
          <w:rFonts w:cstheme="minorHAnsi"/>
        </w:rPr>
        <w:t xml:space="preserve"> primária</w:t>
      </w:r>
      <w:r w:rsidR="00F31A37" w:rsidRPr="000C3638">
        <w:rPr>
          <w:rFonts w:cstheme="minorHAnsi"/>
        </w:rPr>
        <w:t>s</w:t>
      </w:r>
      <w:r w:rsidRPr="000C3638">
        <w:rPr>
          <w:rFonts w:cstheme="minorHAnsi"/>
        </w:rPr>
        <w:t xml:space="preserve"> da</w:t>
      </w:r>
      <w:r w:rsidR="00F31A37" w:rsidRPr="000C3638">
        <w:rPr>
          <w:rFonts w:cstheme="minorHAnsi"/>
        </w:rPr>
        <w:t>s</w:t>
      </w:r>
      <w:r w:rsidRPr="000C3638">
        <w:rPr>
          <w:rFonts w:cstheme="minorHAnsi"/>
        </w:rPr>
        <w:t xml:space="preserve"> tabela</w:t>
      </w:r>
      <w:r w:rsidR="00F31A37" w:rsidRPr="000C3638">
        <w:rPr>
          <w:rFonts w:cstheme="minorHAnsi"/>
        </w:rPr>
        <w:t>s</w:t>
      </w:r>
      <w:r w:rsidRPr="000C3638">
        <w:rPr>
          <w:rFonts w:cstheme="minorHAnsi"/>
        </w:rPr>
        <w:t xml:space="preserve"> </w:t>
      </w:r>
      <w:r w:rsidR="00F31A37" w:rsidRPr="000C3638">
        <w:rPr>
          <w:rFonts w:cstheme="minorHAnsi"/>
        </w:rPr>
        <w:t>são</w:t>
      </w:r>
      <w:r w:rsidRPr="000C3638">
        <w:rPr>
          <w:rFonts w:cstheme="minorHAnsi"/>
        </w:rPr>
        <w:t xml:space="preserve"> composta</w:t>
      </w:r>
      <w:r w:rsidR="00F31A37" w:rsidRPr="000C3638">
        <w:rPr>
          <w:rFonts w:cstheme="minorHAnsi"/>
        </w:rPr>
        <w:t>s</w:t>
      </w:r>
      <w:r w:rsidRPr="000C3638">
        <w:rPr>
          <w:rFonts w:cstheme="minorHAnsi"/>
        </w:rPr>
        <w:t xml:space="preserve"> pelos campos identificadores de cada </w:t>
      </w:r>
      <w:r w:rsidRPr="000C3638">
        <w:rPr>
          <w:rFonts w:cstheme="minorHAnsi"/>
          <w:i/>
          <w:iCs/>
        </w:rPr>
        <w:t>IDCOMB</w:t>
      </w:r>
      <w:r w:rsidRPr="000C3638">
        <w:rPr>
          <w:rFonts w:cstheme="minorHAnsi"/>
        </w:rPr>
        <w:t xml:space="preserve"> (i.e., ‘</w:t>
      </w:r>
      <w:r w:rsidRPr="000C3638">
        <w:rPr>
          <w:rFonts w:cstheme="minorHAnsi"/>
          <w:i/>
          <w:iCs/>
        </w:rPr>
        <w:t>idcomb_satelite’</w:t>
      </w:r>
      <w:r w:rsidRPr="000C3638">
        <w:rPr>
          <w:rFonts w:cstheme="minorHAnsi"/>
        </w:rPr>
        <w:t xml:space="preserve">), responsabilidade, (campos correspondentes a </w:t>
      </w:r>
      <w:r w:rsidRPr="000C3638">
        <w:rPr>
          <w:rFonts w:cstheme="minorHAnsi"/>
          <w:i/>
          <w:iCs/>
        </w:rPr>
        <w:t>‘cempresa_ct’</w:t>
      </w:r>
      <w:r w:rsidRPr="000C3638">
        <w:rPr>
          <w:rFonts w:cstheme="minorHAnsi"/>
        </w:rPr>
        <w:t xml:space="preserve">, </w:t>
      </w:r>
      <w:r w:rsidRPr="000C3638">
        <w:rPr>
          <w:rFonts w:cstheme="minorHAnsi"/>
          <w:i/>
          <w:iCs/>
        </w:rPr>
        <w:t>’cbalcao_ct’</w:t>
      </w:r>
      <w:r w:rsidRPr="000C3638">
        <w:rPr>
          <w:rFonts w:cstheme="minorHAnsi"/>
        </w:rPr>
        <w:t xml:space="preserve">, </w:t>
      </w:r>
      <w:r w:rsidRPr="000C3638">
        <w:rPr>
          <w:rFonts w:cstheme="minorHAnsi"/>
          <w:i/>
          <w:iCs/>
        </w:rPr>
        <w:t>’cnumecta_ct’</w:t>
      </w:r>
      <w:r w:rsidRPr="000C3638">
        <w:rPr>
          <w:rFonts w:cstheme="minorHAnsi"/>
        </w:rPr>
        <w:t xml:space="preserve"> e </w:t>
      </w:r>
      <w:r w:rsidRPr="000C3638">
        <w:rPr>
          <w:rFonts w:cstheme="minorHAnsi"/>
          <w:i/>
          <w:iCs/>
        </w:rPr>
        <w:t>’zdeposit_ct’</w:t>
      </w:r>
      <w:r w:rsidRPr="000C3638">
        <w:rPr>
          <w:rFonts w:cstheme="minorHAnsi"/>
        </w:rPr>
        <w:t xml:space="preserve">) e bem imóvel (campos correspondentes a </w:t>
      </w:r>
      <w:r w:rsidRPr="000C3638">
        <w:rPr>
          <w:rFonts w:cstheme="minorHAnsi"/>
          <w:i/>
          <w:iCs/>
        </w:rPr>
        <w:t>’ckbalbem’</w:t>
      </w:r>
      <w:r w:rsidRPr="000C3638">
        <w:rPr>
          <w:rFonts w:cstheme="minorHAnsi"/>
        </w:rPr>
        <w:t xml:space="preserve">, </w:t>
      </w:r>
      <w:r w:rsidRPr="000C3638">
        <w:rPr>
          <w:rFonts w:cstheme="minorHAnsi"/>
          <w:i/>
          <w:iCs/>
        </w:rPr>
        <w:t>’ckctabem’</w:t>
      </w:r>
      <w:r w:rsidRPr="000C3638">
        <w:rPr>
          <w:rFonts w:cstheme="minorHAnsi"/>
        </w:rPr>
        <w:t xml:space="preserve">, </w:t>
      </w:r>
      <w:r w:rsidRPr="000C3638">
        <w:rPr>
          <w:rFonts w:cstheme="minorHAnsi"/>
          <w:i/>
          <w:iCs/>
        </w:rPr>
        <w:t>’ckrefbem’</w:t>
      </w:r>
      <w:r w:rsidRPr="000C3638">
        <w:rPr>
          <w:rFonts w:cstheme="minorHAnsi"/>
        </w:rPr>
        <w:t xml:space="preserve">). Neste sentido, não será possível observar duplicações na combinação dos campos chaves existindo, para cada data de reporte, apenas um registo para cada combinação </w:t>
      </w:r>
      <w:r w:rsidRPr="000C3638">
        <w:rPr>
          <w:rFonts w:cstheme="minorHAnsi"/>
          <w:i/>
          <w:iCs/>
        </w:rPr>
        <w:t>IDCOMB</w:t>
      </w:r>
      <w:r w:rsidRPr="000C3638">
        <w:rPr>
          <w:rFonts w:cstheme="minorHAnsi"/>
        </w:rPr>
        <w:t>, responsabilidade e bem imóvel.</w:t>
      </w:r>
    </w:p>
    <w:p w14:paraId="1A6AAC34" w14:textId="77777777" w:rsidR="00647EBD" w:rsidRPr="000C3638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Periodicidade</w:t>
      </w:r>
    </w:p>
    <w:p w14:paraId="2E5A8961" w14:textId="6FF706F2" w:rsidR="00490AFE" w:rsidRPr="00490AFE" w:rsidRDefault="00647EBD" w:rsidP="00647EBD">
      <w:pPr>
        <w:jc w:val="both"/>
        <w:rPr>
          <w:rFonts w:cstheme="minorHAnsi"/>
        </w:rPr>
      </w:pPr>
      <w:r w:rsidRPr="000C3638">
        <w:rPr>
          <w:rFonts w:cstheme="minorHAnsi"/>
        </w:rPr>
        <w:t>A</w:t>
      </w:r>
      <w:r w:rsidR="00F31A37" w:rsidRPr="000C3638">
        <w:rPr>
          <w:rFonts w:cstheme="minorHAnsi"/>
        </w:rPr>
        <w:t>s</w:t>
      </w:r>
      <w:r w:rsidRPr="000C3638">
        <w:rPr>
          <w:rFonts w:cstheme="minorHAnsi"/>
        </w:rPr>
        <w:t xml:space="preserve"> tabela</w:t>
      </w:r>
      <w:r w:rsidR="00F31A37" w:rsidRPr="000C3638">
        <w:rPr>
          <w:rFonts w:cstheme="minorHAnsi"/>
        </w:rPr>
        <w:t>s</w:t>
      </w:r>
      <w:r w:rsidRPr="000C3638">
        <w:rPr>
          <w:rFonts w:cstheme="minorHAnsi"/>
        </w:rPr>
        <w:t xml:space="preserve"> </w:t>
      </w:r>
      <w:r w:rsidR="00F31A37" w:rsidRPr="000C3638">
        <w:rPr>
          <w:rFonts w:cstheme="minorHAnsi"/>
          <w:b/>
          <w:bCs/>
          <w:i/>
        </w:rPr>
        <w:t>bu_esg_work.pilar3_sat84_dref_tabaux2</w:t>
      </w:r>
      <w:r w:rsidR="00F31A37" w:rsidRPr="000C3638">
        <w:rPr>
          <w:rFonts w:cstheme="minorHAnsi"/>
          <w:iCs/>
        </w:rPr>
        <w:t xml:space="preserve"> e</w:t>
      </w:r>
      <w:r w:rsidR="00F31A37" w:rsidRPr="000C3638">
        <w:rPr>
          <w:rFonts w:cstheme="minorHAnsi"/>
          <w:b/>
          <w:bCs/>
          <w:i/>
        </w:rPr>
        <w:t xml:space="preserve"> </w:t>
      </w:r>
      <w:r w:rsidRPr="000C3638">
        <w:rPr>
          <w:rFonts w:cstheme="minorHAnsi"/>
          <w:b/>
          <w:bCs/>
          <w:i/>
        </w:rPr>
        <w:t>bu_esg_work.pilar3_sat84_dref_tabaux</w:t>
      </w:r>
      <w:r w:rsidR="00F31A37" w:rsidRPr="000C3638">
        <w:rPr>
          <w:rFonts w:cstheme="minorHAnsi"/>
          <w:b/>
          <w:bCs/>
          <w:i/>
        </w:rPr>
        <w:t>3</w:t>
      </w:r>
      <w:r w:rsidRPr="000C3638">
        <w:rPr>
          <w:rFonts w:cstheme="minorHAnsi"/>
          <w:sz w:val="20"/>
          <w:szCs w:val="20"/>
        </w:rPr>
        <w:t xml:space="preserve"> </w:t>
      </w:r>
      <w:r w:rsidR="00F31A37" w:rsidRPr="000C3638">
        <w:rPr>
          <w:rFonts w:cstheme="minorHAnsi"/>
        </w:rPr>
        <w:t>são</w:t>
      </w:r>
      <w:r w:rsidRPr="000C3638">
        <w:rPr>
          <w:rFonts w:cstheme="minorHAnsi"/>
        </w:rPr>
        <w:t xml:space="preserve"> gerada</w:t>
      </w:r>
      <w:r w:rsidR="00F31A37" w:rsidRPr="000C3638">
        <w:rPr>
          <w:rFonts w:cstheme="minorHAnsi"/>
        </w:rPr>
        <w:t>s</w:t>
      </w:r>
      <w:r w:rsidRPr="000C3638">
        <w:rPr>
          <w:rFonts w:cstheme="minorHAnsi"/>
        </w:rPr>
        <w:t xml:space="preserve"> em cada exercício no qual se procede ao reporte do Satélite 84 (periodicidade semestral).</w:t>
      </w:r>
    </w:p>
    <w:p w14:paraId="4F1798A8" w14:textId="77777777" w:rsidR="00647EBD" w:rsidRPr="000C3638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Aprovisionamento</w:t>
      </w:r>
    </w:p>
    <w:p w14:paraId="57483FB2" w14:textId="77777777" w:rsidR="00460230" w:rsidRPr="000C3638" w:rsidRDefault="00460230" w:rsidP="00460230">
      <w:pPr>
        <w:jc w:val="both"/>
        <w:rPr>
          <w:rFonts w:cstheme="minorHAnsi"/>
          <w:iCs/>
        </w:rPr>
      </w:pPr>
      <w:r w:rsidRPr="000C3638">
        <w:t xml:space="preserve">As tabelas </w:t>
      </w:r>
      <w:r w:rsidRPr="000C3638">
        <w:rPr>
          <w:rFonts w:cstheme="minorHAnsi"/>
          <w:b/>
          <w:bCs/>
          <w:i/>
        </w:rPr>
        <w:t xml:space="preserve">bu_esg_workpilar3_sat84_dref_tabaux2 </w:t>
      </w:r>
      <w:r w:rsidRPr="000C3638">
        <w:rPr>
          <w:rFonts w:cstheme="minorHAnsi"/>
          <w:iCs/>
        </w:rPr>
        <w:t>e</w:t>
      </w:r>
      <w:r w:rsidRPr="000C3638">
        <w:rPr>
          <w:rFonts w:cstheme="minorHAnsi"/>
          <w:b/>
          <w:bCs/>
          <w:i/>
        </w:rPr>
        <w:t xml:space="preserve"> bu_esg_workpilar3_sat84_dref_tabaux3 </w:t>
      </w:r>
      <w:r w:rsidRPr="000C3638">
        <w:rPr>
          <w:rFonts w:cstheme="minorHAnsi"/>
          <w:iCs/>
        </w:rPr>
        <w:t>resultam de vários cruzamentos (</w:t>
      </w:r>
      <w:r w:rsidRPr="000C3638">
        <w:rPr>
          <w:rFonts w:cstheme="minorHAnsi"/>
          <w:i/>
        </w:rPr>
        <w:t>left join</w:t>
      </w:r>
      <w:r w:rsidRPr="000C3638">
        <w:rPr>
          <w:rFonts w:cstheme="minorHAnsi"/>
          <w:iCs/>
        </w:rPr>
        <w:t>) com as seguintes tabelas:</w:t>
      </w:r>
    </w:p>
    <w:p w14:paraId="09C06144" w14:textId="77777777" w:rsidR="00460230" w:rsidRPr="000C3638" w:rsidRDefault="008961F4" w:rsidP="00787EE3">
      <w:pPr>
        <w:pStyle w:val="ListParagraph"/>
        <w:numPr>
          <w:ilvl w:val="0"/>
          <w:numId w:val="6"/>
        </w:numPr>
        <w:jc w:val="both"/>
      </w:pPr>
      <w:r w:rsidRPr="000C3638">
        <w:t xml:space="preserve">Cruzamento com a tabela </w:t>
      </w:r>
      <w:r w:rsidRPr="000C3638">
        <w:rPr>
          <w:b/>
          <w:bCs/>
          <w:i/>
          <w:iCs/>
        </w:rPr>
        <w:t>bu_esg_work.rf_pilar3_cdg_tabaux1_dref</w:t>
      </w:r>
      <w:r w:rsidRPr="000C3638">
        <w:rPr>
          <w:b/>
          <w:bCs/>
        </w:rPr>
        <w:t xml:space="preserve"> </w:t>
      </w:r>
      <w:r w:rsidR="00CB7F1C" w:rsidRPr="000C3638">
        <w:t xml:space="preserve">(filtrada por </w:t>
      </w:r>
      <w:r w:rsidR="00415464" w:rsidRPr="000C3638">
        <w:t>‘</w:t>
      </w:r>
      <w:r w:rsidR="00CB7F1C" w:rsidRPr="000C3638">
        <w:rPr>
          <w:i/>
          <w:iCs/>
        </w:rPr>
        <w:t>sfcs_tag_comgloval</w:t>
      </w:r>
      <w:r w:rsidR="00415464" w:rsidRPr="000C3638">
        <w:t>’</w:t>
      </w:r>
      <w:r w:rsidR="00CB7F1C" w:rsidRPr="000C3638">
        <w:t xml:space="preserve"> </w:t>
      </w:r>
      <w:r w:rsidR="00CB7F1C" w:rsidRPr="000C3638">
        <w:rPr>
          <w:i/>
          <w:iCs/>
        </w:rPr>
        <w:t>not in</w:t>
      </w:r>
      <w:r w:rsidR="00CB7F1C" w:rsidRPr="000C3638">
        <w:t xml:space="preserve"> ('No Elegible', 'Sin información') e </w:t>
      </w:r>
      <w:r w:rsidR="00033AC9" w:rsidRPr="000C3638">
        <w:t>‘</w:t>
      </w:r>
      <w:r w:rsidR="00CB7F1C" w:rsidRPr="000C3638">
        <w:rPr>
          <w:i/>
          <w:iCs/>
        </w:rPr>
        <w:t>sfcs_tag_comgloval</w:t>
      </w:r>
      <w:r w:rsidR="00033AC9" w:rsidRPr="000C3638">
        <w:t>’</w:t>
      </w:r>
      <w:r w:rsidR="00CB7F1C" w:rsidRPr="000C3638">
        <w:rPr>
          <w:i/>
          <w:iCs/>
        </w:rPr>
        <w:t xml:space="preserve"> is not null</w:t>
      </w:r>
      <w:r w:rsidR="00CB7F1C" w:rsidRPr="000C3638">
        <w:t xml:space="preserve">, de modo a excluir operações que não possuam </w:t>
      </w:r>
      <w:r w:rsidR="00573BE9" w:rsidRPr="000C3638">
        <w:t>mapeamento a classes SFCS</w:t>
      </w:r>
      <w:r w:rsidR="00CB7F1C" w:rsidRPr="000C3638">
        <w:t>)</w:t>
      </w:r>
      <w:r w:rsidR="00CB7F1C" w:rsidRPr="000C3638">
        <w:rPr>
          <w:b/>
          <w:bCs/>
        </w:rPr>
        <w:t xml:space="preserve"> </w:t>
      </w:r>
      <w:r w:rsidRPr="000C3638">
        <w:t>por chave de contrato e bem (</w:t>
      </w:r>
      <w:r w:rsidR="00883881" w:rsidRPr="000C3638">
        <w:rPr>
          <w:iCs/>
        </w:rPr>
        <w:t xml:space="preserve">i.e., campos </w:t>
      </w:r>
      <w:r w:rsidR="00883881" w:rsidRPr="000C3638">
        <w:rPr>
          <w:i/>
        </w:rPr>
        <w:t>‘cempresa_ct’, ‘cbalcao_ct’, cnumecta_ct’</w:t>
      </w:r>
      <w:r w:rsidR="00883881" w:rsidRPr="000C3638">
        <w:rPr>
          <w:iCs/>
        </w:rPr>
        <w:t xml:space="preserve"> e ‘</w:t>
      </w:r>
      <w:r w:rsidR="00883881" w:rsidRPr="000C3638">
        <w:rPr>
          <w:i/>
        </w:rPr>
        <w:t xml:space="preserve">zdeposit_ct’ </w:t>
      </w:r>
      <w:r w:rsidR="00883881" w:rsidRPr="000C3638">
        <w:rPr>
          <w:iCs/>
        </w:rPr>
        <w:t>e campos ‘</w:t>
      </w:r>
      <w:r w:rsidR="00883881" w:rsidRPr="000C3638">
        <w:rPr>
          <w:i/>
        </w:rPr>
        <w:t>ckbalbem’, ‘ckctabem’</w:t>
      </w:r>
      <w:r w:rsidR="00883881" w:rsidRPr="000C3638">
        <w:rPr>
          <w:iCs/>
        </w:rPr>
        <w:t xml:space="preserve"> e ‘</w:t>
      </w:r>
      <w:r w:rsidR="00883881" w:rsidRPr="000C3638">
        <w:rPr>
          <w:i/>
        </w:rPr>
        <w:t>ckrefbem’</w:t>
      </w:r>
      <w:r w:rsidR="00883881" w:rsidRPr="000C3638">
        <w:rPr>
          <w:iCs/>
        </w:rPr>
        <w:t>)</w:t>
      </w:r>
      <w:r w:rsidR="00CE57BC" w:rsidRPr="000C3638">
        <w:rPr>
          <w:iCs/>
        </w:rPr>
        <w:t xml:space="preserve">. Este cruzamento tem como principal objetivo incorporação da marcação de operações verdes, nomeadamente através dos seguintes campos: </w:t>
      </w:r>
      <w:r w:rsidR="00F32200" w:rsidRPr="000C3638">
        <w:rPr>
          <w:iCs/>
        </w:rPr>
        <w:t>‘</w:t>
      </w:r>
      <w:r w:rsidR="00CE57BC" w:rsidRPr="000C3638">
        <w:rPr>
          <w:i/>
        </w:rPr>
        <w:t>sfcs_green_activity_comgloval</w:t>
      </w:r>
      <w:r w:rsidR="00F32200" w:rsidRPr="000C3638">
        <w:rPr>
          <w:i/>
        </w:rPr>
        <w:t>’</w:t>
      </w:r>
      <w:r w:rsidR="00CE57BC" w:rsidRPr="000C3638">
        <w:rPr>
          <w:i/>
        </w:rPr>
        <w:t xml:space="preserve">, </w:t>
      </w:r>
      <w:r w:rsidR="00F32200" w:rsidRPr="000C3638">
        <w:rPr>
          <w:i/>
        </w:rPr>
        <w:t>‘</w:t>
      </w:r>
      <w:r w:rsidR="0042794B" w:rsidRPr="000C3638">
        <w:rPr>
          <w:i/>
        </w:rPr>
        <w:t>tipo_produto</w:t>
      </w:r>
      <w:r w:rsidR="00F32200" w:rsidRPr="000C3638">
        <w:rPr>
          <w:i/>
        </w:rPr>
        <w:t>’</w:t>
      </w:r>
      <w:r w:rsidR="0042794B" w:rsidRPr="000C3638">
        <w:rPr>
          <w:i/>
        </w:rPr>
        <w:t xml:space="preserve">, </w:t>
      </w:r>
      <w:r w:rsidR="00F32200" w:rsidRPr="000C3638">
        <w:rPr>
          <w:i/>
        </w:rPr>
        <w:t>‘</w:t>
      </w:r>
      <w:r w:rsidR="0042794B" w:rsidRPr="000C3638">
        <w:rPr>
          <w:i/>
        </w:rPr>
        <w:t>sfcs_tag_comgloval</w:t>
      </w:r>
      <w:r w:rsidR="00F32200" w:rsidRPr="000C3638">
        <w:rPr>
          <w:i/>
        </w:rPr>
        <w:t>’</w:t>
      </w:r>
      <w:r w:rsidR="0042794B" w:rsidRPr="000C3638">
        <w:rPr>
          <w:i/>
        </w:rPr>
        <w:t xml:space="preserve">, </w:t>
      </w:r>
      <w:r w:rsidR="00F32200" w:rsidRPr="000C3638">
        <w:rPr>
          <w:i/>
        </w:rPr>
        <w:t>‘</w:t>
      </w:r>
      <w:r w:rsidR="0042794B" w:rsidRPr="000C3638">
        <w:rPr>
          <w:i/>
        </w:rPr>
        <w:t>des_detalle_lease</w:t>
      </w:r>
      <w:r w:rsidR="00F32200" w:rsidRPr="000C3638">
        <w:rPr>
          <w:i/>
        </w:rPr>
        <w:t>’</w:t>
      </w:r>
      <w:r w:rsidR="0042794B" w:rsidRPr="000C3638">
        <w:rPr>
          <w:i/>
        </w:rPr>
        <w:t xml:space="preserve">, </w:t>
      </w:r>
      <w:r w:rsidR="00F32200" w:rsidRPr="000C3638">
        <w:rPr>
          <w:i/>
        </w:rPr>
        <w:t>‘</w:t>
      </w:r>
      <w:r w:rsidR="0042794B" w:rsidRPr="000C3638">
        <w:rPr>
          <w:i/>
        </w:rPr>
        <w:t>des_combustivel</w:t>
      </w:r>
      <w:r w:rsidR="00F32200" w:rsidRPr="000C3638">
        <w:rPr>
          <w:i/>
        </w:rPr>
        <w:t>’</w:t>
      </w:r>
      <w:r w:rsidR="0042794B" w:rsidRPr="000C3638">
        <w:rPr>
          <w:i/>
        </w:rPr>
        <w:t xml:space="preserve">, </w:t>
      </w:r>
      <w:r w:rsidR="00F32200" w:rsidRPr="000C3638">
        <w:rPr>
          <w:i/>
        </w:rPr>
        <w:t>‘</w:t>
      </w:r>
      <w:r w:rsidR="0042794B" w:rsidRPr="000C3638">
        <w:rPr>
          <w:i/>
        </w:rPr>
        <w:t>dinioper</w:t>
      </w:r>
      <w:r w:rsidR="00F32200" w:rsidRPr="000C3638">
        <w:rPr>
          <w:i/>
        </w:rPr>
        <w:t>’</w:t>
      </w:r>
      <w:r w:rsidR="0042794B" w:rsidRPr="000C3638">
        <w:rPr>
          <w:i/>
        </w:rPr>
        <w:t xml:space="preserve">, </w:t>
      </w:r>
      <w:r w:rsidR="00F32200" w:rsidRPr="000C3638">
        <w:rPr>
          <w:i/>
        </w:rPr>
        <w:t>‘</w:t>
      </w:r>
      <w:r w:rsidR="0042794B" w:rsidRPr="000C3638">
        <w:rPr>
          <w:i/>
        </w:rPr>
        <w:t>co2</w:t>
      </w:r>
      <w:r w:rsidR="00F32200" w:rsidRPr="000C3638">
        <w:rPr>
          <w:i/>
        </w:rPr>
        <w:t>’</w:t>
      </w:r>
      <w:r w:rsidR="0042794B" w:rsidRPr="000C3638">
        <w:rPr>
          <w:i/>
        </w:rPr>
        <w:t xml:space="preserve">, </w:t>
      </w:r>
      <w:r w:rsidR="00F32200" w:rsidRPr="000C3638">
        <w:rPr>
          <w:i/>
        </w:rPr>
        <w:t>‘</w:t>
      </w:r>
      <w:r w:rsidR="0042794B" w:rsidRPr="000C3638">
        <w:rPr>
          <w:i/>
        </w:rPr>
        <w:t>cmetanseg</w:t>
      </w:r>
      <w:r w:rsidR="00F32200" w:rsidRPr="000C3638">
        <w:rPr>
          <w:i/>
        </w:rPr>
        <w:t>’</w:t>
      </w:r>
      <w:r w:rsidR="0042794B" w:rsidRPr="000C3638">
        <w:rPr>
          <w:i/>
        </w:rPr>
        <w:t xml:space="preserve">, </w:t>
      </w:r>
      <w:r w:rsidR="00F32200" w:rsidRPr="000C3638">
        <w:rPr>
          <w:i/>
        </w:rPr>
        <w:t>‘</w:t>
      </w:r>
      <w:r w:rsidR="0042794B" w:rsidRPr="000C3638">
        <w:rPr>
          <w:i/>
        </w:rPr>
        <w:t>flag_green_dashboard</w:t>
      </w:r>
      <w:r w:rsidR="00F32200" w:rsidRPr="000C3638">
        <w:rPr>
          <w:i/>
        </w:rPr>
        <w:t>’</w:t>
      </w:r>
      <w:r w:rsidR="0042794B" w:rsidRPr="000C3638">
        <w:rPr>
          <w:iCs/>
        </w:rPr>
        <w:t xml:space="preserve"> e </w:t>
      </w:r>
      <w:r w:rsidR="00F32200" w:rsidRPr="000C3638">
        <w:rPr>
          <w:iCs/>
        </w:rPr>
        <w:t>‘</w:t>
      </w:r>
      <w:r w:rsidR="0042794B" w:rsidRPr="000C3638">
        <w:rPr>
          <w:i/>
        </w:rPr>
        <w:t>ckprodmi</w:t>
      </w:r>
      <w:r w:rsidR="00F32200" w:rsidRPr="000C3638">
        <w:rPr>
          <w:i/>
        </w:rPr>
        <w:t>’</w:t>
      </w:r>
      <w:r w:rsidR="00F32200" w:rsidRPr="000C3638">
        <w:rPr>
          <w:iCs/>
        </w:rPr>
        <w:t>;</w:t>
      </w:r>
    </w:p>
    <w:p w14:paraId="346019C3" w14:textId="77777777" w:rsidR="00F32200" w:rsidRPr="000C3638" w:rsidRDefault="001F054B" w:rsidP="00787EE3">
      <w:pPr>
        <w:pStyle w:val="ListParagraph"/>
        <w:numPr>
          <w:ilvl w:val="0"/>
          <w:numId w:val="6"/>
        </w:numPr>
        <w:jc w:val="both"/>
      </w:pPr>
      <w:r w:rsidRPr="000C3638">
        <w:rPr>
          <w:iCs/>
        </w:rPr>
        <w:t>Cruzamento com a tabela de clientes (</w:t>
      </w:r>
      <w:r w:rsidR="00FA126F" w:rsidRPr="000C3638">
        <w:rPr>
          <w:b/>
          <w:bCs/>
          <w:i/>
        </w:rPr>
        <w:t>cd_captools.ct003_univ_cli</w:t>
      </w:r>
      <w:r w:rsidRPr="000C3638">
        <w:rPr>
          <w:iCs/>
        </w:rPr>
        <w:t xml:space="preserve">) </w:t>
      </w:r>
      <w:r w:rsidR="009E79EA" w:rsidRPr="000C3638">
        <w:rPr>
          <w:rFonts w:cstheme="minorHAnsi"/>
          <w:iCs/>
        </w:rPr>
        <w:t>filtrada à data de referência através do campo ‘</w:t>
      </w:r>
      <w:r w:rsidR="008F6805" w:rsidRPr="000C3638">
        <w:rPr>
          <w:rFonts w:cstheme="minorHAnsi"/>
          <w:i/>
        </w:rPr>
        <w:t>ref_date</w:t>
      </w:r>
      <w:r w:rsidR="009E79EA" w:rsidRPr="000C3638">
        <w:rPr>
          <w:rFonts w:cstheme="minorHAnsi"/>
          <w:iCs/>
        </w:rPr>
        <w:t>’</w:t>
      </w:r>
      <w:r w:rsidR="00701905" w:rsidRPr="000C3638">
        <w:t>,</w:t>
      </w:r>
      <w:r w:rsidRPr="000C3638">
        <w:rPr>
          <w:iCs/>
        </w:rPr>
        <w:t xml:space="preserve"> para obtenção de informação da natureza jurídica do cliente (campo </w:t>
      </w:r>
      <w:r w:rsidR="00FA126F" w:rsidRPr="000C3638">
        <w:rPr>
          <w:iCs/>
        </w:rPr>
        <w:t>‘</w:t>
      </w:r>
      <w:r w:rsidR="00711845" w:rsidRPr="000C3638">
        <w:rPr>
          <w:i/>
        </w:rPr>
        <w:t>cnatureza_juri</w:t>
      </w:r>
      <w:r w:rsidR="00711845" w:rsidRPr="000C3638">
        <w:rPr>
          <w:iCs/>
        </w:rPr>
        <w:t>’</w:t>
      </w:r>
      <w:r w:rsidRPr="000C3638">
        <w:rPr>
          <w:iCs/>
        </w:rPr>
        <w:t>)</w:t>
      </w:r>
      <w:r w:rsidR="00DE4928" w:rsidRPr="000C3638">
        <w:rPr>
          <w:rFonts w:cstheme="minorHAnsi"/>
          <w:iCs/>
        </w:rPr>
        <w:t>,</w:t>
      </w:r>
      <w:r w:rsidR="00DE4928" w:rsidRPr="000C3638">
        <w:rPr>
          <w:iCs/>
        </w:rPr>
        <w:t xml:space="preserve"> por via do campo ‘</w:t>
      </w:r>
      <w:r w:rsidR="00DE4928" w:rsidRPr="000C3638">
        <w:rPr>
          <w:i/>
        </w:rPr>
        <w:t>zcliente</w:t>
      </w:r>
      <w:r w:rsidR="00DE4928" w:rsidRPr="000C3638">
        <w:rPr>
          <w:iCs/>
        </w:rPr>
        <w:t>’</w:t>
      </w:r>
      <w:r w:rsidRPr="000C3638">
        <w:rPr>
          <w:iCs/>
        </w:rPr>
        <w:t>;</w:t>
      </w:r>
    </w:p>
    <w:p w14:paraId="65C9202F" w14:textId="77777777" w:rsidR="00FA126F" w:rsidRPr="000C3638" w:rsidRDefault="00C9403E" w:rsidP="00787EE3">
      <w:pPr>
        <w:pStyle w:val="ListParagraph"/>
        <w:numPr>
          <w:ilvl w:val="0"/>
          <w:numId w:val="6"/>
        </w:numPr>
        <w:jc w:val="both"/>
      </w:pPr>
      <w:r w:rsidRPr="000C3638">
        <w:rPr>
          <w:iCs/>
        </w:rPr>
        <w:t>Cruzamento com a tabela de mapeamento de códigos NACE</w:t>
      </w:r>
      <w:r w:rsidR="007D65AF" w:rsidRPr="000C3638">
        <w:rPr>
          <w:iCs/>
        </w:rPr>
        <w:t xml:space="preserve"> (</w:t>
      </w:r>
      <w:r w:rsidR="007D65AF" w:rsidRPr="000C3638">
        <w:rPr>
          <w:b/>
          <w:bCs/>
          <w:i/>
        </w:rPr>
        <w:t>bu_esg_work.nace_esg_pillar3</w:t>
      </w:r>
      <w:r w:rsidR="00743FA2" w:rsidRPr="000C3638">
        <w:rPr>
          <w:bCs/>
          <w:i/>
        </w:rPr>
        <w:t xml:space="preserve">, </w:t>
      </w:r>
      <w:r w:rsidR="00743FA2" w:rsidRPr="000C3638">
        <w:rPr>
          <w:bCs/>
        </w:rPr>
        <w:t>tabela que possui o mapeamento</w:t>
      </w:r>
      <w:r w:rsidR="00743FA2" w:rsidRPr="000C3638">
        <w:rPr>
          <w:bCs/>
          <w:i/>
        </w:rPr>
        <w:t xml:space="preserve"> </w:t>
      </w:r>
      <w:r w:rsidR="00743FA2" w:rsidRPr="000C3638">
        <w:rPr>
          <w:bCs/>
        </w:rPr>
        <w:t>entre</w:t>
      </w:r>
      <w:r w:rsidR="00743FA2" w:rsidRPr="000C3638">
        <w:rPr>
          <w:b/>
          <w:bCs/>
        </w:rPr>
        <w:t xml:space="preserve"> </w:t>
      </w:r>
      <w:r w:rsidR="00743FA2" w:rsidRPr="000C3638">
        <w:rPr>
          <w:bCs/>
        </w:rPr>
        <w:t xml:space="preserve">o </w:t>
      </w:r>
      <w:r w:rsidR="00743FA2" w:rsidRPr="000C3638">
        <w:rPr>
          <w:bCs/>
          <w:i/>
        </w:rPr>
        <w:t>nace</w:t>
      </w:r>
      <w:r w:rsidR="00743FA2" w:rsidRPr="000C3638">
        <w:rPr>
          <w:bCs/>
        </w:rPr>
        <w:t xml:space="preserve"> nível 4 e o </w:t>
      </w:r>
      <w:r w:rsidR="00743FA2" w:rsidRPr="000C3638">
        <w:rPr>
          <w:bCs/>
          <w:i/>
        </w:rPr>
        <w:t>nace</w:t>
      </w:r>
      <w:r w:rsidR="00743FA2" w:rsidRPr="000C3638">
        <w:rPr>
          <w:bCs/>
        </w:rPr>
        <w:t xml:space="preserve"> ESG</w:t>
      </w:r>
      <w:r w:rsidR="007D65AF" w:rsidRPr="000C3638">
        <w:rPr>
          <w:iCs/>
        </w:rPr>
        <w:t>)</w:t>
      </w:r>
      <w:r w:rsidRPr="000C3638">
        <w:rPr>
          <w:iCs/>
        </w:rPr>
        <w:t xml:space="preserve"> disponibilizada pela Corporação via MdD</w:t>
      </w:r>
      <w:r w:rsidR="007D65AF" w:rsidRPr="000C3638">
        <w:rPr>
          <w:iCs/>
        </w:rPr>
        <w:t xml:space="preserve">, efetuado através do campo </w:t>
      </w:r>
      <w:r w:rsidR="007D65AF" w:rsidRPr="000C3638">
        <w:rPr>
          <w:i/>
        </w:rPr>
        <w:t xml:space="preserve">`15_nace_esg` </w:t>
      </w:r>
      <w:r w:rsidR="007D65AF" w:rsidRPr="000C3638">
        <w:rPr>
          <w:iCs/>
        </w:rPr>
        <w:t xml:space="preserve">(presente na tabela de universo </w:t>
      </w:r>
      <w:r w:rsidR="007D65AF" w:rsidRPr="000C3638">
        <w:rPr>
          <w:i/>
        </w:rPr>
        <w:t>full</w:t>
      </w:r>
      <w:r w:rsidR="007D65AF" w:rsidRPr="000C3638">
        <w:rPr>
          <w:iCs/>
        </w:rPr>
        <w:t>) e o campo ‘</w:t>
      </w:r>
      <w:r w:rsidR="007D65AF" w:rsidRPr="000C3638">
        <w:rPr>
          <w:i/>
        </w:rPr>
        <w:t>nace_level4</w:t>
      </w:r>
      <w:r w:rsidR="007D65AF" w:rsidRPr="000C3638">
        <w:rPr>
          <w:iCs/>
        </w:rPr>
        <w:t>’</w:t>
      </w:r>
      <w:r w:rsidR="00E624DC" w:rsidRPr="000C3638">
        <w:rPr>
          <w:iCs/>
        </w:rPr>
        <w:t>;</w:t>
      </w:r>
    </w:p>
    <w:p w14:paraId="6FE49CD0" w14:textId="77777777" w:rsidR="00E624DC" w:rsidRPr="000C3638" w:rsidRDefault="00E624DC" w:rsidP="00787EE3">
      <w:pPr>
        <w:pStyle w:val="ListParagraph"/>
        <w:numPr>
          <w:ilvl w:val="0"/>
          <w:numId w:val="6"/>
        </w:numPr>
        <w:jc w:val="both"/>
        <w:rPr>
          <w:iCs/>
        </w:rPr>
      </w:pPr>
      <w:r w:rsidRPr="000C3638">
        <w:rPr>
          <w:iCs/>
        </w:rPr>
        <w:t xml:space="preserve">Cruzamento com a tabela </w:t>
      </w:r>
      <w:r w:rsidRPr="000C3638">
        <w:rPr>
          <w:b/>
          <w:bCs/>
          <w:i/>
        </w:rPr>
        <w:t>cd_captools.ct004_univ_cto</w:t>
      </w:r>
      <w:r w:rsidRPr="000C3638">
        <w:rPr>
          <w:iCs/>
        </w:rPr>
        <w:t xml:space="preserve"> por chave do contrato </w:t>
      </w:r>
      <w:r w:rsidRPr="000C3638">
        <w:rPr>
          <w:i/>
        </w:rPr>
        <w:t>Master</w:t>
      </w:r>
      <w:r w:rsidRPr="000C3638">
        <w:rPr>
          <w:iCs/>
        </w:rPr>
        <w:t xml:space="preserve"> (i.e., </w:t>
      </w:r>
      <w:r w:rsidR="00464783" w:rsidRPr="000C3638">
        <w:rPr>
          <w:iCs/>
        </w:rPr>
        <w:t>campos ‘</w:t>
      </w:r>
      <w:r w:rsidR="00464783" w:rsidRPr="000C3638">
        <w:rPr>
          <w:i/>
        </w:rPr>
        <w:t>cempresa_ct</w:t>
      </w:r>
      <w:r w:rsidR="00464783" w:rsidRPr="000C3638">
        <w:rPr>
          <w:iCs/>
        </w:rPr>
        <w:t>’, ‘</w:t>
      </w:r>
      <w:r w:rsidR="00464783" w:rsidRPr="000C3638">
        <w:rPr>
          <w:i/>
        </w:rPr>
        <w:t>cbalcao_ct</w:t>
      </w:r>
      <w:r w:rsidR="00464783" w:rsidRPr="000C3638">
        <w:rPr>
          <w:iCs/>
        </w:rPr>
        <w:t>’, ‘</w:t>
      </w:r>
      <w:r w:rsidR="00464783" w:rsidRPr="000C3638">
        <w:rPr>
          <w:i/>
        </w:rPr>
        <w:t>cnumecta_ct</w:t>
      </w:r>
      <w:r w:rsidR="00464783" w:rsidRPr="000C3638">
        <w:rPr>
          <w:iCs/>
        </w:rPr>
        <w:t>’ e ‘</w:t>
      </w:r>
      <w:r w:rsidR="00464783" w:rsidRPr="000C3638">
        <w:rPr>
          <w:i/>
        </w:rPr>
        <w:t>zdeposit_ct</w:t>
      </w:r>
      <w:r w:rsidR="00464783" w:rsidRPr="000C3638">
        <w:rPr>
          <w:iCs/>
        </w:rPr>
        <w:t xml:space="preserve">’ do universo </w:t>
      </w:r>
      <w:r w:rsidR="00464783" w:rsidRPr="000C3638">
        <w:rPr>
          <w:i/>
        </w:rPr>
        <w:t>full</w:t>
      </w:r>
      <w:r w:rsidR="00464783" w:rsidRPr="000C3638">
        <w:rPr>
          <w:iCs/>
        </w:rPr>
        <w:t xml:space="preserve"> e campos ‘</w:t>
      </w:r>
      <w:r w:rsidR="00464783" w:rsidRPr="000C3638">
        <w:rPr>
          <w:i/>
        </w:rPr>
        <w:t>cempresa</w:t>
      </w:r>
      <w:r w:rsidR="00464783" w:rsidRPr="000C3638">
        <w:rPr>
          <w:iCs/>
        </w:rPr>
        <w:t>’, ‘</w:t>
      </w:r>
      <w:r w:rsidR="00464783" w:rsidRPr="000C3638">
        <w:rPr>
          <w:i/>
        </w:rPr>
        <w:t>cbalcao</w:t>
      </w:r>
      <w:r w:rsidR="00464783" w:rsidRPr="000C3638">
        <w:rPr>
          <w:iCs/>
        </w:rPr>
        <w:t>’, ‘</w:t>
      </w:r>
      <w:r w:rsidR="00464783" w:rsidRPr="000C3638">
        <w:rPr>
          <w:i/>
        </w:rPr>
        <w:t>cnumecta</w:t>
      </w:r>
      <w:r w:rsidR="00464783" w:rsidRPr="000C3638">
        <w:rPr>
          <w:iCs/>
        </w:rPr>
        <w:t>’ e ‘</w:t>
      </w:r>
      <w:r w:rsidR="00464783" w:rsidRPr="000C3638">
        <w:rPr>
          <w:i/>
        </w:rPr>
        <w:t>zdeposit</w:t>
      </w:r>
      <w:r w:rsidR="00464783" w:rsidRPr="000C3638">
        <w:rPr>
          <w:iCs/>
        </w:rPr>
        <w:t>’ da FR004</w:t>
      </w:r>
      <w:r w:rsidRPr="000C3638">
        <w:rPr>
          <w:iCs/>
        </w:rPr>
        <w:t xml:space="preserve">), de modo a obter informação </w:t>
      </w:r>
      <w:r w:rsidR="00633457" w:rsidRPr="000C3638">
        <w:rPr>
          <w:iCs/>
        </w:rPr>
        <w:t>dos códigos de produto e subproduto associados à operação (</w:t>
      </w:r>
      <w:r w:rsidR="00B1457D" w:rsidRPr="000C3638">
        <w:rPr>
          <w:iCs/>
        </w:rPr>
        <w:t>campos ‘</w:t>
      </w:r>
      <w:r w:rsidR="00B1457D" w:rsidRPr="000C3638">
        <w:rPr>
          <w:i/>
        </w:rPr>
        <w:t>cproduto</w:t>
      </w:r>
      <w:r w:rsidR="00B1457D" w:rsidRPr="000C3638">
        <w:rPr>
          <w:iCs/>
        </w:rPr>
        <w:t>’ e ‘</w:t>
      </w:r>
      <w:r w:rsidR="00B1457D" w:rsidRPr="000C3638">
        <w:rPr>
          <w:i/>
        </w:rPr>
        <w:t>csubprod</w:t>
      </w:r>
      <w:r w:rsidR="00B1457D" w:rsidRPr="000C3638">
        <w:rPr>
          <w:iCs/>
        </w:rPr>
        <w:t>’</w:t>
      </w:r>
      <w:r w:rsidR="00633457" w:rsidRPr="000C3638">
        <w:rPr>
          <w:iCs/>
        </w:rPr>
        <w:t>)</w:t>
      </w:r>
      <w:r w:rsidRPr="000C3638">
        <w:rPr>
          <w:iCs/>
        </w:rPr>
        <w:t>;</w:t>
      </w:r>
    </w:p>
    <w:p w14:paraId="3060CD6D" w14:textId="77777777" w:rsidR="0049602A" w:rsidRPr="000C3638" w:rsidRDefault="0049602A" w:rsidP="00787EE3">
      <w:pPr>
        <w:pStyle w:val="ListParagraph"/>
        <w:numPr>
          <w:ilvl w:val="0"/>
          <w:numId w:val="6"/>
        </w:numPr>
        <w:jc w:val="both"/>
        <w:rPr>
          <w:iCs/>
        </w:rPr>
      </w:pPr>
      <w:r w:rsidRPr="000C3638">
        <w:rPr>
          <w:iCs/>
        </w:rPr>
        <w:t xml:space="preserve">Cruzamento com a tabela </w:t>
      </w:r>
      <w:r w:rsidR="009C6E4F" w:rsidRPr="000C3638">
        <w:rPr>
          <w:b/>
          <w:bCs/>
          <w:i/>
        </w:rPr>
        <w:t xml:space="preserve">cd_emprestimos.ept01_contas </w:t>
      </w:r>
      <w:r w:rsidR="009C6E4F" w:rsidRPr="000C3638">
        <w:rPr>
          <w:iCs/>
        </w:rPr>
        <w:t xml:space="preserve">por chave do contrato </w:t>
      </w:r>
      <w:r w:rsidR="009C6E4F" w:rsidRPr="000C3638">
        <w:rPr>
          <w:i/>
        </w:rPr>
        <w:t>Master</w:t>
      </w:r>
      <w:r w:rsidR="009C6E4F" w:rsidRPr="000C3638">
        <w:rPr>
          <w:iCs/>
        </w:rPr>
        <w:t xml:space="preserve"> (i.e., campos ‘</w:t>
      </w:r>
      <w:r w:rsidR="009C6E4F" w:rsidRPr="000C3638">
        <w:rPr>
          <w:i/>
        </w:rPr>
        <w:t>cempresa_ct</w:t>
      </w:r>
      <w:r w:rsidR="009C6E4F" w:rsidRPr="000C3638">
        <w:rPr>
          <w:iCs/>
        </w:rPr>
        <w:t>’, ‘</w:t>
      </w:r>
      <w:r w:rsidR="009C6E4F" w:rsidRPr="000C3638">
        <w:rPr>
          <w:i/>
        </w:rPr>
        <w:t>cbalcao_ct</w:t>
      </w:r>
      <w:r w:rsidR="009C6E4F" w:rsidRPr="000C3638">
        <w:rPr>
          <w:iCs/>
        </w:rPr>
        <w:t>’ e ‘</w:t>
      </w:r>
      <w:r w:rsidR="009C6E4F" w:rsidRPr="000C3638">
        <w:rPr>
          <w:i/>
        </w:rPr>
        <w:t>cnumecta_ct</w:t>
      </w:r>
      <w:r w:rsidR="009C6E4F" w:rsidRPr="000C3638">
        <w:rPr>
          <w:iCs/>
        </w:rPr>
        <w:t xml:space="preserve">’ do universo </w:t>
      </w:r>
      <w:r w:rsidR="009C6E4F" w:rsidRPr="000C3638">
        <w:rPr>
          <w:i/>
        </w:rPr>
        <w:t>full</w:t>
      </w:r>
      <w:r w:rsidR="009C6E4F" w:rsidRPr="000C3638">
        <w:rPr>
          <w:iCs/>
        </w:rPr>
        <w:t xml:space="preserve"> e </w:t>
      </w:r>
      <w:r w:rsidR="009C6E4F" w:rsidRPr="000C3638">
        <w:rPr>
          <w:iCs/>
        </w:rPr>
        <w:lastRenderedPageBreak/>
        <w:t>campos ‘</w:t>
      </w:r>
      <w:r w:rsidR="009C6E4F" w:rsidRPr="000C3638">
        <w:rPr>
          <w:i/>
        </w:rPr>
        <w:t>cempresa</w:t>
      </w:r>
      <w:r w:rsidR="009C6E4F" w:rsidRPr="000C3638">
        <w:rPr>
          <w:iCs/>
        </w:rPr>
        <w:t>’, ‘</w:t>
      </w:r>
      <w:r w:rsidR="009C6E4F" w:rsidRPr="000C3638">
        <w:rPr>
          <w:i/>
        </w:rPr>
        <w:t>c</w:t>
      </w:r>
      <w:r w:rsidR="003A195B" w:rsidRPr="000C3638">
        <w:rPr>
          <w:i/>
        </w:rPr>
        <w:t>k</w:t>
      </w:r>
      <w:r w:rsidR="009C6E4F" w:rsidRPr="000C3638">
        <w:rPr>
          <w:i/>
        </w:rPr>
        <w:t>balcao</w:t>
      </w:r>
      <w:r w:rsidR="009C6E4F" w:rsidRPr="000C3638">
        <w:rPr>
          <w:iCs/>
        </w:rPr>
        <w:t>’ e ‘</w:t>
      </w:r>
      <w:r w:rsidR="009C6E4F" w:rsidRPr="000C3638">
        <w:rPr>
          <w:i/>
        </w:rPr>
        <w:t>c</w:t>
      </w:r>
      <w:r w:rsidR="003A195B" w:rsidRPr="000C3638">
        <w:rPr>
          <w:i/>
        </w:rPr>
        <w:t>k</w:t>
      </w:r>
      <w:r w:rsidR="009C6E4F" w:rsidRPr="000C3638">
        <w:rPr>
          <w:i/>
        </w:rPr>
        <w:t>numcta</w:t>
      </w:r>
      <w:r w:rsidR="009C6E4F" w:rsidRPr="000C3638">
        <w:rPr>
          <w:iCs/>
        </w:rPr>
        <w:t>’ da EPT01)</w:t>
      </w:r>
      <w:r w:rsidR="00273684" w:rsidRPr="000C3638">
        <w:rPr>
          <w:iCs/>
        </w:rPr>
        <w:t>, de modo a obter os campos ‘</w:t>
      </w:r>
      <w:r w:rsidR="00273684" w:rsidRPr="000C3638">
        <w:rPr>
          <w:i/>
        </w:rPr>
        <w:t>cfamilia</w:t>
      </w:r>
      <w:r w:rsidR="00273684" w:rsidRPr="000C3638">
        <w:rPr>
          <w:iCs/>
        </w:rPr>
        <w:t>’ e ‘</w:t>
      </w:r>
      <w:r w:rsidR="007361ED" w:rsidRPr="000C3638">
        <w:rPr>
          <w:i/>
        </w:rPr>
        <w:t>nifrru</w:t>
      </w:r>
      <w:r w:rsidR="00273684" w:rsidRPr="000C3638">
        <w:rPr>
          <w:iCs/>
        </w:rPr>
        <w:t>’</w:t>
      </w:r>
      <w:r w:rsidR="003A195B" w:rsidRPr="000C3638">
        <w:rPr>
          <w:iCs/>
        </w:rPr>
        <w:t>;</w:t>
      </w:r>
    </w:p>
    <w:p w14:paraId="0CB59DCD" w14:textId="77777777" w:rsidR="003A195B" w:rsidRPr="000C3638" w:rsidRDefault="00423BAB" w:rsidP="00787EE3">
      <w:pPr>
        <w:pStyle w:val="ListParagraph"/>
        <w:numPr>
          <w:ilvl w:val="0"/>
          <w:numId w:val="6"/>
        </w:numPr>
        <w:jc w:val="both"/>
        <w:rPr>
          <w:b/>
          <w:bCs/>
          <w:iCs/>
        </w:rPr>
      </w:pPr>
      <w:r w:rsidRPr="000C3638">
        <w:rPr>
          <w:iCs/>
        </w:rPr>
        <w:t xml:space="preserve">Obtenção do campo de marcação de NFRD por cliente, </w:t>
      </w:r>
      <w:r w:rsidR="00233856" w:rsidRPr="000C3638">
        <w:rPr>
          <w:iCs/>
        </w:rPr>
        <w:t>sendo efetuada a l</w:t>
      </w:r>
      <w:r w:rsidR="00B63466" w:rsidRPr="000C3638">
        <w:rPr>
          <w:iCs/>
        </w:rPr>
        <w:t xml:space="preserve">igação </w:t>
      </w:r>
      <w:r w:rsidR="00233856" w:rsidRPr="000C3638">
        <w:rPr>
          <w:iCs/>
        </w:rPr>
        <w:t>da</w:t>
      </w:r>
      <w:r w:rsidR="00E93D6C" w:rsidRPr="000C3638">
        <w:rPr>
          <w:iCs/>
        </w:rPr>
        <w:t xml:space="preserve"> tabela </w:t>
      </w:r>
      <w:r w:rsidR="00CD6AFE" w:rsidRPr="000C3638">
        <w:rPr>
          <w:b/>
          <w:bCs/>
          <w:i/>
        </w:rPr>
        <w:t>bu_esg_work.GAR_External_Data_dref</w:t>
      </w:r>
      <w:r w:rsidR="00CD6AFE" w:rsidRPr="000C3638">
        <w:rPr>
          <w:b/>
          <w:bCs/>
          <w:iCs/>
        </w:rPr>
        <w:t xml:space="preserve"> </w:t>
      </w:r>
      <w:r w:rsidR="00CD6AFE" w:rsidRPr="000C3638">
        <w:rPr>
          <w:iCs/>
        </w:rPr>
        <w:t xml:space="preserve">(tabela que resulta da importação </w:t>
      </w:r>
      <w:r w:rsidR="00E93255" w:rsidRPr="000C3638">
        <w:rPr>
          <w:iCs/>
        </w:rPr>
        <w:t xml:space="preserve">do </w:t>
      </w:r>
      <w:r w:rsidR="00E93255" w:rsidRPr="000C3638">
        <w:rPr>
          <w:i/>
        </w:rPr>
        <w:t xml:space="preserve">input </w:t>
      </w:r>
      <w:r w:rsidR="00E93255" w:rsidRPr="000C3638">
        <w:rPr>
          <w:iCs/>
        </w:rPr>
        <w:t>corporativo</w:t>
      </w:r>
      <w:r w:rsidR="005C2164" w:rsidRPr="000C3638">
        <w:rPr>
          <w:iCs/>
        </w:rPr>
        <w:t xml:space="preserve"> disponibilizado em formato </w:t>
      </w:r>
      <w:r w:rsidR="005C2164" w:rsidRPr="000C3638">
        <w:rPr>
          <w:i/>
        </w:rPr>
        <w:t>Excel</w:t>
      </w:r>
      <w:r w:rsidR="00E93255" w:rsidRPr="000C3638">
        <w:rPr>
          <w:iCs/>
        </w:rPr>
        <w:t>)</w:t>
      </w:r>
      <w:r w:rsidR="00772535" w:rsidRPr="000C3638">
        <w:rPr>
          <w:iCs/>
        </w:rPr>
        <w:t xml:space="preserve"> de modo a aferir quais os clientes aí presentes</w:t>
      </w:r>
      <w:r w:rsidR="00281EC8" w:rsidRPr="000C3638">
        <w:rPr>
          <w:iCs/>
        </w:rPr>
        <w:t>, tendo em conta as seguintes chaves de ligação</w:t>
      </w:r>
      <w:r w:rsidR="00281EC8" w:rsidRPr="000C3638">
        <w:rPr>
          <w:rStyle w:val="FootnoteReference"/>
          <w:iCs/>
        </w:rPr>
        <w:footnoteReference w:id="5"/>
      </w:r>
      <w:r w:rsidR="00281EC8" w:rsidRPr="000C3638">
        <w:rPr>
          <w:iCs/>
        </w:rPr>
        <w:t>:</w:t>
      </w:r>
    </w:p>
    <w:p w14:paraId="2E7374BA" w14:textId="77777777" w:rsidR="00AA5364" w:rsidRPr="000C3638" w:rsidRDefault="00AA5364" w:rsidP="00787EE3">
      <w:pPr>
        <w:pStyle w:val="ListParagraph"/>
        <w:numPr>
          <w:ilvl w:val="1"/>
          <w:numId w:val="6"/>
        </w:numPr>
        <w:jc w:val="both"/>
        <w:rPr>
          <w:b/>
          <w:bCs/>
          <w:iCs/>
        </w:rPr>
      </w:pPr>
      <w:r w:rsidRPr="000C3638">
        <w:rPr>
          <w:iCs/>
        </w:rPr>
        <w:t xml:space="preserve">LEI Code: ligação com a tabela </w:t>
      </w:r>
      <w:r w:rsidR="001662F3" w:rsidRPr="000C3638">
        <w:rPr>
          <w:b/>
          <w:bCs/>
          <w:i/>
        </w:rPr>
        <w:t>cd_captools.ct003_univ_cli</w:t>
      </w:r>
      <w:r w:rsidR="001662F3" w:rsidRPr="000C3638">
        <w:rPr>
          <w:iCs/>
        </w:rPr>
        <w:t xml:space="preserve"> através do campo ‘</w:t>
      </w:r>
      <w:r w:rsidR="00D573E5" w:rsidRPr="000C3638">
        <w:rPr>
          <w:i/>
        </w:rPr>
        <w:t>lei</w:t>
      </w:r>
      <w:r w:rsidR="001662F3" w:rsidRPr="000C3638">
        <w:rPr>
          <w:iCs/>
        </w:rPr>
        <w:t>’</w:t>
      </w:r>
      <w:r w:rsidR="00D573E5" w:rsidRPr="000C3638">
        <w:rPr>
          <w:iCs/>
        </w:rPr>
        <w:t xml:space="preserve"> da tabela corporativ</w:t>
      </w:r>
      <w:r w:rsidR="006977D9" w:rsidRPr="000C3638">
        <w:rPr>
          <w:iCs/>
        </w:rPr>
        <w:t>a</w:t>
      </w:r>
      <w:r w:rsidR="00D573E5" w:rsidRPr="000C3638">
        <w:rPr>
          <w:iCs/>
        </w:rPr>
        <w:t xml:space="preserve"> e o campo ‘</w:t>
      </w:r>
      <w:r w:rsidR="00D573E5" w:rsidRPr="000C3638">
        <w:rPr>
          <w:i/>
        </w:rPr>
        <w:t xml:space="preserve">clei’ </w:t>
      </w:r>
      <w:r w:rsidR="00D573E5" w:rsidRPr="000C3638">
        <w:rPr>
          <w:iCs/>
        </w:rPr>
        <w:t>da CT003</w:t>
      </w:r>
      <w:r w:rsidR="00772535" w:rsidRPr="000C3638">
        <w:rPr>
          <w:iCs/>
        </w:rPr>
        <w:t>;</w:t>
      </w:r>
    </w:p>
    <w:p w14:paraId="1E51C057" w14:textId="77777777" w:rsidR="00772535" w:rsidRPr="000C3638" w:rsidRDefault="00772535" w:rsidP="00787EE3">
      <w:pPr>
        <w:pStyle w:val="ListParagraph"/>
        <w:numPr>
          <w:ilvl w:val="1"/>
          <w:numId w:val="6"/>
        </w:numPr>
        <w:jc w:val="both"/>
        <w:rPr>
          <w:iCs/>
        </w:rPr>
      </w:pPr>
      <w:r w:rsidRPr="000C3638">
        <w:rPr>
          <w:iCs/>
        </w:rPr>
        <w:t xml:space="preserve">KGL: ligação supletiva com as tabelas </w:t>
      </w:r>
      <w:r w:rsidR="001B3853" w:rsidRPr="000C3638">
        <w:rPr>
          <w:b/>
          <w:bCs/>
          <w:i/>
        </w:rPr>
        <w:t xml:space="preserve">cd_riscos.rstf159_rating_interno </w:t>
      </w:r>
      <w:r w:rsidR="001B3853" w:rsidRPr="000C3638">
        <w:rPr>
          <w:iCs/>
        </w:rPr>
        <w:t>(</w:t>
      </w:r>
      <w:r w:rsidR="001536D5" w:rsidRPr="000C3638">
        <w:rPr>
          <w:iCs/>
        </w:rPr>
        <w:t xml:space="preserve">filtrada </w:t>
      </w:r>
      <w:r w:rsidR="000F5784" w:rsidRPr="000C3638">
        <w:rPr>
          <w:iCs/>
        </w:rPr>
        <w:t>pela data de referência através do campo ‘</w:t>
      </w:r>
      <w:r w:rsidR="000F5784" w:rsidRPr="000C3638">
        <w:rPr>
          <w:i/>
        </w:rPr>
        <w:t>data_date_part</w:t>
      </w:r>
      <w:r w:rsidR="000F5784" w:rsidRPr="000C3638">
        <w:rPr>
          <w:iCs/>
        </w:rPr>
        <w:t xml:space="preserve">’ e por </w:t>
      </w:r>
      <w:r w:rsidR="000F5784" w:rsidRPr="000C3638">
        <w:rPr>
          <w:i/>
        </w:rPr>
        <w:t xml:space="preserve">trim(ccliente) not in </w:t>
      </w:r>
      <w:r w:rsidR="000F5784" w:rsidRPr="000C3638">
        <w:rPr>
          <w:iCs/>
        </w:rPr>
        <w:t xml:space="preserve">('','#'), de modo a obter os </w:t>
      </w:r>
      <w:r w:rsidR="001B3853" w:rsidRPr="000C3638">
        <w:rPr>
          <w:iCs/>
        </w:rPr>
        <w:t xml:space="preserve">campos </w:t>
      </w:r>
      <w:r w:rsidR="000F5784" w:rsidRPr="000C3638">
        <w:rPr>
          <w:iCs/>
        </w:rPr>
        <w:t xml:space="preserve">de cruzamento </w:t>
      </w:r>
      <w:r w:rsidR="001B3853" w:rsidRPr="000C3638">
        <w:rPr>
          <w:iCs/>
        </w:rPr>
        <w:t>‘</w:t>
      </w:r>
      <w:r w:rsidR="001B3853" w:rsidRPr="000C3638">
        <w:rPr>
          <w:i/>
        </w:rPr>
        <w:t>centlegal</w:t>
      </w:r>
      <w:r w:rsidR="001B3853" w:rsidRPr="000C3638">
        <w:rPr>
          <w:iCs/>
        </w:rPr>
        <w:t>’ ou ‘</w:t>
      </w:r>
      <w:r w:rsidR="001B3853" w:rsidRPr="000C3638">
        <w:rPr>
          <w:i/>
        </w:rPr>
        <w:t>cgrupo</w:t>
      </w:r>
      <w:r w:rsidR="001B3853" w:rsidRPr="000C3638">
        <w:rPr>
          <w:iCs/>
        </w:rPr>
        <w:t>’)</w:t>
      </w:r>
      <w:r w:rsidR="004E0496" w:rsidRPr="000C3638">
        <w:rPr>
          <w:iCs/>
        </w:rPr>
        <w:t xml:space="preserve">, </w:t>
      </w:r>
      <w:r w:rsidR="004E0496" w:rsidRPr="000C3638">
        <w:rPr>
          <w:b/>
          <w:bCs/>
          <w:i/>
        </w:rPr>
        <w:t>cd_captools.ct070_univ_gr_cli/</w:t>
      </w:r>
      <w:r w:rsidR="00DA011E" w:rsidRPr="000C3638">
        <w:rPr>
          <w:b/>
          <w:bCs/>
          <w:i/>
        </w:rPr>
        <w:t xml:space="preserve"> cd_captools.ct071_rwa_gr_ec</w:t>
      </w:r>
      <w:r w:rsidR="00DA011E" w:rsidRPr="000C3638">
        <w:rPr>
          <w:iCs/>
        </w:rPr>
        <w:t xml:space="preserve"> (</w:t>
      </w:r>
      <w:r w:rsidR="005E3F65" w:rsidRPr="000C3638">
        <w:rPr>
          <w:iCs/>
        </w:rPr>
        <w:t xml:space="preserve">ambas </w:t>
      </w:r>
      <w:r w:rsidR="00131667" w:rsidRPr="000C3638">
        <w:rPr>
          <w:iCs/>
        </w:rPr>
        <w:t>filtrada</w:t>
      </w:r>
      <w:r w:rsidR="005E3F65" w:rsidRPr="000C3638">
        <w:rPr>
          <w:iCs/>
        </w:rPr>
        <w:t>s</w:t>
      </w:r>
      <w:r w:rsidR="00131667" w:rsidRPr="000C3638">
        <w:rPr>
          <w:iCs/>
        </w:rPr>
        <w:t xml:space="preserve"> pela data de referência através do campo ‘</w:t>
      </w:r>
      <w:r w:rsidR="00131667" w:rsidRPr="000C3638">
        <w:rPr>
          <w:i/>
        </w:rPr>
        <w:t>ref_date</w:t>
      </w:r>
      <w:r w:rsidR="00131667" w:rsidRPr="000C3638">
        <w:rPr>
          <w:iCs/>
        </w:rPr>
        <w:t xml:space="preserve">’ e </w:t>
      </w:r>
      <w:r w:rsidR="005E3F65" w:rsidRPr="000C3638">
        <w:rPr>
          <w:iCs/>
        </w:rPr>
        <w:t xml:space="preserve">CT070 por </w:t>
      </w:r>
      <w:r w:rsidR="00131667" w:rsidRPr="000C3638">
        <w:rPr>
          <w:i/>
        </w:rPr>
        <w:t>tipo_relacao</w:t>
      </w:r>
      <w:r w:rsidR="00131667" w:rsidRPr="000C3638">
        <w:rPr>
          <w:iCs/>
        </w:rPr>
        <w:t xml:space="preserve"> = ‘CONTROLO’</w:t>
      </w:r>
      <w:r w:rsidR="005E3F65" w:rsidRPr="000C3638">
        <w:rPr>
          <w:iCs/>
        </w:rPr>
        <w:t xml:space="preserve"> e </w:t>
      </w:r>
      <w:r w:rsidR="00DA011E" w:rsidRPr="000C3638">
        <w:rPr>
          <w:iCs/>
        </w:rPr>
        <w:t xml:space="preserve">ligadas por </w:t>
      </w:r>
      <w:r w:rsidR="009726EA" w:rsidRPr="000C3638">
        <w:rPr>
          <w:iCs/>
        </w:rPr>
        <w:t>‘</w:t>
      </w:r>
      <w:r w:rsidR="009726EA" w:rsidRPr="000C3638">
        <w:rPr>
          <w:i/>
        </w:rPr>
        <w:t>zgrupo</w:t>
      </w:r>
      <w:r w:rsidR="009726EA" w:rsidRPr="000C3638">
        <w:rPr>
          <w:iCs/>
        </w:rPr>
        <w:t>’</w:t>
      </w:r>
      <w:r w:rsidR="005E3F65" w:rsidRPr="000C3638">
        <w:rPr>
          <w:iCs/>
        </w:rPr>
        <w:t xml:space="preserve">, </w:t>
      </w:r>
      <w:r w:rsidR="009726EA" w:rsidRPr="000C3638">
        <w:rPr>
          <w:iCs/>
        </w:rPr>
        <w:t>extraindo o campo de cruzamento ‘</w:t>
      </w:r>
      <w:r w:rsidR="009726EA" w:rsidRPr="000C3638">
        <w:rPr>
          <w:i/>
        </w:rPr>
        <w:t>kgl5</w:t>
      </w:r>
      <w:r w:rsidR="009726EA" w:rsidRPr="000C3638">
        <w:rPr>
          <w:iCs/>
        </w:rPr>
        <w:t xml:space="preserve">’) e </w:t>
      </w:r>
      <w:r w:rsidR="009726EA" w:rsidRPr="000C3638">
        <w:rPr>
          <w:b/>
          <w:bCs/>
          <w:i/>
        </w:rPr>
        <w:t>bu_esg_work.p3_Client_Data_JQUEST</w:t>
      </w:r>
      <w:r w:rsidR="0099620A" w:rsidRPr="000C3638">
        <w:rPr>
          <w:rStyle w:val="FootnoteReference"/>
          <w:b/>
          <w:bCs/>
          <w:i/>
        </w:rPr>
        <w:footnoteReference w:id="6"/>
      </w:r>
      <w:r w:rsidR="009726EA" w:rsidRPr="000C3638">
        <w:rPr>
          <w:b/>
          <w:bCs/>
          <w:iCs/>
        </w:rPr>
        <w:t xml:space="preserve"> </w:t>
      </w:r>
      <w:r w:rsidR="009726EA" w:rsidRPr="000C3638">
        <w:rPr>
          <w:iCs/>
        </w:rPr>
        <w:t>(</w:t>
      </w:r>
      <w:r w:rsidR="0099620A" w:rsidRPr="000C3638">
        <w:rPr>
          <w:iCs/>
        </w:rPr>
        <w:t xml:space="preserve">campos </w:t>
      </w:r>
      <w:r w:rsidR="009B15F1" w:rsidRPr="000C3638">
        <w:rPr>
          <w:iCs/>
        </w:rPr>
        <w:t>‘</w:t>
      </w:r>
      <w:r w:rsidR="009B15F1" w:rsidRPr="000C3638">
        <w:rPr>
          <w:i/>
        </w:rPr>
        <w:t>cptyparent_code</w:t>
      </w:r>
      <w:r w:rsidR="009B15F1" w:rsidRPr="000C3638">
        <w:rPr>
          <w:iCs/>
        </w:rPr>
        <w:t>’ ou ‘</w:t>
      </w:r>
      <w:r w:rsidR="009B15F1" w:rsidRPr="000C3638">
        <w:rPr>
          <w:i/>
        </w:rPr>
        <w:t>cptylastparent_code</w:t>
      </w:r>
      <w:r w:rsidR="009B15F1" w:rsidRPr="000C3638">
        <w:rPr>
          <w:iCs/>
        </w:rPr>
        <w:t>’</w:t>
      </w:r>
      <w:r w:rsidR="009726EA" w:rsidRPr="000C3638">
        <w:rPr>
          <w:iCs/>
        </w:rPr>
        <w:t>),</w:t>
      </w:r>
      <w:r w:rsidR="004B64F6" w:rsidRPr="000C3638">
        <w:rPr>
          <w:iCs/>
        </w:rPr>
        <w:tab/>
      </w:r>
      <w:r w:rsidR="009726EA" w:rsidRPr="000C3638">
        <w:rPr>
          <w:iCs/>
        </w:rPr>
        <w:t xml:space="preserve"> através do campo </w:t>
      </w:r>
      <w:r w:rsidR="00267D57" w:rsidRPr="000C3638">
        <w:rPr>
          <w:iCs/>
        </w:rPr>
        <w:t>‘</w:t>
      </w:r>
      <w:r w:rsidR="00267D57" w:rsidRPr="000C3638">
        <w:rPr>
          <w:i/>
        </w:rPr>
        <w:t>glcs</w:t>
      </w:r>
      <w:r w:rsidR="00267D57" w:rsidRPr="000C3638">
        <w:rPr>
          <w:iCs/>
        </w:rPr>
        <w:t>’ da tabela corporativa.</w:t>
      </w:r>
    </w:p>
    <w:p w14:paraId="414C88FF" w14:textId="77777777" w:rsidR="00C37622" w:rsidRPr="000C3638" w:rsidRDefault="00C37622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Detalhe dos Campos</w:t>
      </w:r>
    </w:p>
    <w:p w14:paraId="30306BBD" w14:textId="77777777" w:rsidR="00C37622" w:rsidRPr="000C3638" w:rsidRDefault="00C37622" w:rsidP="00C37622">
      <w:pPr>
        <w:jc w:val="both"/>
        <w:rPr>
          <w:rFonts w:cstheme="minorHAnsi"/>
        </w:rPr>
      </w:pPr>
      <w:r w:rsidRPr="000C3638">
        <w:rPr>
          <w:rFonts w:cstheme="minorHAnsi"/>
        </w:rPr>
        <w:t>A</w:t>
      </w:r>
      <w:r w:rsidR="008953D6" w:rsidRPr="000C3638">
        <w:rPr>
          <w:rFonts w:cstheme="minorHAnsi"/>
        </w:rPr>
        <w:t>s</w:t>
      </w:r>
      <w:r w:rsidRPr="000C3638">
        <w:rPr>
          <w:rFonts w:cstheme="minorHAnsi"/>
        </w:rPr>
        <w:t xml:space="preserve"> tabela</w:t>
      </w:r>
      <w:r w:rsidR="008953D6" w:rsidRPr="000C3638">
        <w:rPr>
          <w:rFonts w:cstheme="minorHAnsi"/>
        </w:rPr>
        <w:t>s</w:t>
      </w:r>
      <w:r w:rsidRPr="000C3638">
        <w:rPr>
          <w:rFonts w:cstheme="minorHAnsi"/>
        </w:rPr>
        <w:t xml:space="preserve"> </w:t>
      </w:r>
      <w:r w:rsidR="008953D6" w:rsidRPr="000C3638">
        <w:rPr>
          <w:rFonts w:cstheme="minorHAnsi"/>
          <w:b/>
          <w:bCs/>
          <w:i/>
        </w:rPr>
        <w:t xml:space="preserve">bu_esg_work.pilar3_sat84_dref_tabaux2 </w:t>
      </w:r>
      <w:r w:rsidR="008953D6" w:rsidRPr="000C3638">
        <w:rPr>
          <w:rFonts w:cstheme="minorHAnsi"/>
          <w:iCs/>
        </w:rPr>
        <w:t>e</w:t>
      </w:r>
      <w:r w:rsidR="008953D6" w:rsidRPr="000C3638">
        <w:rPr>
          <w:rFonts w:cstheme="minorHAnsi"/>
          <w:b/>
          <w:bCs/>
          <w:i/>
        </w:rPr>
        <w:t xml:space="preserve"> bu_esg_work.pilar3_sat84_dref_tabaux3</w:t>
      </w:r>
      <w:r w:rsidRPr="000C3638">
        <w:rPr>
          <w:rFonts w:cstheme="minorHAnsi"/>
        </w:rPr>
        <w:t xml:space="preserve"> e os seus atributos são detalhados </w:t>
      </w:r>
      <w:r w:rsidRPr="000C3638">
        <w:rPr>
          <w:rFonts w:cstheme="minorHAnsi"/>
          <w:i/>
          <w:iCs/>
        </w:rPr>
        <w:t>infra</w:t>
      </w:r>
      <w:r w:rsidRPr="000C3638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C37622" w:rsidRPr="000C3638" w14:paraId="791FA382" w14:textId="77777777" w:rsidTr="002E41B6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CA207FA" w14:textId="77777777" w:rsidR="00C37622" w:rsidRPr="000C3638" w:rsidRDefault="00C37622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0C3638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</w:t>
            </w:r>
            <w:r w:rsidR="00E456D5" w:rsidRPr="000C3638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</w:t>
            </w:r>
            <w:r w:rsidRPr="000C3638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tabela</w:t>
            </w:r>
            <w:r w:rsidR="00E456D5" w:rsidRPr="000C3638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F18E53F" w14:textId="77777777" w:rsidR="00C37622" w:rsidRPr="000C3638" w:rsidRDefault="00C37622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2F7135" w:rsidRPr="000C3638" w14:paraId="2D74DE76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DD0BBB8" w14:textId="77777777" w:rsidR="002F7135" w:rsidRPr="000C3638" w:rsidRDefault="002F7135" w:rsidP="002F713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BBE67AC" w14:textId="77777777" w:rsidR="002F7135" w:rsidRPr="000C3638" w:rsidRDefault="002F7135" w:rsidP="002F713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soc. de contraparte.</w:t>
            </w:r>
          </w:p>
          <w:p w14:paraId="329C058E" w14:textId="77777777" w:rsidR="002F7135" w:rsidRPr="000C3638" w:rsidRDefault="002F7135" w:rsidP="002F713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68DEAC9" w14:textId="77777777" w:rsidR="002F7135" w:rsidRPr="000C3638" w:rsidRDefault="00430BED" w:rsidP="002F713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</w:t>
            </w:r>
            <w:r w:rsidR="006A18EC"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1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2F7135" w:rsidRPr="000C3638" w14:paraId="659188E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872C9B" w14:textId="77777777" w:rsidR="002F7135" w:rsidRPr="000C3638" w:rsidRDefault="002F7135" w:rsidP="002F713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idcomb_satelite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C72B0D" w14:textId="77777777" w:rsidR="002F7135" w:rsidRPr="000C3638" w:rsidRDefault="0022370E" w:rsidP="002F713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="002F7135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C61607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contabilístico do </w:t>
            </w:r>
            <w:r w:rsidR="002F7135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Satélite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ECB4533" w14:textId="77777777" w:rsidR="002F7135" w:rsidRPr="000C3638" w:rsidRDefault="002F7135" w:rsidP="002F713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72A8732" w14:textId="77777777" w:rsidR="002F7135" w:rsidRPr="000C3638" w:rsidRDefault="004E129A" w:rsidP="002F713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bu_esg_work.pilar3_sar84_dref_tabaux1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2F7135" w:rsidRPr="000C3638" w14:paraId="4F779797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3E6D99" w14:textId="77777777" w:rsidR="002F7135" w:rsidRPr="000C3638" w:rsidRDefault="002F7135" w:rsidP="002F713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FF5256" w14:textId="77777777" w:rsidR="002F7135" w:rsidRPr="000C3638" w:rsidRDefault="002F7135" w:rsidP="002F713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empresa</w:t>
            </w:r>
            <w:r w:rsidR="0022370E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22370E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2067939" w14:textId="77777777" w:rsidR="002F7135" w:rsidRPr="000C3638" w:rsidRDefault="002F7135" w:rsidP="002F713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D653A3A" w14:textId="77777777" w:rsidR="002F7135" w:rsidRPr="000C3638" w:rsidRDefault="004E129A" w:rsidP="002F713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bu_esg_work.pilar3_sar84_dref_tabaux1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2F7135" w:rsidRPr="000C3638" w14:paraId="0154C65C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FF5180" w14:textId="77777777" w:rsidR="002F7135" w:rsidRPr="000C3638" w:rsidRDefault="002F7135" w:rsidP="002F713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2E66695" w14:textId="77777777" w:rsidR="002F7135" w:rsidRPr="000C3638" w:rsidRDefault="002F7135" w:rsidP="002F713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balcão</w:t>
            </w:r>
            <w:r w:rsidR="0022370E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22370E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BFA15C2" w14:textId="77777777" w:rsidR="00E61BC2" w:rsidRPr="000C3638" w:rsidRDefault="00E61BC2" w:rsidP="002F713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4216CB9" w14:textId="77777777" w:rsidR="002F7135" w:rsidRPr="000C3638" w:rsidRDefault="00BB44F9" w:rsidP="002F713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bu_esg_work.pilar3_sar84_dref_tabaux1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2F7135" w:rsidRPr="000C3638" w14:paraId="77F5303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4A6009" w14:textId="77777777" w:rsidR="002F7135" w:rsidRPr="000C3638" w:rsidRDefault="002F7135" w:rsidP="002F713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cnumecta_ct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52FDFB" w14:textId="77777777" w:rsidR="002F7135" w:rsidRPr="000C3638" w:rsidRDefault="002F7135" w:rsidP="002F713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Número de conta</w:t>
            </w:r>
            <w:r w:rsidR="0022370E" w:rsidRPr="000C3638">
              <w:rPr>
                <w:rFonts w:cs="Arial"/>
                <w:sz w:val="18"/>
                <w:szCs w:val="18"/>
              </w:rPr>
              <w:t xml:space="preserve"> </w:t>
            </w:r>
            <w:r w:rsidR="0022370E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  <w:p w14:paraId="56E65AD0" w14:textId="77777777" w:rsidR="002F7135" w:rsidRPr="000C3638" w:rsidRDefault="002F7135" w:rsidP="002F713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5E36D0CD" w14:textId="77777777" w:rsidR="002F7135" w:rsidRPr="000C3638" w:rsidRDefault="00BB44F9" w:rsidP="002F713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bu_esg_work.pilar3_sar84_dref_tabaux1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2F7135" w:rsidRPr="000C3638" w14:paraId="2D2C15A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48D0AF" w14:textId="77777777" w:rsidR="002F7135" w:rsidRPr="000C3638" w:rsidRDefault="002F7135" w:rsidP="002F713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zdeposit_ct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7A7D59" w14:textId="77777777" w:rsidR="002F7135" w:rsidRPr="000C3638" w:rsidRDefault="002F7135" w:rsidP="002F713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depósito</w:t>
            </w:r>
            <w:r w:rsidR="0022370E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 xml:space="preserve"> Master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E27ACE1" w14:textId="77777777" w:rsidR="002F7135" w:rsidRPr="000C3638" w:rsidRDefault="002F7135" w:rsidP="002F713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31FFCA4" w14:textId="77777777" w:rsidR="002F7135" w:rsidRPr="000C3638" w:rsidRDefault="00BB44F9" w:rsidP="002F713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bu_esg_work.pilar3_sar84_dref_tabaux1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2F7135" w:rsidRPr="000C3638" w14:paraId="4A8EF8C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F47FECA" w14:textId="77777777" w:rsidR="002F7135" w:rsidRPr="000C3638" w:rsidRDefault="002F7135" w:rsidP="002F713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cod_ajust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0651AA" w14:textId="77777777" w:rsidR="002F7135" w:rsidRPr="000C3638" w:rsidRDefault="002F7135" w:rsidP="002F713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Cód. de ajuste contabilístico</w:t>
            </w:r>
            <w:r w:rsidR="0022370E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577CF23" w14:textId="77777777" w:rsidR="002F7135" w:rsidRPr="000C3638" w:rsidRDefault="002F7135" w:rsidP="002F713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052262A" w14:textId="77777777" w:rsidR="002F7135" w:rsidRPr="000C3638" w:rsidRDefault="00BB44F9" w:rsidP="002F713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bu_esg_work.pilar3_sar84_dref_tabaux1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2F7135" w:rsidRPr="000C3638" w14:paraId="7093530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9EB4DEC" w14:textId="77777777" w:rsidR="002F7135" w:rsidRPr="000C3638" w:rsidRDefault="002F7135" w:rsidP="002F713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saldo_ct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3195032" w14:textId="77777777" w:rsidR="002F7135" w:rsidRPr="000C3638" w:rsidRDefault="002F7135" w:rsidP="002F713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 contabilístico.</w:t>
            </w:r>
          </w:p>
          <w:p w14:paraId="7D26527F" w14:textId="77777777" w:rsidR="002F7135" w:rsidRPr="000C3638" w:rsidRDefault="002F7135" w:rsidP="002F713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237C527" w14:textId="77777777" w:rsidR="002F7135" w:rsidRPr="000C3638" w:rsidRDefault="00BB44F9" w:rsidP="002F713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bu_esg_work.pilar3_sar84_dref_tabaux1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2F7135" w:rsidRPr="000C3638" w14:paraId="4DBE63D6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EE599B9" w14:textId="77777777" w:rsidR="002F7135" w:rsidRPr="000C3638" w:rsidRDefault="002F7135" w:rsidP="002F713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setor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947280C" w14:textId="77777777" w:rsidR="002F7135" w:rsidRPr="000C3638" w:rsidRDefault="006E397B" w:rsidP="002F7135">
            <w:pPr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0C3638">
              <w:rPr>
                <w:rFonts w:cstheme="minorHAnsi"/>
                <w:iCs/>
                <w:sz w:val="18"/>
                <w:szCs w:val="18"/>
              </w:rPr>
              <w:t>Indicação do setor da operação.</w:t>
            </w:r>
          </w:p>
          <w:p w14:paraId="29D82608" w14:textId="77777777" w:rsidR="002F7135" w:rsidRPr="000C3638" w:rsidRDefault="002F7135" w:rsidP="002F7135">
            <w:pPr>
              <w:spacing w:after="0" w:line="240" w:lineRule="auto"/>
              <w:rPr>
                <w:rFonts w:cstheme="minorHAnsi"/>
                <w:iCs/>
              </w:rPr>
            </w:pPr>
          </w:p>
          <w:p w14:paraId="6437DA4B" w14:textId="77777777" w:rsidR="00BB44F9" w:rsidRPr="000C3638" w:rsidRDefault="00BB44F9" w:rsidP="002F7135">
            <w:pPr>
              <w:spacing w:after="0" w:line="240" w:lineRule="auto"/>
              <w:rPr>
                <w:rFonts w:cstheme="minorHAnsi"/>
                <w:iCs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bu_esg_work.pilar3_sar84_dref_tabaux1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2F7135" w:rsidRPr="000C3638" w14:paraId="4DC113F8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08D47F" w14:textId="77777777" w:rsidR="002F7135" w:rsidRPr="000C3638" w:rsidRDefault="002F7135" w:rsidP="002F713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33_counterparty_type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CCD81E" w14:textId="77777777" w:rsidR="002F7135" w:rsidRPr="000C3638" w:rsidRDefault="002F7135" w:rsidP="002F713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Tipo de contraparte</w:t>
            </w:r>
            <w:r w:rsidR="0022370E" w:rsidRPr="000C3638">
              <w:rPr>
                <w:rFonts w:cs="Arial"/>
                <w:sz w:val="18"/>
                <w:szCs w:val="18"/>
              </w:rPr>
              <w:t>.</w:t>
            </w:r>
          </w:p>
          <w:p w14:paraId="628BB16A" w14:textId="77777777" w:rsidR="002F7135" w:rsidRPr="000C3638" w:rsidRDefault="002F7135" w:rsidP="002F713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24222A64" w14:textId="77777777" w:rsidR="00BB44F9" w:rsidRPr="000C3638" w:rsidRDefault="00BB44F9" w:rsidP="002F713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bu_esg_work.pilar3_sar84_dref_tabaux1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2F7135" w:rsidRPr="000C3638" w14:paraId="2C2CBE8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28028A" w14:textId="77777777" w:rsidR="002F7135" w:rsidRPr="000C3638" w:rsidRDefault="002F7135" w:rsidP="002F713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29_flag_specialised_lending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F61BC2" w14:textId="77777777" w:rsidR="00E66BFB" w:rsidRPr="000C3638" w:rsidRDefault="00E66BFB" w:rsidP="00E66BF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valor 1 caso se trate de um o contrato de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Project Finance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0 caso contrário.</w:t>
            </w:r>
          </w:p>
          <w:p w14:paraId="6C93C116" w14:textId="77777777" w:rsidR="00263009" w:rsidRPr="000C3638" w:rsidRDefault="00263009" w:rsidP="002F713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7B635124" w14:textId="77777777" w:rsidR="00BB44F9" w:rsidRPr="000C3638" w:rsidRDefault="00BB44F9" w:rsidP="002F713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bu_esg_work.pilar3_sar84_dref_tabaux1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1B7CFD" w:rsidRPr="000C3638" w14:paraId="3F6359B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95080B" w14:textId="77777777" w:rsidR="001B7CFD" w:rsidRPr="000C3638" w:rsidRDefault="001B7CFD" w:rsidP="001B7CF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93_european_union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F627C24" w14:textId="77777777" w:rsidR="001B7CFD" w:rsidRPr="000C3638" w:rsidRDefault="001B7CFD" w:rsidP="001B7CF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Campo que identifica se um cliente é pertencente à EU</w:t>
            </w:r>
            <w:r w:rsidR="00E66BFB" w:rsidRPr="000C3638">
              <w:rPr>
                <w:rFonts w:cs="Arial"/>
                <w:sz w:val="18"/>
                <w:szCs w:val="18"/>
              </w:rPr>
              <w:t>.</w:t>
            </w:r>
          </w:p>
          <w:p w14:paraId="70414B5D" w14:textId="77777777" w:rsidR="001B7CFD" w:rsidRPr="000C3638" w:rsidRDefault="001B7CFD" w:rsidP="001B7CF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13F52A45" w14:textId="77777777" w:rsidR="001B7CFD" w:rsidRPr="000C3638" w:rsidRDefault="00BB44F9" w:rsidP="001B7CF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bu_esg_work.pilar3_sar84_dref_tabaux1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1B7CFD" w:rsidRPr="000C3638" w14:paraId="1047E53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762B68" w14:textId="77777777" w:rsidR="001B7CFD" w:rsidRPr="000C3638" w:rsidRDefault="001B7CFD" w:rsidP="001B7CF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4_collateral_nuts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6C11C5" w14:textId="77777777" w:rsidR="001B7CFD" w:rsidRPr="000C3638" w:rsidRDefault="001B7CFD" w:rsidP="001B7CF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NUTS III do bem imóvel.</w:t>
            </w:r>
          </w:p>
          <w:p w14:paraId="05F27601" w14:textId="77777777" w:rsidR="001B7CFD" w:rsidRPr="000C3638" w:rsidRDefault="001B7CFD" w:rsidP="001B7CF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41A5CA1F" w14:textId="77777777" w:rsidR="001B7CFD" w:rsidRPr="000C3638" w:rsidRDefault="001B7CFD" w:rsidP="001B7CF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 </w:t>
            </w:r>
            <w:r w:rsidR="00BB44F9"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="00BB44F9"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bu_esg_work.pilar3_sar84_dref_tabaux1</w:t>
            </w:r>
            <w:r w:rsidR="00BB44F9"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1B7CFD" w:rsidRPr="000C3638" w14:paraId="60DAD1E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1318D01" w14:textId="77777777" w:rsidR="001B7CFD" w:rsidRPr="000C3638" w:rsidRDefault="001B7CFD" w:rsidP="001B7CF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22_counterparty_nuts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4FB3C46" w14:textId="77777777" w:rsidR="001B7CFD" w:rsidRPr="000C3638" w:rsidRDefault="001B7CFD" w:rsidP="001B7CF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NUTS III do cliente.</w:t>
            </w:r>
          </w:p>
          <w:p w14:paraId="45442C43" w14:textId="77777777" w:rsidR="001B7CFD" w:rsidRPr="000C3638" w:rsidRDefault="001B7CFD" w:rsidP="001B7CF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6362D038" w14:textId="77777777" w:rsidR="001B7CFD" w:rsidRPr="000C3638" w:rsidRDefault="00BB44F9" w:rsidP="001B7CF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bu_esg_work.pilar3_sar84_dref_tabaux1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1B7CFD" w:rsidRPr="000C3638" w14:paraId="6E426BE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5B46C48" w14:textId="77777777" w:rsidR="001B7CFD" w:rsidRPr="000C3638" w:rsidRDefault="001B7CFD" w:rsidP="001B7CF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cpais_residencia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5AAD14F" w14:textId="77777777" w:rsidR="001B7CFD" w:rsidRPr="000C3638" w:rsidRDefault="001B7CFD" w:rsidP="001B7CF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do país de residência do cliente</w:t>
            </w:r>
            <w:r w:rsidR="00E66BFB" w:rsidRPr="000C3638">
              <w:rPr>
                <w:rFonts w:cs="Arial"/>
                <w:sz w:val="18"/>
                <w:szCs w:val="18"/>
              </w:rPr>
              <w:t>.</w:t>
            </w:r>
          </w:p>
          <w:p w14:paraId="752CA4A7" w14:textId="77777777" w:rsidR="001B7CFD" w:rsidRPr="000C3638" w:rsidRDefault="001B7CFD" w:rsidP="001B7CF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4CB59C85" w14:textId="77777777" w:rsidR="001B7CFD" w:rsidRPr="000C3638" w:rsidRDefault="00BB44F9" w:rsidP="001B7CF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bu_esg_work.pilar3_sar84_dref_tabaux1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1B7CFD" w:rsidRPr="000C3638" w14:paraId="3D6E1E5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532C26F" w14:textId="77777777" w:rsidR="001B7CFD" w:rsidRPr="000C3638" w:rsidRDefault="001B7CFD" w:rsidP="001B7CF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59C850" w14:textId="77777777" w:rsidR="00632ADC" w:rsidRPr="000C3638" w:rsidRDefault="00632ADC" w:rsidP="00632AD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 saldo contabilístico que corresponde ao bem imóvel.</w:t>
            </w:r>
          </w:p>
          <w:p w14:paraId="1A664A14" w14:textId="77777777" w:rsidR="001B7CFD" w:rsidRPr="000C3638" w:rsidRDefault="001B7CFD" w:rsidP="001B7CF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6134B0C3" w14:textId="77777777" w:rsidR="00632ADC" w:rsidRPr="000C3638" w:rsidRDefault="00BB44F9" w:rsidP="001B7CF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bu_esg_work.pilar3_sar84_dref_tabaux1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1B7CFD" w:rsidRPr="000C3638" w14:paraId="61D6A891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8E4F29" w14:textId="77777777" w:rsidR="001B7CFD" w:rsidRPr="000C3638" w:rsidRDefault="001B7CFD" w:rsidP="001B7CF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27FBF26" w14:textId="77777777" w:rsidR="00632ADC" w:rsidRPr="000C3638" w:rsidRDefault="00632ADC" w:rsidP="00632ADC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0C3638">
              <w:rPr>
                <w:rFonts w:cs="Calibri"/>
                <w:color w:val="000000"/>
                <w:sz w:val="18"/>
                <w:szCs w:val="18"/>
              </w:rPr>
              <w:t xml:space="preserve">Código do Cliente. </w:t>
            </w:r>
          </w:p>
          <w:p w14:paraId="19D4D3D2" w14:textId="77777777" w:rsidR="001B7CFD" w:rsidRPr="000C3638" w:rsidRDefault="001B7CFD" w:rsidP="001B7CF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14CEEFEA" w14:textId="77777777" w:rsidR="00632ADC" w:rsidRPr="000C3638" w:rsidRDefault="00BB44F9" w:rsidP="001B7CF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bu_esg_work.pilar3_sar84_dref_tabaux1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72DB2" w:rsidRPr="000C3638" w14:paraId="791351C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0DA43D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ckbalbem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D62584E" w14:textId="77777777" w:rsidR="00772DB2" w:rsidRPr="000C3638" w:rsidRDefault="00772DB2" w:rsidP="00772DB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balcão do bem.</w:t>
            </w:r>
          </w:p>
          <w:p w14:paraId="00E27F42" w14:textId="77777777" w:rsidR="00772DB2" w:rsidRPr="000C3638" w:rsidRDefault="00772DB2" w:rsidP="00772DB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C38C612" w14:textId="77777777" w:rsidR="00772DB2" w:rsidRPr="000C3638" w:rsidRDefault="00537F8F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bu_esg_work.pilar3_sar84_dref_tabaux1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72DB2" w:rsidRPr="000C3638" w14:paraId="720D8AC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534BE81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ckctabem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37D4B7C" w14:textId="77777777" w:rsidR="00772DB2" w:rsidRPr="000C3638" w:rsidRDefault="00772DB2" w:rsidP="00772DB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 do bem</w:t>
            </w:r>
          </w:p>
          <w:p w14:paraId="78C587D2" w14:textId="77777777" w:rsidR="00772DB2" w:rsidRPr="000C3638" w:rsidRDefault="00772DB2" w:rsidP="00772DB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F870D5" w14:textId="77777777" w:rsidR="00772DB2" w:rsidRPr="000C3638" w:rsidRDefault="00537F8F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bu_esg_work.pilar3_sar84_dref_tabaux1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72DB2" w:rsidRPr="000C3638" w14:paraId="33A03F0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9291C6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ckrefbem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EF0E80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Número de referência do bem.</w:t>
            </w:r>
          </w:p>
          <w:p w14:paraId="070C3FD6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7BF9A79D" w14:textId="77777777" w:rsidR="00772DB2" w:rsidRPr="000C3638" w:rsidRDefault="00537F8F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bu_esg_work.pilar3_sar84_dref_tabaux1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72DB2" w:rsidRPr="000C3638" w14:paraId="59988316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9FA9DE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clase_energetica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94482CF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Certificado energético do imóvel.</w:t>
            </w:r>
          </w:p>
          <w:p w14:paraId="545B453F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4C7C5A14" w14:textId="77777777" w:rsidR="00772DB2" w:rsidRPr="000C3638" w:rsidRDefault="00537F8F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bu_esg_work.pilar3_sar84_dref_tabaux1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72DB2" w:rsidRPr="000C3638" w14:paraId="7A589A0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E9CA51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fiabilidade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60371C7" w14:textId="77777777" w:rsidR="00A2404D" w:rsidRPr="000C3638" w:rsidRDefault="00A2404D" w:rsidP="00A2404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Fiabilidade da classe energética atribuída pela Gloval.</w:t>
            </w:r>
          </w:p>
          <w:p w14:paraId="4D30856E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597BB842" w14:textId="77777777" w:rsidR="00A2404D" w:rsidRPr="000C3638" w:rsidRDefault="00A2404D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bu_esg_work.pilar3_sar84_dref_tabaux1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72DB2" w:rsidRPr="000C3638" w14:paraId="716966B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193D5B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sfcs_green_activity_comgloval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753A500" w14:textId="77777777" w:rsidR="00772DB2" w:rsidRPr="000C3638" w:rsidRDefault="002E2F10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Mapeamento da atividade verde associada à operação.</w:t>
            </w:r>
          </w:p>
          <w:p w14:paraId="6EEDBBC7" w14:textId="77777777" w:rsidR="00A10977" w:rsidRPr="000C3638" w:rsidRDefault="00A10977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3149A5C6" w14:textId="77777777" w:rsidR="00A10977" w:rsidRPr="000C3638" w:rsidRDefault="00A10977" w:rsidP="00A1097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bu_esg_work.rf_pilar3_cdg_tabaux1_dref</w:t>
            </w:r>
            <w:r w:rsidR="006C008A"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72DB2" w:rsidRPr="000C3638" w14:paraId="76E8114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39710E9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sfcs_tag_comgloval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70B9F4" w14:textId="77777777" w:rsidR="00772DB2" w:rsidRPr="000C3638" w:rsidRDefault="00906570" w:rsidP="00772DB2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Identificação do tipo de operação (ex. </w:t>
            </w:r>
            <w:r w:rsidRPr="000C3638">
              <w:rPr>
                <w:rFonts w:cs="Arial"/>
                <w:i/>
                <w:iCs/>
                <w:sz w:val="18"/>
                <w:szCs w:val="18"/>
                <w:lang w:val="en-US"/>
              </w:rPr>
              <w:t>Green, No Elegible, Sustainability Linked</w:t>
            </w:r>
            <w:r w:rsidRPr="000C3638">
              <w:rPr>
                <w:rFonts w:cs="Arial"/>
                <w:sz w:val="18"/>
                <w:szCs w:val="18"/>
                <w:lang w:val="en-US"/>
              </w:rPr>
              <w:t>, etc.).</w:t>
            </w:r>
          </w:p>
          <w:p w14:paraId="509A6A21" w14:textId="77777777" w:rsidR="00492744" w:rsidRPr="000C3638" w:rsidRDefault="00492744" w:rsidP="00772DB2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4EE65F6F" w14:textId="77777777" w:rsidR="009D5A4D" w:rsidRPr="000C3638" w:rsidRDefault="009D5A4D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bu_esg_work.rf_pilar3_cdg_tabaux1_dref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72DB2" w:rsidRPr="000C3638" w14:paraId="5ABD463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FEC60A2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tipo_produto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440063" w14:textId="77777777" w:rsidR="00772DB2" w:rsidRPr="000C3638" w:rsidRDefault="007F26E6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Descritivo do tipo de produto da operação.</w:t>
            </w:r>
          </w:p>
          <w:p w14:paraId="4DCFD87D" w14:textId="77777777" w:rsidR="00492744" w:rsidRPr="000C3638" w:rsidRDefault="00492744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39B11D49" w14:textId="77777777" w:rsidR="009D5A4D" w:rsidRPr="000C3638" w:rsidRDefault="009D5A4D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bu_esg_work.rf_pilar3_cdg_tabaux1_dref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72DB2" w:rsidRPr="000C3638" w14:paraId="6E7CD46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A3CB8BA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cmetanseg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87893D" w14:textId="77777777" w:rsidR="00772DB2" w:rsidRPr="000C3638" w:rsidRDefault="002A64E1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do segmento da operação.</w:t>
            </w:r>
          </w:p>
          <w:p w14:paraId="48A8E8EA" w14:textId="77777777" w:rsidR="00492744" w:rsidRPr="000C3638" w:rsidRDefault="00492744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12FC2750" w14:textId="77777777" w:rsidR="009D5A4D" w:rsidRPr="000C3638" w:rsidRDefault="009D5A4D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bu_esg_work.rf_pilar3_cdg_tabaux1_dref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72DB2" w:rsidRPr="000C3638" w14:paraId="3F5207D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5EDFB17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ckprodmi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5C682B0" w14:textId="77777777" w:rsidR="00772DB2" w:rsidRPr="000C3638" w:rsidRDefault="00044B72" w:rsidP="00772DB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produto associado à operação.</w:t>
            </w:r>
          </w:p>
          <w:p w14:paraId="3B9071E7" w14:textId="77777777" w:rsidR="00492744" w:rsidRPr="000C3638" w:rsidRDefault="00492744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2F6E8E33" w14:textId="77777777" w:rsidR="009D5A4D" w:rsidRPr="000C3638" w:rsidRDefault="009D5A4D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bu_esg_work.rf_pilar3_cdg_tabaux1_dref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72DB2" w:rsidRPr="000C3638" w14:paraId="3E7C32A7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904216B" w14:textId="77777777" w:rsidR="00772DB2" w:rsidRPr="000C3638" w:rsidRDefault="00A71925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d</w:t>
            </w:r>
            <w:r w:rsidR="00772DB2" w:rsidRPr="000C3638">
              <w:rPr>
                <w:rFonts w:cs="Arial"/>
                <w:sz w:val="18"/>
                <w:szCs w:val="18"/>
              </w:rPr>
              <w:t>inioper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E82DCF0" w14:textId="77777777" w:rsidR="00772DB2" w:rsidRPr="000C3638" w:rsidRDefault="0090121A" w:rsidP="00772DB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início da operação.</w:t>
            </w:r>
          </w:p>
          <w:p w14:paraId="3D62BF93" w14:textId="77777777" w:rsidR="00492744" w:rsidRPr="000C3638" w:rsidRDefault="00492744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105C42D2" w14:textId="77777777" w:rsidR="009D5A4D" w:rsidRPr="000C3638" w:rsidRDefault="009D5A4D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bu_esg_work.rf_pilar3_cdg_tabaux1_dref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72DB2" w:rsidRPr="000C3638" w14:paraId="75F3CF5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DB00BA2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des_detalle_lease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5BB0CF6" w14:textId="77777777" w:rsidR="00772DB2" w:rsidRPr="000C3638" w:rsidRDefault="00FA244F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Descritivo do tipo de contrato de 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 xml:space="preserve">leasing </w:t>
            </w:r>
            <w:r w:rsidRPr="000C3638">
              <w:rPr>
                <w:rFonts w:cs="Arial"/>
                <w:sz w:val="18"/>
                <w:szCs w:val="18"/>
              </w:rPr>
              <w:t>(ex. Armazéns, Motociclos cilindrada superior a 50cm</w:t>
            </w:r>
            <w:r w:rsidRPr="000C3638">
              <w:rPr>
                <w:rFonts w:cs="Arial"/>
                <w:sz w:val="18"/>
                <w:szCs w:val="18"/>
                <w:vertAlign w:val="superscript"/>
              </w:rPr>
              <w:t>3</w:t>
            </w:r>
            <w:r w:rsidRPr="000C3638">
              <w:rPr>
                <w:rFonts w:cs="Arial"/>
                <w:sz w:val="18"/>
                <w:szCs w:val="18"/>
              </w:rPr>
              <w:t>, etc.).</w:t>
            </w:r>
          </w:p>
          <w:p w14:paraId="13ECFB4F" w14:textId="77777777" w:rsidR="00492744" w:rsidRPr="000C3638" w:rsidRDefault="00492744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571B32F" w14:textId="77777777" w:rsidR="009D5A4D" w:rsidRPr="000C3638" w:rsidRDefault="009D5A4D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bu_esg_work.rf_pilar3_cdg_tabaux1_dref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72DB2" w:rsidRPr="000C3638" w14:paraId="3793F17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6712F4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des_combustivel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E4EF154" w14:textId="77777777" w:rsidR="00E973CA" w:rsidRPr="000C3638" w:rsidRDefault="00E973CA" w:rsidP="00E973CA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Descritivo do combustível associado ao 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leasing</w:t>
            </w:r>
            <w:r w:rsidRPr="000C3638">
              <w:rPr>
                <w:rFonts w:cs="Arial"/>
                <w:sz w:val="18"/>
                <w:szCs w:val="18"/>
              </w:rPr>
              <w:t xml:space="preserve"> automóvel.</w:t>
            </w:r>
          </w:p>
          <w:p w14:paraId="358D29CA" w14:textId="77777777" w:rsidR="00492744" w:rsidRPr="000C3638" w:rsidRDefault="00492744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388F10B" w14:textId="77777777" w:rsidR="009D5A4D" w:rsidRPr="000C3638" w:rsidRDefault="009D5A4D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bu_esg_work.rf_pilar3_cdg_tabaux1_dref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72DB2" w:rsidRPr="000C3638" w14:paraId="607F9A6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1A40E9E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co2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D1A4CE" w14:textId="77777777" w:rsidR="00DD059F" w:rsidRPr="000C3638" w:rsidRDefault="00DD059F" w:rsidP="00DD059F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Quantidade de emissões de CO</w:t>
            </w:r>
            <w:r w:rsidRPr="000C3638">
              <w:rPr>
                <w:rFonts w:cs="Arial"/>
                <w:sz w:val="18"/>
                <w:szCs w:val="18"/>
                <w:vertAlign w:val="subscript"/>
              </w:rPr>
              <w:t>2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  <w:p w14:paraId="7EAC51C4" w14:textId="77777777" w:rsidR="00492744" w:rsidRPr="000C3638" w:rsidRDefault="00492744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33C9D1BA" w14:textId="77777777" w:rsidR="009D5A4D" w:rsidRPr="000C3638" w:rsidRDefault="009D5A4D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bu_esg_work.rf_pilar3_cdg_tabaux1_dref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72DB2" w:rsidRPr="000C3638" w14:paraId="76324F41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53F083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cnatureza_juri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13E8BD0" w14:textId="77777777" w:rsidR="00772DB2" w:rsidRPr="000C3638" w:rsidRDefault="002D6036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da natureza jurídica da contraparte.</w:t>
            </w:r>
          </w:p>
          <w:p w14:paraId="77866335" w14:textId="77777777" w:rsidR="00BC426B" w:rsidRPr="000C3638" w:rsidRDefault="00BC426B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7998CE61" w14:textId="77777777" w:rsidR="00BC426B" w:rsidRPr="000C3638" w:rsidRDefault="00BC426B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cd_captools.ct003_univ_cli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72DB2" w:rsidRPr="000C3638" w14:paraId="79F51FB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175FBC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nifrru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2C07129" w14:textId="77777777" w:rsidR="00772DB2" w:rsidRPr="000C3638" w:rsidRDefault="002D6036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Marcação de </w:t>
            </w:r>
            <w:r w:rsidR="00A1082F" w:rsidRPr="000C3638">
              <w:rPr>
                <w:rFonts w:cs="Arial"/>
                <w:sz w:val="18"/>
                <w:szCs w:val="18"/>
              </w:rPr>
              <w:t xml:space="preserve">IFRRU. </w:t>
            </w:r>
          </w:p>
          <w:p w14:paraId="1BC1FEC7" w14:textId="77777777" w:rsidR="00A1082F" w:rsidRPr="000C3638" w:rsidRDefault="00A1082F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Campo assume valor </w:t>
            </w:r>
            <w:r w:rsidR="00877C28" w:rsidRPr="000C3638">
              <w:rPr>
                <w:rFonts w:cs="Arial"/>
                <w:sz w:val="18"/>
                <w:szCs w:val="18"/>
              </w:rPr>
              <w:t>vazio caso não se trate de</w:t>
            </w:r>
            <w:r w:rsidR="00057F4A" w:rsidRPr="000C3638">
              <w:rPr>
                <w:rFonts w:cs="Arial"/>
                <w:sz w:val="18"/>
                <w:szCs w:val="18"/>
              </w:rPr>
              <w:t xml:space="preserve"> empréstimos</w:t>
            </w:r>
            <w:r w:rsidR="00877C28" w:rsidRPr="000C3638">
              <w:rPr>
                <w:rFonts w:cs="Arial"/>
                <w:sz w:val="18"/>
                <w:szCs w:val="18"/>
              </w:rPr>
              <w:t xml:space="preserve"> IFRRU e diferente de vazio caso contrário.</w:t>
            </w:r>
          </w:p>
          <w:p w14:paraId="7C57CA57" w14:textId="77777777" w:rsidR="003D7ACA" w:rsidRPr="000C3638" w:rsidRDefault="003D7ACA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4EFA78B2" w14:textId="77777777" w:rsidR="003D7ACA" w:rsidRPr="000C3638" w:rsidRDefault="003D7ACA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cd_emprestimos.ept01_contas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72DB2" w:rsidRPr="000C3638" w14:paraId="515ABD57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CE0A77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cproduto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A745B8F" w14:textId="77777777" w:rsidR="00772DB2" w:rsidRPr="000C3638" w:rsidRDefault="00877C28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do produto da operação.</w:t>
            </w:r>
          </w:p>
          <w:p w14:paraId="1CE95F1C" w14:textId="77777777" w:rsidR="00F413F1" w:rsidRPr="000C3638" w:rsidRDefault="00F413F1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3FF266B3" w14:textId="77777777" w:rsidR="00F413F1" w:rsidRPr="000C3638" w:rsidRDefault="00F413F1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cd_captools.ct004_univ_cto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72DB2" w:rsidRPr="000C3638" w14:paraId="05A89C7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11E840E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csubprod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ABCD192" w14:textId="77777777" w:rsidR="00877C28" w:rsidRPr="000C3638" w:rsidRDefault="00877C28" w:rsidP="00877C28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do subproduto da operação.</w:t>
            </w:r>
          </w:p>
          <w:p w14:paraId="28C0A8A1" w14:textId="77777777" w:rsidR="00F17AB8" w:rsidRPr="000C3638" w:rsidRDefault="00F17AB8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211F31F" w14:textId="77777777" w:rsidR="00F17AB8" w:rsidRPr="000C3638" w:rsidRDefault="00F17AB8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cd_captools.ct004_univ_cto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72DB2" w:rsidRPr="000C3638" w14:paraId="4435FF2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0866D07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investment_sector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116513" w14:textId="77777777" w:rsidR="00772DB2" w:rsidRPr="000C3638" w:rsidRDefault="00877C28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Identificação do sector d</w:t>
            </w:r>
            <w:r w:rsidR="003331D2" w:rsidRPr="000C3638">
              <w:rPr>
                <w:rFonts w:cs="Arial"/>
                <w:sz w:val="18"/>
                <w:szCs w:val="18"/>
              </w:rPr>
              <w:t>a operação.</w:t>
            </w:r>
          </w:p>
          <w:p w14:paraId="265F55B2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326749F2" w14:textId="77777777" w:rsidR="00772DB2" w:rsidRPr="000C3638" w:rsidRDefault="00772DB2" w:rsidP="00772DB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da seguinte forma:</w:t>
            </w:r>
          </w:p>
          <w:p w14:paraId="3F8C948E" w14:textId="77777777" w:rsidR="00772DB2" w:rsidRPr="000C3638" w:rsidRDefault="00772DB2" w:rsidP="00772DB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‘INVS2’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‘MC08’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‘instituicoes de credito’;</w:t>
            </w:r>
          </w:p>
          <w:p w14:paraId="0F2BE04C" w14:textId="77777777" w:rsidR="00772DB2" w:rsidRPr="000C3638" w:rsidRDefault="00772DB2" w:rsidP="00772DB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Preenchido com ‘INVS3’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‘MC08’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‘setor publico’;</w:t>
            </w:r>
          </w:p>
          <w:p w14:paraId="2148712B" w14:textId="77777777" w:rsidR="00772DB2" w:rsidRPr="000C3638" w:rsidRDefault="00772DB2" w:rsidP="00772DB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‘INVS4’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‘MC08’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instituicoes financeiras’;</w:t>
            </w:r>
          </w:p>
          <w:p w14:paraId="732A42E1" w14:textId="77777777" w:rsidR="00772DB2" w:rsidRPr="000C3638" w:rsidRDefault="00772DB2" w:rsidP="00772DB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‘INVS5’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‘MC08’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37549DC9" w14:textId="77777777" w:rsidR="00772DB2" w:rsidRPr="000C3638" w:rsidRDefault="00772DB2" w:rsidP="00772DB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Em qualquer outro caso preenchido a vazio.</w:t>
            </w:r>
          </w:p>
        </w:tc>
      </w:tr>
      <w:tr w:rsidR="00772DB2" w:rsidRPr="000C3638" w14:paraId="47E27461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8AAB3F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esg_subsector_name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D88A8B" w14:textId="77777777" w:rsidR="00772DB2" w:rsidRPr="000C3638" w:rsidRDefault="00844463" w:rsidP="00772DB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Nome do setor da contraparte da operação (ex.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Sovereigns, Investment Firms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etc.).</w:t>
            </w:r>
          </w:p>
          <w:p w14:paraId="3E47DD99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660D0E05" w14:textId="77777777" w:rsidR="00772DB2" w:rsidRPr="000C3638" w:rsidRDefault="00772DB2" w:rsidP="00772DB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da seguinte forma:</w:t>
            </w:r>
          </w:p>
          <w:p w14:paraId="1DDFD50C" w14:textId="77777777" w:rsidR="00772DB2" w:rsidRPr="000C3638" w:rsidRDefault="00772DB2" w:rsidP="00772DB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Sovereigns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‘SC0301’,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‘setor publico’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cnatureza_juri</w:t>
            </w:r>
            <w:r w:rsidRPr="000C3638">
              <w:rPr>
                <w:rFonts w:cs="Arial"/>
                <w:sz w:val="18"/>
                <w:szCs w:val="18"/>
              </w:rPr>
              <w:t>’ igualar '121100', '121210', '121220', '211110', '211120', '211130', '221100', '221210' ou '121231';</w:t>
            </w:r>
          </w:p>
          <w:p w14:paraId="2EFCF12C" w14:textId="77777777" w:rsidR="00772DB2" w:rsidRPr="000C3638" w:rsidRDefault="00772DB2" w:rsidP="00772DB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Local Governments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‘SC0301’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‘setor publico’;</w:t>
            </w:r>
          </w:p>
          <w:p w14:paraId="38BCE739" w14:textId="77777777" w:rsidR="00772DB2" w:rsidRPr="000C3638" w:rsidRDefault="00772DB2" w:rsidP="00772DB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Local Governments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‘SC0301’;</w:t>
            </w:r>
          </w:p>
          <w:p w14:paraId="41FF3F10" w14:textId="77777777" w:rsidR="00772DB2" w:rsidRPr="000C3638" w:rsidRDefault="00772DB2" w:rsidP="00772DB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Investment firms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‘outras instituicoes financeiras’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14_nace</w:t>
            </w:r>
            <w:r w:rsidRPr="000C3638">
              <w:rPr>
                <w:rFonts w:cs="Arial"/>
                <w:sz w:val="18"/>
                <w:szCs w:val="18"/>
              </w:rPr>
              <w:t>’ igualar ‘K65.3.0’, ‘K66.1.1’, ‘K64.3.0’, ‘K66.1.2’ ou ‘K66.3.0’;</w:t>
            </w:r>
          </w:p>
          <w:p w14:paraId="78231BFB" w14:textId="77777777" w:rsidR="00772DB2" w:rsidRPr="000C3638" w:rsidRDefault="00772DB2" w:rsidP="00772DB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Management firms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‘outras instituicoes financeiras’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14_nace</w:t>
            </w:r>
            <w:r w:rsidRPr="000C3638">
              <w:rPr>
                <w:rFonts w:cs="Arial"/>
                <w:sz w:val="18"/>
                <w:szCs w:val="18"/>
              </w:rPr>
              <w:t>’ igualar ‘K66.1.9’ ou ‘K64.2.0’;</w:t>
            </w:r>
          </w:p>
          <w:p w14:paraId="75F55DD9" w14:textId="77777777" w:rsidR="00772DB2" w:rsidRPr="000C3638" w:rsidRDefault="00772DB2" w:rsidP="00772DB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Insurance undertakings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‘outras instituicoes financeiras’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14_nace</w:t>
            </w:r>
            <w:r w:rsidRPr="000C3638">
              <w:rPr>
                <w:rFonts w:cs="Arial"/>
                <w:sz w:val="18"/>
                <w:szCs w:val="18"/>
              </w:rPr>
              <w:t>’ igualar ‘K65.1.1’, ‘K65.1.2’, ‘K65.2.0’, ‘K66.2.1’, ‘K66.2.2’ ou ‘K66.2.9’;</w:t>
            </w:r>
          </w:p>
          <w:p w14:paraId="611E3CCD" w14:textId="77777777" w:rsidR="00772DB2" w:rsidRPr="000C3638" w:rsidRDefault="00772DB2" w:rsidP="00772DB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‘SC0302’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instituicoes financeiras’;</w:t>
            </w:r>
          </w:p>
          <w:p w14:paraId="600F5EC2" w14:textId="77777777" w:rsidR="00772DB2" w:rsidRPr="000C3638" w:rsidRDefault="00772DB2" w:rsidP="00772DB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</w:t>
            </w:r>
            <w:r w:rsidRPr="000C3638">
              <w:rPr>
                <w:rFonts w:cs="Arial"/>
                <w:sz w:val="18"/>
                <w:szCs w:val="18"/>
              </w:rPr>
              <w:lastRenderedPageBreak/>
              <w:t>‘instituicoes de credito’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14_nace</w:t>
            </w:r>
            <w:r w:rsidRPr="000C3638">
              <w:rPr>
                <w:rFonts w:cs="Arial"/>
                <w:sz w:val="18"/>
                <w:szCs w:val="18"/>
              </w:rPr>
              <w:t>’ igualar ‘K64.1.1’, ‘K64.1.9’, ‘K64.9.1’, ‘K64.9.2’ ou ‘K64.9.9’;</w:t>
            </w:r>
          </w:p>
          <w:p w14:paraId="48B333F5" w14:textId="77777777" w:rsidR="00772DB2" w:rsidRPr="000C3638" w:rsidRDefault="00772DB2" w:rsidP="00772DB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‘SC0302’;</w:t>
            </w:r>
          </w:p>
          <w:p w14:paraId="1DDD2508" w14:textId="77777777" w:rsidR="00772DB2" w:rsidRPr="000C3638" w:rsidRDefault="00772DB2" w:rsidP="00772DB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‘MC08’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instituicoes financeiras’;</w:t>
            </w:r>
          </w:p>
        </w:tc>
      </w:tr>
      <w:tr w:rsidR="00772DB2" w:rsidRPr="000C3638" w14:paraId="6E6E1986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5978A39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102_purpose_esg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19E9682" w14:textId="00DF35A3" w:rsidR="00AF5C22" w:rsidRPr="000C3638" w:rsidRDefault="00AF5C22" w:rsidP="00AF5C2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do propósito específico associado à operação (ex.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Building Renovation Loans, Motor </w:t>
            </w:r>
            <w:r w:rsidR="008104D0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V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ehicle </w:t>
            </w:r>
            <w:r w:rsidR="008104D0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L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oan</w:t>
            </w:r>
            <w:r w:rsidR="008104D0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s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, etc.)</w:t>
            </w:r>
          </w:p>
          <w:p w14:paraId="2C00BEFD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33ABA782" w14:textId="77777777" w:rsidR="00772DB2" w:rsidRPr="000C3638" w:rsidRDefault="00772DB2" w:rsidP="00772DB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da seguinte forma:</w:t>
            </w:r>
          </w:p>
          <w:p w14:paraId="5B45F786" w14:textId="77777777" w:rsidR="00772DB2" w:rsidRPr="000C3638" w:rsidRDefault="00772DB2" w:rsidP="00772DB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a vazio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‘SC0301’,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for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setor publico</w:t>
            </w:r>
            <w:r w:rsidRPr="000C3638">
              <w:rPr>
                <w:rFonts w:cs="Arial"/>
                <w:sz w:val="18"/>
                <w:szCs w:val="18"/>
              </w:rPr>
              <w:t>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cnatureza_juri</w:t>
            </w:r>
            <w:r w:rsidRPr="000C3638">
              <w:rPr>
                <w:rFonts w:cs="Arial"/>
                <w:sz w:val="18"/>
                <w:szCs w:val="18"/>
              </w:rPr>
              <w:t>’ contiver um dos seguintes códigos: ‘121100’, ‘121210’, ‘121220’, ‘211110’, ‘211120’, ‘211130’, ‘221100’, ‘221210’, ‘121231’;</w:t>
            </w:r>
          </w:p>
          <w:p w14:paraId="2635AC98" w14:textId="77777777" w:rsidR="00772DB2" w:rsidRPr="000C3638" w:rsidRDefault="00772DB2" w:rsidP="00772DB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Building Renovation Loans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‘particulares’ ou ‘outras empresas nao financeiras’ e a combinação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cproduto</w:t>
            </w:r>
            <w:r w:rsidRPr="000C3638">
              <w:rPr>
                <w:rFonts w:cs="Arial"/>
                <w:sz w:val="18"/>
                <w:szCs w:val="18"/>
              </w:rPr>
              <w:t>’ +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csubprod</w:t>
            </w:r>
            <w:r w:rsidRPr="000C3638">
              <w:rPr>
                <w:rFonts w:cs="Arial"/>
                <w:sz w:val="18"/>
                <w:szCs w:val="18"/>
              </w:rPr>
              <w:t>’ for um dos seguintes códigos: ‘096HGP’, ‘0960H8’</w:t>
            </w:r>
            <w:r w:rsidR="00B3118D" w:rsidRPr="000C3638">
              <w:rPr>
                <w:rFonts w:cs="Arial"/>
                <w:sz w:val="18"/>
                <w:szCs w:val="18"/>
              </w:rPr>
              <w:t xml:space="preserve"> ou</w:t>
            </w:r>
            <w:r w:rsidRPr="000C3638">
              <w:rPr>
                <w:rFonts w:cs="Arial"/>
                <w:sz w:val="18"/>
                <w:szCs w:val="18"/>
              </w:rPr>
              <w:t xml:space="preserve"> ‘096065’;</w:t>
            </w:r>
          </w:p>
          <w:p w14:paraId="742AFFAF" w14:textId="77777777" w:rsidR="00772DB2" w:rsidRPr="000C3638" w:rsidRDefault="00772DB2" w:rsidP="00772DB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Building Renovation Loans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‘particulares’ ou ‘outras empresas nao financeiras’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nifrru</w:t>
            </w:r>
            <w:r w:rsidRPr="000C3638">
              <w:rPr>
                <w:rFonts w:cs="Arial"/>
                <w:sz w:val="18"/>
                <w:szCs w:val="18"/>
              </w:rPr>
              <w:t>’ estiver preenchido;</w:t>
            </w:r>
          </w:p>
          <w:p w14:paraId="309FCCD1" w14:textId="77777777" w:rsidR="00772DB2" w:rsidRPr="000C3638" w:rsidRDefault="00772DB2" w:rsidP="00772DB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Building Renovation Loans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‘MC08’,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for ‘outras empresas nao financeiras’ e a combinação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cproduto</w:t>
            </w:r>
            <w:r w:rsidRPr="000C3638">
              <w:rPr>
                <w:rFonts w:cs="Arial"/>
                <w:sz w:val="18"/>
                <w:szCs w:val="18"/>
              </w:rPr>
              <w:t>’ +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csubprod</w:t>
            </w:r>
            <w:r w:rsidRPr="000C3638">
              <w:rPr>
                <w:rFonts w:cs="Arial"/>
                <w:sz w:val="18"/>
                <w:szCs w:val="18"/>
              </w:rPr>
              <w:t>’ incluir um dos seguintes códigos: ‘096HGP’, ‘0960H8’</w:t>
            </w:r>
            <w:r w:rsidR="0046684A" w:rsidRPr="000C3638">
              <w:rPr>
                <w:rFonts w:cs="Arial"/>
                <w:sz w:val="18"/>
                <w:szCs w:val="18"/>
              </w:rPr>
              <w:t xml:space="preserve"> ou</w:t>
            </w:r>
            <w:r w:rsidRPr="000C3638">
              <w:rPr>
                <w:rFonts w:cs="Arial"/>
                <w:sz w:val="18"/>
                <w:szCs w:val="18"/>
              </w:rPr>
              <w:t xml:space="preserve"> ‘096065’;</w:t>
            </w:r>
          </w:p>
          <w:p w14:paraId="7D814BA8" w14:textId="77777777" w:rsidR="00772DB2" w:rsidRPr="000C3638" w:rsidRDefault="00772DB2" w:rsidP="00772DB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Building Renovation Loans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‘MC08’,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for ‘outras empresas nao financeiras’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nifrru</w:t>
            </w:r>
            <w:r w:rsidRPr="000C3638">
              <w:rPr>
                <w:rFonts w:cs="Arial"/>
                <w:sz w:val="18"/>
                <w:szCs w:val="18"/>
              </w:rPr>
              <w:t>’ estiver preenchido;</w:t>
            </w:r>
          </w:p>
          <w:p w14:paraId="64407526" w14:textId="77777777" w:rsidR="00772DB2" w:rsidRPr="000C3638" w:rsidRDefault="00772DB2" w:rsidP="00772DB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Building Renovation Loans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‘MC08’,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for ‘outras empresas nao financeiras’ e a combinação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cproduto</w:t>
            </w:r>
            <w:r w:rsidRPr="000C3638">
              <w:rPr>
                <w:rFonts w:cs="Arial"/>
                <w:sz w:val="18"/>
                <w:szCs w:val="18"/>
              </w:rPr>
              <w:t>’ +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csubprod</w:t>
            </w:r>
            <w:r w:rsidRPr="000C3638">
              <w:rPr>
                <w:rFonts w:cs="Arial"/>
                <w:sz w:val="18"/>
                <w:szCs w:val="18"/>
              </w:rPr>
              <w:t>’ incluir um dos seguintes códigos: ‘096HGP’, ‘0960H8’</w:t>
            </w:r>
            <w:r w:rsidR="004E1C7A" w:rsidRPr="000C3638">
              <w:rPr>
                <w:rFonts w:cs="Arial"/>
                <w:sz w:val="18"/>
                <w:szCs w:val="18"/>
              </w:rPr>
              <w:t xml:space="preserve"> ou</w:t>
            </w:r>
            <w:r w:rsidRPr="000C3638">
              <w:rPr>
                <w:rFonts w:cs="Arial"/>
                <w:sz w:val="18"/>
                <w:szCs w:val="18"/>
              </w:rPr>
              <w:t xml:space="preserve"> ‘096065’;</w:t>
            </w:r>
          </w:p>
          <w:p w14:paraId="17DB1C3B" w14:textId="77777777" w:rsidR="00772DB2" w:rsidRPr="000C3638" w:rsidRDefault="00772DB2" w:rsidP="00772DB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Building Acquisition Loans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for ‘particulares’,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cfamilia</w:t>
            </w:r>
            <w:r w:rsidRPr="000C3638">
              <w:rPr>
                <w:rFonts w:cs="Arial"/>
                <w:sz w:val="18"/>
                <w:szCs w:val="18"/>
              </w:rPr>
              <w:t>’ for um dos códigos ‘02’, ‘03’ ou ‘04’,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‘COLL2’, e a combinação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cproduto</w:t>
            </w:r>
            <w:r w:rsidRPr="000C3638">
              <w:rPr>
                <w:rFonts w:cs="Arial"/>
                <w:sz w:val="18"/>
                <w:szCs w:val="18"/>
              </w:rPr>
              <w:t>’ +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csubprod</w:t>
            </w:r>
            <w:r w:rsidRPr="000C3638">
              <w:rPr>
                <w:rFonts w:cs="Arial"/>
                <w:sz w:val="18"/>
                <w:szCs w:val="18"/>
              </w:rPr>
              <w:t>’ não incluir ‘096HGP’, ‘0960H8’</w:t>
            </w:r>
            <w:r w:rsidR="007A2280" w:rsidRPr="000C3638">
              <w:rPr>
                <w:rFonts w:cs="Arial"/>
                <w:sz w:val="18"/>
                <w:szCs w:val="18"/>
              </w:rPr>
              <w:t xml:space="preserve"> ou</w:t>
            </w:r>
            <w:r w:rsidR="00D27ACC" w:rsidRPr="000C3638"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t>‘096065’;</w:t>
            </w:r>
          </w:p>
          <w:p w14:paraId="4BD6CCB7" w14:textId="77777777" w:rsidR="00772DB2" w:rsidRPr="000C3638" w:rsidRDefault="00772DB2" w:rsidP="00772DB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Building Acquisition Loans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empresas nao financeiras’ ou ‘setor publico’,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cfamilia</w:t>
            </w:r>
            <w:r w:rsidRPr="000C3638">
              <w:rPr>
                <w:rFonts w:cs="Arial"/>
                <w:sz w:val="18"/>
                <w:szCs w:val="18"/>
              </w:rPr>
              <w:t>’ for um dos códigos ‘02’, ‘03’ ou ‘04’, e a combinação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cproduto</w:t>
            </w:r>
            <w:r w:rsidRPr="000C3638">
              <w:rPr>
                <w:rFonts w:cs="Arial"/>
                <w:sz w:val="18"/>
                <w:szCs w:val="18"/>
              </w:rPr>
              <w:t>’ +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csubprod</w:t>
            </w:r>
            <w:r w:rsidRPr="000C3638">
              <w:rPr>
                <w:rFonts w:cs="Arial"/>
                <w:sz w:val="18"/>
                <w:szCs w:val="18"/>
              </w:rPr>
              <w:t>’ não incluir ‘096HGP’, ‘0960H8’ ou ‘096065’;</w:t>
            </w:r>
          </w:p>
          <w:p w14:paraId="0A7854B0" w14:textId="77777777" w:rsidR="00772DB2" w:rsidRPr="000C3638" w:rsidRDefault="00772DB2" w:rsidP="00772DB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Building Acquisition Loans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‘MC08’,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33_counterparty_type’</w:t>
            </w:r>
            <w:r w:rsidRPr="000C3638">
              <w:rPr>
                <w:rFonts w:cs="Arial"/>
                <w:sz w:val="18"/>
                <w:szCs w:val="18"/>
              </w:rPr>
              <w:t xml:space="preserve"> for ‘outras empresas nao financeiras’,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cfamilia</w:t>
            </w:r>
            <w:r w:rsidRPr="000C3638">
              <w:rPr>
                <w:rFonts w:cs="Arial"/>
                <w:sz w:val="18"/>
                <w:szCs w:val="18"/>
              </w:rPr>
              <w:t>’ for um dos códigos ‘02’, ‘03’ ou ‘04’, e a combinação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cproduto</w:t>
            </w:r>
            <w:r w:rsidRPr="000C3638">
              <w:rPr>
                <w:rFonts w:cs="Arial"/>
                <w:sz w:val="18"/>
                <w:szCs w:val="18"/>
              </w:rPr>
              <w:t>’ +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csubprod</w:t>
            </w:r>
            <w:r w:rsidRPr="000C3638">
              <w:rPr>
                <w:rFonts w:cs="Arial"/>
                <w:sz w:val="18"/>
                <w:szCs w:val="18"/>
              </w:rPr>
              <w:t>’ não incluir ‘096HGP’, ‘0960H8’ ou ‘096065’;</w:t>
            </w:r>
          </w:p>
          <w:p w14:paraId="45558D00" w14:textId="77777777" w:rsidR="00772DB2" w:rsidRPr="000C3638" w:rsidRDefault="00772DB2" w:rsidP="00772DB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Motor vehicle loans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‘particulares’ ou ‘outras empresas nao financeiras’ e a combinação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cproduto</w:t>
            </w:r>
            <w:r w:rsidRPr="000C3638">
              <w:rPr>
                <w:rFonts w:cs="Arial"/>
                <w:sz w:val="18"/>
                <w:szCs w:val="18"/>
              </w:rPr>
              <w:t>’ +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csubprod</w:t>
            </w:r>
            <w:r w:rsidRPr="000C3638">
              <w:rPr>
                <w:rFonts w:cs="Arial"/>
                <w:sz w:val="18"/>
                <w:szCs w:val="18"/>
              </w:rPr>
              <w:t>’ incluir um dos seguintes códigos: ‘000045’, ‘000051’ ou ‘000053’;</w:t>
            </w:r>
          </w:p>
          <w:p w14:paraId="7E0F0127" w14:textId="77777777" w:rsidR="00772DB2" w:rsidRPr="000C3638" w:rsidRDefault="00772DB2" w:rsidP="00772DB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Motor vehicle loans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‘particulares’ ou ‘outras empresas nao financeiras’, a combinação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cproduto</w:t>
            </w:r>
            <w:r w:rsidRPr="000C3638">
              <w:rPr>
                <w:rFonts w:cs="Arial"/>
                <w:sz w:val="18"/>
                <w:szCs w:val="18"/>
              </w:rPr>
              <w:t>’ +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csubprod</w:t>
            </w:r>
            <w:r w:rsidRPr="000C3638">
              <w:rPr>
                <w:rFonts w:cs="Arial"/>
                <w:sz w:val="18"/>
                <w:szCs w:val="18"/>
              </w:rPr>
              <w:t>’ for ‘000042’,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sfcs_green_activity_comgloval</w:t>
            </w:r>
            <w:r w:rsidRPr="000C3638">
              <w:rPr>
                <w:rFonts w:cs="Arial"/>
                <w:sz w:val="18"/>
                <w:szCs w:val="18"/>
              </w:rPr>
              <w:t>’ iniciar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Transport</w:t>
            </w:r>
            <w:r w:rsidRPr="000C3638">
              <w:rPr>
                <w:rFonts w:cs="Arial"/>
                <w:sz w:val="18"/>
                <w:szCs w:val="18"/>
              </w:rPr>
              <w:t>’;</w:t>
            </w:r>
          </w:p>
          <w:p w14:paraId="20AC324D" w14:textId="77777777" w:rsidR="00772DB2" w:rsidRPr="000C3638" w:rsidRDefault="00772DB2" w:rsidP="00772DB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Motor vehicle loans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‘MC08’,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for ‘outras empresas nao financeiras’, e a combinação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cproduto</w:t>
            </w:r>
            <w:r w:rsidRPr="000C3638">
              <w:rPr>
                <w:rFonts w:cs="Arial"/>
                <w:sz w:val="18"/>
                <w:szCs w:val="18"/>
              </w:rPr>
              <w:t>’ +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csubprod</w:t>
            </w:r>
            <w:r w:rsidRPr="000C3638">
              <w:rPr>
                <w:rFonts w:cs="Arial"/>
                <w:sz w:val="18"/>
                <w:szCs w:val="18"/>
              </w:rPr>
              <w:t>’ incluir um dos seguintes códigos: ‘000045’, ‘000051’ ou ‘000053’;</w:t>
            </w:r>
          </w:p>
          <w:p w14:paraId="091274A4" w14:textId="77777777" w:rsidR="00772DB2" w:rsidRPr="000C3638" w:rsidRDefault="00772DB2" w:rsidP="00772DB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Motor vehicle loans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‘MC08’,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for ‘outras empresas nao financeiras’, a combinação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cproduto</w:t>
            </w:r>
            <w:r w:rsidRPr="000C3638">
              <w:rPr>
                <w:rFonts w:cs="Arial"/>
                <w:sz w:val="18"/>
                <w:szCs w:val="18"/>
              </w:rPr>
              <w:t>’ +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csubprod</w:t>
            </w:r>
            <w:r w:rsidRPr="000C3638">
              <w:rPr>
                <w:rFonts w:cs="Arial"/>
                <w:sz w:val="18"/>
                <w:szCs w:val="18"/>
              </w:rPr>
              <w:t>’ for ‘000042’,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sfcs_green_activity_comgloval</w:t>
            </w:r>
            <w:r w:rsidRPr="000C3638">
              <w:rPr>
                <w:rFonts w:cs="Arial"/>
                <w:sz w:val="18"/>
                <w:szCs w:val="18"/>
              </w:rPr>
              <w:t>’ iniciar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Transport</w:t>
            </w:r>
            <w:r w:rsidRPr="000C3638">
              <w:rPr>
                <w:rFonts w:cs="Arial"/>
                <w:sz w:val="18"/>
                <w:szCs w:val="18"/>
              </w:rPr>
              <w:t>’;</w:t>
            </w:r>
          </w:p>
          <w:p w14:paraId="241161B1" w14:textId="77777777" w:rsidR="00772DB2" w:rsidRPr="000C3638" w:rsidRDefault="00772DB2" w:rsidP="00772DB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Other Purpose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‘SC0301’ ou ‘SC0303’,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sfcs_green_activity_comgloval</w:t>
            </w:r>
            <w:r w:rsidRPr="000C3638">
              <w:rPr>
                <w:rFonts w:cs="Arial"/>
                <w:sz w:val="18"/>
                <w:szCs w:val="18"/>
              </w:rPr>
              <w:t>’ não estiver preenchido com os valores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Agriculture, forestry and livestock</w:t>
            </w:r>
            <w:r w:rsidRPr="000C3638">
              <w:rPr>
                <w:rFonts w:cs="Arial"/>
                <w:sz w:val="18"/>
                <w:szCs w:val="18"/>
              </w:rPr>
              <w:t>’, ‘N/A’, ‘n/a’, a vazio,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No Elegible</w:t>
            </w:r>
            <w:r w:rsidRPr="000C3638">
              <w:rPr>
                <w:rFonts w:cs="Arial"/>
                <w:sz w:val="18"/>
                <w:szCs w:val="18"/>
              </w:rPr>
              <w:t>’ ou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Sin información</w:t>
            </w:r>
            <w:r w:rsidRPr="000C3638">
              <w:rPr>
                <w:rFonts w:cs="Arial"/>
                <w:sz w:val="18"/>
                <w:szCs w:val="18"/>
              </w:rPr>
              <w:t>’;</w:t>
            </w:r>
          </w:p>
          <w:p w14:paraId="49DD79EC" w14:textId="77777777" w:rsidR="00772DB2" w:rsidRPr="000C3638" w:rsidRDefault="00772DB2" w:rsidP="00772DB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Other Purpose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29_flag_specialised_lending</w:t>
            </w:r>
            <w:r w:rsidRPr="000C3638">
              <w:rPr>
                <w:rFonts w:cs="Arial"/>
                <w:sz w:val="18"/>
                <w:szCs w:val="18"/>
              </w:rPr>
              <w:t>’ estiver preenchido com ‘1’;</w:t>
            </w:r>
          </w:p>
          <w:p w14:paraId="509B3C88" w14:textId="77777777" w:rsidR="00772DB2" w:rsidRPr="000C3638" w:rsidRDefault="00772DB2" w:rsidP="00772DB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Em qualquer outro caso o campo é preenchido a vazio.</w:t>
            </w:r>
          </w:p>
        </w:tc>
      </w:tr>
      <w:tr w:rsidR="00772DB2" w:rsidRPr="000C3638" w14:paraId="11731FE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0D62E02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flag_nfrd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3AFADD0" w14:textId="77777777" w:rsidR="00772DB2" w:rsidRPr="000C3638" w:rsidRDefault="007D6B65" w:rsidP="00772DB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aos requisitos das diretivas de NFRD (sujeito ou não sujeito a NFRD).</w:t>
            </w:r>
          </w:p>
          <w:p w14:paraId="05ABC90D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2A4CABF3" w14:textId="77777777" w:rsidR="00772DB2" w:rsidRPr="000C3638" w:rsidRDefault="00772DB2" w:rsidP="00772DB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da seguinte forma:</w:t>
            </w:r>
          </w:p>
          <w:p w14:paraId="5A6D53E8" w14:textId="77777777" w:rsidR="00772DB2" w:rsidRPr="000C3638" w:rsidRDefault="00772DB2" w:rsidP="00772DB2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Subject to NFRD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‘SC0302’ ou ‘SC0303’,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NFRD</w:t>
            </w:r>
            <w:r w:rsidRPr="000C3638">
              <w:rPr>
                <w:rFonts w:cs="Arial"/>
                <w:sz w:val="18"/>
                <w:szCs w:val="18"/>
              </w:rPr>
              <w:t>’ estiver marcado como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TRUE’</w:t>
            </w:r>
            <w:r w:rsidR="0064516B" w:rsidRPr="000C3638">
              <w:rPr>
                <w:rFonts w:cs="Arial"/>
                <w:sz w:val="18"/>
                <w:szCs w:val="18"/>
              </w:rPr>
              <w:t>;</w:t>
            </w:r>
          </w:p>
          <w:p w14:paraId="2F38C1D3" w14:textId="77777777" w:rsidR="00772DB2" w:rsidRPr="000C3638" w:rsidRDefault="00772DB2" w:rsidP="00772DB2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Subject to NFRD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‘MC08’,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instituicoes financeiras’, ‘outras empresas nao financeiras’ ou ‘instituicoes de credito’,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NFRD</w:t>
            </w:r>
            <w:r w:rsidRPr="000C3638">
              <w:rPr>
                <w:rFonts w:cs="Arial"/>
                <w:sz w:val="18"/>
                <w:szCs w:val="18"/>
              </w:rPr>
              <w:t>’ estiver marcado como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TRUE</w:t>
            </w:r>
            <w:r w:rsidRPr="000C3638">
              <w:rPr>
                <w:rFonts w:cs="Arial"/>
                <w:sz w:val="18"/>
                <w:szCs w:val="18"/>
              </w:rPr>
              <w:t>’;</w:t>
            </w:r>
          </w:p>
          <w:p w14:paraId="2F708DA0" w14:textId="77777777" w:rsidR="00772DB2" w:rsidRPr="000C3638" w:rsidRDefault="00772DB2" w:rsidP="00772DB2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Subject to NFRD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‘SC02’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NFRD</w:t>
            </w:r>
            <w:r w:rsidRPr="000C3638">
              <w:rPr>
                <w:rFonts w:cs="Arial"/>
                <w:sz w:val="18"/>
                <w:szCs w:val="18"/>
              </w:rPr>
              <w:t>’ estiver marcado como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TRUE</w:t>
            </w:r>
            <w:r w:rsidRPr="000C3638">
              <w:rPr>
                <w:rFonts w:cs="Arial"/>
                <w:sz w:val="18"/>
                <w:szCs w:val="18"/>
              </w:rPr>
              <w:t>’;</w:t>
            </w:r>
          </w:p>
          <w:p w14:paraId="0BF60207" w14:textId="77777777" w:rsidR="00772DB2" w:rsidRPr="000C3638" w:rsidRDefault="00772DB2" w:rsidP="00772DB2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Not Subject to NFRD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‘SC0302’ ou ‘SC0303’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NFRD</w:t>
            </w:r>
            <w:r w:rsidRPr="000C3638">
              <w:rPr>
                <w:rFonts w:cs="Arial"/>
                <w:sz w:val="18"/>
                <w:szCs w:val="18"/>
              </w:rPr>
              <w:t>’ não estiver marcado como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TRUE</w:t>
            </w:r>
            <w:r w:rsidRPr="000C3638">
              <w:rPr>
                <w:rFonts w:cs="Arial"/>
                <w:sz w:val="18"/>
                <w:szCs w:val="18"/>
              </w:rPr>
              <w:t>’ ou estiver vazio;</w:t>
            </w:r>
          </w:p>
          <w:p w14:paraId="77B88448" w14:textId="77777777" w:rsidR="00772DB2" w:rsidRPr="000C3638" w:rsidRDefault="00772DB2" w:rsidP="00772DB2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Not Subject to NFRD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‘MC08’,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instituicoes financeiras’, ‘outras empresas nao financeiras’ ou ‘instituicoes de credito’,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NFRD’</w:t>
            </w:r>
            <w:r w:rsidRPr="000C3638">
              <w:rPr>
                <w:rFonts w:cs="Arial"/>
                <w:sz w:val="18"/>
                <w:szCs w:val="18"/>
              </w:rPr>
              <w:t xml:space="preserve"> não estiver marcado como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TRUE</w:t>
            </w:r>
            <w:r w:rsidRPr="000C3638">
              <w:rPr>
                <w:rFonts w:cs="Arial"/>
                <w:sz w:val="18"/>
                <w:szCs w:val="18"/>
              </w:rPr>
              <w:t>’ ou estiver vazio;</w:t>
            </w:r>
          </w:p>
          <w:p w14:paraId="7CB7B1C4" w14:textId="77777777" w:rsidR="00772DB2" w:rsidRPr="000C3638" w:rsidRDefault="00772DB2" w:rsidP="00772DB2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Not Subject to NFRD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‘SC02’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NFRD</w:t>
            </w:r>
            <w:r w:rsidRPr="000C3638">
              <w:rPr>
                <w:rFonts w:cs="Arial"/>
                <w:sz w:val="18"/>
                <w:szCs w:val="18"/>
              </w:rPr>
              <w:t>’ não estiver marcado como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TRUE</w:t>
            </w:r>
            <w:r w:rsidRPr="000C3638">
              <w:rPr>
                <w:rFonts w:cs="Arial"/>
                <w:sz w:val="18"/>
                <w:szCs w:val="18"/>
              </w:rPr>
              <w:t>’ ou estiver vazio;</w:t>
            </w:r>
          </w:p>
          <w:p w14:paraId="2E2BB6E6" w14:textId="77777777" w:rsidR="00772DB2" w:rsidRPr="000C3638" w:rsidRDefault="00772DB2" w:rsidP="00772DB2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Not Subject to NFRD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‘SC0302’ ou ‘SC0303’;</w:t>
            </w:r>
          </w:p>
          <w:p w14:paraId="5E14516C" w14:textId="77777777" w:rsidR="00772DB2" w:rsidRPr="000C3638" w:rsidRDefault="00772DB2" w:rsidP="00772DB2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Not Subject to NFRD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‘MC08’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instituicoes financeiras’, ‘outras empresas nao financeiras’ ou ‘instituicoes de credito’;</w:t>
            </w:r>
          </w:p>
          <w:p w14:paraId="4C847B18" w14:textId="77777777" w:rsidR="00772DB2" w:rsidRPr="000C3638" w:rsidRDefault="00772DB2" w:rsidP="00772DB2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</w:tc>
      </w:tr>
      <w:tr w:rsidR="00772DB2" w:rsidRPr="000C3638" w14:paraId="0AE43E7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9BFF78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originated_during_period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3A45F8E" w14:textId="77777777" w:rsidR="00772DB2" w:rsidRPr="000C3638" w:rsidRDefault="00456636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Campo caracterizador da data de aquisição da operação.</w:t>
            </w:r>
          </w:p>
          <w:p w14:paraId="33F2B6EF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160BB55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da seguinte forma:</w:t>
            </w:r>
          </w:p>
          <w:p w14:paraId="76FF4A72" w14:textId="77777777" w:rsidR="00772DB2" w:rsidRPr="000C3638" w:rsidRDefault="00772DB2" w:rsidP="00772DB2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‘ORDP1’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84_dt_origination</w:t>
            </w:r>
            <w:r w:rsidRPr="000C3638">
              <w:rPr>
                <w:rFonts w:cs="Arial"/>
                <w:sz w:val="18"/>
                <w:szCs w:val="18"/>
              </w:rPr>
              <w:t>’ for igual ou posterior à data de referência;</w:t>
            </w:r>
          </w:p>
          <w:p w14:paraId="3AD7FBD0" w14:textId="77777777" w:rsidR="00772DB2" w:rsidRPr="000C3638" w:rsidRDefault="00772DB2" w:rsidP="00772DB2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‘ORDP2’ em caso contrário.</w:t>
            </w:r>
          </w:p>
        </w:tc>
      </w:tr>
      <w:tr w:rsidR="00772DB2" w:rsidRPr="000C3638" w14:paraId="3A00CCD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3C53C2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67_use_of_proceeds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2662A18" w14:textId="77777777" w:rsidR="00772DB2" w:rsidRPr="000C3638" w:rsidRDefault="00370B7D" w:rsidP="00772DB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 se a operação possui uma finalidade especifica.</w:t>
            </w:r>
          </w:p>
          <w:p w14:paraId="1469B4DC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364C231B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da seguinte forma:</w:t>
            </w:r>
          </w:p>
          <w:p w14:paraId="21EB8BB7" w14:textId="77777777" w:rsidR="00772DB2" w:rsidRPr="000C3638" w:rsidRDefault="00772DB2" w:rsidP="00772DB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General Purpose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 xml:space="preserve">’ incluir ‘SC0301’, o campo 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’33_counterparty_type</w:t>
            </w:r>
            <w:r w:rsidRPr="000C3638">
              <w:rPr>
                <w:rFonts w:cs="Arial"/>
                <w:sz w:val="18"/>
                <w:szCs w:val="18"/>
              </w:rPr>
              <w:t>’ for ‘setor publico’,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cnatureza_juri</w:t>
            </w:r>
            <w:r w:rsidRPr="000C3638">
              <w:rPr>
                <w:rFonts w:cs="Arial"/>
                <w:sz w:val="18"/>
                <w:szCs w:val="18"/>
              </w:rPr>
              <w:t>’ contiver um dos seguintes códigos: ‘121100’, ‘121210’, ‘121220’, ‘211110’, ‘211120’, ‘211130’, ‘221100’, ‘221210’ ou ‘121231’;</w:t>
            </w:r>
          </w:p>
          <w:p w14:paraId="645BBB34" w14:textId="77777777" w:rsidR="00772DB2" w:rsidRPr="000C3638" w:rsidRDefault="00772DB2" w:rsidP="00772DB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Specific Purpose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‘particulares’ ou ‘outras empresas nao financeiras’ e a combinação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cproduto</w:t>
            </w:r>
            <w:r w:rsidRPr="000C3638">
              <w:rPr>
                <w:rFonts w:cs="Arial"/>
                <w:sz w:val="18"/>
                <w:szCs w:val="18"/>
              </w:rPr>
              <w:t>’ +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csubprod</w:t>
            </w:r>
            <w:r w:rsidRPr="000C3638">
              <w:rPr>
                <w:rFonts w:cs="Arial"/>
                <w:sz w:val="18"/>
                <w:szCs w:val="18"/>
              </w:rPr>
              <w:t>’ igualar um dos seguintes códigos: ‘096HGP’, ‘0960H8’ ou ‘096065’;</w:t>
            </w:r>
          </w:p>
          <w:p w14:paraId="2E299DEC" w14:textId="77777777" w:rsidR="00772DB2" w:rsidRPr="000C3638" w:rsidRDefault="00772DB2" w:rsidP="00772DB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Specific Purpose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‘particulares’ ou ‘outras empresas nao financeiras’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nifrru</w:t>
            </w:r>
            <w:r w:rsidRPr="000C3638">
              <w:rPr>
                <w:rFonts w:cs="Arial"/>
                <w:sz w:val="18"/>
                <w:szCs w:val="18"/>
              </w:rPr>
              <w:t>’ estiver preenchido;</w:t>
            </w:r>
          </w:p>
          <w:p w14:paraId="0D9C2D05" w14:textId="77777777" w:rsidR="00772DB2" w:rsidRPr="000C3638" w:rsidRDefault="00772DB2" w:rsidP="00772DB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Specific Purpose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‘MC08’,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empresas nao financeiras’, e a combinação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cproduto</w:t>
            </w:r>
            <w:r w:rsidRPr="000C3638">
              <w:rPr>
                <w:rFonts w:cs="Arial"/>
                <w:sz w:val="18"/>
                <w:szCs w:val="18"/>
              </w:rPr>
              <w:t>’ +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csubprod</w:t>
            </w:r>
            <w:r w:rsidRPr="000C3638">
              <w:rPr>
                <w:rFonts w:cs="Arial"/>
                <w:sz w:val="18"/>
                <w:szCs w:val="18"/>
              </w:rPr>
              <w:t>’ igualar um dos seguintes códigos: ‘096HGP’, ‘0960H8’ ou ‘096065’;</w:t>
            </w:r>
          </w:p>
          <w:p w14:paraId="3B77DAD4" w14:textId="77777777" w:rsidR="00772DB2" w:rsidRPr="000C3638" w:rsidRDefault="00772DB2" w:rsidP="00772DB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Specific Purpose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‘MC08’,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for ‘outras empresas nao financeiras’,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nifrru</w:t>
            </w:r>
            <w:r w:rsidRPr="000C3638">
              <w:rPr>
                <w:rFonts w:cs="Arial"/>
                <w:sz w:val="18"/>
                <w:szCs w:val="18"/>
              </w:rPr>
              <w:t>’ estiver preenchido;</w:t>
            </w:r>
          </w:p>
          <w:p w14:paraId="0012D1D5" w14:textId="77777777" w:rsidR="00772DB2" w:rsidRPr="000C3638" w:rsidRDefault="00772DB2" w:rsidP="00772DB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Specific Purpose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‘MC08’,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for ‘outras empresas nao financeiras’, e a combinação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cproduto</w:t>
            </w:r>
            <w:r w:rsidRPr="000C3638">
              <w:rPr>
                <w:rFonts w:cs="Arial"/>
                <w:sz w:val="18"/>
                <w:szCs w:val="18"/>
              </w:rPr>
              <w:t>’ +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csubprod</w:t>
            </w:r>
            <w:r w:rsidRPr="000C3638">
              <w:rPr>
                <w:rFonts w:cs="Arial"/>
                <w:sz w:val="18"/>
                <w:szCs w:val="18"/>
              </w:rPr>
              <w:t>’ igualar um dos seguintes códigos: ‘096HGP’, ’0960H8’</w:t>
            </w:r>
            <w:r w:rsidR="00D50848" w:rsidRPr="000C3638">
              <w:rPr>
                <w:rFonts w:cs="Arial"/>
                <w:sz w:val="18"/>
                <w:szCs w:val="18"/>
              </w:rPr>
              <w:t xml:space="preserve"> ou</w:t>
            </w:r>
            <w:r w:rsidR="00286157" w:rsidRPr="000C3638"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t>‘096065’;</w:t>
            </w:r>
          </w:p>
          <w:p w14:paraId="6D08918C" w14:textId="77777777" w:rsidR="00772DB2" w:rsidRPr="000C3638" w:rsidRDefault="00772DB2" w:rsidP="00772DB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Specific Purpose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‘particulares’,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cfamilia</w:t>
            </w:r>
            <w:r w:rsidRPr="000C3638">
              <w:rPr>
                <w:rFonts w:cs="Arial"/>
                <w:sz w:val="18"/>
                <w:szCs w:val="18"/>
              </w:rPr>
              <w:t>’ incluir um dos códigos ‘02’, ‘03’ ou ‘04’,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‘COLL2’, e a combinação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cproduto</w:t>
            </w:r>
            <w:r w:rsidRPr="000C3638">
              <w:rPr>
                <w:rFonts w:cs="Arial"/>
                <w:sz w:val="18"/>
                <w:szCs w:val="18"/>
              </w:rPr>
              <w:t>’ +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csubprod</w:t>
            </w:r>
            <w:r w:rsidRPr="000C3638">
              <w:rPr>
                <w:rFonts w:cs="Arial"/>
                <w:sz w:val="18"/>
                <w:szCs w:val="18"/>
              </w:rPr>
              <w:t>’ não igualar ‘096HGP’, ‘0960H8’ ou ‘096065’;</w:t>
            </w:r>
          </w:p>
          <w:p w14:paraId="7CC49866" w14:textId="77777777" w:rsidR="00772DB2" w:rsidRPr="000C3638" w:rsidRDefault="00772DB2" w:rsidP="00772DB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Specific Purpose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empresas nao financeiras’ ou ‘setor publico’,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cfamilia</w:t>
            </w:r>
            <w:r w:rsidRPr="000C3638">
              <w:rPr>
                <w:rFonts w:cs="Arial"/>
                <w:sz w:val="18"/>
                <w:szCs w:val="18"/>
              </w:rPr>
              <w:t>’ incluir um dos códigos ‘02’, ‘03’ ou ‘04’, e a combinação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cproduto</w:t>
            </w:r>
            <w:r w:rsidRPr="000C3638">
              <w:rPr>
                <w:rFonts w:cs="Arial"/>
                <w:sz w:val="18"/>
                <w:szCs w:val="18"/>
              </w:rPr>
              <w:t>’ +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csubprod</w:t>
            </w:r>
            <w:r w:rsidRPr="000C3638">
              <w:rPr>
                <w:rFonts w:cs="Arial"/>
                <w:sz w:val="18"/>
                <w:szCs w:val="18"/>
              </w:rPr>
              <w:t>’ não igualar ‘096HGP’, ‘0960H8’ ou ‘096065’;</w:t>
            </w:r>
          </w:p>
          <w:p w14:paraId="1D17884D" w14:textId="77777777" w:rsidR="00772DB2" w:rsidRPr="000C3638" w:rsidRDefault="00772DB2" w:rsidP="00772DB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Specific Purpose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‘MC08’,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empresas nao financeiras’,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cfamilia</w:t>
            </w:r>
            <w:r w:rsidRPr="000C3638">
              <w:rPr>
                <w:rFonts w:cs="Arial"/>
                <w:sz w:val="18"/>
                <w:szCs w:val="18"/>
              </w:rPr>
              <w:t>’ incluir um dos códigos ‘02’, ’03’ ou ‘04’, e a combinação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cproduto</w:t>
            </w:r>
            <w:r w:rsidRPr="000C3638">
              <w:rPr>
                <w:rFonts w:cs="Arial"/>
                <w:sz w:val="18"/>
                <w:szCs w:val="18"/>
              </w:rPr>
              <w:t>’ +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csubprod</w:t>
            </w:r>
            <w:r w:rsidRPr="000C3638">
              <w:rPr>
                <w:rFonts w:cs="Arial"/>
                <w:sz w:val="18"/>
                <w:szCs w:val="18"/>
              </w:rPr>
              <w:t>’ não igualar ‘096HGP’, ‘0960H8’ ou ‘096065’;</w:t>
            </w:r>
          </w:p>
          <w:p w14:paraId="2AD4C691" w14:textId="77777777" w:rsidR="00772DB2" w:rsidRPr="000C3638" w:rsidRDefault="00772DB2" w:rsidP="00772DB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Specific Purpose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 xml:space="preserve">’ estiver preenchido com ‘particulares’ ou ‘outras empresas nao financeiras’ e a combinação </w:t>
            </w:r>
            <w:r w:rsidR="00CF028B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cproduto</w:t>
            </w:r>
            <w:r w:rsidR="00CF028B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+ </w:t>
            </w:r>
            <w:r w:rsidR="00CF028B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csubprod</w:t>
            </w:r>
            <w:r w:rsidR="00CF028B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igualar um dos seguintes códigos: ‘000045’, ‘000051’ ou ‘000053’;</w:t>
            </w:r>
          </w:p>
          <w:p w14:paraId="3FD2854A" w14:textId="77777777" w:rsidR="00772DB2" w:rsidRPr="000C3638" w:rsidRDefault="00772DB2" w:rsidP="00772DB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Specific Purpose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‘particulares’ ou ‘outras empresas nao financeiras’, a combinação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cproduto</w:t>
            </w:r>
            <w:r w:rsidRPr="000C3638">
              <w:rPr>
                <w:rFonts w:cs="Arial"/>
                <w:sz w:val="18"/>
                <w:szCs w:val="18"/>
              </w:rPr>
              <w:t>’ +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csubprod</w:t>
            </w:r>
            <w:r w:rsidRPr="000C3638">
              <w:rPr>
                <w:rFonts w:cs="Arial"/>
                <w:sz w:val="18"/>
                <w:szCs w:val="18"/>
              </w:rPr>
              <w:t>’ for ‘000042’,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sfcs_green_activity_comgloval</w:t>
            </w:r>
            <w:r w:rsidRPr="000C3638">
              <w:rPr>
                <w:rFonts w:cs="Arial"/>
                <w:sz w:val="18"/>
                <w:szCs w:val="18"/>
              </w:rPr>
              <w:t>’ iniciar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Transport</w:t>
            </w:r>
            <w:r w:rsidRPr="000C3638">
              <w:rPr>
                <w:rFonts w:cs="Arial"/>
                <w:sz w:val="18"/>
                <w:szCs w:val="18"/>
              </w:rPr>
              <w:t>’;</w:t>
            </w:r>
          </w:p>
          <w:p w14:paraId="0A502ED8" w14:textId="77777777" w:rsidR="00772DB2" w:rsidRPr="000C3638" w:rsidRDefault="00772DB2" w:rsidP="00772DB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Specific Purpose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‘MC08’,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for ‘outras empresas nao financeiras’, e a combinação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cproduto</w:t>
            </w:r>
            <w:r w:rsidRPr="000C3638">
              <w:rPr>
                <w:rFonts w:cs="Arial"/>
                <w:sz w:val="18"/>
                <w:szCs w:val="18"/>
              </w:rPr>
              <w:t>’ +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csubprod</w:t>
            </w:r>
            <w:r w:rsidRPr="000C3638">
              <w:rPr>
                <w:rFonts w:cs="Arial"/>
                <w:sz w:val="18"/>
                <w:szCs w:val="18"/>
              </w:rPr>
              <w:t>’ igualar um dos seguintes códigos: ‘000045’, ‘000051’ ou ‘000053’;</w:t>
            </w:r>
          </w:p>
          <w:p w14:paraId="4121C878" w14:textId="77777777" w:rsidR="00772DB2" w:rsidRPr="000C3638" w:rsidRDefault="00772DB2" w:rsidP="00772DB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Specific Purpose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‘MC08’,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for ‘outras empresas nao financeiras’, a combinação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cproduto</w:t>
            </w:r>
            <w:r w:rsidRPr="000C3638">
              <w:rPr>
                <w:rFonts w:cs="Arial"/>
                <w:sz w:val="18"/>
                <w:szCs w:val="18"/>
              </w:rPr>
              <w:t>’ +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csubprod</w:t>
            </w:r>
            <w:r w:rsidRPr="000C3638">
              <w:rPr>
                <w:rFonts w:cs="Arial"/>
                <w:sz w:val="18"/>
                <w:szCs w:val="18"/>
              </w:rPr>
              <w:t>’ for ‘000042’,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sfcs_green_activity_comgloval</w:t>
            </w:r>
            <w:r w:rsidRPr="000C3638">
              <w:rPr>
                <w:rFonts w:cs="Arial"/>
                <w:sz w:val="18"/>
                <w:szCs w:val="18"/>
              </w:rPr>
              <w:t>’ iniciar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Transport</w:t>
            </w:r>
            <w:r w:rsidRPr="000C3638">
              <w:rPr>
                <w:rFonts w:cs="Arial"/>
                <w:sz w:val="18"/>
                <w:szCs w:val="18"/>
              </w:rPr>
              <w:t>’;</w:t>
            </w:r>
          </w:p>
          <w:p w14:paraId="48147FAE" w14:textId="77777777" w:rsidR="00772DB2" w:rsidRPr="000C3638" w:rsidRDefault="00772DB2" w:rsidP="00772DB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Specific Purpose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‘SC0301’, ‘SC0302‘</w:t>
            </w:r>
            <w:r w:rsidR="007B1AD3" w:rsidRPr="000C3638"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t>ou ‘SC0303’,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sfcs_green_activity_comgloval</w:t>
            </w:r>
            <w:r w:rsidRPr="000C3638">
              <w:rPr>
                <w:rFonts w:cs="Arial"/>
                <w:sz w:val="18"/>
                <w:szCs w:val="18"/>
              </w:rPr>
              <w:t>’ não incluir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Agriculture, forestry and livestock</w:t>
            </w:r>
            <w:r w:rsidRPr="000C3638">
              <w:rPr>
                <w:rFonts w:cs="Arial"/>
                <w:sz w:val="18"/>
                <w:szCs w:val="18"/>
              </w:rPr>
              <w:t>’,</w:t>
            </w:r>
            <w:r w:rsidR="00022804" w:rsidRPr="000C3638"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t xml:space="preserve">’N/A’, ‘n/a’, </w:t>
            </w:r>
            <w:r w:rsidRPr="000C3638">
              <w:rPr>
                <w:rFonts w:cs="Arial"/>
                <w:sz w:val="18"/>
                <w:szCs w:val="18"/>
              </w:rPr>
              <w:lastRenderedPageBreak/>
              <w:t>preenchimento a vazio,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No Elegible</w:t>
            </w:r>
            <w:r w:rsidRPr="000C3638">
              <w:rPr>
                <w:rFonts w:cs="Arial"/>
                <w:sz w:val="18"/>
                <w:szCs w:val="18"/>
              </w:rPr>
              <w:t>’,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Sin información</w:t>
            </w:r>
            <w:r w:rsidRPr="000C3638">
              <w:rPr>
                <w:rFonts w:cs="Arial"/>
                <w:sz w:val="18"/>
                <w:szCs w:val="18"/>
              </w:rPr>
              <w:t>’, e não for nulo;</w:t>
            </w:r>
          </w:p>
          <w:p w14:paraId="5573191E" w14:textId="77777777" w:rsidR="00772DB2" w:rsidRPr="000C3638" w:rsidRDefault="00772DB2" w:rsidP="00772DB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Specific Purpose</w:t>
            </w:r>
            <w:r w:rsidRPr="000C3638">
              <w:rPr>
                <w:rFonts w:cs="Arial"/>
                <w:sz w:val="18"/>
                <w:szCs w:val="18"/>
              </w:rPr>
              <w:t>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29_flag_specialised_lending</w:t>
            </w:r>
            <w:r w:rsidRPr="000C3638">
              <w:rPr>
                <w:rFonts w:cs="Arial"/>
                <w:sz w:val="18"/>
                <w:szCs w:val="18"/>
              </w:rPr>
              <w:t>’ for ‘1’;</w:t>
            </w:r>
          </w:p>
          <w:p w14:paraId="3B9764BF" w14:textId="77777777" w:rsidR="00772DB2" w:rsidRPr="000C3638" w:rsidRDefault="00772DB2" w:rsidP="00772DB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General Purpose</w:t>
            </w:r>
            <w:r w:rsidRPr="000C3638">
              <w:rPr>
                <w:rFonts w:cs="Arial"/>
                <w:sz w:val="18"/>
                <w:szCs w:val="18"/>
              </w:rPr>
              <w:t>’ caso nenhuma das condições anteriores seja satisfeita.</w:t>
            </w:r>
          </w:p>
        </w:tc>
      </w:tr>
      <w:tr w:rsidR="00772DB2" w:rsidRPr="000C3638" w14:paraId="58607DF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BF9C63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0DF6FF6" w14:textId="77777777" w:rsidR="00772DB2" w:rsidRPr="000C3638" w:rsidRDefault="009D78C3" w:rsidP="00772DB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66D6FCB8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60A9FC34" w14:textId="77777777" w:rsidR="00772DB2" w:rsidRPr="000C3638" w:rsidRDefault="00772DB2" w:rsidP="00772DB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da seguinte forma:</w:t>
            </w:r>
          </w:p>
          <w:p w14:paraId="743D3D2A" w14:textId="77777777" w:rsidR="00772DB2" w:rsidRPr="000C3638" w:rsidRDefault="00772DB2" w:rsidP="00772DB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‘EU1’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NFRD</w:t>
            </w:r>
            <w:r w:rsidRPr="000C3638">
              <w:rPr>
                <w:rFonts w:cs="Arial"/>
                <w:sz w:val="18"/>
                <w:szCs w:val="18"/>
              </w:rPr>
              <w:t>’ não for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TRUE</w:t>
            </w:r>
            <w:r w:rsidRPr="000C3638">
              <w:rPr>
                <w:rFonts w:cs="Arial"/>
                <w:sz w:val="18"/>
                <w:szCs w:val="18"/>
              </w:rPr>
              <w:t>’ (ou estiver nulo),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‘SC0302’ ou ‘SC0303’,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93_european_union</w:t>
            </w:r>
            <w:r w:rsidRPr="000C3638">
              <w:rPr>
                <w:rFonts w:cs="Arial"/>
                <w:sz w:val="18"/>
                <w:szCs w:val="18"/>
              </w:rPr>
              <w:t>’ for ‘Y’;</w:t>
            </w:r>
          </w:p>
          <w:p w14:paraId="6C607223" w14:textId="77777777" w:rsidR="00772DB2" w:rsidRPr="000C3638" w:rsidRDefault="00772DB2" w:rsidP="00772DB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‘EU1’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NFRD</w:t>
            </w:r>
            <w:r w:rsidRPr="000C3638">
              <w:rPr>
                <w:rFonts w:cs="Arial"/>
                <w:sz w:val="18"/>
                <w:szCs w:val="18"/>
              </w:rPr>
              <w:t>’ não for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TRUE</w:t>
            </w:r>
            <w:r w:rsidRPr="000C3638">
              <w:rPr>
                <w:rFonts w:cs="Arial"/>
                <w:sz w:val="18"/>
                <w:szCs w:val="18"/>
              </w:rPr>
              <w:t>’ (ou estiver nulo),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‘MC08’,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instituicoes financeiras’, ’outras empresas nao financeiras’ ou ‘instituicoes de credito’, e o campo ’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93_european_union</w:t>
            </w:r>
            <w:r w:rsidRPr="000C3638">
              <w:rPr>
                <w:rFonts w:cs="Arial"/>
                <w:sz w:val="18"/>
                <w:szCs w:val="18"/>
              </w:rPr>
              <w:t>’ for ‘Y’;</w:t>
            </w:r>
          </w:p>
          <w:p w14:paraId="4B07888C" w14:textId="77777777" w:rsidR="00772DB2" w:rsidRPr="000C3638" w:rsidRDefault="00772DB2" w:rsidP="00772DB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‘EU1’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NFRD</w:t>
            </w:r>
            <w:r w:rsidRPr="000C3638">
              <w:rPr>
                <w:rFonts w:cs="Arial"/>
                <w:sz w:val="18"/>
                <w:szCs w:val="18"/>
              </w:rPr>
              <w:t>’ não for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TRUE</w:t>
            </w:r>
            <w:r w:rsidRPr="000C3638">
              <w:rPr>
                <w:rFonts w:cs="Arial"/>
                <w:sz w:val="18"/>
                <w:szCs w:val="18"/>
              </w:rPr>
              <w:t>’ (ou estiver nulo),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‘MC41’,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instituicoes financeiras’, ‘outras empresas nao financeiras’ ou ‘instituicoes de credito’,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93_european_union</w:t>
            </w:r>
            <w:r w:rsidRPr="000C3638">
              <w:rPr>
                <w:rFonts w:cs="Arial"/>
                <w:sz w:val="18"/>
                <w:szCs w:val="18"/>
              </w:rPr>
              <w:t>’ for ‘Y’;</w:t>
            </w:r>
          </w:p>
          <w:p w14:paraId="7B0E48FC" w14:textId="77777777" w:rsidR="00772DB2" w:rsidRPr="000C3638" w:rsidRDefault="00772DB2" w:rsidP="00772DB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‘EU1’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NFRD</w:t>
            </w:r>
            <w:r w:rsidRPr="000C3638">
              <w:rPr>
                <w:rFonts w:cs="Arial"/>
                <w:sz w:val="18"/>
                <w:szCs w:val="18"/>
              </w:rPr>
              <w:t>’ não for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TRUE</w:t>
            </w:r>
            <w:r w:rsidRPr="000C3638">
              <w:rPr>
                <w:rFonts w:cs="Arial"/>
                <w:sz w:val="18"/>
                <w:szCs w:val="18"/>
              </w:rPr>
              <w:t>’ (ou estiver nulo),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‘SC02’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93_european_union</w:t>
            </w:r>
            <w:r w:rsidRPr="000C3638">
              <w:rPr>
                <w:rFonts w:cs="Arial"/>
                <w:sz w:val="18"/>
                <w:szCs w:val="18"/>
              </w:rPr>
              <w:t>’ for ‘Y’;</w:t>
            </w:r>
          </w:p>
          <w:p w14:paraId="6E12DB7D" w14:textId="77777777" w:rsidR="00772DB2" w:rsidRPr="000C3638" w:rsidRDefault="00772DB2" w:rsidP="00772DB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‘EU2’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NFRD</w:t>
            </w:r>
            <w:r w:rsidRPr="000C3638">
              <w:rPr>
                <w:rFonts w:cs="Arial"/>
                <w:sz w:val="18"/>
                <w:szCs w:val="18"/>
              </w:rPr>
              <w:t>’ não for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TRUE</w:t>
            </w:r>
            <w:r w:rsidRPr="000C3638">
              <w:rPr>
                <w:rFonts w:cs="Arial"/>
                <w:sz w:val="18"/>
                <w:szCs w:val="18"/>
              </w:rPr>
              <w:t>’ (ou estiver nulo),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‘SC0302’ ou ‘SC0303’, e 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campo 93_european_union</w:t>
            </w:r>
            <w:r w:rsidRPr="000C3638">
              <w:rPr>
                <w:rFonts w:cs="Arial"/>
                <w:sz w:val="18"/>
                <w:szCs w:val="18"/>
              </w:rPr>
              <w:t>’ for ‘N’;</w:t>
            </w:r>
          </w:p>
          <w:p w14:paraId="647B32A2" w14:textId="77777777" w:rsidR="00772DB2" w:rsidRPr="000C3638" w:rsidRDefault="00772DB2" w:rsidP="00772DB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‘EU2’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NFRD</w:t>
            </w:r>
            <w:r w:rsidRPr="000C3638">
              <w:rPr>
                <w:rFonts w:cs="Arial"/>
                <w:sz w:val="18"/>
                <w:szCs w:val="18"/>
              </w:rPr>
              <w:t>’ não for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TRUE</w:t>
            </w:r>
            <w:r w:rsidRPr="000C3638">
              <w:rPr>
                <w:rFonts w:cs="Arial"/>
                <w:sz w:val="18"/>
                <w:szCs w:val="18"/>
              </w:rPr>
              <w:t>’ (ou estiver nulo),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‘MC08’,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instituicoes financeiras’, ‘outras empresas nao financeiras’ ou ‘instituicoes de credito’,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93_european_union</w:t>
            </w:r>
            <w:r w:rsidRPr="000C3638">
              <w:rPr>
                <w:rFonts w:cs="Arial"/>
                <w:sz w:val="18"/>
                <w:szCs w:val="18"/>
              </w:rPr>
              <w:t>’ for ‘N’;</w:t>
            </w:r>
          </w:p>
          <w:p w14:paraId="6552642A" w14:textId="77777777" w:rsidR="00772DB2" w:rsidRPr="000C3638" w:rsidRDefault="00772DB2" w:rsidP="00772DB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‘EU2’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NFRD</w:t>
            </w:r>
            <w:r w:rsidRPr="000C3638">
              <w:rPr>
                <w:rFonts w:cs="Arial"/>
                <w:sz w:val="18"/>
                <w:szCs w:val="18"/>
              </w:rPr>
              <w:t>’ não for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TRUE</w:t>
            </w:r>
            <w:r w:rsidRPr="000C3638">
              <w:rPr>
                <w:rFonts w:cs="Arial"/>
                <w:sz w:val="18"/>
                <w:szCs w:val="18"/>
              </w:rPr>
              <w:t>’ (ou estiver nulo),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‘MC41’,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instituicoes financeiras’, ‘outras empresas nao financeiras’ ou ‘instituicoes de credito’,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93_european_union</w:t>
            </w:r>
            <w:r w:rsidRPr="000C3638">
              <w:rPr>
                <w:rFonts w:cs="Arial"/>
                <w:sz w:val="18"/>
                <w:szCs w:val="18"/>
              </w:rPr>
              <w:t>’ for ‘N’;</w:t>
            </w:r>
          </w:p>
          <w:p w14:paraId="24D98E01" w14:textId="77777777" w:rsidR="00772DB2" w:rsidRPr="000C3638" w:rsidRDefault="00772DB2" w:rsidP="00772DB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‘EU2’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NFRD</w:t>
            </w:r>
            <w:r w:rsidRPr="000C3638">
              <w:rPr>
                <w:rFonts w:cs="Arial"/>
                <w:sz w:val="18"/>
                <w:szCs w:val="18"/>
              </w:rPr>
              <w:t>’ não for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TRUE</w:t>
            </w:r>
            <w:r w:rsidRPr="000C3638">
              <w:rPr>
                <w:rFonts w:cs="Arial"/>
                <w:sz w:val="18"/>
                <w:szCs w:val="18"/>
              </w:rPr>
              <w:t>’ (ou estiver nulo),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‘SC02’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93_european_union</w:t>
            </w:r>
            <w:r w:rsidRPr="000C3638">
              <w:rPr>
                <w:rFonts w:cs="Arial"/>
                <w:sz w:val="18"/>
                <w:szCs w:val="18"/>
              </w:rPr>
              <w:t>’ for ‘N’;</w:t>
            </w:r>
          </w:p>
          <w:p w14:paraId="492981AC" w14:textId="77777777" w:rsidR="00772DB2" w:rsidRPr="000C3638" w:rsidRDefault="00772DB2" w:rsidP="00772DB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</w:tc>
      </w:tr>
      <w:tr w:rsidR="00772DB2" w:rsidRPr="000C3638" w14:paraId="4D5A3C0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CE89AA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83F30E" w14:textId="77777777" w:rsidR="00DE734F" w:rsidRPr="000C3638" w:rsidRDefault="00DE734F" w:rsidP="00DE734F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Nomenclatura das Atividades Económicas (NACE level 4).</w:t>
            </w:r>
          </w:p>
          <w:p w14:paraId="3F10580C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710E96DA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da seguinte forma:</w:t>
            </w:r>
          </w:p>
          <w:p w14:paraId="57BE28DF" w14:textId="77777777" w:rsidR="00772DB2" w:rsidRPr="000C3638" w:rsidRDefault="00772DB2" w:rsidP="00B66DAD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Preenchido com o valor do campo ‘ID’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empresas nao financeiras’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nace_level4</w:t>
            </w:r>
            <w:r w:rsidRPr="000C3638">
              <w:rPr>
                <w:rFonts w:cs="Arial"/>
                <w:sz w:val="18"/>
                <w:szCs w:val="18"/>
              </w:rPr>
              <w:t>’ não for nulo;</w:t>
            </w:r>
          </w:p>
          <w:p w14:paraId="3532E0A2" w14:textId="77777777" w:rsidR="00772DB2" w:rsidRPr="000C3638" w:rsidRDefault="00772DB2" w:rsidP="00B66DA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‘NACE19010303’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empresas nao financeiras’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nace_level4</w:t>
            </w:r>
            <w:r w:rsidRPr="000C3638">
              <w:rPr>
                <w:rFonts w:cs="Arial"/>
                <w:sz w:val="18"/>
                <w:szCs w:val="18"/>
              </w:rPr>
              <w:t>’ for nulo;</w:t>
            </w:r>
          </w:p>
          <w:p w14:paraId="7BE076B9" w14:textId="77777777" w:rsidR="00772DB2" w:rsidRPr="000C3638" w:rsidRDefault="00772DB2" w:rsidP="00B66DA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o valor do campo ‘ID’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em branco ou preenchido com ‘resto setores / clientes’,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‘SC0303’,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nace_level4</w:t>
            </w:r>
            <w:r w:rsidRPr="000C3638">
              <w:rPr>
                <w:rFonts w:cs="Arial"/>
                <w:sz w:val="18"/>
                <w:szCs w:val="18"/>
              </w:rPr>
              <w:t>’ não for nulo;</w:t>
            </w:r>
          </w:p>
          <w:p w14:paraId="6D37892C" w14:textId="77777777" w:rsidR="00772DB2" w:rsidRPr="000C3638" w:rsidRDefault="00772DB2" w:rsidP="00B66DA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‘NACE19010303’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em branco ou estiver preenchido com ‘resto setores / clientes’,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incluir ‘SC0303’,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nace_level4</w:t>
            </w:r>
            <w:r w:rsidRPr="000C3638">
              <w:rPr>
                <w:rFonts w:cs="Arial"/>
                <w:sz w:val="18"/>
                <w:szCs w:val="18"/>
              </w:rPr>
              <w:t>’ for nulo;</w:t>
            </w:r>
          </w:p>
          <w:p w14:paraId="06964178" w14:textId="77777777" w:rsidR="00772DB2" w:rsidRPr="000C3638" w:rsidRDefault="00772DB2" w:rsidP="00B66DA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</w:tc>
      </w:tr>
      <w:tr w:rsidR="00772DB2" w:rsidRPr="000C3638" w14:paraId="27C5976C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9BDFBE4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cnael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750C68" w14:textId="77777777" w:rsidR="00DE734F" w:rsidRPr="000C3638" w:rsidRDefault="00DE734F" w:rsidP="00DE734F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Nomenclatura das Atividades Económicas (NACE level 1).</w:t>
            </w:r>
          </w:p>
          <w:p w14:paraId="2D69BC90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4C739E6D" w14:textId="77777777" w:rsidR="00772DB2" w:rsidRPr="000C3638" w:rsidRDefault="00772DB2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da seguinte forma:</w:t>
            </w:r>
          </w:p>
          <w:p w14:paraId="0A91ABB2" w14:textId="77777777" w:rsidR="00772DB2" w:rsidRPr="000C3638" w:rsidRDefault="00772DB2" w:rsidP="00B66DAD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‘CNAEL1’ se o primeiro caractere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14_nace</w:t>
            </w:r>
            <w:r w:rsidRPr="000C3638">
              <w:rPr>
                <w:rFonts w:cs="Arial"/>
                <w:sz w:val="18"/>
                <w:szCs w:val="18"/>
              </w:rPr>
              <w:t>’ for ‘A’ e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117474F4" w14:textId="77777777" w:rsidR="00772DB2" w:rsidRPr="000C3638" w:rsidRDefault="00772DB2" w:rsidP="00B66DA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‘CNAEL2’ se o primeiro caractere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14_nace</w:t>
            </w:r>
            <w:r w:rsidRPr="000C3638">
              <w:rPr>
                <w:rFonts w:cs="Arial"/>
                <w:sz w:val="18"/>
                <w:szCs w:val="18"/>
              </w:rPr>
              <w:t>’ for ‘B’ e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3BB76B57" w14:textId="77777777" w:rsidR="00772DB2" w:rsidRPr="000C3638" w:rsidRDefault="00772DB2" w:rsidP="00B66DA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‘CNAEL3’ se o primeiro caractere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14_nace</w:t>
            </w:r>
            <w:r w:rsidRPr="000C3638">
              <w:rPr>
                <w:rFonts w:cs="Arial"/>
                <w:sz w:val="18"/>
                <w:szCs w:val="18"/>
              </w:rPr>
              <w:t>’ for ‘C’ e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069DB303" w14:textId="77777777" w:rsidR="00772DB2" w:rsidRPr="000C3638" w:rsidRDefault="00772DB2" w:rsidP="00B66DA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‘CNAEL4’ se o primeiro caractere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14_nace</w:t>
            </w:r>
            <w:r w:rsidRPr="000C3638">
              <w:rPr>
                <w:rFonts w:cs="Arial"/>
                <w:sz w:val="18"/>
                <w:szCs w:val="18"/>
              </w:rPr>
              <w:t>’ for ‘D’ e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6AE93BBA" w14:textId="77777777" w:rsidR="00772DB2" w:rsidRPr="000C3638" w:rsidRDefault="00772DB2" w:rsidP="00B66DA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‘CNAEL5’ se o primeiro caractere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14_nace</w:t>
            </w:r>
            <w:r w:rsidRPr="000C3638">
              <w:rPr>
                <w:rFonts w:cs="Arial"/>
                <w:sz w:val="18"/>
                <w:szCs w:val="18"/>
              </w:rPr>
              <w:t>’ for ‘E’ e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10A52CE9" w14:textId="77777777" w:rsidR="00772DB2" w:rsidRPr="000C3638" w:rsidRDefault="00772DB2" w:rsidP="00B66DA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‘CNAEL6’ se o primeiro caractere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14_nace</w:t>
            </w:r>
            <w:r w:rsidRPr="000C3638">
              <w:rPr>
                <w:rFonts w:cs="Arial"/>
                <w:sz w:val="18"/>
                <w:szCs w:val="18"/>
              </w:rPr>
              <w:t>’ for ‘F’ e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‘empresas nao financeiras’;</w:t>
            </w:r>
          </w:p>
          <w:p w14:paraId="2BB88E22" w14:textId="77777777" w:rsidR="00772DB2" w:rsidRPr="000C3638" w:rsidRDefault="00772DB2" w:rsidP="00B66DA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‘CNAEL7’ se o primeiro caractere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14_nace</w:t>
            </w:r>
            <w:r w:rsidRPr="000C3638">
              <w:rPr>
                <w:rFonts w:cs="Arial"/>
                <w:sz w:val="18"/>
                <w:szCs w:val="18"/>
              </w:rPr>
              <w:t>’ for ‘G’ e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62317DA0" w14:textId="77777777" w:rsidR="00772DB2" w:rsidRPr="000C3638" w:rsidRDefault="00772DB2" w:rsidP="00B66DA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‘CNAEL8’ se o primeiro caractere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14_nace</w:t>
            </w:r>
            <w:r w:rsidRPr="000C3638">
              <w:rPr>
                <w:rFonts w:cs="Arial"/>
                <w:sz w:val="18"/>
                <w:szCs w:val="18"/>
              </w:rPr>
              <w:t>’ for ‘H’ e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1FAD43B6" w14:textId="77777777" w:rsidR="00772DB2" w:rsidRPr="000C3638" w:rsidRDefault="00772DB2" w:rsidP="00B66DA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‘CNAEL9’ se o primeiro caractere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14_nace</w:t>
            </w:r>
            <w:r w:rsidRPr="000C3638">
              <w:rPr>
                <w:rFonts w:cs="Arial"/>
                <w:sz w:val="18"/>
                <w:szCs w:val="18"/>
              </w:rPr>
              <w:t>’ for ‘I’ e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550B55C3" w14:textId="77777777" w:rsidR="00772DB2" w:rsidRPr="000C3638" w:rsidRDefault="00772DB2" w:rsidP="00B66DA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‘CNAEL10’ se o primeiro caractere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14_nace</w:t>
            </w:r>
            <w:r w:rsidRPr="000C3638">
              <w:rPr>
                <w:rFonts w:cs="Arial"/>
                <w:sz w:val="18"/>
                <w:szCs w:val="18"/>
              </w:rPr>
              <w:t>’ for ‘J’ e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2EE5FFF8" w14:textId="77777777" w:rsidR="00772DB2" w:rsidRPr="000C3638" w:rsidRDefault="00772DB2" w:rsidP="00B66DA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Preenchido com ‘CNAEL11’ se o primeiro caractere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14_nace</w:t>
            </w:r>
            <w:r w:rsidRPr="000C3638">
              <w:rPr>
                <w:rFonts w:cs="Arial"/>
                <w:sz w:val="18"/>
                <w:szCs w:val="18"/>
              </w:rPr>
              <w:t>’ for ‘L’ e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489996AC" w14:textId="77777777" w:rsidR="00772DB2" w:rsidRPr="000C3638" w:rsidRDefault="00772DB2" w:rsidP="00B66DA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‘CNAEL12’ se o primeiro caractere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14_nace</w:t>
            </w:r>
            <w:r w:rsidRPr="000C3638">
              <w:rPr>
                <w:rFonts w:cs="Arial"/>
                <w:sz w:val="18"/>
                <w:szCs w:val="18"/>
              </w:rPr>
              <w:t>’ for ‘M’ e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47362C8F" w14:textId="77777777" w:rsidR="00772DB2" w:rsidRPr="000C3638" w:rsidRDefault="00772DB2" w:rsidP="00B66DA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‘CNAEL13’ se o primeiro caractere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14_nace</w:t>
            </w:r>
            <w:r w:rsidRPr="000C3638">
              <w:rPr>
                <w:rFonts w:cs="Arial"/>
                <w:sz w:val="18"/>
                <w:szCs w:val="18"/>
              </w:rPr>
              <w:t>’ for ‘N’ e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04584F42" w14:textId="77777777" w:rsidR="00772DB2" w:rsidRPr="000C3638" w:rsidRDefault="00772DB2" w:rsidP="00B66DA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‘CNAEL14’ se o primeiro caractere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14_nace</w:t>
            </w:r>
            <w:r w:rsidRPr="000C3638">
              <w:rPr>
                <w:rFonts w:cs="Arial"/>
                <w:sz w:val="18"/>
                <w:szCs w:val="18"/>
              </w:rPr>
              <w:t>’ for ‘O’ e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4AE53A44" w14:textId="77777777" w:rsidR="00772DB2" w:rsidRPr="000C3638" w:rsidRDefault="00772DB2" w:rsidP="00B66DA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‘CNAEL15’ se o primeiro caractere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14_nace</w:t>
            </w:r>
            <w:r w:rsidRPr="000C3638">
              <w:rPr>
                <w:rFonts w:cs="Arial"/>
                <w:sz w:val="18"/>
                <w:szCs w:val="18"/>
              </w:rPr>
              <w:t>’ for ‘P’ e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56F931BF" w14:textId="77777777" w:rsidR="00772DB2" w:rsidRPr="000C3638" w:rsidRDefault="00772DB2" w:rsidP="00B66DA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‘CNAEL16’ se o primeiro caractere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14_nace</w:t>
            </w:r>
            <w:r w:rsidRPr="000C3638">
              <w:rPr>
                <w:rFonts w:cs="Arial"/>
                <w:sz w:val="18"/>
                <w:szCs w:val="18"/>
              </w:rPr>
              <w:t>’ for ‘Q’ e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30F64D92" w14:textId="77777777" w:rsidR="00772DB2" w:rsidRPr="000C3638" w:rsidRDefault="00772DB2" w:rsidP="00B66DA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‘CNAEL17’ se o primeiro caractere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14_nace</w:t>
            </w:r>
            <w:r w:rsidRPr="000C3638">
              <w:rPr>
                <w:rFonts w:cs="Arial"/>
                <w:sz w:val="18"/>
                <w:szCs w:val="18"/>
              </w:rPr>
              <w:t>’ for ‘R’ e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740AA411" w14:textId="77777777" w:rsidR="00772DB2" w:rsidRPr="000C3638" w:rsidRDefault="00772DB2" w:rsidP="00B66DA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‘CNAEL18’ se o primeiro caractere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14_nace</w:t>
            </w:r>
            <w:r w:rsidRPr="000C3638">
              <w:rPr>
                <w:rFonts w:cs="Arial"/>
                <w:sz w:val="18"/>
                <w:szCs w:val="18"/>
              </w:rPr>
              <w:t>’ for ‘S’ e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57450BB2" w14:textId="77777777" w:rsidR="00772DB2" w:rsidRPr="000C3638" w:rsidRDefault="00772DB2" w:rsidP="00B66DA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‘CNAEL18’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empresas nao financeiras’, independentemente do valor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14_nace</w:t>
            </w:r>
            <w:r w:rsidRPr="000C3638">
              <w:rPr>
                <w:rFonts w:cs="Arial"/>
                <w:sz w:val="18"/>
                <w:szCs w:val="18"/>
              </w:rPr>
              <w:t>’;</w:t>
            </w:r>
          </w:p>
          <w:p w14:paraId="0EDE9EAF" w14:textId="77777777" w:rsidR="00772DB2" w:rsidRPr="000C3638" w:rsidRDefault="00772DB2" w:rsidP="00B66DA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‘CNAEL18’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0C3638">
              <w:rPr>
                <w:rFonts w:cs="Arial"/>
                <w:sz w:val="18"/>
                <w:szCs w:val="18"/>
              </w:rPr>
              <w:t>’ estiver em branco 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0C3638">
              <w:rPr>
                <w:rFonts w:cs="Arial"/>
                <w:sz w:val="18"/>
                <w:szCs w:val="18"/>
              </w:rPr>
              <w:t>’ contiver ‘SC0303’;</w:t>
            </w:r>
          </w:p>
          <w:p w14:paraId="0D7A4C16" w14:textId="77777777" w:rsidR="00772DB2" w:rsidRPr="000C3638" w:rsidRDefault="00772DB2" w:rsidP="00B66DA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</w:tc>
      </w:tr>
      <w:tr w:rsidR="00AA4455" w:rsidRPr="000C3638" w14:paraId="02EA27C7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24EE33F" w14:textId="77777777" w:rsidR="00AA4455" w:rsidRPr="000C3638" w:rsidRDefault="00AA4455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flag_aux_mit_adap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70E000" w14:textId="77777777" w:rsidR="00AA4455" w:rsidRPr="000C3638" w:rsidRDefault="00D677F7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a atividade de mitigação de risco para cada operação.</w:t>
            </w:r>
          </w:p>
          <w:p w14:paraId="104E19FF" w14:textId="77777777" w:rsidR="00641E5E" w:rsidRPr="000C3638" w:rsidRDefault="00641E5E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1F4815BE" w14:textId="77777777" w:rsidR="00641E5E" w:rsidRPr="000C3638" w:rsidRDefault="00641E5E" w:rsidP="00772D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da seguinte forma:</w:t>
            </w:r>
          </w:p>
          <w:p w14:paraId="2B76E627" w14:textId="77777777" w:rsidR="00906444" w:rsidRPr="000C3638" w:rsidRDefault="00E45F34" w:rsidP="00B66DAD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'General' se</w:t>
            </w:r>
            <w:r w:rsidR="00D83F67" w:rsidRPr="000C3638">
              <w:rPr>
                <w:rFonts w:cs="Arial"/>
                <w:sz w:val="18"/>
                <w:szCs w:val="18"/>
              </w:rPr>
              <w:t xml:space="preserve"> o campo</w:t>
            </w:r>
            <w:r w:rsidRPr="000C3638">
              <w:rPr>
                <w:rFonts w:cs="Arial"/>
                <w:sz w:val="18"/>
                <w:szCs w:val="18"/>
              </w:rPr>
              <w:t xml:space="preserve"> </w:t>
            </w:r>
            <w:r w:rsidR="00D83F67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="00D83F67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contiver 'SC0301', </w:t>
            </w:r>
            <w:r w:rsidR="009F019E" w:rsidRPr="000C3638">
              <w:rPr>
                <w:rFonts w:cs="Arial"/>
                <w:sz w:val="18"/>
                <w:szCs w:val="18"/>
              </w:rPr>
              <w:t>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="009F019E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'setor publico' e</w:t>
            </w:r>
            <w:r w:rsidR="00B42D49" w:rsidRPr="000C3638">
              <w:rPr>
                <w:rFonts w:cs="Arial"/>
                <w:sz w:val="18"/>
                <w:szCs w:val="18"/>
              </w:rPr>
              <w:t xml:space="preserve"> o campo</w:t>
            </w:r>
            <w:r w:rsidRPr="000C3638">
              <w:rPr>
                <w:rFonts w:cs="Arial"/>
                <w:sz w:val="18"/>
                <w:szCs w:val="18"/>
              </w:rPr>
              <w:t xml:space="preserve"> </w:t>
            </w:r>
            <w:r w:rsidR="00B42D49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cnatureza_juri</w:t>
            </w:r>
            <w:r w:rsidR="00B42D49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</w:t>
            </w:r>
            <w:r w:rsidR="000909E7" w:rsidRPr="000C3638">
              <w:rPr>
                <w:rFonts w:cs="Arial"/>
                <w:sz w:val="18"/>
                <w:szCs w:val="18"/>
              </w:rPr>
              <w:t xml:space="preserve"> preenchido com</w:t>
            </w:r>
            <w:r w:rsidR="00475652" w:rsidRPr="000C3638"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t>'121100',</w:t>
            </w:r>
            <w:r w:rsidR="00475652" w:rsidRPr="000C3638"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t>'121210',</w:t>
            </w:r>
            <w:r w:rsidR="00475652" w:rsidRPr="000C3638"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t>'121220',</w:t>
            </w:r>
            <w:r w:rsidR="00475652" w:rsidRPr="000C3638"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t>'211110',</w:t>
            </w:r>
            <w:r w:rsidR="00475652" w:rsidRPr="000C3638"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t>'211120',</w:t>
            </w:r>
            <w:r w:rsidR="00475652" w:rsidRPr="000C3638"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t>'211130',</w:t>
            </w:r>
            <w:r w:rsidR="00475652" w:rsidRPr="000C3638"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t>'221100',</w:t>
            </w:r>
            <w:r w:rsidR="00475652" w:rsidRPr="000C3638">
              <w:rPr>
                <w:rFonts w:cs="Arial"/>
                <w:sz w:val="18"/>
                <w:szCs w:val="18"/>
              </w:rPr>
              <w:t xml:space="preserve">  </w:t>
            </w:r>
            <w:r w:rsidRPr="000C3638">
              <w:rPr>
                <w:rFonts w:cs="Arial"/>
                <w:sz w:val="18"/>
                <w:szCs w:val="18"/>
              </w:rPr>
              <w:t>'221210'</w:t>
            </w:r>
            <w:r w:rsidR="00475652" w:rsidRPr="000C3638">
              <w:rPr>
                <w:rFonts w:cs="Arial"/>
                <w:sz w:val="18"/>
                <w:szCs w:val="18"/>
              </w:rPr>
              <w:t xml:space="preserve"> ou </w:t>
            </w:r>
            <w:r w:rsidRPr="000C3638">
              <w:rPr>
                <w:rFonts w:cs="Arial"/>
                <w:sz w:val="18"/>
                <w:szCs w:val="18"/>
              </w:rPr>
              <w:t>'121231';</w:t>
            </w:r>
          </w:p>
          <w:p w14:paraId="0B682EA1" w14:textId="77777777" w:rsidR="0022007A" w:rsidRPr="000C3638" w:rsidRDefault="00E45F34" w:rsidP="00B66DAD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'CCM_Banca_Comercial_Specific' se </w:t>
            </w:r>
            <w:r w:rsidR="00CE5E4A" w:rsidRPr="000C3638">
              <w:rPr>
                <w:rFonts w:cs="Arial"/>
                <w:sz w:val="18"/>
                <w:szCs w:val="18"/>
              </w:rPr>
              <w:t>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="00CE5E4A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contiver 'SC0301',</w:t>
            </w:r>
            <w:r w:rsidR="00F46504" w:rsidRPr="000C3638">
              <w:rPr>
                <w:rFonts w:cs="Arial"/>
                <w:sz w:val="18"/>
                <w:szCs w:val="18"/>
              </w:rPr>
              <w:t xml:space="preserve"> o campo</w:t>
            </w:r>
            <w:r w:rsidR="00EB1E9E" w:rsidRPr="000C3638">
              <w:rPr>
                <w:rFonts w:cs="Arial"/>
                <w:sz w:val="18"/>
                <w:szCs w:val="18"/>
              </w:rPr>
              <w:t xml:space="preserve">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="00EB1E9E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</w:t>
            </w:r>
            <w:r w:rsidR="00993181" w:rsidRPr="000C3638">
              <w:rPr>
                <w:rFonts w:cs="Arial"/>
                <w:sz w:val="18"/>
                <w:szCs w:val="18"/>
              </w:rPr>
              <w:t>estiver preenchido com</w:t>
            </w:r>
            <w:r w:rsidRPr="000C3638">
              <w:rPr>
                <w:rFonts w:cs="Arial"/>
                <w:sz w:val="18"/>
                <w:szCs w:val="18"/>
              </w:rPr>
              <w:t xml:space="preserve"> 'setor publico', </w:t>
            </w:r>
            <w:r w:rsidR="001D3B06" w:rsidRPr="000C3638">
              <w:rPr>
                <w:rFonts w:cs="Arial"/>
                <w:sz w:val="18"/>
                <w:szCs w:val="18"/>
              </w:rPr>
              <w:t>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sfcs_green_activity_comgloval</w:t>
            </w:r>
            <w:r w:rsidR="001D3B06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não estiver </w:t>
            </w:r>
            <w:r w:rsidR="007B0CD6" w:rsidRPr="000C3638">
              <w:rPr>
                <w:rFonts w:cs="Arial"/>
                <w:sz w:val="18"/>
                <w:szCs w:val="18"/>
              </w:rPr>
              <w:t>preenchido com</w:t>
            </w:r>
            <w:r w:rsidRPr="000C3638">
              <w:rPr>
                <w:rFonts w:cs="Arial"/>
                <w:sz w:val="18"/>
                <w:szCs w:val="18"/>
              </w:rPr>
              <w:t xml:space="preserve">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Agriculture, forestry and livestock</w:t>
            </w:r>
            <w:r w:rsidRPr="000C3638">
              <w:rPr>
                <w:rFonts w:cs="Arial"/>
                <w:sz w:val="18"/>
                <w:szCs w:val="18"/>
              </w:rPr>
              <w:t xml:space="preserve">', 'n/a', 'N/A', </w:t>
            </w:r>
            <w:r w:rsidR="005D1EEE" w:rsidRPr="000C3638">
              <w:rPr>
                <w:rFonts w:cs="Arial"/>
                <w:sz w:val="18"/>
                <w:szCs w:val="18"/>
              </w:rPr>
              <w:t>preenchido a vazio</w:t>
            </w:r>
            <w:r w:rsidRPr="000C3638">
              <w:rPr>
                <w:rFonts w:cs="Arial"/>
                <w:sz w:val="18"/>
                <w:szCs w:val="18"/>
              </w:rPr>
              <w:t>,</w:t>
            </w:r>
            <w:r w:rsidR="00E11D05" w:rsidRPr="000C3638"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t>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No Elegible</w:t>
            </w:r>
            <w:r w:rsidRPr="000C3638">
              <w:rPr>
                <w:rFonts w:cs="Arial"/>
                <w:sz w:val="18"/>
                <w:szCs w:val="18"/>
              </w:rPr>
              <w:t>',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Sin información</w:t>
            </w:r>
            <w:r w:rsidRPr="000C3638">
              <w:rPr>
                <w:rFonts w:cs="Arial"/>
                <w:sz w:val="18"/>
                <w:szCs w:val="18"/>
              </w:rPr>
              <w:t>' e não for nulo;</w:t>
            </w:r>
          </w:p>
          <w:p w14:paraId="36D17C67" w14:textId="77777777" w:rsidR="004169B6" w:rsidRPr="000C3638" w:rsidRDefault="00E45F34" w:rsidP="00B66DAD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'CCM_CIB_Specific' se</w:t>
            </w:r>
            <w:r w:rsidR="00A14098" w:rsidRPr="000C3638">
              <w:rPr>
                <w:rFonts w:cs="Arial"/>
                <w:sz w:val="18"/>
                <w:szCs w:val="18"/>
              </w:rPr>
              <w:t xml:space="preserve"> o campo</w:t>
            </w:r>
            <w:r w:rsidRPr="000C3638">
              <w:rPr>
                <w:rFonts w:cs="Arial"/>
                <w:sz w:val="18"/>
                <w:szCs w:val="18"/>
              </w:rPr>
              <w:t xml:space="preserve"> </w:t>
            </w:r>
            <w:r w:rsidR="00A14098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sfcs_tag_comgloval</w:t>
            </w:r>
            <w:r w:rsidR="00A14098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diferente de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Sustainability Linked</w:t>
            </w:r>
            <w:r w:rsidRPr="000C3638">
              <w:rPr>
                <w:rFonts w:cs="Arial"/>
                <w:sz w:val="18"/>
                <w:szCs w:val="18"/>
              </w:rPr>
              <w:t>'</w:t>
            </w:r>
            <w:r w:rsidR="009308F8" w:rsidRPr="000C3638">
              <w:rPr>
                <w:rFonts w:cs="Arial"/>
                <w:sz w:val="18"/>
                <w:szCs w:val="18"/>
              </w:rPr>
              <w:t>,</w:t>
            </w:r>
            <w:r w:rsidR="00234B92" w:rsidRPr="000C3638">
              <w:rPr>
                <w:rFonts w:cs="Arial"/>
                <w:sz w:val="18"/>
                <w:szCs w:val="18"/>
              </w:rPr>
              <w:t xml:space="preserve">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cmetanseg</w:t>
            </w:r>
            <w:r w:rsidR="00234B92" w:rsidRPr="000C3638">
              <w:rPr>
                <w:rFonts w:cs="Arial"/>
                <w:sz w:val="18"/>
                <w:szCs w:val="18"/>
              </w:rPr>
              <w:t>’</w:t>
            </w:r>
            <w:r w:rsidR="004F4A91" w:rsidRPr="000C3638"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t xml:space="preserve">começar com 'EB' e </w:t>
            </w:r>
            <w:r w:rsidR="005F5393" w:rsidRPr="000C3638">
              <w:rPr>
                <w:rFonts w:cs="Arial"/>
                <w:sz w:val="18"/>
                <w:szCs w:val="18"/>
              </w:rPr>
              <w:t>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sfcs_green_activity_comgloval</w:t>
            </w:r>
            <w:r w:rsidR="005F5393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não estiver </w:t>
            </w:r>
            <w:r w:rsidR="00C23404" w:rsidRPr="000C3638">
              <w:rPr>
                <w:rFonts w:cs="Arial"/>
                <w:sz w:val="18"/>
                <w:szCs w:val="18"/>
              </w:rPr>
              <w:t xml:space="preserve">preenchido com </w:t>
            </w:r>
            <w:r w:rsidRPr="000C3638">
              <w:rPr>
                <w:rFonts w:cs="Arial"/>
                <w:sz w:val="18"/>
                <w:szCs w:val="18"/>
              </w:rPr>
              <w:lastRenderedPageBreak/>
              <w:t>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Agriculture, forestry and livestock</w:t>
            </w:r>
            <w:r w:rsidRPr="000C3638">
              <w:rPr>
                <w:rFonts w:cs="Arial"/>
                <w:sz w:val="18"/>
                <w:szCs w:val="18"/>
              </w:rPr>
              <w:t xml:space="preserve">', 'n/a', 'N/A', </w:t>
            </w:r>
            <w:r w:rsidR="004169B6" w:rsidRPr="000C3638">
              <w:rPr>
                <w:rFonts w:cs="Arial"/>
                <w:sz w:val="18"/>
                <w:szCs w:val="18"/>
              </w:rPr>
              <w:t>preenchido a vazio</w:t>
            </w:r>
            <w:r w:rsidRPr="000C3638">
              <w:rPr>
                <w:rFonts w:cs="Arial"/>
                <w:sz w:val="18"/>
                <w:szCs w:val="18"/>
              </w:rPr>
              <w:t>,</w:t>
            </w:r>
            <w:r w:rsidR="006B5E9D" w:rsidRPr="000C3638"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t>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No Elegible</w:t>
            </w:r>
            <w:r w:rsidRPr="000C3638">
              <w:rPr>
                <w:rFonts w:cs="Arial"/>
                <w:sz w:val="18"/>
                <w:szCs w:val="18"/>
              </w:rPr>
              <w:t>',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Sin información</w:t>
            </w:r>
            <w:r w:rsidRPr="000C3638">
              <w:rPr>
                <w:rFonts w:cs="Arial"/>
                <w:sz w:val="18"/>
                <w:szCs w:val="18"/>
              </w:rPr>
              <w:t>' e não for nulo;</w:t>
            </w:r>
          </w:p>
          <w:p w14:paraId="1D9E51D0" w14:textId="77777777" w:rsidR="00443428" w:rsidRPr="000C3638" w:rsidRDefault="00E45F34" w:rsidP="00B66DAD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'CCM_Banca_Comercial_Specific' se </w:t>
            </w:r>
            <w:r w:rsidR="00443428" w:rsidRPr="000C3638">
              <w:rPr>
                <w:rFonts w:cs="Arial"/>
                <w:sz w:val="18"/>
                <w:szCs w:val="18"/>
              </w:rPr>
              <w:t>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="00443428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contiver 'SC0302', 'SC0303' ou 'SC0304' e </w:t>
            </w:r>
            <w:r w:rsidR="00C67B2F" w:rsidRPr="000C3638">
              <w:rPr>
                <w:rFonts w:cs="Arial"/>
                <w:sz w:val="18"/>
                <w:szCs w:val="18"/>
              </w:rPr>
              <w:t>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102_purpose_esg</w:t>
            </w:r>
            <w:r w:rsidR="00C67B2F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</w:t>
            </w:r>
            <w:r w:rsidR="00F24651" w:rsidRPr="000C3638"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t>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Motor vehicle loans</w:t>
            </w:r>
            <w:r w:rsidRPr="000C3638">
              <w:rPr>
                <w:rFonts w:cs="Arial"/>
                <w:sz w:val="18"/>
                <w:szCs w:val="18"/>
              </w:rPr>
              <w:t>';</w:t>
            </w:r>
          </w:p>
          <w:p w14:paraId="5DB55C99" w14:textId="77777777" w:rsidR="00483444" w:rsidRPr="000C3638" w:rsidRDefault="00E45F34" w:rsidP="00B66DAD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'CCM_Banca_Comercial_Specific' se </w:t>
            </w:r>
            <w:r w:rsidR="00DA79CA" w:rsidRPr="000C3638">
              <w:rPr>
                <w:rFonts w:cs="Arial"/>
                <w:sz w:val="18"/>
                <w:szCs w:val="18"/>
              </w:rPr>
              <w:t>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="00DA79CA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contiver 'SC0302', 'SC0303' ou 'SC0304', </w:t>
            </w:r>
            <w:r w:rsidR="00AA7E23" w:rsidRPr="000C3638">
              <w:rPr>
                <w:rFonts w:cs="Arial"/>
                <w:sz w:val="18"/>
                <w:szCs w:val="18"/>
              </w:rPr>
              <w:t>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67_use_of_proceeds</w:t>
            </w:r>
            <w:r w:rsidR="00AA7E23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Specific Purpose</w:t>
            </w:r>
            <w:r w:rsidRPr="000C3638">
              <w:rPr>
                <w:rFonts w:cs="Arial"/>
                <w:sz w:val="18"/>
                <w:szCs w:val="18"/>
              </w:rPr>
              <w:t>' e</w:t>
            </w:r>
            <w:r w:rsidR="00BF37FF" w:rsidRPr="000C3638">
              <w:rPr>
                <w:rFonts w:cs="Arial"/>
                <w:sz w:val="18"/>
                <w:szCs w:val="18"/>
              </w:rPr>
              <w:t xml:space="preserve"> o campo</w:t>
            </w:r>
            <w:r w:rsidRPr="000C3638">
              <w:rPr>
                <w:rFonts w:cs="Arial"/>
                <w:sz w:val="18"/>
                <w:szCs w:val="18"/>
              </w:rPr>
              <w:t xml:space="preserve"> </w:t>
            </w:r>
            <w:r w:rsidR="00BF37FF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tipo_produto</w:t>
            </w:r>
            <w:r w:rsidR="00BF37FF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'IFFRU';</w:t>
            </w:r>
          </w:p>
          <w:p w14:paraId="11AE30BA" w14:textId="77777777" w:rsidR="00FA667B" w:rsidRPr="000C3638" w:rsidRDefault="00E45F34" w:rsidP="00B66DAD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'CCM_Banca_Comercial_Specific' se</w:t>
            </w:r>
            <w:r w:rsidR="00C5448C" w:rsidRPr="000C3638">
              <w:rPr>
                <w:rFonts w:cs="Arial"/>
                <w:sz w:val="18"/>
                <w:szCs w:val="18"/>
              </w:rPr>
              <w:t xml:space="preserve">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="00C5448C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contiver 'SC0302', 'SC0303' ou 'SC0304', </w:t>
            </w:r>
            <w:r w:rsidR="00C4001B" w:rsidRPr="000C3638">
              <w:rPr>
                <w:rFonts w:cs="Arial"/>
                <w:sz w:val="18"/>
                <w:szCs w:val="18"/>
              </w:rPr>
              <w:t>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67_use_of_proceeds</w:t>
            </w:r>
            <w:r w:rsidR="00C4001B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Specific Purpose</w:t>
            </w:r>
            <w:r w:rsidRPr="000C3638">
              <w:rPr>
                <w:rFonts w:cs="Arial"/>
                <w:sz w:val="18"/>
                <w:szCs w:val="18"/>
              </w:rPr>
              <w:t xml:space="preserve">' e </w:t>
            </w:r>
            <w:r w:rsidR="009F3C72" w:rsidRPr="000C3638">
              <w:rPr>
                <w:rFonts w:cs="Arial"/>
                <w:sz w:val="18"/>
                <w:szCs w:val="18"/>
              </w:rPr>
              <w:t>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102_purpose_esg</w:t>
            </w:r>
            <w:r w:rsidR="009F3C72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diferente de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Building Acquisition Loans</w:t>
            </w:r>
            <w:r w:rsidRPr="000C3638">
              <w:rPr>
                <w:rFonts w:cs="Arial"/>
                <w:sz w:val="18"/>
                <w:szCs w:val="18"/>
              </w:rPr>
              <w:t>';</w:t>
            </w:r>
          </w:p>
          <w:p w14:paraId="62900C8F" w14:textId="77777777" w:rsidR="008370C6" w:rsidRPr="000C3638" w:rsidRDefault="00E45F34" w:rsidP="00B66DAD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'CCM_Banca_Comercial_Specific' se</w:t>
            </w:r>
            <w:r w:rsidR="001B63BD" w:rsidRPr="000C3638">
              <w:rPr>
                <w:rFonts w:cs="Arial"/>
                <w:sz w:val="18"/>
                <w:szCs w:val="18"/>
              </w:rPr>
              <w:t xml:space="preserve">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="001B63BD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contiver 'SC0302', 'SC0303' ou 'SC0304',</w:t>
            </w:r>
            <w:r w:rsidR="00EE500F" w:rsidRPr="000C3638">
              <w:rPr>
                <w:rFonts w:cs="Arial"/>
                <w:sz w:val="18"/>
                <w:szCs w:val="18"/>
              </w:rPr>
              <w:t xml:space="preserve">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67_use_of_proceeds</w:t>
            </w:r>
            <w:r w:rsidR="00EE500F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Specific Purpose</w:t>
            </w:r>
            <w:r w:rsidRPr="000C3638">
              <w:rPr>
                <w:rFonts w:cs="Arial"/>
                <w:sz w:val="18"/>
                <w:szCs w:val="18"/>
              </w:rPr>
              <w:t xml:space="preserve">', </w:t>
            </w:r>
            <w:r w:rsidR="002A67EF" w:rsidRPr="000C3638">
              <w:rPr>
                <w:rFonts w:cs="Arial"/>
                <w:sz w:val="18"/>
                <w:szCs w:val="18"/>
              </w:rPr>
              <w:t>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102_purpose_esg</w:t>
            </w:r>
            <w:r w:rsidR="002A67EF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Building Acquisition Loans</w:t>
            </w:r>
            <w:r w:rsidRPr="000C3638">
              <w:rPr>
                <w:rFonts w:cs="Arial"/>
                <w:sz w:val="18"/>
                <w:szCs w:val="18"/>
              </w:rPr>
              <w:t>'</w:t>
            </w:r>
            <w:r w:rsidR="006B6157" w:rsidRPr="000C3638">
              <w:rPr>
                <w:rFonts w:cs="Arial"/>
                <w:sz w:val="18"/>
                <w:szCs w:val="18"/>
              </w:rPr>
              <w:t xml:space="preserve"> e</w:t>
            </w:r>
            <w:r w:rsidR="006543C0" w:rsidRPr="000C3638">
              <w:rPr>
                <w:rFonts w:cs="Arial"/>
                <w:sz w:val="18"/>
                <w:szCs w:val="18"/>
              </w:rPr>
              <w:t xml:space="preserve"> o campo</w:t>
            </w:r>
            <w:r w:rsidRPr="000C3638">
              <w:rPr>
                <w:rFonts w:cs="Arial"/>
                <w:sz w:val="18"/>
                <w:szCs w:val="18"/>
              </w:rPr>
              <w:t xml:space="preserve"> </w:t>
            </w:r>
            <w:r w:rsidR="006543C0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clase_energetica</w:t>
            </w:r>
            <w:r w:rsidR="006543C0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não for nulo e </w:t>
            </w:r>
            <w:r w:rsidR="006B6157" w:rsidRPr="000C3638">
              <w:rPr>
                <w:rFonts w:cs="Arial"/>
                <w:sz w:val="18"/>
                <w:szCs w:val="18"/>
              </w:rPr>
              <w:t>não estiver a vazio</w:t>
            </w:r>
            <w:r w:rsidRPr="000C3638">
              <w:rPr>
                <w:rFonts w:cs="Arial"/>
                <w:sz w:val="18"/>
                <w:szCs w:val="18"/>
              </w:rPr>
              <w:t>;</w:t>
            </w:r>
          </w:p>
          <w:p w14:paraId="4B3EC49B" w14:textId="77777777" w:rsidR="005564CF" w:rsidRPr="000C3638" w:rsidRDefault="00E45F34" w:rsidP="00B66DAD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'CCM_Banca_Comercial_Specific' se </w:t>
            </w:r>
            <w:r w:rsidR="00145967" w:rsidRPr="000C3638">
              <w:rPr>
                <w:rFonts w:cs="Arial"/>
                <w:sz w:val="18"/>
                <w:szCs w:val="18"/>
              </w:rPr>
              <w:t>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="00145967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contiver 'SC0302</w:t>
            </w:r>
            <w:r w:rsidR="00893BE8" w:rsidRPr="000C3638">
              <w:rPr>
                <w:rFonts w:cs="Arial"/>
                <w:sz w:val="18"/>
                <w:szCs w:val="18"/>
              </w:rPr>
              <w:t>’ e</w:t>
            </w:r>
            <w:r w:rsidRPr="000C3638">
              <w:rPr>
                <w:rFonts w:cs="Arial"/>
                <w:sz w:val="18"/>
                <w:szCs w:val="18"/>
              </w:rPr>
              <w:t xml:space="preserve"> </w:t>
            </w:r>
            <w:r w:rsidR="00315D7B" w:rsidRPr="000C3638">
              <w:rPr>
                <w:rFonts w:cs="Arial"/>
                <w:sz w:val="18"/>
                <w:szCs w:val="18"/>
              </w:rPr>
              <w:t>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sfcs_green_activity_comgloval</w:t>
            </w:r>
            <w:r w:rsidR="00315D7B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não estiver </w:t>
            </w:r>
            <w:r w:rsidR="00CC242B" w:rsidRPr="000C3638">
              <w:rPr>
                <w:rFonts w:cs="Arial"/>
                <w:sz w:val="18"/>
                <w:szCs w:val="18"/>
              </w:rPr>
              <w:t>preenchido com</w:t>
            </w:r>
            <w:r w:rsidRPr="000C3638">
              <w:rPr>
                <w:rFonts w:cs="Arial"/>
                <w:sz w:val="18"/>
                <w:szCs w:val="18"/>
              </w:rPr>
              <w:t xml:space="preserve">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Agriculture, forestry and livestock</w:t>
            </w:r>
            <w:r w:rsidRPr="000C3638">
              <w:rPr>
                <w:rFonts w:cs="Arial"/>
                <w:sz w:val="18"/>
                <w:szCs w:val="18"/>
              </w:rPr>
              <w:t xml:space="preserve">', 'n/a', 'N/A', </w:t>
            </w:r>
            <w:r w:rsidR="00CC242B" w:rsidRPr="000C3638">
              <w:rPr>
                <w:rFonts w:cs="Arial"/>
                <w:sz w:val="18"/>
                <w:szCs w:val="18"/>
              </w:rPr>
              <w:t>preenchimento a vazio</w:t>
            </w:r>
            <w:r w:rsidRPr="000C3638">
              <w:rPr>
                <w:rFonts w:cs="Arial"/>
                <w:sz w:val="18"/>
                <w:szCs w:val="18"/>
              </w:rPr>
              <w:t>,</w:t>
            </w:r>
            <w:r w:rsidR="008F00C9" w:rsidRPr="000C3638"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t>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No Elegible</w:t>
            </w:r>
            <w:r w:rsidRPr="000C3638">
              <w:rPr>
                <w:rFonts w:cs="Arial"/>
                <w:sz w:val="18"/>
                <w:szCs w:val="18"/>
              </w:rPr>
              <w:t>'</w:t>
            </w:r>
            <w:r w:rsidR="00CC242B" w:rsidRPr="000C3638">
              <w:rPr>
                <w:rFonts w:cs="Arial"/>
                <w:sz w:val="18"/>
                <w:szCs w:val="18"/>
              </w:rPr>
              <w:t xml:space="preserve"> ou</w:t>
            </w:r>
            <w:r w:rsidRPr="000C3638">
              <w:rPr>
                <w:rFonts w:cs="Arial"/>
                <w:sz w:val="18"/>
                <w:szCs w:val="18"/>
              </w:rPr>
              <w:t xml:space="preserve">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Sin información</w:t>
            </w:r>
            <w:r w:rsidRPr="000C3638">
              <w:rPr>
                <w:rFonts w:cs="Arial"/>
                <w:sz w:val="18"/>
                <w:szCs w:val="18"/>
              </w:rPr>
              <w:t>' e não for nulo;</w:t>
            </w:r>
          </w:p>
          <w:p w14:paraId="42095569" w14:textId="77777777" w:rsidR="00344F16" w:rsidRPr="000C3638" w:rsidRDefault="00E45F34" w:rsidP="00B66DAD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No Mitigation_Adaptation</w:t>
            </w:r>
            <w:r w:rsidRPr="000C3638">
              <w:rPr>
                <w:rFonts w:cs="Arial"/>
                <w:sz w:val="18"/>
                <w:szCs w:val="18"/>
              </w:rPr>
              <w:t>' se</w:t>
            </w:r>
            <w:r w:rsidR="00E82A62" w:rsidRPr="000C3638">
              <w:rPr>
                <w:rFonts w:cs="Arial"/>
                <w:sz w:val="18"/>
                <w:szCs w:val="18"/>
              </w:rPr>
              <w:t xml:space="preserve"> o campo</w:t>
            </w:r>
            <w:r w:rsidRPr="000C3638">
              <w:rPr>
                <w:rFonts w:cs="Arial"/>
                <w:sz w:val="18"/>
                <w:szCs w:val="18"/>
              </w:rPr>
              <w:t xml:space="preserve"> </w:t>
            </w:r>
            <w:r w:rsidR="00E82A62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="00E82A62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contiver 'SC0302', 'SC0303' ou 'SC0304',</w:t>
            </w:r>
            <w:r w:rsidR="001C092B" w:rsidRPr="000C3638">
              <w:rPr>
                <w:rFonts w:cs="Arial"/>
                <w:sz w:val="18"/>
                <w:szCs w:val="18"/>
              </w:rPr>
              <w:t xml:space="preserve"> o campo</w:t>
            </w:r>
            <w:r w:rsidRPr="000C3638">
              <w:rPr>
                <w:rFonts w:cs="Arial"/>
                <w:sz w:val="18"/>
                <w:szCs w:val="18"/>
              </w:rPr>
              <w:t xml:space="preserve"> </w:t>
            </w:r>
            <w:r w:rsidR="001C092B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67_use_of_proceeds</w:t>
            </w:r>
            <w:r w:rsidR="001C092B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Specific Purpose</w:t>
            </w:r>
            <w:r w:rsidRPr="000C3638">
              <w:rPr>
                <w:rFonts w:cs="Arial"/>
                <w:sz w:val="18"/>
                <w:szCs w:val="18"/>
              </w:rPr>
              <w:t xml:space="preserve">', </w:t>
            </w:r>
            <w:r w:rsidR="00190CED" w:rsidRPr="000C3638">
              <w:rPr>
                <w:rFonts w:cs="Arial"/>
                <w:sz w:val="18"/>
                <w:szCs w:val="18"/>
              </w:rPr>
              <w:t>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102_purpose_esg</w:t>
            </w:r>
            <w:r w:rsidR="00190CED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Building Acquisition Loans</w:t>
            </w:r>
            <w:r w:rsidRPr="000C3638">
              <w:rPr>
                <w:rFonts w:cs="Arial"/>
                <w:sz w:val="18"/>
                <w:szCs w:val="18"/>
              </w:rPr>
              <w:t>'</w:t>
            </w:r>
            <w:r w:rsidR="005E6203" w:rsidRPr="000C3638">
              <w:rPr>
                <w:rFonts w:cs="Arial"/>
                <w:sz w:val="18"/>
                <w:szCs w:val="18"/>
              </w:rPr>
              <w:t xml:space="preserve"> e o campo</w:t>
            </w:r>
            <w:r w:rsidRPr="000C3638">
              <w:rPr>
                <w:rFonts w:cs="Arial"/>
                <w:sz w:val="18"/>
                <w:szCs w:val="18"/>
              </w:rPr>
              <w:t xml:space="preserve"> </w:t>
            </w:r>
            <w:r w:rsidR="005E6203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clase_energetica</w:t>
            </w:r>
            <w:r w:rsidR="005E6203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nulo ou </w:t>
            </w:r>
            <w:r w:rsidR="00913ABA" w:rsidRPr="000C3638">
              <w:rPr>
                <w:rFonts w:cs="Arial"/>
                <w:sz w:val="18"/>
                <w:szCs w:val="18"/>
              </w:rPr>
              <w:t xml:space="preserve">preenchido a </w:t>
            </w:r>
            <w:r w:rsidRPr="000C3638">
              <w:rPr>
                <w:rFonts w:cs="Arial"/>
                <w:sz w:val="18"/>
                <w:szCs w:val="18"/>
              </w:rPr>
              <w:t>vazio;</w:t>
            </w:r>
          </w:p>
          <w:p w14:paraId="7B1E7495" w14:textId="77777777" w:rsidR="00B26FF1" w:rsidRPr="000C3638" w:rsidRDefault="00E45F34" w:rsidP="00B66DAD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'CCM_Banca_Comercial_Specific' se </w:t>
            </w:r>
            <w:r w:rsidR="00816345" w:rsidRPr="000C3638">
              <w:rPr>
                <w:rFonts w:cs="Arial"/>
                <w:sz w:val="18"/>
                <w:szCs w:val="18"/>
              </w:rPr>
              <w:t>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29_flag_specialised_lending</w:t>
            </w:r>
            <w:r w:rsidR="00816345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'1';</w:t>
            </w:r>
          </w:p>
          <w:p w14:paraId="5A6B775B" w14:textId="77777777" w:rsidR="00B33F48" w:rsidRPr="000C3638" w:rsidRDefault="00E45F34" w:rsidP="00B66DAD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  <w:r w:rsidRPr="000C3638">
              <w:rPr>
                <w:rFonts w:cs="Arial"/>
                <w:sz w:val="18"/>
                <w:szCs w:val="18"/>
                <w:lang w:val="en-US"/>
              </w:rPr>
              <w:t>Preenchido com '</w:t>
            </w:r>
            <w:r w:rsidRPr="000C3638">
              <w:rPr>
                <w:rFonts w:cs="Arial"/>
                <w:i/>
                <w:iCs/>
                <w:sz w:val="18"/>
                <w:szCs w:val="18"/>
                <w:lang w:val="en-US"/>
              </w:rPr>
              <w:t>General</w:t>
            </w:r>
            <w:r w:rsidRPr="000C3638">
              <w:rPr>
                <w:rFonts w:cs="Arial"/>
                <w:sz w:val="18"/>
                <w:szCs w:val="18"/>
                <w:lang w:val="en-US"/>
              </w:rPr>
              <w:t xml:space="preserve">' se </w:t>
            </w:r>
            <w:r w:rsidR="00A679E3" w:rsidRPr="000C3638">
              <w:rPr>
                <w:rFonts w:cs="Arial"/>
                <w:sz w:val="18"/>
                <w:szCs w:val="18"/>
                <w:lang w:val="en-US"/>
              </w:rPr>
              <w:t>o campo ‘</w:t>
            </w:r>
            <w:r w:rsidRPr="000C3638">
              <w:rPr>
                <w:rFonts w:cs="Arial"/>
                <w:i/>
                <w:iCs/>
                <w:sz w:val="18"/>
                <w:szCs w:val="18"/>
                <w:lang w:val="en-US"/>
              </w:rPr>
              <w:t>67_use_of_proceeds</w:t>
            </w:r>
            <w:r w:rsidR="00A679E3" w:rsidRPr="000C3638">
              <w:rPr>
                <w:rFonts w:cs="Arial"/>
                <w:sz w:val="18"/>
                <w:szCs w:val="18"/>
                <w:lang w:val="en-US"/>
              </w:rPr>
              <w:t>’</w:t>
            </w:r>
            <w:r w:rsidRPr="000C3638">
              <w:rPr>
                <w:rFonts w:cs="Arial"/>
                <w:sz w:val="18"/>
                <w:szCs w:val="18"/>
                <w:lang w:val="en-US"/>
              </w:rPr>
              <w:t xml:space="preserve"> for '</w:t>
            </w:r>
            <w:r w:rsidRPr="000C3638">
              <w:rPr>
                <w:rFonts w:cs="Arial"/>
                <w:i/>
                <w:iCs/>
                <w:sz w:val="18"/>
                <w:szCs w:val="18"/>
                <w:lang w:val="en-US"/>
              </w:rPr>
              <w:t>General Purpose</w:t>
            </w:r>
            <w:r w:rsidRPr="000C3638">
              <w:rPr>
                <w:rFonts w:cs="Arial"/>
                <w:sz w:val="18"/>
                <w:szCs w:val="18"/>
                <w:lang w:val="en-US"/>
              </w:rPr>
              <w:t>'</w:t>
            </w:r>
            <w:r w:rsidR="00B33F48" w:rsidRPr="000C3638">
              <w:rPr>
                <w:rFonts w:cs="Arial"/>
                <w:sz w:val="18"/>
                <w:szCs w:val="18"/>
                <w:lang w:val="en-US"/>
              </w:rPr>
              <w:t>;</w:t>
            </w:r>
          </w:p>
          <w:p w14:paraId="67CEC861" w14:textId="77777777" w:rsidR="00641E5E" w:rsidRPr="000C3638" w:rsidRDefault="00E45F34" w:rsidP="00B66DAD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</w:tc>
      </w:tr>
    </w:tbl>
    <w:p w14:paraId="6C04BE67" w14:textId="77777777" w:rsidR="00647EBD" w:rsidRPr="000C3638" w:rsidRDefault="00647EBD" w:rsidP="002B59C4">
      <w:pPr>
        <w:jc w:val="both"/>
        <w:rPr>
          <w:rFonts w:cstheme="minorHAnsi"/>
        </w:rPr>
      </w:pPr>
    </w:p>
    <w:p w14:paraId="0D096FB5" w14:textId="77777777" w:rsidR="0099494D" w:rsidRPr="000C3638" w:rsidRDefault="0099494D" w:rsidP="00787EE3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0C3638">
        <w:rPr>
          <w:rFonts w:ascii="Santander Text" w:hAnsi="Santander Text" w:cstheme="minorHAnsi"/>
        </w:rPr>
        <w:t xml:space="preserve">Tabelas auxiliares de agregação de informação do Satélite 84: </w:t>
      </w:r>
      <w:r w:rsidRPr="000C3638">
        <w:rPr>
          <w:rFonts w:ascii="Santander Text" w:hAnsi="Santander Text" w:cstheme="minorHAnsi"/>
          <w:i/>
        </w:rPr>
        <w:t>bu_esg_work.pilar3_sat84_dref_tabaux</w:t>
      </w:r>
      <w:r w:rsidR="003B0B73" w:rsidRPr="000C3638">
        <w:rPr>
          <w:rFonts w:ascii="Santander Text" w:hAnsi="Santander Text" w:cstheme="minorHAnsi"/>
          <w:i/>
        </w:rPr>
        <w:t>4</w:t>
      </w:r>
    </w:p>
    <w:p w14:paraId="3E0F27BB" w14:textId="77777777" w:rsidR="0099494D" w:rsidRPr="000C3638" w:rsidRDefault="0099494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Visão Geral</w:t>
      </w:r>
    </w:p>
    <w:p w14:paraId="6673F484" w14:textId="77777777" w:rsidR="00730C48" w:rsidRPr="000C3638" w:rsidRDefault="00CE4278" w:rsidP="00730C48">
      <w:pPr>
        <w:rPr>
          <w:rFonts w:cstheme="minorHAnsi"/>
        </w:rPr>
      </w:pPr>
      <w:r w:rsidRPr="000C3638">
        <w:rPr>
          <w:rFonts w:cstheme="minorHAnsi"/>
        </w:rPr>
        <w:t>Tabela de construção de campos auxiliares para mapeamento de elegibilidade e alinhamento.</w:t>
      </w:r>
    </w:p>
    <w:p w14:paraId="09786604" w14:textId="77777777" w:rsidR="0099494D" w:rsidRPr="000C3638" w:rsidRDefault="0099494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Granularidade e chave</w:t>
      </w:r>
    </w:p>
    <w:p w14:paraId="6AEE56CE" w14:textId="77777777" w:rsidR="0099494D" w:rsidRPr="000C3638" w:rsidRDefault="0099494D" w:rsidP="0099494D">
      <w:pPr>
        <w:jc w:val="both"/>
        <w:rPr>
          <w:rFonts w:cstheme="minorHAnsi"/>
        </w:rPr>
      </w:pPr>
      <w:r w:rsidRPr="000C3638">
        <w:rPr>
          <w:rFonts w:cstheme="minorHAnsi"/>
        </w:rPr>
        <w:t xml:space="preserve">A tabela </w:t>
      </w:r>
      <w:r w:rsidRPr="000C3638">
        <w:rPr>
          <w:rFonts w:cstheme="minorHAnsi"/>
          <w:b/>
          <w:bCs/>
          <w:i/>
        </w:rPr>
        <w:t>bu_esg_work.pilar3_sat84_dref_tabaux</w:t>
      </w:r>
      <w:r w:rsidR="00DF7241" w:rsidRPr="000C3638">
        <w:rPr>
          <w:rFonts w:cstheme="minorHAnsi"/>
          <w:b/>
          <w:bCs/>
          <w:i/>
        </w:rPr>
        <w:t>4</w:t>
      </w:r>
      <w:r w:rsidRPr="000C3638">
        <w:rPr>
          <w:rFonts w:cstheme="minorHAnsi"/>
          <w:i/>
          <w:sz w:val="20"/>
          <w:szCs w:val="20"/>
        </w:rPr>
        <w:t xml:space="preserve"> </w:t>
      </w:r>
      <w:r w:rsidRPr="000C3638">
        <w:rPr>
          <w:rFonts w:cstheme="minorHAnsi"/>
        </w:rPr>
        <w:t xml:space="preserve">apresenta granularidade ao nível </w:t>
      </w:r>
      <w:r w:rsidR="004479F3" w:rsidRPr="000C3638">
        <w:rPr>
          <w:rFonts w:cstheme="minorHAnsi"/>
        </w:rPr>
        <w:t xml:space="preserve">do </w:t>
      </w:r>
      <w:r w:rsidR="004479F3" w:rsidRPr="000C3638">
        <w:rPr>
          <w:rFonts w:cstheme="minorHAnsi"/>
          <w:i/>
          <w:iCs/>
        </w:rPr>
        <w:t>IDCOMB</w:t>
      </w:r>
      <w:r w:rsidR="004479F3" w:rsidRPr="000C3638">
        <w:rPr>
          <w:rFonts w:cstheme="minorHAnsi"/>
        </w:rPr>
        <w:t xml:space="preserve">, </w:t>
      </w:r>
      <w:r w:rsidRPr="000C3638">
        <w:rPr>
          <w:rFonts w:cstheme="minorHAnsi"/>
        </w:rPr>
        <w:t xml:space="preserve"> responsabilidade e bem</w:t>
      </w:r>
      <w:r w:rsidRPr="000C3638">
        <w:rPr>
          <w:rFonts w:cstheme="minorHAnsi"/>
          <w:iCs/>
        </w:rPr>
        <w:t xml:space="preserve"> imóvel</w:t>
      </w:r>
      <w:r w:rsidRPr="000C3638">
        <w:rPr>
          <w:rFonts w:cstheme="minorHAnsi"/>
        </w:rPr>
        <w:t xml:space="preserve">, de modo a permitir o cruzamento com as várias </w:t>
      </w:r>
      <w:r w:rsidRPr="000C3638">
        <w:rPr>
          <w:rFonts w:cstheme="minorHAnsi"/>
        </w:rPr>
        <w:lastRenderedPageBreak/>
        <w:t>fontes de informação usadas ao longo do processo de aprovisionamento de informação para mapeamento das métricas ESG a incluir neste Satélite.</w:t>
      </w:r>
    </w:p>
    <w:p w14:paraId="5485153F" w14:textId="77777777" w:rsidR="0099494D" w:rsidRPr="000C3638" w:rsidRDefault="0099494D" w:rsidP="0099494D">
      <w:pPr>
        <w:jc w:val="both"/>
        <w:rPr>
          <w:rFonts w:cstheme="minorHAnsi"/>
        </w:rPr>
      </w:pPr>
      <w:r w:rsidRPr="000C3638">
        <w:rPr>
          <w:rFonts w:cstheme="minorHAnsi"/>
        </w:rPr>
        <w:t xml:space="preserve">A chave primária da tabela é composta pelos campos identificadores de cada </w:t>
      </w:r>
      <w:r w:rsidRPr="000C3638">
        <w:rPr>
          <w:rFonts w:cstheme="minorHAnsi"/>
          <w:i/>
          <w:iCs/>
        </w:rPr>
        <w:t>IDCOMB</w:t>
      </w:r>
      <w:r w:rsidRPr="000C3638">
        <w:rPr>
          <w:rFonts w:cstheme="minorHAnsi"/>
        </w:rPr>
        <w:t xml:space="preserve"> (i.e., ‘</w:t>
      </w:r>
      <w:r w:rsidRPr="000C3638">
        <w:rPr>
          <w:rFonts w:cstheme="minorHAnsi"/>
          <w:i/>
          <w:iCs/>
        </w:rPr>
        <w:t>idcomb_satelite’</w:t>
      </w:r>
      <w:r w:rsidRPr="000C3638">
        <w:rPr>
          <w:rFonts w:cstheme="minorHAnsi"/>
        </w:rPr>
        <w:t xml:space="preserve">), responsabilidade, (campos correspondentes a </w:t>
      </w:r>
      <w:r w:rsidRPr="000C3638">
        <w:rPr>
          <w:rFonts w:cstheme="minorHAnsi"/>
          <w:i/>
          <w:iCs/>
        </w:rPr>
        <w:t>‘cempresa_ct’</w:t>
      </w:r>
      <w:r w:rsidRPr="000C3638">
        <w:rPr>
          <w:rFonts w:cstheme="minorHAnsi"/>
        </w:rPr>
        <w:t xml:space="preserve">, </w:t>
      </w:r>
      <w:r w:rsidRPr="000C3638">
        <w:rPr>
          <w:rFonts w:cstheme="minorHAnsi"/>
          <w:i/>
          <w:iCs/>
        </w:rPr>
        <w:t>’cbalcao_ct’</w:t>
      </w:r>
      <w:r w:rsidRPr="000C3638">
        <w:rPr>
          <w:rFonts w:cstheme="minorHAnsi"/>
        </w:rPr>
        <w:t xml:space="preserve">, </w:t>
      </w:r>
      <w:r w:rsidRPr="000C3638">
        <w:rPr>
          <w:rFonts w:cstheme="minorHAnsi"/>
          <w:i/>
          <w:iCs/>
        </w:rPr>
        <w:t>’cnumecta_ct’</w:t>
      </w:r>
      <w:r w:rsidRPr="000C3638">
        <w:rPr>
          <w:rFonts w:cstheme="minorHAnsi"/>
        </w:rPr>
        <w:t xml:space="preserve"> e </w:t>
      </w:r>
      <w:r w:rsidRPr="000C3638">
        <w:rPr>
          <w:rFonts w:cstheme="minorHAnsi"/>
          <w:i/>
          <w:iCs/>
        </w:rPr>
        <w:t>’zdeposit_ct’</w:t>
      </w:r>
      <w:r w:rsidRPr="000C3638">
        <w:rPr>
          <w:rFonts w:cstheme="minorHAnsi"/>
        </w:rPr>
        <w:t xml:space="preserve">) e bem imóvel (campos correspondentes a </w:t>
      </w:r>
      <w:r w:rsidRPr="000C3638">
        <w:rPr>
          <w:rFonts w:cstheme="minorHAnsi"/>
          <w:i/>
          <w:iCs/>
        </w:rPr>
        <w:t>’ckbalbem’</w:t>
      </w:r>
      <w:r w:rsidRPr="000C3638">
        <w:rPr>
          <w:rFonts w:cstheme="minorHAnsi"/>
        </w:rPr>
        <w:t xml:space="preserve">, </w:t>
      </w:r>
      <w:r w:rsidRPr="000C3638">
        <w:rPr>
          <w:rFonts w:cstheme="minorHAnsi"/>
          <w:i/>
          <w:iCs/>
        </w:rPr>
        <w:t>’ckctabem’</w:t>
      </w:r>
      <w:r w:rsidRPr="000C3638">
        <w:rPr>
          <w:rFonts w:cstheme="minorHAnsi"/>
        </w:rPr>
        <w:t xml:space="preserve">, </w:t>
      </w:r>
      <w:r w:rsidRPr="000C3638">
        <w:rPr>
          <w:rFonts w:cstheme="minorHAnsi"/>
          <w:i/>
          <w:iCs/>
        </w:rPr>
        <w:t>’ckrefbem’</w:t>
      </w:r>
      <w:r w:rsidRPr="000C3638">
        <w:rPr>
          <w:rFonts w:cstheme="minorHAnsi"/>
        </w:rPr>
        <w:t xml:space="preserve">). Neste sentido, não será possível observar duplicações na combinação dos campos chaves existindo, para cada data de reporte, apenas um registo para cada combinação </w:t>
      </w:r>
      <w:r w:rsidRPr="000C3638">
        <w:rPr>
          <w:rFonts w:cstheme="minorHAnsi"/>
          <w:i/>
          <w:iCs/>
        </w:rPr>
        <w:t>IDCOMB</w:t>
      </w:r>
      <w:r w:rsidRPr="000C3638">
        <w:rPr>
          <w:rFonts w:cstheme="minorHAnsi"/>
        </w:rPr>
        <w:t>, responsabilidade e bem imóvel.</w:t>
      </w:r>
    </w:p>
    <w:p w14:paraId="108CE7D5" w14:textId="77777777" w:rsidR="0099494D" w:rsidRPr="000C3638" w:rsidRDefault="0099494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Periodicidade</w:t>
      </w:r>
    </w:p>
    <w:p w14:paraId="08A696F9" w14:textId="77777777" w:rsidR="0099494D" w:rsidRPr="000C3638" w:rsidRDefault="0099494D" w:rsidP="0099494D">
      <w:pPr>
        <w:jc w:val="both"/>
      </w:pPr>
      <w:r w:rsidRPr="000C3638">
        <w:rPr>
          <w:rFonts w:cstheme="minorHAnsi"/>
        </w:rPr>
        <w:t xml:space="preserve">A tabela </w:t>
      </w:r>
      <w:r w:rsidRPr="000C3638">
        <w:rPr>
          <w:rFonts w:cstheme="minorHAnsi"/>
          <w:b/>
          <w:bCs/>
          <w:i/>
        </w:rPr>
        <w:t>bu_esg_work.pilar3_sat84_dref_tabaux</w:t>
      </w:r>
      <w:r w:rsidR="00DF7241" w:rsidRPr="000C3638">
        <w:rPr>
          <w:rFonts w:cstheme="minorHAnsi"/>
          <w:b/>
          <w:bCs/>
          <w:i/>
        </w:rPr>
        <w:t>4</w:t>
      </w:r>
      <w:r w:rsidRPr="000C3638">
        <w:rPr>
          <w:rFonts w:cstheme="minorHAnsi"/>
          <w:sz w:val="20"/>
          <w:szCs w:val="20"/>
        </w:rPr>
        <w:t xml:space="preserve"> </w:t>
      </w:r>
      <w:r w:rsidRPr="000C3638">
        <w:rPr>
          <w:rFonts w:cstheme="minorHAnsi"/>
        </w:rPr>
        <w:t>é gerada em cada exercício no qual se procede ao reporte do Satélite 84 (periodicidade semestral).</w:t>
      </w:r>
    </w:p>
    <w:p w14:paraId="79FA7198" w14:textId="77777777" w:rsidR="0099494D" w:rsidRPr="000C3638" w:rsidRDefault="0099494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Aprovisionamento</w:t>
      </w:r>
    </w:p>
    <w:p w14:paraId="17E4DBB1" w14:textId="77777777" w:rsidR="0099494D" w:rsidRPr="000C3638" w:rsidRDefault="0099494D" w:rsidP="00AD4EDD">
      <w:pPr>
        <w:jc w:val="both"/>
        <w:rPr>
          <w:rFonts w:cstheme="minorHAnsi"/>
          <w:iCs/>
        </w:rPr>
      </w:pPr>
      <w:r w:rsidRPr="000C3638">
        <w:t xml:space="preserve">A tabela </w:t>
      </w:r>
      <w:r w:rsidRPr="000C3638">
        <w:rPr>
          <w:rFonts w:cstheme="minorHAnsi"/>
          <w:b/>
          <w:bCs/>
          <w:i/>
        </w:rPr>
        <w:t>bu_esg_work</w:t>
      </w:r>
      <w:r w:rsidR="00911238" w:rsidRPr="000C3638">
        <w:rPr>
          <w:rFonts w:cstheme="minorHAnsi"/>
          <w:b/>
          <w:bCs/>
          <w:i/>
        </w:rPr>
        <w:t>.</w:t>
      </w:r>
      <w:r w:rsidRPr="000C3638">
        <w:rPr>
          <w:rFonts w:cstheme="minorHAnsi"/>
          <w:b/>
          <w:bCs/>
          <w:i/>
        </w:rPr>
        <w:t>pilar3_sat84_dref_tabaux</w:t>
      </w:r>
      <w:r w:rsidR="00DF7241" w:rsidRPr="000C3638">
        <w:rPr>
          <w:rFonts w:cstheme="minorHAnsi"/>
          <w:b/>
          <w:bCs/>
          <w:i/>
        </w:rPr>
        <w:t>4</w:t>
      </w:r>
      <w:r w:rsidRPr="000C3638">
        <w:rPr>
          <w:rFonts w:cstheme="minorHAnsi"/>
          <w:b/>
          <w:bCs/>
          <w:i/>
        </w:rPr>
        <w:t xml:space="preserve"> </w:t>
      </w:r>
      <w:r w:rsidRPr="000C3638">
        <w:rPr>
          <w:rFonts w:cstheme="minorHAnsi"/>
          <w:iCs/>
        </w:rPr>
        <w:t>resulta de vários cruzamentos (</w:t>
      </w:r>
      <w:r w:rsidRPr="000C3638">
        <w:rPr>
          <w:rFonts w:cstheme="minorHAnsi"/>
          <w:i/>
        </w:rPr>
        <w:t>left join</w:t>
      </w:r>
      <w:r w:rsidRPr="000C3638">
        <w:rPr>
          <w:rFonts w:cstheme="minorHAnsi"/>
          <w:iCs/>
        </w:rPr>
        <w:t>)</w:t>
      </w:r>
      <w:r w:rsidR="00233A06" w:rsidRPr="000C3638">
        <w:rPr>
          <w:rFonts w:cstheme="minorHAnsi"/>
          <w:iCs/>
        </w:rPr>
        <w:t xml:space="preserve"> com as seguintes tabelas:</w:t>
      </w:r>
    </w:p>
    <w:p w14:paraId="41CCD85D" w14:textId="77777777" w:rsidR="00233A06" w:rsidRPr="000C3638" w:rsidRDefault="00233A06" w:rsidP="00787EE3">
      <w:pPr>
        <w:pStyle w:val="ListParagraph"/>
        <w:numPr>
          <w:ilvl w:val="0"/>
          <w:numId w:val="7"/>
        </w:numPr>
        <w:jc w:val="both"/>
        <w:rPr>
          <w:rFonts w:cstheme="minorHAnsi"/>
          <w:iCs/>
        </w:rPr>
      </w:pPr>
      <w:r w:rsidRPr="000C3638">
        <w:rPr>
          <w:rFonts w:cstheme="minorHAnsi"/>
          <w:iCs/>
        </w:rPr>
        <w:t xml:space="preserve">Cruzamento com a tabela </w:t>
      </w:r>
      <w:r w:rsidR="00D35724" w:rsidRPr="000C3638">
        <w:rPr>
          <w:rFonts w:cstheme="minorHAnsi"/>
          <w:b/>
          <w:bCs/>
          <w:i/>
        </w:rPr>
        <w:t xml:space="preserve">cd_emprestimos.gpt18_bens </w:t>
      </w:r>
      <w:r w:rsidR="00D35724" w:rsidRPr="000C3638">
        <w:rPr>
          <w:rFonts w:cstheme="minorHAnsi"/>
          <w:iCs/>
        </w:rPr>
        <w:t xml:space="preserve">(filtrada pela data de referência </w:t>
      </w:r>
      <w:r w:rsidR="0060472D" w:rsidRPr="000C3638">
        <w:rPr>
          <w:rFonts w:cstheme="minorHAnsi"/>
          <w:iCs/>
        </w:rPr>
        <w:t xml:space="preserve">útil </w:t>
      </w:r>
      <w:r w:rsidR="00D35724" w:rsidRPr="000C3638">
        <w:rPr>
          <w:rFonts w:cstheme="minorHAnsi"/>
          <w:iCs/>
        </w:rPr>
        <w:t xml:space="preserve">através do campo </w:t>
      </w:r>
      <w:r w:rsidR="00AA31F6" w:rsidRPr="000C3638">
        <w:rPr>
          <w:rFonts w:cstheme="minorHAnsi"/>
          <w:iCs/>
        </w:rPr>
        <w:t>‘</w:t>
      </w:r>
      <w:r w:rsidR="00AA31F6" w:rsidRPr="000C3638">
        <w:rPr>
          <w:rFonts w:cstheme="minorHAnsi"/>
          <w:i/>
        </w:rPr>
        <w:t>data_date_part</w:t>
      </w:r>
      <w:r w:rsidR="00AA31F6" w:rsidRPr="000C3638">
        <w:rPr>
          <w:rFonts w:cstheme="minorHAnsi"/>
          <w:iCs/>
        </w:rPr>
        <w:t>’</w:t>
      </w:r>
      <w:r w:rsidR="0060472D" w:rsidRPr="000C3638">
        <w:rPr>
          <w:rFonts w:cstheme="minorHAnsi"/>
          <w:iCs/>
        </w:rPr>
        <w:t>)</w:t>
      </w:r>
      <w:r w:rsidR="00EB11C0" w:rsidRPr="000C3638">
        <w:rPr>
          <w:rFonts w:cstheme="minorHAnsi"/>
          <w:iCs/>
        </w:rPr>
        <w:t xml:space="preserve"> através da chave do bem (i.e., </w:t>
      </w:r>
      <w:r w:rsidR="00EF3601" w:rsidRPr="000C3638">
        <w:rPr>
          <w:rFonts w:cstheme="minorHAnsi"/>
          <w:iCs/>
        </w:rPr>
        <w:t>‘</w:t>
      </w:r>
      <w:r w:rsidR="00EF3601" w:rsidRPr="000C3638">
        <w:rPr>
          <w:rFonts w:cstheme="minorHAnsi"/>
          <w:i/>
        </w:rPr>
        <w:t>ckbalbem</w:t>
      </w:r>
      <w:r w:rsidR="00EF3601" w:rsidRPr="000C3638">
        <w:rPr>
          <w:rFonts w:cstheme="minorHAnsi"/>
          <w:iCs/>
        </w:rPr>
        <w:t>’, ‘</w:t>
      </w:r>
      <w:r w:rsidR="00EF3601" w:rsidRPr="000C3638">
        <w:rPr>
          <w:rFonts w:cstheme="minorHAnsi"/>
          <w:i/>
        </w:rPr>
        <w:t>ckctabem</w:t>
      </w:r>
      <w:r w:rsidR="00EF3601" w:rsidRPr="000C3638">
        <w:rPr>
          <w:rFonts w:cstheme="minorHAnsi"/>
          <w:iCs/>
        </w:rPr>
        <w:t>’ e ‘</w:t>
      </w:r>
      <w:r w:rsidR="00EF3601" w:rsidRPr="000C3638">
        <w:rPr>
          <w:rFonts w:cstheme="minorHAnsi"/>
          <w:i/>
        </w:rPr>
        <w:t>ckrefbem</w:t>
      </w:r>
      <w:r w:rsidR="00EF3601" w:rsidRPr="000C3638">
        <w:rPr>
          <w:rFonts w:cstheme="minorHAnsi"/>
          <w:iCs/>
        </w:rPr>
        <w:t>’);</w:t>
      </w:r>
    </w:p>
    <w:p w14:paraId="6A953110" w14:textId="77777777" w:rsidR="00C91CD9" w:rsidRPr="000C3638" w:rsidRDefault="00C91CD9" w:rsidP="00787EE3">
      <w:pPr>
        <w:pStyle w:val="ListParagraph"/>
        <w:numPr>
          <w:ilvl w:val="0"/>
          <w:numId w:val="7"/>
        </w:numPr>
        <w:jc w:val="both"/>
        <w:rPr>
          <w:rFonts w:cstheme="minorHAnsi"/>
          <w:iCs/>
        </w:rPr>
      </w:pPr>
      <w:commentRangeStart w:id="8"/>
      <w:r w:rsidRPr="000C3638">
        <w:rPr>
          <w:rFonts w:cstheme="minorHAnsi"/>
          <w:iCs/>
        </w:rPr>
        <w:t>Obtenção do risco físico ao nível do colateral: c</w:t>
      </w:r>
      <w:r w:rsidR="00EF3601" w:rsidRPr="000C3638">
        <w:rPr>
          <w:rFonts w:cstheme="minorHAnsi"/>
          <w:iCs/>
        </w:rPr>
        <w:t xml:space="preserve">ruzamento com a tabela </w:t>
      </w:r>
      <w:r w:rsidR="00915726" w:rsidRPr="000C3638">
        <w:rPr>
          <w:rFonts w:cstheme="minorHAnsi"/>
          <w:iCs/>
        </w:rPr>
        <w:t>de marcação de riscos físicos</w:t>
      </w:r>
      <w:r w:rsidR="006F03E0" w:rsidRPr="000C3638">
        <w:rPr>
          <w:rFonts w:cstheme="minorHAnsi"/>
          <w:iCs/>
        </w:rPr>
        <w:t xml:space="preserve"> (</w:t>
      </w:r>
      <w:r w:rsidR="006F03E0" w:rsidRPr="000C3638">
        <w:rPr>
          <w:rFonts w:cstheme="minorHAnsi"/>
          <w:b/>
          <w:bCs/>
          <w:i/>
        </w:rPr>
        <w:t>bu_esg_work.pilar3_physical_risk_dref</w:t>
      </w:r>
      <w:r w:rsidR="00E8249F" w:rsidRPr="000C3638">
        <w:rPr>
          <w:rStyle w:val="FootnoteReference"/>
          <w:rFonts w:cstheme="minorHAnsi"/>
          <w:b/>
          <w:bCs/>
          <w:i/>
        </w:rPr>
        <w:footnoteReference w:id="7"/>
      </w:r>
      <w:r w:rsidR="006F03E0" w:rsidRPr="000C3638">
        <w:rPr>
          <w:rFonts w:cstheme="minorHAnsi"/>
          <w:iCs/>
        </w:rPr>
        <w:t xml:space="preserve">, </w:t>
      </w:r>
      <w:r w:rsidR="00E8249F" w:rsidRPr="000C3638">
        <w:rPr>
          <w:rFonts w:cstheme="minorHAnsi"/>
          <w:iCs/>
        </w:rPr>
        <w:t>f</w:t>
      </w:r>
      <w:r w:rsidR="00BB5BB9" w:rsidRPr="000C3638">
        <w:rPr>
          <w:rFonts w:cstheme="minorHAnsi"/>
          <w:iCs/>
        </w:rPr>
        <w:t>iltrada</w:t>
      </w:r>
      <w:r w:rsidR="00712223" w:rsidRPr="000C3638">
        <w:rPr>
          <w:rFonts w:cstheme="minorHAnsi"/>
          <w:iCs/>
        </w:rPr>
        <w:t xml:space="preserve"> para a seguinte informação </w:t>
      </w:r>
      <w:r w:rsidR="00712223" w:rsidRPr="000C3638">
        <w:rPr>
          <w:rFonts w:cstheme="minorHAnsi"/>
          <w:i/>
        </w:rPr>
        <w:t>nace_code like</w:t>
      </w:r>
      <w:r w:rsidR="00712223" w:rsidRPr="000C3638">
        <w:rPr>
          <w:rFonts w:cstheme="minorHAnsi"/>
          <w:iCs/>
        </w:rPr>
        <w:t xml:space="preserve"> '%Secured%'</w:t>
      </w:r>
      <w:r w:rsidR="006F03E0" w:rsidRPr="000C3638">
        <w:rPr>
          <w:rFonts w:cstheme="minorHAnsi"/>
          <w:iCs/>
        </w:rPr>
        <w:t>)</w:t>
      </w:r>
      <w:r w:rsidR="002330D0" w:rsidRPr="000C3638">
        <w:rPr>
          <w:rFonts w:cstheme="minorHAnsi"/>
          <w:iCs/>
        </w:rPr>
        <w:t>,</w:t>
      </w:r>
      <w:r w:rsidR="006F03E0" w:rsidRPr="000C3638">
        <w:rPr>
          <w:rFonts w:cstheme="minorHAnsi"/>
          <w:iCs/>
        </w:rPr>
        <w:t xml:space="preserve"> numa primeira </w:t>
      </w:r>
      <w:r w:rsidR="002330D0" w:rsidRPr="000C3638">
        <w:rPr>
          <w:rFonts w:cstheme="minorHAnsi"/>
          <w:iCs/>
        </w:rPr>
        <w:t>através dos campos</w:t>
      </w:r>
      <w:r w:rsidR="00D952DE" w:rsidRPr="000C3638">
        <w:rPr>
          <w:rFonts w:cstheme="minorHAnsi"/>
          <w:iCs/>
        </w:rPr>
        <w:t xml:space="preserve"> ‘</w:t>
      </w:r>
      <w:r w:rsidR="00D952DE" w:rsidRPr="000C3638">
        <w:rPr>
          <w:rFonts w:cstheme="minorHAnsi"/>
          <w:i/>
        </w:rPr>
        <w:t>nuts_code</w:t>
      </w:r>
      <w:r w:rsidR="00D952DE" w:rsidRPr="000C3638">
        <w:rPr>
          <w:rFonts w:cstheme="minorHAnsi"/>
          <w:iCs/>
        </w:rPr>
        <w:t>’</w:t>
      </w:r>
      <w:r w:rsidRPr="000C3638">
        <w:rPr>
          <w:rFonts w:cstheme="minorHAnsi"/>
          <w:iCs/>
        </w:rPr>
        <w:t xml:space="preserve"> e </w:t>
      </w:r>
      <w:r w:rsidRPr="000C3638">
        <w:rPr>
          <w:rFonts w:cstheme="minorHAnsi"/>
          <w:i/>
        </w:rPr>
        <w:t>`4_collateral_nuts`</w:t>
      </w:r>
      <w:r w:rsidRPr="000C3638">
        <w:rPr>
          <w:rFonts w:cstheme="minorHAnsi"/>
          <w:iCs/>
        </w:rPr>
        <w:t>, respetivamente;</w:t>
      </w:r>
    </w:p>
    <w:p w14:paraId="78882560" w14:textId="77777777" w:rsidR="003F428D" w:rsidRPr="000C3638" w:rsidRDefault="00C91CD9" w:rsidP="00787EE3">
      <w:pPr>
        <w:pStyle w:val="ListParagraph"/>
        <w:numPr>
          <w:ilvl w:val="0"/>
          <w:numId w:val="7"/>
        </w:numPr>
        <w:jc w:val="both"/>
        <w:rPr>
          <w:rFonts w:cstheme="minorHAnsi"/>
          <w:iCs/>
        </w:rPr>
      </w:pPr>
      <w:r w:rsidRPr="000C3638">
        <w:rPr>
          <w:rFonts w:cstheme="minorHAnsi"/>
          <w:iCs/>
        </w:rPr>
        <w:t>Obtenção do risco físico ao nível do contrato: cruzamento com a tabela de marcação de riscos físicos (</w:t>
      </w:r>
      <w:r w:rsidRPr="000C3638">
        <w:rPr>
          <w:rFonts w:cstheme="minorHAnsi"/>
          <w:b/>
          <w:bCs/>
          <w:i/>
        </w:rPr>
        <w:t>bu_esg_work.pilar3_physical_risk_dref</w:t>
      </w:r>
      <w:r w:rsidRPr="000C3638">
        <w:rPr>
          <w:rFonts w:cstheme="minorHAnsi"/>
          <w:iCs/>
        </w:rPr>
        <w:t xml:space="preserve">, </w:t>
      </w:r>
      <w:r w:rsidR="00712223" w:rsidRPr="000C3638">
        <w:rPr>
          <w:rFonts w:cstheme="minorHAnsi"/>
          <w:iCs/>
        </w:rPr>
        <w:t xml:space="preserve">filtrada para a seguinte informação </w:t>
      </w:r>
      <w:r w:rsidR="00712223" w:rsidRPr="000C3638">
        <w:rPr>
          <w:rFonts w:cstheme="minorHAnsi"/>
          <w:i/>
        </w:rPr>
        <w:t>nace_code like</w:t>
      </w:r>
      <w:r w:rsidR="00712223" w:rsidRPr="000C3638">
        <w:rPr>
          <w:rFonts w:cstheme="minorHAnsi"/>
          <w:iCs/>
        </w:rPr>
        <w:t xml:space="preserve"> '%Secured%'</w:t>
      </w:r>
      <w:r w:rsidRPr="000C3638">
        <w:rPr>
          <w:rFonts w:cstheme="minorHAnsi"/>
          <w:iCs/>
        </w:rPr>
        <w:t>), através dos campos ‘</w:t>
      </w:r>
      <w:r w:rsidRPr="000C3638">
        <w:rPr>
          <w:rFonts w:cstheme="minorHAnsi"/>
          <w:i/>
        </w:rPr>
        <w:t>nuts_code</w:t>
      </w:r>
      <w:r w:rsidRPr="000C3638">
        <w:rPr>
          <w:rFonts w:cstheme="minorHAnsi"/>
          <w:iCs/>
        </w:rPr>
        <w:t xml:space="preserve">’ e </w:t>
      </w:r>
      <w:r w:rsidR="003F428D" w:rsidRPr="000C3638">
        <w:rPr>
          <w:rFonts w:cstheme="minorHAnsi"/>
          <w:i/>
        </w:rPr>
        <w:t>`22_counterparty_nuts`</w:t>
      </w:r>
      <w:r w:rsidRPr="000C3638">
        <w:rPr>
          <w:rFonts w:cstheme="minorHAnsi"/>
          <w:iCs/>
        </w:rPr>
        <w:t>, respetivamente</w:t>
      </w:r>
      <w:r w:rsidR="003F428D" w:rsidRPr="000C3638">
        <w:rPr>
          <w:rFonts w:cstheme="minorHAnsi"/>
          <w:iCs/>
        </w:rPr>
        <w:t>;</w:t>
      </w:r>
    </w:p>
    <w:p w14:paraId="1A0EC9AA" w14:textId="77777777" w:rsidR="006F03E0" w:rsidRPr="000C3638" w:rsidRDefault="00FF33A9" w:rsidP="00787EE3">
      <w:pPr>
        <w:pStyle w:val="ListParagraph"/>
        <w:numPr>
          <w:ilvl w:val="0"/>
          <w:numId w:val="7"/>
        </w:numPr>
        <w:jc w:val="both"/>
        <w:rPr>
          <w:rFonts w:cstheme="minorHAnsi"/>
          <w:iCs/>
        </w:rPr>
      </w:pPr>
      <w:r w:rsidRPr="000C3638">
        <w:rPr>
          <w:rFonts w:cstheme="minorHAnsi"/>
          <w:iCs/>
        </w:rPr>
        <w:t xml:space="preserve">Obtenção de </w:t>
      </w:r>
      <w:r w:rsidRPr="000C3638">
        <w:rPr>
          <w:rFonts w:cstheme="minorHAnsi"/>
          <w:i/>
        </w:rPr>
        <w:t>proxy</w:t>
      </w:r>
      <w:r w:rsidRPr="000C3638">
        <w:rPr>
          <w:rFonts w:cstheme="minorHAnsi"/>
          <w:iCs/>
        </w:rPr>
        <w:t xml:space="preserve"> do risco físico ao nível do colateral: </w:t>
      </w:r>
      <w:r w:rsidR="00BB5BB9" w:rsidRPr="000C3638">
        <w:rPr>
          <w:rFonts w:cstheme="minorHAnsi"/>
          <w:iCs/>
        </w:rPr>
        <w:t xml:space="preserve">cruzamento com a tabela </w:t>
      </w:r>
      <w:r w:rsidR="006F03E0" w:rsidRPr="000C3638">
        <w:rPr>
          <w:rFonts w:cstheme="minorHAnsi"/>
          <w:b/>
          <w:bCs/>
          <w:i/>
        </w:rPr>
        <w:t>bu_esg_work.pilar3_proxy_physical_risk_</w:t>
      </w:r>
      <w:r w:rsidR="00BB5BB9" w:rsidRPr="000C3638">
        <w:rPr>
          <w:rFonts w:cstheme="minorHAnsi"/>
          <w:b/>
          <w:bCs/>
          <w:i/>
        </w:rPr>
        <w:t>dref</w:t>
      </w:r>
      <w:r w:rsidR="00E8249F" w:rsidRPr="000C3638">
        <w:rPr>
          <w:rFonts w:cstheme="minorHAnsi"/>
          <w:iCs/>
        </w:rPr>
        <w:t xml:space="preserve"> (filtrada para a seguinte informação </w:t>
      </w:r>
      <w:r w:rsidR="00E8249F" w:rsidRPr="000C3638">
        <w:rPr>
          <w:rFonts w:cstheme="minorHAnsi"/>
          <w:i/>
        </w:rPr>
        <w:t>nace_code like</w:t>
      </w:r>
      <w:r w:rsidR="00E8249F" w:rsidRPr="000C3638">
        <w:rPr>
          <w:rFonts w:cstheme="minorHAnsi"/>
          <w:iCs/>
        </w:rPr>
        <w:t xml:space="preserve"> '%Secured%'</w:t>
      </w:r>
      <w:r w:rsidR="00EA50DF" w:rsidRPr="000C3638">
        <w:rPr>
          <w:rFonts w:cstheme="minorHAnsi"/>
          <w:iCs/>
        </w:rPr>
        <w:t xml:space="preserve"> e </w:t>
      </w:r>
      <w:r w:rsidR="00EA50DF" w:rsidRPr="000C3638">
        <w:rPr>
          <w:rFonts w:cstheme="minorHAnsi"/>
          <w:i/>
        </w:rPr>
        <w:t>country</w:t>
      </w:r>
      <w:r w:rsidR="00EA50DF" w:rsidRPr="000C3638">
        <w:rPr>
          <w:rFonts w:cstheme="minorHAnsi"/>
          <w:iCs/>
        </w:rPr>
        <w:t xml:space="preserve"> = 'PT'</w:t>
      </w:r>
      <w:r w:rsidR="00E8249F" w:rsidRPr="000C3638">
        <w:rPr>
          <w:rFonts w:cstheme="minorHAnsi"/>
          <w:iCs/>
        </w:rPr>
        <w:t>)</w:t>
      </w:r>
      <w:r w:rsidR="00EA50DF" w:rsidRPr="000C3638">
        <w:rPr>
          <w:rFonts w:cstheme="minorHAnsi"/>
          <w:iCs/>
        </w:rPr>
        <w:t>;</w:t>
      </w:r>
      <w:commentRangeEnd w:id="8"/>
      <w:r w:rsidR="00412F61" w:rsidRPr="000C3638">
        <w:rPr>
          <w:rStyle w:val="CommentReference"/>
        </w:rPr>
        <w:commentReference w:id="8"/>
      </w:r>
    </w:p>
    <w:p w14:paraId="445B46EA" w14:textId="77777777" w:rsidR="00EA50DF" w:rsidRPr="000C3638" w:rsidRDefault="00A9123F" w:rsidP="00787EE3">
      <w:pPr>
        <w:pStyle w:val="ListParagraph"/>
        <w:numPr>
          <w:ilvl w:val="0"/>
          <w:numId w:val="7"/>
        </w:numPr>
        <w:jc w:val="both"/>
        <w:rPr>
          <w:rFonts w:cstheme="minorHAnsi"/>
          <w:iCs/>
        </w:rPr>
      </w:pPr>
      <w:r w:rsidRPr="000C3638">
        <w:rPr>
          <w:rFonts w:cstheme="minorHAnsi"/>
          <w:iCs/>
        </w:rPr>
        <w:t xml:space="preserve">Cruzamento </w:t>
      </w:r>
      <w:r w:rsidR="00497BBF" w:rsidRPr="000C3638">
        <w:rPr>
          <w:rFonts w:cstheme="minorHAnsi"/>
          <w:iCs/>
        </w:rPr>
        <w:t>entre as</w:t>
      </w:r>
      <w:r w:rsidRPr="000C3638">
        <w:rPr>
          <w:rFonts w:cstheme="minorHAnsi"/>
          <w:iCs/>
        </w:rPr>
        <w:t xml:space="preserve"> tabela </w:t>
      </w:r>
      <w:r w:rsidRPr="000C3638">
        <w:rPr>
          <w:rFonts w:cstheme="minorHAnsi"/>
          <w:b/>
          <w:bCs/>
          <w:i/>
        </w:rPr>
        <w:t xml:space="preserve">bu_esg_work.pilar3_physical_risk_dref </w:t>
      </w:r>
      <w:r w:rsidR="00497BBF" w:rsidRPr="000C3638">
        <w:rPr>
          <w:rFonts w:cstheme="minorHAnsi"/>
          <w:iCs/>
        </w:rPr>
        <w:t xml:space="preserve">e </w:t>
      </w:r>
      <w:r w:rsidR="002210AF" w:rsidRPr="000C3638">
        <w:rPr>
          <w:rFonts w:cstheme="minorHAnsi"/>
          <w:b/>
          <w:bCs/>
          <w:i/>
        </w:rPr>
        <w:t xml:space="preserve">bu_esg_work.nace_esg_pillar3 </w:t>
      </w:r>
      <w:r w:rsidR="00A55724" w:rsidRPr="000C3638">
        <w:rPr>
          <w:rFonts w:cstheme="minorHAnsi"/>
          <w:iCs/>
        </w:rPr>
        <w:t>(através dos camp</w:t>
      </w:r>
      <w:r w:rsidR="00057D34" w:rsidRPr="000C3638">
        <w:rPr>
          <w:rFonts w:cstheme="minorHAnsi"/>
          <w:iCs/>
        </w:rPr>
        <w:t>o</w:t>
      </w:r>
      <w:r w:rsidR="00A55724" w:rsidRPr="000C3638">
        <w:rPr>
          <w:rFonts w:cstheme="minorHAnsi"/>
          <w:iCs/>
        </w:rPr>
        <w:t xml:space="preserve">s </w:t>
      </w:r>
      <w:r w:rsidR="00057D34" w:rsidRPr="000C3638">
        <w:rPr>
          <w:rFonts w:cstheme="minorHAnsi"/>
          <w:iCs/>
        </w:rPr>
        <w:t>‘</w:t>
      </w:r>
      <w:r w:rsidR="00A55724" w:rsidRPr="000C3638">
        <w:rPr>
          <w:rFonts w:cstheme="minorHAnsi"/>
          <w:i/>
        </w:rPr>
        <w:t>nace_code</w:t>
      </w:r>
      <w:r w:rsidR="00057D34" w:rsidRPr="000C3638">
        <w:rPr>
          <w:rFonts w:cstheme="minorHAnsi"/>
          <w:i/>
        </w:rPr>
        <w:t>’</w:t>
      </w:r>
      <w:r w:rsidR="00057D34" w:rsidRPr="000C3638">
        <w:rPr>
          <w:rFonts w:cstheme="minorHAnsi"/>
          <w:iCs/>
        </w:rPr>
        <w:t xml:space="preserve"> </w:t>
      </w:r>
      <w:r w:rsidR="00A66BEC" w:rsidRPr="000C3638">
        <w:rPr>
          <w:rFonts w:cstheme="minorHAnsi"/>
          <w:iCs/>
        </w:rPr>
        <w:t>(</w:t>
      </w:r>
      <w:r w:rsidR="00057D34" w:rsidRPr="000C3638">
        <w:rPr>
          <w:rFonts w:cstheme="minorHAnsi"/>
          <w:iCs/>
        </w:rPr>
        <w:t>após sofrer transformação</w:t>
      </w:r>
      <w:r w:rsidR="0070751B" w:rsidRPr="000C3638">
        <w:rPr>
          <w:rFonts w:cstheme="minorHAnsi"/>
          <w:iCs/>
        </w:rPr>
        <w:t xml:space="preserve"> retirando os primeiros dígitos até ao ponto, concatenando com </w:t>
      </w:r>
      <w:r w:rsidR="006A199F" w:rsidRPr="000C3638">
        <w:rPr>
          <w:rFonts w:cstheme="minorHAnsi"/>
          <w:iCs/>
        </w:rPr>
        <w:t xml:space="preserve">o quinto digito caso se trate de </w:t>
      </w:r>
      <w:r w:rsidR="006A199F" w:rsidRPr="000C3638">
        <w:rPr>
          <w:rFonts w:cstheme="minorHAnsi"/>
          <w:i/>
        </w:rPr>
        <w:t>nace</w:t>
      </w:r>
      <w:r w:rsidR="006A199F" w:rsidRPr="000C3638">
        <w:rPr>
          <w:rFonts w:cstheme="minorHAnsi"/>
          <w:iCs/>
        </w:rPr>
        <w:t xml:space="preserve"> iniciado por ‘A’ ou ‘B’ ou, caso contrário, concatenação com </w:t>
      </w:r>
      <w:r w:rsidR="00327217" w:rsidRPr="000C3638">
        <w:rPr>
          <w:rFonts w:cstheme="minorHAnsi"/>
          <w:iCs/>
        </w:rPr>
        <w:t xml:space="preserve">os quarto e quinto </w:t>
      </w:r>
      <w:r w:rsidR="00A66BEC" w:rsidRPr="000C3638">
        <w:rPr>
          <w:rFonts w:cstheme="minorHAnsi"/>
          <w:iCs/>
        </w:rPr>
        <w:t>dígitos)</w:t>
      </w:r>
      <w:r w:rsidR="00057D34" w:rsidRPr="000C3638">
        <w:rPr>
          <w:rFonts w:cstheme="minorHAnsi"/>
          <w:i/>
        </w:rPr>
        <w:t xml:space="preserve"> </w:t>
      </w:r>
      <w:r w:rsidR="00057D34" w:rsidRPr="000C3638">
        <w:rPr>
          <w:rFonts w:cstheme="minorHAnsi"/>
          <w:iCs/>
        </w:rPr>
        <w:t>e ‘</w:t>
      </w:r>
      <w:r w:rsidR="00057D34" w:rsidRPr="000C3638">
        <w:rPr>
          <w:rFonts w:cstheme="minorHAnsi"/>
          <w:i/>
        </w:rPr>
        <w:t>nace_level4</w:t>
      </w:r>
      <w:r w:rsidR="00057D34" w:rsidRPr="000C3638">
        <w:rPr>
          <w:rFonts w:cstheme="minorHAnsi"/>
          <w:iCs/>
        </w:rPr>
        <w:t>’</w:t>
      </w:r>
      <w:r w:rsidR="00A66BEC" w:rsidRPr="000C3638">
        <w:rPr>
          <w:rFonts w:cstheme="minorHAnsi"/>
          <w:iCs/>
        </w:rPr>
        <w:t xml:space="preserve"> (</w:t>
      </w:r>
      <w:r w:rsidR="00E84C31" w:rsidRPr="000C3638">
        <w:rPr>
          <w:rFonts w:cstheme="minorHAnsi"/>
          <w:iCs/>
        </w:rPr>
        <w:t>apenas dígitos, desconsiderando o descritivo que o campo inclui)</w:t>
      </w:r>
      <w:r w:rsidR="00A66BEC" w:rsidRPr="000C3638">
        <w:rPr>
          <w:rFonts w:cstheme="minorHAnsi"/>
          <w:iCs/>
        </w:rPr>
        <w:t>, respetivamente</w:t>
      </w:r>
      <w:r w:rsidR="00A55724" w:rsidRPr="000C3638">
        <w:rPr>
          <w:rFonts w:cstheme="minorHAnsi"/>
          <w:b/>
          <w:bCs/>
          <w:i/>
        </w:rPr>
        <w:t xml:space="preserve"> </w:t>
      </w:r>
      <w:r w:rsidR="002210AF" w:rsidRPr="000C3638">
        <w:rPr>
          <w:rFonts w:cstheme="minorHAnsi"/>
          <w:iCs/>
        </w:rPr>
        <w:t xml:space="preserve">para obtenção do mapeamento </w:t>
      </w:r>
      <w:r w:rsidR="00A55724" w:rsidRPr="000C3638">
        <w:rPr>
          <w:rFonts w:cstheme="minorHAnsi"/>
          <w:iCs/>
        </w:rPr>
        <w:t xml:space="preserve">do </w:t>
      </w:r>
      <w:r w:rsidR="00497BBF" w:rsidRPr="000C3638">
        <w:rPr>
          <w:rFonts w:cstheme="minorHAnsi"/>
          <w:iCs/>
        </w:rPr>
        <w:t xml:space="preserve">entre </w:t>
      </w:r>
      <w:r w:rsidR="00D65BA3" w:rsidRPr="000C3638">
        <w:rPr>
          <w:rFonts w:cstheme="minorHAnsi"/>
          <w:iCs/>
        </w:rPr>
        <w:t>‘</w:t>
      </w:r>
      <w:r w:rsidR="00D65BA3" w:rsidRPr="000C3638">
        <w:rPr>
          <w:rFonts w:cstheme="minorHAnsi"/>
          <w:i/>
        </w:rPr>
        <w:t>nace_code’</w:t>
      </w:r>
      <w:r w:rsidR="00D65BA3" w:rsidRPr="000C3638">
        <w:rPr>
          <w:rFonts w:cstheme="minorHAnsi"/>
          <w:iCs/>
        </w:rPr>
        <w:t xml:space="preserve"> e ‘</w:t>
      </w:r>
      <w:r w:rsidR="00D65BA3" w:rsidRPr="000C3638">
        <w:rPr>
          <w:rFonts w:cstheme="minorHAnsi"/>
          <w:i/>
        </w:rPr>
        <w:t>nace_esg’</w:t>
      </w:r>
      <w:r w:rsidR="00D65BA3" w:rsidRPr="000C3638">
        <w:rPr>
          <w:rFonts w:cstheme="minorHAnsi"/>
          <w:iCs/>
        </w:rPr>
        <w:t>;</w:t>
      </w:r>
    </w:p>
    <w:p w14:paraId="7CBC55C5" w14:textId="77777777" w:rsidR="00D65BA3" w:rsidRPr="000C3638" w:rsidRDefault="004547AB" w:rsidP="00787EE3">
      <w:pPr>
        <w:pStyle w:val="ListParagraph"/>
        <w:numPr>
          <w:ilvl w:val="0"/>
          <w:numId w:val="7"/>
        </w:numPr>
        <w:jc w:val="both"/>
        <w:rPr>
          <w:rFonts w:cstheme="minorHAnsi"/>
          <w:iCs/>
        </w:rPr>
      </w:pPr>
      <w:r w:rsidRPr="000C3638">
        <w:rPr>
          <w:rFonts w:cstheme="minorHAnsi"/>
          <w:iCs/>
        </w:rPr>
        <w:lastRenderedPageBreak/>
        <w:t>Cruzamento da informação obtida no ponto anterior (campos ‘</w:t>
      </w:r>
      <w:r w:rsidRPr="000C3638">
        <w:rPr>
          <w:rFonts w:cstheme="minorHAnsi"/>
          <w:i/>
        </w:rPr>
        <w:t>nuts_code’</w:t>
      </w:r>
      <w:r w:rsidRPr="000C3638">
        <w:rPr>
          <w:rFonts w:cstheme="minorHAnsi"/>
          <w:iCs/>
        </w:rPr>
        <w:t xml:space="preserve"> - </w:t>
      </w:r>
      <w:r w:rsidRPr="000C3638">
        <w:rPr>
          <w:rFonts w:cstheme="minorHAnsi"/>
          <w:b/>
          <w:bCs/>
          <w:i/>
        </w:rPr>
        <w:t>bu_esg_work.pilar3_physical_risk_dref</w:t>
      </w:r>
      <w:r w:rsidRPr="000C3638">
        <w:rPr>
          <w:rFonts w:cstheme="minorHAnsi"/>
          <w:iCs/>
        </w:rPr>
        <w:t xml:space="preserve"> e ‘</w:t>
      </w:r>
      <w:r w:rsidRPr="000C3638">
        <w:rPr>
          <w:rFonts w:cstheme="minorHAnsi"/>
          <w:i/>
        </w:rPr>
        <w:t xml:space="preserve">id’ - </w:t>
      </w:r>
      <w:r w:rsidRPr="000C3638">
        <w:rPr>
          <w:rFonts w:cstheme="minorHAnsi"/>
          <w:b/>
          <w:bCs/>
          <w:i/>
        </w:rPr>
        <w:t>bu_esg_work.nace_esg_pillar3</w:t>
      </w:r>
      <w:r w:rsidRPr="000C3638">
        <w:rPr>
          <w:rFonts w:cstheme="minorHAnsi"/>
          <w:iCs/>
        </w:rPr>
        <w:t>) com os campos `22_counterparty_nuts` e ‘</w:t>
      </w:r>
      <w:r w:rsidRPr="000C3638">
        <w:rPr>
          <w:rFonts w:cstheme="minorHAnsi"/>
          <w:i/>
        </w:rPr>
        <w:t>nace_esg</w:t>
      </w:r>
      <w:r w:rsidRPr="000C3638">
        <w:rPr>
          <w:rFonts w:cstheme="minorHAnsi"/>
          <w:iCs/>
        </w:rPr>
        <w:t>’, presentes na tabela de universo, para obtenção de informação acerca do mapeamento de riscos físicos;</w:t>
      </w:r>
    </w:p>
    <w:p w14:paraId="603373CE" w14:textId="77777777" w:rsidR="004547AB" w:rsidRPr="000C3638" w:rsidRDefault="004547AB" w:rsidP="00787EE3">
      <w:pPr>
        <w:pStyle w:val="ListParagraph"/>
        <w:numPr>
          <w:ilvl w:val="0"/>
          <w:numId w:val="7"/>
        </w:numPr>
        <w:jc w:val="both"/>
        <w:rPr>
          <w:rFonts w:cstheme="minorHAnsi"/>
          <w:iCs/>
        </w:rPr>
      </w:pPr>
      <w:r w:rsidRPr="000C3638">
        <w:rPr>
          <w:rFonts w:cstheme="minorHAnsi"/>
          <w:iCs/>
        </w:rPr>
        <w:t xml:space="preserve">Cruzamento </w:t>
      </w:r>
      <w:r w:rsidR="003C54AB" w:rsidRPr="000C3638">
        <w:rPr>
          <w:rFonts w:cstheme="minorHAnsi"/>
          <w:iCs/>
        </w:rPr>
        <w:t xml:space="preserve">da informação obtida nos pontos anteriores com a tabela </w:t>
      </w:r>
      <w:r w:rsidR="001E6D88" w:rsidRPr="000C3638">
        <w:rPr>
          <w:rFonts w:cstheme="minorHAnsi"/>
          <w:b/>
          <w:bCs/>
          <w:i/>
        </w:rPr>
        <w:t xml:space="preserve">cd_estruturais.tat91_tabelas </w:t>
      </w:r>
      <w:r w:rsidR="001E6D88" w:rsidRPr="000C3638">
        <w:rPr>
          <w:rFonts w:cstheme="minorHAnsi"/>
          <w:iCs/>
        </w:rPr>
        <w:t xml:space="preserve">(filtrada por </w:t>
      </w:r>
      <w:r w:rsidR="00A642AD" w:rsidRPr="000C3638">
        <w:rPr>
          <w:rFonts w:cstheme="minorHAnsi"/>
          <w:iCs/>
        </w:rPr>
        <w:t>‘</w:t>
      </w:r>
      <w:r w:rsidR="00A642AD" w:rsidRPr="000C3638">
        <w:rPr>
          <w:rFonts w:cstheme="minorHAnsi"/>
          <w:i/>
        </w:rPr>
        <w:t>data_date_part</w:t>
      </w:r>
      <w:r w:rsidR="00A642AD" w:rsidRPr="000C3638">
        <w:rPr>
          <w:rFonts w:cstheme="minorHAnsi"/>
          <w:iCs/>
        </w:rPr>
        <w:t xml:space="preserve">’ mais recente à data do exercício e </w:t>
      </w:r>
      <w:r w:rsidR="00A642AD" w:rsidRPr="000C3638">
        <w:rPr>
          <w:rFonts w:cstheme="minorHAnsi"/>
          <w:i/>
        </w:rPr>
        <w:t>tayd91c0_ctabela</w:t>
      </w:r>
      <w:r w:rsidR="00A642AD" w:rsidRPr="000C3638">
        <w:rPr>
          <w:rFonts w:cstheme="minorHAnsi"/>
          <w:iCs/>
        </w:rPr>
        <w:t xml:space="preserve"> = '015'</w:t>
      </w:r>
      <w:r w:rsidR="001E6D88" w:rsidRPr="000C3638">
        <w:rPr>
          <w:rFonts w:cstheme="minorHAnsi"/>
          <w:iCs/>
        </w:rPr>
        <w:t>)</w:t>
      </w:r>
      <w:r w:rsidR="001E6D88" w:rsidRPr="000C3638">
        <w:rPr>
          <w:rFonts w:cstheme="minorHAnsi"/>
          <w:b/>
          <w:bCs/>
          <w:i/>
        </w:rPr>
        <w:t xml:space="preserve"> </w:t>
      </w:r>
      <w:r w:rsidR="001E6D88" w:rsidRPr="000C3638">
        <w:rPr>
          <w:rFonts w:cstheme="minorHAnsi"/>
          <w:iCs/>
        </w:rPr>
        <w:t>de modo a obter informação acerca do ‘</w:t>
      </w:r>
      <w:r w:rsidR="001E6D88" w:rsidRPr="000C3638">
        <w:rPr>
          <w:rFonts w:cstheme="minorHAnsi"/>
          <w:i/>
        </w:rPr>
        <w:t>iso_code</w:t>
      </w:r>
      <w:r w:rsidR="001E6D88" w:rsidRPr="000C3638">
        <w:rPr>
          <w:rFonts w:cstheme="minorHAnsi"/>
          <w:iCs/>
        </w:rPr>
        <w:t>’</w:t>
      </w:r>
      <w:r w:rsidR="00A642AD" w:rsidRPr="000C3638">
        <w:rPr>
          <w:rFonts w:cstheme="minorHAnsi"/>
          <w:iCs/>
        </w:rPr>
        <w:t xml:space="preserve"> (campo ‘</w:t>
      </w:r>
      <w:r w:rsidR="00A642AD" w:rsidRPr="000C3638">
        <w:rPr>
          <w:rFonts w:cstheme="minorHAnsi"/>
          <w:i/>
        </w:rPr>
        <w:t>tayd91c0_celemtab</w:t>
      </w:r>
      <w:r w:rsidR="00A642AD" w:rsidRPr="000C3638">
        <w:rPr>
          <w:rFonts w:cstheme="minorHAnsi"/>
          <w:iCs/>
        </w:rPr>
        <w:t xml:space="preserve">’). Este cruzamento é efetuado </w:t>
      </w:r>
      <w:r w:rsidR="00977FC4" w:rsidRPr="000C3638">
        <w:rPr>
          <w:rFonts w:cstheme="minorHAnsi"/>
          <w:iCs/>
        </w:rPr>
        <w:t xml:space="preserve">através dos campos </w:t>
      </w:r>
      <w:r w:rsidR="00E37900" w:rsidRPr="000C3638">
        <w:rPr>
          <w:rFonts w:cstheme="minorHAnsi"/>
          <w:iCs/>
        </w:rPr>
        <w:t>‘</w:t>
      </w:r>
      <w:r w:rsidR="00977FC4" w:rsidRPr="000C3638">
        <w:rPr>
          <w:rFonts w:cstheme="minorHAnsi"/>
          <w:i/>
        </w:rPr>
        <w:t>country</w:t>
      </w:r>
      <w:r w:rsidR="00E37900" w:rsidRPr="000C3638">
        <w:rPr>
          <w:rFonts w:cstheme="minorHAnsi"/>
          <w:i/>
        </w:rPr>
        <w:t>’</w:t>
      </w:r>
      <w:r w:rsidR="00977FC4" w:rsidRPr="000C3638">
        <w:rPr>
          <w:rFonts w:cstheme="minorHAnsi"/>
          <w:iCs/>
        </w:rPr>
        <w:t xml:space="preserve"> da tabela de universo e </w:t>
      </w:r>
      <w:r w:rsidR="00E37900" w:rsidRPr="000C3638">
        <w:rPr>
          <w:rFonts w:cstheme="minorHAnsi"/>
          <w:iCs/>
        </w:rPr>
        <w:t>‘</w:t>
      </w:r>
      <w:r w:rsidR="00977FC4" w:rsidRPr="000C3638">
        <w:rPr>
          <w:rFonts w:cstheme="minorHAnsi"/>
          <w:i/>
        </w:rPr>
        <w:t>tayd91c0_nelemc09</w:t>
      </w:r>
      <w:r w:rsidR="00E37900" w:rsidRPr="000C3638">
        <w:rPr>
          <w:rFonts w:cstheme="minorHAnsi"/>
          <w:i/>
        </w:rPr>
        <w:t xml:space="preserve">’ </w:t>
      </w:r>
      <w:r w:rsidR="00E37900" w:rsidRPr="000C3638">
        <w:rPr>
          <w:rFonts w:cstheme="minorHAnsi"/>
          <w:iCs/>
        </w:rPr>
        <w:t>da tabela TAT91;</w:t>
      </w:r>
    </w:p>
    <w:p w14:paraId="30EE8ED0" w14:textId="77777777" w:rsidR="00E37900" w:rsidRPr="000C3638" w:rsidRDefault="00E37900" w:rsidP="00787EE3">
      <w:pPr>
        <w:pStyle w:val="ListParagraph"/>
        <w:numPr>
          <w:ilvl w:val="0"/>
          <w:numId w:val="7"/>
        </w:numPr>
        <w:jc w:val="both"/>
        <w:rPr>
          <w:rFonts w:cstheme="minorHAnsi"/>
          <w:iCs/>
        </w:rPr>
      </w:pPr>
      <w:r w:rsidRPr="000C3638">
        <w:rPr>
          <w:rFonts w:cstheme="minorHAnsi"/>
          <w:iCs/>
        </w:rPr>
        <w:t>Após obtenção d</w:t>
      </w:r>
      <w:r w:rsidR="0047455E" w:rsidRPr="000C3638">
        <w:rPr>
          <w:rFonts w:cstheme="minorHAnsi"/>
          <w:iCs/>
        </w:rPr>
        <w:t xml:space="preserve">e risco físico por </w:t>
      </w:r>
      <w:r w:rsidR="001A1091" w:rsidRPr="000C3638">
        <w:rPr>
          <w:rFonts w:cstheme="minorHAnsi"/>
          <w:iCs/>
        </w:rPr>
        <w:t>‘</w:t>
      </w:r>
      <w:r w:rsidR="0047455E" w:rsidRPr="000C3638">
        <w:rPr>
          <w:rFonts w:cstheme="minorHAnsi"/>
          <w:i/>
        </w:rPr>
        <w:t>nace_esg</w:t>
      </w:r>
      <w:r w:rsidR="001A1091" w:rsidRPr="000C3638">
        <w:rPr>
          <w:rFonts w:cstheme="minorHAnsi"/>
          <w:i/>
        </w:rPr>
        <w:t>’</w:t>
      </w:r>
      <w:r w:rsidR="0047455E" w:rsidRPr="000C3638">
        <w:rPr>
          <w:rFonts w:cstheme="minorHAnsi"/>
          <w:iCs/>
        </w:rPr>
        <w:t xml:space="preserve"> e</w:t>
      </w:r>
      <w:r w:rsidRPr="000C3638">
        <w:rPr>
          <w:rFonts w:cstheme="minorHAnsi"/>
          <w:iCs/>
        </w:rPr>
        <w:t xml:space="preserve"> ‘</w:t>
      </w:r>
      <w:r w:rsidRPr="000C3638">
        <w:rPr>
          <w:rFonts w:cstheme="minorHAnsi"/>
          <w:i/>
        </w:rPr>
        <w:t>iso_code’</w:t>
      </w:r>
      <w:r w:rsidRPr="000C3638">
        <w:rPr>
          <w:rFonts w:cstheme="minorHAnsi"/>
          <w:iCs/>
        </w:rPr>
        <w:t xml:space="preserve">, procede-se novamente à ligação </w:t>
      </w:r>
      <w:r w:rsidR="0047455E" w:rsidRPr="000C3638">
        <w:rPr>
          <w:rFonts w:cstheme="minorHAnsi"/>
          <w:iCs/>
        </w:rPr>
        <w:t xml:space="preserve">desta informação </w:t>
      </w:r>
      <w:r w:rsidRPr="000C3638">
        <w:rPr>
          <w:rFonts w:cstheme="minorHAnsi"/>
          <w:iCs/>
        </w:rPr>
        <w:t xml:space="preserve">com a tabela </w:t>
      </w:r>
      <w:r w:rsidR="0047455E" w:rsidRPr="000C3638">
        <w:rPr>
          <w:rFonts w:cstheme="minorHAnsi"/>
          <w:iCs/>
        </w:rPr>
        <w:t>inicial</w:t>
      </w:r>
      <w:r w:rsidR="006958FB" w:rsidRPr="000C3638">
        <w:rPr>
          <w:rFonts w:cstheme="minorHAnsi"/>
          <w:iCs/>
        </w:rPr>
        <w:t xml:space="preserve"> através dos campos ‘</w:t>
      </w:r>
      <w:r w:rsidR="006958FB" w:rsidRPr="000C3638">
        <w:rPr>
          <w:rFonts w:cstheme="minorHAnsi"/>
          <w:i/>
        </w:rPr>
        <w:t>cpais_residencia</w:t>
      </w:r>
      <w:r w:rsidR="006958FB" w:rsidRPr="000C3638">
        <w:rPr>
          <w:rFonts w:cstheme="minorHAnsi"/>
          <w:iCs/>
        </w:rPr>
        <w:t>’ e ‘</w:t>
      </w:r>
      <w:r w:rsidR="006958FB" w:rsidRPr="000C3638">
        <w:rPr>
          <w:rFonts w:cstheme="minorHAnsi"/>
          <w:i/>
        </w:rPr>
        <w:t>nace_esg</w:t>
      </w:r>
      <w:r w:rsidR="006958FB" w:rsidRPr="000C3638">
        <w:rPr>
          <w:rFonts w:cstheme="minorHAnsi"/>
          <w:iCs/>
        </w:rPr>
        <w:t>’ da tabela de universo, com os campos ‘</w:t>
      </w:r>
      <w:r w:rsidR="006958FB" w:rsidRPr="000C3638">
        <w:rPr>
          <w:rFonts w:cstheme="minorHAnsi"/>
          <w:i/>
        </w:rPr>
        <w:t>iso_code</w:t>
      </w:r>
      <w:r w:rsidR="006958FB" w:rsidRPr="000C3638">
        <w:rPr>
          <w:rFonts w:cstheme="minorHAnsi"/>
          <w:iCs/>
        </w:rPr>
        <w:t>’ e ‘</w:t>
      </w:r>
      <w:r w:rsidR="006958FB" w:rsidRPr="000C3638">
        <w:rPr>
          <w:rFonts w:cstheme="minorHAnsi"/>
          <w:i/>
        </w:rPr>
        <w:t>id</w:t>
      </w:r>
      <w:r w:rsidR="006958FB" w:rsidRPr="000C3638">
        <w:rPr>
          <w:rFonts w:cstheme="minorHAnsi"/>
          <w:iCs/>
        </w:rPr>
        <w:t xml:space="preserve">’ </w:t>
      </w:r>
      <w:r w:rsidR="00710998" w:rsidRPr="000C3638">
        <w:rPr>
          <w:rFonts w:cstheme="minorHAnsi"/>
          <w:iCs/>
        </w:rPr>
        <w:t xml:space="preserve">presentes na </w:t>
      </w:r>
      <w:r w:rsidR="00710998" w:rsidRPr="000C3638">
        <w:rPr>
          <w:rFonts w:cstheme="minorHAnsi"/>
          <w:i/>
        </w:rPr>
        <w:t>query</w:t>
      </w:r>
      <w:r w:rsidR="00710998" w:rsidRPr="000C3638">
        <w:rPr>
          <w:rFonts w:cstheme="minorHAnsi"/>
          <w:iCs/>
        </w:rPr>
        <w:t xml:space="preserve"> auxiliar criada no ponto anterior.</w:t>
      </w:r>
    </w:p>
    <w:p w14:paraId="4AE98765" w14:textId="77777777" w:rsidR="0099494D" w:rsidRPr="000C3638" w:rsidRDefault="0099494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Detalhe dos Campos</w:t>
      </w:r>
    </w:p>
    <w:p w14:paraId="7BFC129E" w14:textId="77777777" w:rsidR="0099494D" w:rsidRPr="000C3638" w:rsidRDefault="0099494D" w:rsidP="0099494D">
      <w:pPr>
        <w:jc w:val="both"/>
        <w:rPr>
          <w:rFonts w:cstheme="minorHAnsi"/>
        </w:rPr>
      </w:pPr>
      <w:r w:rsidRPr="000C3638">
        <w:rPr>
          <w:rFonts w:cstheme="minorHAnsi"/>
        </w:rPr>
        <w:t xml:space="preserve">A tabela </w:t>
      </w:r>
      <w:r w:rsidRPr="000C3638">
        <w:rPr>
          <w:rFonts w:cstheme="minorHAnsi"/>
          <w:b/>
          <w:bCs/>
          <w:i/>
        </w:rPr>
        <w:t>bu_esg_work.pilar3_sat84_dref_tabaux</w:t>
      </w:r>
      <w:r w:rsidR="00DF7241" w:rsidRPr="000C3638">
        <w:rPr>
          <w:rFonts w:cstheme="minorHAnsi"/>
          <w:b/>
          <w:bCs/>
          <w:i/>
        </w:rPr>
        <w:t>4</w:t>
      </w:r>
      <w:r w:rsidRPr="000C3638">
        <w:rPr>
          <w:rFonts w:cstheme="minorHAnsi"/>
        </w:rPr>
        <w:t xml:space="preserve"> e os seus atributos são detalhados </w:t>
      </w:r>
      <w:r w:rsidRPr="000C3638">
        <w:rPr>
          <w:rFonts w:cstheme="minorHAnsi"/>
          <w:i/>
          <w:iCs/>
        </w:rPr>
        <w:t>infra</w:t>
      </w:r>
      <w:r w:rsidRPr="000C3638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D4EDD" w:rsidRPr="000C3638" w14:paraId="2537BF02" w14:textId="77777777" w:rsidTr="002E41B6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0632AF1" w14:textId="77777777" w:rsidR="00AD4EDD" w:rsidRPr="000C3638" w:rsidRDefault="00AD4EDD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0C3638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773169F" w14:textId="77777777" w:rsidR="00AD4EDD" w:rsidRPr="000C3638" w:rsidRDefault="00AD4EDD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74031E" w:rsidRPr="000C3638" w14:paraId="300C9B58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A7831F" w14:textId="77777777" w:rsidR="0074031E" w:rsidRPr="000C3638" w:rsidRDefault="0074031E" w:rsidP="0074031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5E1C78" w14:textId="77777777" w:rsidR="0074031E" w:rsidRPr="000C3638" w:rsidRDefault="0074031E" w:rsidP="0074031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soc. de contraparte.</w:t>
            </w:r>
          </w:p>
          <w:p w14:paraId="0C770A21" w14:textId="77777777" w:rsidR="0074031E" w:rsidRPr="000C3638" w:rsidRDefault="0074031E" w:rsidP="0074031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CC41FE" w14:textId="77777777" w:rsidR="0074031E" w:rsidRPr="000C3638" w:rsidRDefault="0074031E" w:rsidP="0074031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</w:t>
            </w:r>
            <w:r w:rsidR="00B92C67"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0908315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B05249" w14:textId="77777777" w:rsidR="0074031E" w:rsidRPr="000C3638" w:rsidRDefault="0074031E" w:rsidP="0074031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idcomb_satelite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51BA1E" w14:textId="77777777" w:rsidR="0074031E" w:rsidRPr="000C3638" w:rsidRDefault="0074031E" w:rsidP="0074031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5B0ED5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contabilístico do 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Satélite.</w:t>
            </w:r>
          </w:p>
          <w:p w14:paraId="435E1DFD" w14:textId="77777777" w:rsidR="0074031E" w:rsidRPr="000C3638" w:rsidRDefault="0074031E" w:rsidP="0074031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CB14DF4" w14:textId="77777777" w:rsidR="0074031E" w:rsidRPr="000C3638" w:rsidRDefault="00B92C67" w:rsidP="0074031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088B8978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5A2DE1" w14:textId="77777777" w:rsidR="0074031E" w:rsidRPr="000C3638" w:rsidRDefault="0074031E" w:rsidP="0074031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09EBE99" w14:textId="77777777" w:rsidR="0074031E" w:rsidRPr="000C3638" w:rsidRDefault="0074031E" w:rsidP="0074031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502AD5A" w14:textId="77777777" w:rsidR="0074031E" w:rsidRPr="000C3638" w:rsidRDefault="0074031E" w:rsidP="0074031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2C13142" w14:textId="77777777" w:rsidR="0074031E" w:rsidRPr="000C3638" w:rsidRDefault="00B92C67" w:rsidP="0074031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02A389F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C2587EC" w14:textId="77777777" w:rsidR="0074031E" w:rsidRPr="000C3638" w:rsidRDefault="0074031E" w:rsidP="0074031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DC65F0" w14:textId="77777777" w:rsidR="0074031E" w:rsidRPr="000C3638" w:rsidRDefault="0074031E" w:rsidP="0074031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03F961D" w14:textId="77777777" w:rsidR="00F06108" w:rsidRPr="000C3638" w:rsidRDefault="00F06108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226E75A2" w14:textId="77777777" w:rsidR="0074031E" w:rsidRPr="000C3638" w:rsidRDefault="00B92C67" w:rsidP="0074031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61564BCE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EFAC5B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cnumecta_ct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B3F5AE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Número de conta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  <w:p w14:paraId="69E4DDCA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C1D7676" w14:textId="77777777" w:rsidR="0074031E" w:rsidRPr="000C3638" w:rsidRDefault="00B92C67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2A64232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6A70DDB" w14:textId="77777777" w:rsidR="0074031E" w:rsidRPr="000C3638" w:rsidRDefault="0074031E" w:rsidP="0074031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CB533E" w14:textId="77777777" w:rsidR="0074031E" w:rsidRPr="000C3638" w:rsidRDefault="0074031E" w:rsidP="0074031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depósito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 xml:space="preserve"> Master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0452C58" w14:textId="77777777" w:rsidR="0074031E" w:rsidRPr="000C3638" w:rsidRDefault="0074031E" w:rsidP="0074031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8C2F600" w14:textId="77777777" w:rsidR="0074031E" w:rsidRPr="000C3638" w:rsidRDefault="00B92C67" w:rsidP="0074031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320768E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EA5A878" w14:textId="77777777" w:rsidR="0074031E" w:rsidRPr="000C3638" w:rsidRDefault="0074031E" w:rsidP="0074031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cod_ajust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3CF5DD" w14:textId="77777777" w:rsidR="0074031E" w:rsidRPr="000C3638" w:rsidRDefault="0074031E" w:rsidP="0074031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Cód. de ajuste contabilístico.</w:t>
            </w:r>
          </w:p>
          <w:p w14:paraId="01B0D2D7" w14:textId="77777777" w:rsidR="0074031E" w:rsidRPr="000C3638" w:rsidRDefault="0074031E" w:rsidP="0074031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7953461" w14:textId="77777777" w:rsidR="0074031E" w:rsidRPr="000C3638" w:rsidRDefault="00B92C67" w:rsidP="0074031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6F8E6EF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4F18B0" w14:textId="77777777" w:rsidR="0074031E" w:rsidRPr="000C3638" w:rsidRDefault="0074031E" w:rsidP="0074031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saldo_ct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273046F" w14:textId="77777777" w:rsidR="0074031E" w:rsidRPr="000C3638" w:rsidRDefault="0074031E" w:rsidP="0074031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 contabilístico.</w:t>
            </w:r>
          </w:p>
          <w:p w14:paraId="017DF0C4" w14:textId="77777777" w:rsidR="0074031E" w:rsidRPr="000C3638" w:rsidRDefault="0074031E" w:rsidP="0074031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78A4BE5" w14:textId="77777777" w:rsidR="0074031E" w:rsidRPr="000C3638" w:rsidRDefault="00B92C67" w:rsidP="0074031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774C45E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6444982" w14:textId="77777777" w:rsidR="0074031E" w:rsidRPr="000C3638" w:rsidRDefault="0074031E" w:rsidP="0074031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setor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C4CE3A" w14:textId="77777777" w:rsidR="0074031E" w:rsidRPr="000C3638" w:rsidRDefault="006E397B" w:rsidP="0074031E">
            <w:pPr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0C3638">
              <w:rPr>
                <w:rFonts w:cstheme="minorHAnsi"/>
                <w:iCs/>
                <w:sz w:val="18"/>
                <w:szCs w:val="18"/>
              </w:rPr>
              <w:t>Indicação do setor da operação.</w:t>
            </w:r>
          </w:p>
          <w:p w14:paraId="4D286448" w14:textId="77777777" w:rsidR="0074031E" w:rsidRPr="000C3638" w:rsidRDefault="0074031E" w:rsidP="0074031E">
            <w:pPr>
              <w:spacing w:after="0" w:line="240" w:lineRule="auto"/>
              <w:rPr>
                <w:rFonts w:cstheme="minorHAnsi"/>
                <w:iCs/>
              </w:rPr>
            </w:pPr>
          </w:p>
          <w:p w14:paraId="219BF680" w14:textId="77777777" w:rsidR="00F06108" w:rsidRPr="000C3638" w:rsidRDefault="00B92C67" w:rsidP="0074031E">
            <w:pPr>
              <w:spacing w:after="0" w:line="240" w:lineRule="auto"/>
              <w:rPr>
                <w:rFonts w:cstheme="minorHAnsi"/>
                <w:iCs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1EB5BD4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224147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33_counterparty_type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2F0799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Tipo de contraparte.</w:t>
            </w:r>
          </w:p>
          <w:p w14:paraId="34436B60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197AFFD8" w14:textId="77777777" w:rsidR="0074031E" w:rsidRPr="000C3638" w:rsidRDefault="00B92C67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0F4933A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D2A8B3B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29_flag_specialised_lending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42C32BF" w14:textId="77777777" w:rsidR="0074031E" w:rsidRPr="000C3638" w:rsidRDefault="0074031E" w:rsidP="0074031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valor 1 caso se trate de um o contrato de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Project Finance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0 caso contrário.</w:t>
            </w:r>
          </w:p>
          <w:p w14:paraId="4EA39AD5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7577C839" w14:textId="77777777" w:rsidR="0074031E" w:rsidRPr="000C3638" w:rsidRDefault="00B92C67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6380A72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4FA51A" w14:textId="77777777" w:rsidR="0074031E" w:rsidRPr="000C3638" w:rsidRDefault="0074031E" w:rsidP="0074031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93_european_union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7D8D98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Campo que identifica se um cliente é pertencente à EU.</w:t>
            </w:r>
          </w:p>
          <w:p w14:paraId="43ADCE12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7DC757CF" w14:textId="77777777" w:rsidR="0074031E" w:rsidRPr="000C3638" w:rsidRDefault="00B92C67" w:rsidP="0074031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18D2755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9991586" w14:textId="77777777" w:rsidR="0074031E" w:rsidRPr="000C3638" w:rsidRDefault="0074031E" w:rsidP="0074031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4_collateral_nuts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0DBA2C6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NUTS III do bem imóvel.</w:t>
            </w:r>
          </w:p>
          <w:p w14:paraId="650071C0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5D18BB33" w14:textId="77777777" w:rsidR="0074031E" w:rsidRPr="000C3638" w:rsidRDefault="00B92C67" w:rsidP="0074031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0EB7F11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CEB331C" w14:textId="77777777" w:rsidR="0074031E" w:rsidRPr="000C3638" w:rsidRDefault="0074031E" w:rsidP="0074031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22_counterparty_nuts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614AA17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NUTS III do cliente.</w:t>
            </w:r>
          </w:p>
          <w:p w14:paraId="21CE03EE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7779978D" w14:textId="77777777" w:rsidR="0074031E" w:rsidRPr="000C3638" w:rsidRDefault="00B92C67" w:rsidP="0074031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25D53B0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1A9A6CC" w14:textId="77777777" w:rsidR="0074031E" w:rsidRPr="000C3638" w:rsidRDefault="0074031E" w:rsidP="0074031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cpais_residencia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470C1F8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do país de residência do cliente.</w:t>
            </w:r>
          </w:p>
          <w:p w14:paraId="14CE031D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3E5A35F8" w14:textId="77777777" w:rsidR="0074031E" w:rsidRPr="000C3638" w:rsidRDefault="00B92C67" w:rsidP="0074031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394BB1C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046E792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2E85F6" w14:textId="77777777" w:rsidR="0074031E" w:rsidRPr="000C3638" w:rsidRDefault="0074031E" w:rsidP="0074031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 saldo contabilístico que corresponde ao bem imóvel.</w:t>
            </w:r>
          </w:p>
          <w:p w14:paraId="02D5F182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649EC07F" w14:textId="77777777" w:rsidR="0074031E" w:rsidRPr="000C3638" w:rsidRDefault="00B92C67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246BECFE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7F06136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CE0B64" w14:textId="77777777" w:rsidR="0074031E" w:rsidRPr="000C3638" w:rsidRDefault="0074031E" w:rsidP="0074031E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0C3638">
              <w:rPr>
                <w:rFonts w:cs="Calibri"/>
                <w:color w:val="000000"/>
                <w:sz w:val="18"/>
                <w:szCs w:val="18"/>
              </w:rPr>
              <w:t xml:space="preserve">Código do Cliente. </w:t>
            </w:r>
          </w:p>
          <w:p w14:paraId="3A97CCB3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6C94D2E8" w14:textId="77777777" w:rsidR="0074031E" w:rsidRPr="000C3638" w:rsidRDefault="00B92C67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59C19A9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6F9687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ckbalbem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2EE931B" w14:textId="77777777" w:rsidR="0074031E" w:rsidRPr="000C3638" w:rsidRDefault="0074031E" w:rsidP="0074031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balcão do bem.</w:t>
            </w:r>
          </w:p>
          <w:p w14:paraId="758E5962" w14:textId="77777777" w:rsidR="0074031E" w:rsidRPr="000C3638" w:rsidRDefault="0074031E" w:rsidP="0074031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107F7FD" w14:textId="77777777" w:rsidR="0074031E" w:rsidRPr="000C3638" w:rsidRDefault="00B92C67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0CDA3141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355AD62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ckctabem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E990D2" w14:textId="77777777" w:rsidR="0074031E" w:rsidRPr="000C3638" w:rsidRDefault="0074031E" w:rsidP="0074031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 do bem</w:t>
            </w:r>
          </w:p>
          <w:p w14:paraId="7365AAD1" w14:textId="77777777" w:rsidR="0074031E" w:rsidRPr="000C3638" w:rsidRDefault="0074031E" w:rsidP="0074031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E570EA9" w14:textId="77777777" w:rsidR="0074031E" w:rsidRPr="000C3638" w:rsidRDefault="00B92C67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1BB58A0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9A04582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ckrefbem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975D3A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Número de referência do bem.</w:t>
            </w:r>
          </w:p>
          <w:p w14:paraId="3DE03B1C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5E486E1F" w14:textId="77777777" w:rsidR="0074031E" w:rsidRPr="000C3638" w:rsidRDefault="00B92C67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5F77611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E7C340A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clase_energetica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DE517C9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Certificado energético do imóvel.</w:t>
            </w:r>
          </w:p>
          <w:p w14:paraId="78CE3DAD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1B2116E0" w14:textId="77777777" w:rsidR="0074031E" w:rsidRPr="000C3638" w:rsidRDefault="00B92C67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62DCC5D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1D5C2A0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fiabilidade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09817DF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Fiabilidade da classe energética atribuída pela Gloval.</w:t>
            </w:r>
          </w:p>
          <w:p w14:paraId="65D86BC7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3AAB90BF" w14:textId="77777777" w:rsidR="0074031E" w:rsidRPr="000C3638" w:rsidRDefault="00B92C67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4CFB14E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9F2D90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sfcs_green_activity_comgloval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7A3C055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Mapeamento da atividade verde associada à operação.</w:t>
            </w:r>
          </w:p>
          <w:p w14:paraId="4016609C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35851172" w14:textId="77777777" w:rsidR="0074031E" w:rsidRPr="000C3638" w:rsidRDefault="00B92C67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089D3C5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75E07F5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sfcs_tag_comgloval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642FA0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Identificação do tipo de operação (ex. </w:t>
            </w:r>
            <w:r w:rsidRPr="000C3638">
              <w:rPr>
                <w:rFonts w:cs="Arial"/>
                <w:i/>
                <w:iCs/>
                <w:sz w:val="18"/>
                <w:szCs w:val="18"/>
                <w:lang w:val="en-US"/>
              </w:rPr>
              <w:t>Green, No Elegible, Sustainability Linked</w:t>
            </w:r>
            <w:r w:rsidRPr="000C3638">
              <w:rPr>
                <w:rFonts w:cs="Arial"/>
                <w:sz w:val="18"/>
                <w:szCs w:val="18"/>
                <w:lang w:val="en-US"/>
              </w:rPr>
              <w:t>, etc.).</w:t>
            </w:r>
          </w:p>
          <w:p w14:paraId="1783DD00" w14:textId="77777777" w:rsidR="00B92C67" w:rsidRPr="000C3638" w:rsidRDefault="00B92C67" w:rsidP="0074031E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38C2149A" w14:textId="77777777" w:rsidR="0074031E" w:rsidRPr="000C3638" w:rsidRDefault="00B92C67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076661C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3210B76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tipo_produto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5C15B45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Descritivo do tipo de produto da operação.</w:t>
            </w:r>
          </w:p>
          <w:p w14:paraId="15D7691E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3E871E7" w14:textId="77777777" w:rsidR="0074031E" w:rsidRPr="000C3638" w:rsidRDefault="00B92C67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48A0269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DC1748A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cmetanseg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A0D842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do segmento da operação.</w:t>
            </w:r>
          </w:p>
          <w:p w14:paraId="129514DA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7C4D9D80" w14:textId="77777777" w:rsidR="0074031E" w:rsidRPr="000C3638" w:rsidRDefault="00B92C67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3D9A419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F4F3BA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ckprodmi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A36F8FE" w14:textId="77777777" w:rsidR="0074031E" w:rsidRPr="000C3638" w:rsidRDefault="0074031E" w:rsidP="0074031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produto associado à operação.</w:t>
            </w:r>
          </w:p>
          <w:p w14:paraId="39FAFA9F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6C6D7123" w14:textId="77777777" w:rsidR="0074031E" w:rsidRPr="000C3638" w:rsidRDefault="00B92C67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792F97D7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D299F7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dinioper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697258" w14:textId="77777777" w:rsidR="0074031E" w:rsidRPr="000C3638" w:rsidRDefault="0074031E" w:rsidP="0074031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início da operação.</w:t>
            </w:r>
          </w:p>
          <w:p w14:paraId="53547D19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6B500DD5" w14:textId="77777777" w:rsidR="0074031E" w:rsidRPr="000C3638" w:rsidRDefault="00B92C67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339F786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1E10FDD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des_detalle_lease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22A5566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Descritivo do tipo de contrato de 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 xml:space="preserve">leasing </w:t>
            </w:r>
            <w:r w:rsidRPr="000C3638">
              <w:rPr>
                <w:rFonts w:cs="Arial"/>
                <w:sz w:val="18"/>
                <w:szCs w:val="18"/>
              </w:rPr>
              <w:t>(ex. Armazéns, Motociclos cilindrada superior a 50cm</w:t>
            </w:r>
            <w:r w:rsidRPr="000C3638">
              <w:rPr>
                <w:rFonts w:cs="Arial"/>
                <w:sz w:val="18"/>
                <w:szCs w:val="18"/>
                <w:vertAlign w:val="superscript"/>
              </w:rPr>
              <w:t>3</w:t>
            </w:r>
            <w:r w:rsidRPr="000C3638">
              <w:rPr>
                <w:rFonts w:cs="Arial"/>
                <w:sz w:val="18"/>
                <w:szCs w:val="18"/>
              </w:rPr>
              <w:t>, etc.).</w:t>
            </w:r>
          </w:p>
          <w:p w14:paraId="4D1AE1CD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1B5554B6" w14:textId="77777777" w:rsidR="0074031E" w:rsidRPr="000C3638" w:rsidRDefault="00B92C67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39FED22E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DBAAD1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des_combustivel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34D6C4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Descritivo do combustível associado ao 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leasing</w:t>
            </w:r>
            <w:r w:rsidRPr="000C3638">
              <w:rPr>
                <w:rFonts w:cs="Arial"/>
                <w:sz w:val="18"/>
                <w:szCs w:val="18"/>
              </w:rPr>
              <w:t xml:space="preserve"> automóvel.</w:t>
            </w:r>
          </w:p>
          <w:p w14:paraId="331FD194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66B7F354" w14:textId="77777777" w:rsidR="0074031E" w:rsidRPr="000C3638" w:rsidRDefault="00B92C67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04F482C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FD2016E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co2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68DC72E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Quantidade de emissões de CO</w:t>
            </w:r>
            <w:r w:rsidRPr="000C3638">
              <w:rPr>
                <w:rFonts w:cs="Arial"/>
                <w:sz w:val="18"/>
                <w:szCs w:val="18"/>
                <w:vertAlign w:val="subscript"/>
              </w:rPr>
              <w:t>2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  <w:p w14:paraId="781F110A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5ADDAAF6" w14:textId="77777777" w:rsidR="0074031E" w:rsidRPr="000C3638" w:rsidRDefault="00B92C67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06DA8B2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4AA760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cnatureza_juri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03CA7E" w14:textId="77777777" w:rsidR="0074031E" w:rsidRPr="000C3638" w:rsidRDefault="009A2CFD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da natureza jurídica da contraparte.</w:t>
            </w:r>
          </w:p>
          <w:p w14:paraId="767C1B96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123B4534" w14:textId="77777777" w:rsidR="0074031E" w:rsidRPr="000C3638" w:rsidRDefault="00B92C67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62F35FC6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19E211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nifrru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10259CD" w14:textId="77777777" w:rsidR="00F845DB" w:rsidRPr="000C3638" w:rsidRDefault="00F845DB" w:rsidP="00F845DB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Marcação de IFRRU. </w:t>
            </w:r>
          </w:p>
          <w:p w14:paraId="123BED16" w14:textId="77777777" w:rsidR="00F845DB" w:rsidRPr="000C3638" w:rsidRDefault="00F845DB" w:rsidP="00F845DB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Campo assume valor vazio caso não se trate de IFRRU e diferente de vazio caso contrário.</w:t>
            </w:r>
          </w:p>
          <w:p w14:paraId="20030FC7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30811445" w14:textId="77777777" w:rsidR="0074031E" w:rsidRPr="000C3638" w:rsidRDefault="00B92C67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5FA3DC2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AE1E6D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cproduto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BD1F9DE" w14:textId="77777777" w:rsidR="00D16A73" w:rsidRPr="000C3638" w:rsidRDefault="00D16A73" w:rsidP="00D16A7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do produto da operação.</w:t>
            </w:r>
          </w:p>
          <w:p w14:paraId="116B6AF4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60F2DA0C" w14:textId="77777777" w:rsidR="0074031E" w:rsidRPr="000C3638" w:rsidRDefault="00B92C67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1DA66A4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424759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csubprod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B7E020" w14:textId="77777777" w:rsidR="00D16A73" w:rsidRPr="000C3638" w:rsidRDefault="00D16A73" w:rsidP="00D16A7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do subproduto da operação.</w:t>
            </w:r>
          </w:p>
          <w:p w14:paraId="7A1DE757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6840EBE4" w14:textId="77777777" w:rsidR="0074031E" w:rsidRPr="000C3638" w:rsidRDefault="00B92C67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0DF8CE1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475D6A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investment_sector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0D77384" w14:textId="77777777" w:rsidR="005B2307" w:rsidRPr="000C3638" w:rsidRDefault="005B2307" w:rsidP="005B230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Identificação do sector da operação.</w:t>
            </w:r>
          </w:p>
          <w:p w14:paraId="347757C9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616F82C6" w14:textId="77777777" w:rsidR="0074031E" w:rsidRPr="000C3638" w:rsidRDefault="00B92C67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5AAC158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D06C18A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esg_subsector_name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73B90AB" w14:textId="77777777" w:rsidR="008D1814" w:rsidRPr="000C3638" w:rsidRDefault="008D1814" w:rsidP="008D181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Nome do setor da contraparte da operação (ex.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Sovereigns, Investment Firms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etc.).</w:t>
            </w:r>
          </w:p>
          <w:p w14:paraId="3329B92D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62B1D102" w14:textId="77777777" w:rsidR="0074031E" w:rsidRPr="000C3638" w:rsidRDefault="00B92C67" w:rsidP="0047392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24F959D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6C22FFD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102_purpose_esg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2B7B7E1" w14:textId="77777777" w:rsidR="00FA6540" w:rsidRPr="000C3638" w:rsidRDefault="00FA6540" w:rsidP="00FA654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do propósito específico associado à operação (ex.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Building Renovation Loans, Motor vehicle loan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, etc.)</w:t>
            </w:r>
            <w:r w:rsidR="00355DCB" w:rsidRPr="000C3638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4D160AB4" w14:textId="77777777" w:rsidR="0074031E" w:rsidRPr="000C3638" w:rsidRDefault="0074031E" w:rsidP="00FA6540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61A57EAB" w14:textId="77777777" w:rsidR="00473929" w:rsidRPr="000C3638" w:rsidRDefault="00B92C67" w:rsidP="0047392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2418FE7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7456D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flag_nfrd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2F174E" w14:textId="77777777" w:rsidR="007C0BC0" w:rsidRPr="000C3638" w:rsidRDefault="007C0BC0" w:rsidP="007C0BC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aos requisitos das diretivas de NFRD (sujeito ou não sujeito a NFRD).</w:t>
            </w:r>
          </w:p>
          <w:p w14:paraId="7A9DC15B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110FBED7" w14:textId="77777777" w:rsidR="0074031E" w:rsidRPr="000C3638" w:rsidRDefault="00B92C67" w:rsidP="00B30FB5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351E65B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DE71C8E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originated_during_period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3F610E" w14:textId="77777777" w:rsidR="00E4603C" w:rsidRPr="000C3638" w:rsidRDefault="00E4603C" w:rsidP="00E4603C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Campo caracterizador da data de aquisição da operação.</w:t>
            </w:r>
          </w:p>
          <w:p w14:paraId="587B3E76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B180FAF" w14:textId="77777777" w:rsidR="0074031E" w:rsidRPr="000C3638" w:rsidRDefault="00B92C67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6D3649E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A321A90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67_use_of_proceeds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F31FFC6" w14:textId="77777777" w:rsidR="008E6050" w:rsidRPr="000C3638" w:rsidRDefault="008E6050" w:rsidP="008E605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 se a operação possui uma finalidade especifica.</w:t>
            </w:r>
          </w:p>
          <w:p w14:paraId="5C2E1343" w14:textId="77777777" w:rsidR="008E6050" w:rsidRPr="000C3638" w:rsidRDefault="008E6050" w:rsidP="005D6E7C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6EA5E45A" w14:textId="77777777" w:rsidR="00B92C67" w:rsidRPr="000C3638" w:rsidRDefault="00B92C67" w:rsidP="005D6E7C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01CF325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BF0567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93F2771" w14:textId="77777777" w:rsidR="005B1C8D" w:rsidRPr="000C3638" w:rsidRDefault="005B1C8D" w:rsidP="005B1C8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06D910E4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5069B19A" w14:textId="77777777" w:rsidR="0074031E" w:rsidRPr="000C3638" w:rsidRDefault="00B92C67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72828FE7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CA314F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BD25C0C" w14:textId="77777777" w:rsidR="005B0A1A" w:rsidRPr="000C3638" w:rsidRDefault="005B0A1A" w:rsidP="005B0A1A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Nomenclatura das Atividades Económicas (NACE level 4).</w:t>
            </w:r>
          </w:p>
          <w:p w14:paraId="3022199C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273D3763" w14:textId="77777777" w:rsidR="0074031E" w:rsidRPr="000C3638" w:rsidRDefault="00B92C67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37ABDA9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5D780F0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cnael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7A3FF2" w14:textId="77777777" w:rsidR="00B957D6" w:rsidRPr="000C3638" w:rsidRDefault="00B957D6" w:rsidP="00B957D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Nomenclatura das Atividades Económicas (NACE level 1).</w:t>
            </w:r>
          </w:p>
          <w:p w14:paraId="77F3E8B3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6333074C" w14:textId="77777777" w:rsidR="0074031E" w:rsidRPr="000C3638" w:rsidRDefault="00B92C67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706E3AD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ED5627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flag_aux_mit_adap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0EEFB4" w14:textId="77777777" w:rsidR="004409D0" w:rsidRPr="000C3638" w:rsidRDefault="004409D0" w:rsidP="004409D0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a atividade de mitigação de risco para cada operação.</w:t>
            </w:r>
          </w:p>
          <w:p w14:paraId="5A0ECEEA" w14:textId="77777777" w:rsidR="0074031E" w:rsidRPr="000C3638" w:rsidRDefault="0074031E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524D0E3" w14:textId="77777777" w:rsidR="0074031E" w:rsidRPr="000C3638" w:rsidRDefault="00B92C67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bu_esg_work.pilar3_sar84_dref_tabaux3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4031E" w:rsidRPr="000C3638" w14:paraId="255E808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D3B0DB" w14:textId="77777777" w:rsidR="0074031E" w:rsidRPr="000C3638" w:rsidRDefault="00983EF4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general_specific_purpose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34934F" w14:textId="77777777" w:rsidR="00CC3484" w:rsidRPr="000C3638" w:rsidRDefault="00CC3484" w:rsidP="00CC348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 se a operação possui uma finalidade especifica.</w:t>
            </w:r>
          </w:p>
          <w:p w14:paraId="0703F7B3" w14:textId="77777777" w:rsidR="000F5F30" w:rsidRPr="000C3638" w:rsidRDefault="000F5F30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3E4231C5" w14:textId="77777777" w:rsidR="00353894" w:rsidRPr="000C3638" w:rsidRDefault="00353894" w:rsidP="00353894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da seguinte forma:</w:t>
            </w:r>
          </w:p>
          <w:p w14:paraId="0C7C1EB2" w14:textId="77777777" w:rsidR="00353894" w:rsidRPr="000C3638" w:rsidRDefault="00353894" w:rsidP="00B66DAD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  <w:r w:rsidRPr="000C3638">
              <w:rPr>
                <w:rFonts w:cs="Arial"/>
                <w:sz w:val="18"/>
                <w:szCs w:val="18"/>
                <w:lang w:val="en-US"/>
              </w:rPr>
              <w:t>Preenchido com 'GSPUR2' se o campo ‘</w:t>
            </w:r>
            <w:r w:rsidRPr="000C3638">
              <w:rPr>
                <w:rFonts w:cs="Arial"/>
                <w:i/>
                <w:iCs/>
                <w:sz w:val="18"/>
                <w:szCs w:val="18"/>
                <w:lang w:val="en-US"/>
              </w:rPr>
              <w:t>67_use_of_proceeds</w:t>
            </w:r>
            <w:r w:rsidRPr="000C3638">
              <w:rPr>
                <w:rFonts w:cs="Arial"/>
                <w:sz w:val="18"/>
                <w:szCs w:val="18"/>
                <w:lang w:val="en-US"/>
              </w:rPr>
              <w:t xml:space="preserve">’ for </w:t>
            </w:r>
            <w:r w:rsidR="004547D4" w:rsidRPr="000C3638">
              <w:rPr>
                <w:rFonts w:cs="Arial"/>
                <w:sz w:val="18"/>
                <w:szCs w:val="18"/>
                <w:lang w:val="en-US"/>
              </w:rPr>
              <w:t>igual</w:t>
            </w:r>
            <w:r w:rsidRPr="000C3638">
              <w:rPr>
                <w:rFonts w:cs="Arial"/>
                <w:sz w:val="18"/>
                <w:szCs w:val="18"/>
                <w:lang w:val="en-US"/>
              </w:rPr>
              <w:t xml:space="preserve"> a '</w:t>
            </w:r>
            <w:r w:rsidRPr="000C3638">
              <w:rPr>
                <w:rFonts w:cs="Arial"/>
                <w:i/>
                <w:iCs/>
                <w:sz w:val="18"/>
                <w:szCs w:val="18"/>
                <w:lang w:val="en-US"/>
              </w:rPr>
              <w:t>Specific Purpose</w:t>
            </w:r>
            <w:r w:rsidRPr="000C3638">
              <w:rPr>
                <w:rFonts w:cs="Arial"/>
                <w:sz w:val="18"/>
                <w:szCs w:val="18"/>
                <w:lang w:val="en-US"/>
              </w:rPr>
              <w:t>'</w:t>
            </w:r>
            <w:r w:rsidR="000036EF" w:rsidRPr="000C3638">
              <w:rPr>
                <w:rFonts w:cs="Arial"/>
                <w:sz w:val="18"/>
                <w:szCs w:val="18"/>
                <w:lang w:val="en-US"/>
              </w:rPr>
              <w:t>;</w:t>
            </w:r>
          </w:p>
          <w:p w14:paraId="10B25B1F" w14:textId="77777777" w:rsidR="005347E4" w:rsidRPr="000C3638" w:rsidRDefault="00353894" w:rsidP="00B66DAD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'GSPUR1' caso contrário.</w:t>
            </w:r>
          </w:p>
        </w:tc>
      </w:tr>
      <w:tr w:rsidR="0074031E" w:rsidRPr="000C3638" w14:paraId="3D21440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5760487" w14:textId="77777777" w:rsidR="0074031E" w:rsidRPr="000C3638" w:rsidRDefault="00F5513C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specific_eligible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B987315" w14:textId="77777777" w:rsidR="0074031E" w:rsidRPr="000C3638" w:rsidRDefault="00B94B5A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elegível segundo a Taxonomia Europeia.</w:t>
            </w:r>
          </w:p>
          <w:p w14:paraId="72839D68" w14:textId="77777777" w:rsidR="000F5F30" w:rsidRPr="000C3638" w:rsidRDefault="000F5F30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3E3A8223" w14:textId="77777777" w:rsidR="00884BFB" w:rsidRPr="000C3638" w:rsidRDefault="00884BFB" w:rsidP="00884BFB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da seguinte forma:</w:t>
            </w:r>
          </w:p>
          <w:p w14:paraId="659F4D28" w14:textId="77777777" w:rsidR="00884BFB" w:rsidRPr="000C3638" w:rsidRDefault="00884BFB" w:rsidP="00B66DAD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'SELI1'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flag_aux_mit_adap</w:t>
            </w:r>
            <w:r w:rsidRPr="000C3638">
              <w:rPr>
                <w:rFonts w:cs="Arial"/>
                <w:sz w:val="18"/>
                <w:szCs w:val="18"/>
              </w:rPr>
              <w:t>’ for igual a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CCM_CIB_Specific</w:t>
            </w:r>
            <w:r w:rsidRPr="000C3638">
              <w:rPr>
                <w:rFonts w:cs="Arial"/>
                <w:sz w:val="18"/>
                <w:szCs w:val="18"/>
              </w:rPr>
              <w:t>';</w:t>
            </w:r>
          </w:p>
          <w:p w14:paraId="2B5FEC92" w14:textId="77777777" w:rsidR="00884BFB" w:rsidRPr="000C3638" w:rsidRDefault="00884BFB" w:rsidP="00B66DAD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'SELI1'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flag_aux_mit_adap</w:t>
            </w:r>
            <w:r w:rsidRPr="000C3638">
              <w:rPr>
                <w:rFonts w:cs="Arial"/>
                <w:sz w:val="18"/>
                <w:szCs w:val="18"/>
              </w:rPr>
              <w:t>’ for igual a 'CCM_Banca_Comercial_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Specific</w:t>
            </w:r>
            <w:r w:rsidRPr="000C3638">
              <w:rPr>
                <w:rFonts w:cs="Arial"/>
                <w:sz w:val="18"/>
                <w:szCs w:val="18"/>
              </w:rPr>
              <w:t>';</w:t>
            </w:r>
          </w:p>
          <w:p w14:paraId="1A036C3E" w14:textId="77777777" w:rsidR="00884BFB" w:rsidRPr="000C3638" w:rsidRDefault="00884BFB" w:rsidP="00B66DAD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'SELI3'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flag_aux_mit_adap</w:t>
            </w:r>
            <w:r w:rsidRPr="000C3638">
              <w:rPr>
                <w:rFonts w:cs="Arial"/>
                <w:sz w:val="18"/>
                <w:szCs w:val="18"/>
              </w:rPr>
              <w:t>’ for igual a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No Mitigation_Adaptation</w:t>
            </w:r>
            <w:r w:rsidRPr="000C3638">
              <w:rPr>
                <w:rFonts w:cs="Arial"/>
                <w:sz w:val="18"/>
                <w:szCs w:val="18"/>
              </w:rPr>
              <w:t>';</w:t>
            </w:r>
          </w:p>
          <w:p w14:paraId="105C39C7" w14:textId="77777777" w:rsidR="000F5F30" w:rsidRPr="000C3638" w:rsidRDefault="00884BFB" w:rsidP="00B66DAD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</w:tc>
      </w:tr>
      <w:tr w:rsidR="0074031E" w:rsidRPr="000C3638" w14:paraId="052C830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03CD934" w14:textId="77777777" w:rsidR="0074031E" w:rsidRPr="000C3638" w:rsidRDefault="000F5F30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specific_sustainable_part2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9656CFD" w14:textId="77777777" w:rsidR="0074031E" w:rsidRPr="000C3638" w:rsidRDefault="00B94B5A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alinhada segundo a Taxonomia Europeia.</w:t>
            </w:r>
          </w:p>
          <w:p w14:paraId="43132297" w14:textId="77777777" w:rsidR="000F5F30" w:rsidRPr="000C3638" w:rsidRDefault="000F5F30" w:rsidP="0074031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5022DE49" w14:textId="77777777" w:rsidR="000F5F30" w:rsidRPr="000C3638" w:rsidRDefault="0049567B" w:rsidP="0072489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da seguinte forma:</w:t>
            </w:r>
          </w:p>
          <w:p w14:paraId="64B671C8" w14:textId="77777777" w:rsidR="00F55816" w:rsidRPr="000C3638" w:rsidRDefault="000F0476" w:rsidP="00CF13E6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Transitional</w:t>
            </w:r>
            <w:r w:rsidRPr="000C3638">
              <w:rPr>
                <w:rFonts w:cs="Arial"/>
                <w:sz w:val="18"/>
                <w:szCs w:val="18"/>
              </w:rPr>
              <w:t xml:space="preserve">' se o campo </w:t>
            </w:r>
            <w:r w:rsidR="00CF13E6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102_purpose_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esg</w:t>
            </w:r>
            <w:r w:rsidR="00CF13E6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 for igual a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Motor vehicle loans</w:t>
            </w:r>
            <w:r w:rsidRPr="000C3638">
              <w:rPr>
                <w:rFonts w:cs="Arial"/>
                <w:sz w:val="18"/>
                <w:szCs w:val="18"/>
              </w:rPr>
              <w:t xml:space="preserve">', o campo </w:t>
            </w:r>
            <w:r w:rsidR="00F55816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idcomb_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satelite</w:t>
            </w:r>
            <w:r w:rsidR="00D502EF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contiver 'SC0304', o campo </w:t>
            </w:r>
            <w:r w:rsidR="00BD2E23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co2</w:t>
            </w:r>
            <w:r w:rsidR="00BD2E23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menor que 50 e não nulo, o campo </w:t>
            </w:r>
            <w:r w:rsidR="000B3E98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des_detalle_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lease</w:t>
            </w:r>
            <w:r w:rsidR="000B3E98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</w:t>
            </w:r>
            <w:r w:rsidR="00296BA7" w:rsidRPr="000C3638">
              <w:rPr>
                <w:rFonts w:cs="Arial"/>
                <w:sz w:val="18"/>
                <w:szCs w:val="18"/>
              </w:rPr>
              <w:t>preenchido</w:t>
            </w:r>
            <w:r w:rsidRPr="000C3638">
              <w:rPr>
                <w:rFonts w:cs="Arial"/>
                <w:sz w:val="18"/>
                <w:szCs w:val="18"/>
              </w:rPr>
              <w:t xml:space="preserve"> </w:t>
            </w:r>
            <w:r w:rsidR="00EF2225" w:rsidRPr="000C3638">
              <w:rPr>
                <w:rFonts w:cs="Arial"/>
                <w:sz w:val="18"/>
                <w:szCs w:val="18"/>
              </w:rPr>
              <w:t>com</w:t>
            </w:r>
            <w:r w:rsidRPr="000C3638">
              <w:rPr>
                <w:rFonts w:cs="Arial"/>
                <w:sz w:val="18"/>
                <w:szCs w:val="18"/>
              </w:rPr>
              <w:t xml:space="preserve"> 'VEICULOS LIGEIROS DE PASSAGEIROS', 'COMERCIAIS ATE 1600KG', 'COMERCIAIS DE 1601KG A 2600KG', 'COMERCIAIS DE 2601KG A 3500KG', 'TT ATE 1600KG', 'TT DE 1601KG A 2600KG'</w:t>
            </w:r>
            <w:r w:rsidR="00EF2225" w:rsidRPr="000C3638">
              <w:rPr>
                <w:rFonts w:cs="Arial"/>
                <w:sz w:val="18"/>
                <w:szCs w:val="18"/>
              </w:rPr>
              <w:t xml:space="preserve"> ou</w:t>
            </w:r>
            <w:r w:rsidRPr="000C3638">
              <w:rPr>
                <w:rFonts w:cs="Arial"/>
                <w:sz w:val="18"/>
                <w:szCs w:val="18"/>
              </w:rPr>
              <w:t xml:space="preserve"> 'TT DE 2601KG A 3500KG', e o campo </w:t>
            </w:r>
            <w:r w:rsidR="00825909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dinioper</w:t>
            </w:r>
            <w:r w:rsidR="00825909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maior ou igual a '2022-01-01'</w:t>
            </w:r>
            <w:r w:rsidR="00F55816" w:rsidRPr="000C3638">
              <w:rPr>
                <w:rFonts w:cs="Arial"/>
                <w:sz w:val="18"/>
                <w:szCs w:val="18"/>
              </w:rPr>
              <w:t>;</w:t>
            </w:r>
          </w:p>
          <w:p w14:paraId="4637E8A3" w14:textId="77777777" w:rsidR="00142854" w:rsidRPr="000C3638" w:rsidRDefault="000F0476" w:rsidP="00CF13E6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Pure</w:t>
            </w:r>
            <w:r w:rsidRPr="000C3638">
              <w:rPr>
                <w:rFonts w:cs="Arial"/>
                <w:sz w:val="18"/>
                <w:szCs w:val="18"/>
              </w:rPr>
              <w:t xml:space="preserve">' se </w:t>
            </w:r>
            <w:r w:rsidR="00095B6C" w:rsidRPr="000C3638">
              <w:rPr>
                <w:rFonts w:cs="Arial"/>
                <w:sz w:val="18"/>
                <w:szCs w:val="18"/>
              </w:rPr>
              <w:t xml:space="preserve">as seguintes condições forem atendidas: </w:t>
            </w:r>
            <w:r w:rsidRPr="000C3638">
              <w:rPr>
                <w:rFonts w:cs="Arial"/>
                <w:sz w:val="18"/>
                <w:szCs w:val="18"/>
              </w:rPr>
              <w:t>a condição "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Without Physical Risk</w:t>
            </w:r>
            <w:r w:rsidRPr="000C3638">
              <w:rPr>
                <w:rFonts w:cs="Arial"/>
                <w:sz w:val="18"/>
                <w:szCs w:val="18"/>
              </w:rPr>
              <w:t xml:space="preserve">" </w:t>
            </w:r>
            <w:r w:rsidR="00095B6C" w:rsidRPr="000C3638">
              <w:rPr>
                <w:rFonts w:cs="Arial"/>
                <w:sz w:val="18"/>
                <w:szCs w:val="18"/>
              </w:rPr>
              <w:t>é satisfeita</w:t>
            </w:r>
            <w:r w:rsidRPr="000C3638">
              <w:rPr>
                <w:rFonts w:cs="Arial"/>
                <w:sz w:val="18"/>
                <w:szCs w:val="18"/>
              </w:rPr>
              <w:t xml:space="preserve"> (definida como o campo </w:t>
            </w:r>
            <w:r w:rsidR="00142854" w:rsidRPr="000C3638">
              <w:rPr>
                <w:rFonts w:cs="Arial"/>
                <w:sz w:val="18"/>
                <w:szCs w:val="18"/>
              </w:rPr>
              <w:t>‘</w:t>
            </w:r>
            <w:r w:rsidR="00095B6C" w:rsidRPr="000C3638">
              <w:rPr>
                <w:rFonts w:cs="Arial"/>
                <w:i/>
                <w:iCs/>
                <w:sz w:val="18"/>
                <w:szCs w:val="18"/>
              </w:rPr>
              <w:t>ckbalbem</w:t>
            </w:r>
            <w:r w:rsidR="00142854" w:rsidRPr="000C3638">
              <w:rPr>
                <w:rFonts w:cs="Arial"/>
                <w:sz w:val="18"/>
                <w:szCs w:val="18"/>
              </w:rPr>
              <w:t>’</w:t>
            </w:r>
            <w:r w:rsidR="00095B6C" w:rsidRPr="000C3638">
              <w:rPr>
                <w:rFonts w:cs="Arial"/>
                <w:sz w:val="18"/>
                <w:szCs w:val="18"/>
              </w:rPr>
              <w:t xml:space="preserve"> podendo</w:t>
            </w:r>
            <w:r w:rsidRPr="000C3638">
              <w:rPr>
                <w:rFonts w:cs="Arial"/>
                <w:sz w:val="18"/>
                <w:szCs w:val="18"/>
              </w:rPr>
              <w:t xml:space="preserve"> ser nulo ou não nulo</w:t>
            </w:r>
            <w:r w:rsidR="00095B6C" w:rsidRPr="000C3638">
              <w:rPr>
                <w:rFonts w:cs="Arial"/>
                <w:sz w:val="18"/>
                <w:szCs w:val="18"/>
              </w:rPr>
              <w:t>,</w:t>
            </w:r>
            <w:r w:rsidRPr="000C3638">
              <w:rPr>
                <w:rFonts w:cs="Arial"/>
                <w:sz w:val="18"/>
                <w:szCs w:val="18"/>
              </w:rPr>
              <w:t xml:space="preserve"> e a </w:t>
            </w:r>
            <w:r w:rsidR="00095B6C" w:rsidRPr="000C3638">
              <w:rPr>
                <w:rFonts w:cs="Arial"/>
                <w:sz w:val="18"/>
                <w:szCs w:val="18"/>
              </w:rPr>
              <w:t>ausência</w:t>
            </w:r>
            <w:r w:rsidRPr="000C3638">
              <w:rPr>
                <w:rFonts w:cs="Arial"/>
                <w:sz w:val="18"/>
                <w:szCs w:val="18"/>
              </w:rPr>
              <w:t xml:space="preserve"> de risco físico </w:t>
            </w:r>
            <w:r w:rsidR="00095B6C" w:rsidRPr="000C3638">
              <w:rPr>
                <w:rFonts w:cs="Arial"/>
                <w:sz w:val="18"/>
                <w:szCs w:val="18"/>
              </w:rPr>
              <w:t>confirmada com base nos</w:t>
            </w:r>
            <w:r w:rsidRPr="000C3638">
              <w:rPr>
                <w:rFonts w:cs="Arial"/>
                <w:sz w:val="18"/>
                <w:szCs w:val="18"/>
              </w:rPr>
              <w:t xml:space="preserve"> campos </w:t>
            </w:r>
            <w:r w:rsidR="00BB35CB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idcomb_</w:t>
            </w:r>
            <w:r w:rsidR="00095B6C" w:rsidRPr="000C3638">
              <w:rPr>
                <w:rFonts w:cs="Arial"/>
                <w:i/>
                <w:iCs/>
                <w:sz w:val="18"/>
                <w:szCs w:val="18"/>
              </w:rPr>
              <w:t>satelite</w:t>
            </w:r>
            <w:r w:rsidR="00BB35CB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, </w:t>
            </w:r>
            <w:r w:rsidR="00432C3E" w:rsidRPr="000C3638">
              <w:rPr>
                <w:rFonts w:cs="Arial"/>
                <w:sz w:val="18"/>
                <w:szCs w:val="18"/>
              </w:rPr>
              <w:t>‘</w:t>
            </w:r>
            <w:r w:rsidR="00095B6C" w:rsidRPr="000C3638">
              <w:rPr>
                <w:rFonts w:cs="Arial"/>
                <w:i/>
                <w:iCs/>
                <w:sz w:val="18"/>
                <w:szCs w:val="18"/>
              </w:rPr>
              <w:t>prhipotec1</w:t>
            </w:r>
            <w:r w:rsidR="00432C3E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, </w:t>
            </w:r>
            <w:r w:rsidR="00044A96" w:rsidRPr="000C3638">
              <w:rPr>
                <w:rFonts w:cs="Arial"/>
                <w:sz w:val="18"/>
                <w:szCs w:val="18"/>
              </w:rPr>
              <w:t>‘</w:t>
            </w:r>
            <w:r w:rsidR="00095B6C" w:rsidRPr="000C3638">
              <w:rPr>
                <w:rFonts w:cs="Arial"/>
                <w:i/>
                <w:iCs/>
                <w:sz w:val="18"/>
                <w:szCs w:val="18"/>
              </w:rPr>
              <w:t>prhipotec2</w:t>
            </w:r>
            <w:r w:rsidR="00044A96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, e </w:t>
            </w:r>
            <w:r w:rsidR="00D22252" w:rsidRPr="000C3638">
              <w:rPr>
                <w:rFonts w:cs="Arial"/>
                <w:sz w:val="18"/>
                <w:szCs w:val="18"/>
              </w:rPr>
              <w:t>‘</w:t>
            </w:r>
            <w:r w:rsidR="00095B6C" w:rsidRPr="000C3638">
              <w:rPr>
                <w:rFonts w:cs="Arial"/>
                <w:i/>
                <w:iCs/>
                <w:sz w:val="18"/>
                <w:szCs w:val="18"/>
              </w:rPr>
              <w:t>prgeral1</w:t>
            </w:r>
            <w:r w:rsidR="00D22252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), o campo </w:t>
            </w:r>
            <w:r w:rsidR="000A0337" w:rsidRPr="000C3638">
              <w:rPr>
                <w:rFonts w:cs="Arial"/>
                <w:sz w:val="18"/>
                <w:szCs w:val="18"/>
              </w:rPr>
              <w:t>‘</w:t>
            </w:r>
            <w:r w:rsidR="00095B6C" w:rsidRPr="000C3638">
              <w:rPr>
                <w:rFonts w:cs="Arial"/>
                <w:i/>
                <w:iCs/>
                <w:sz w:val="18"/>
                <w:szCs w:val="18"/>
              </w:rPr>
              <w:t>anoconst</w:t>
            </w:r>
            <w:r w:rsidR="000A0337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</w:t>
            </w:r>
            <w:r w:rsidR="00095B6C" w:rsidRPr="000C3638">
              <w:rPr>
                <w:rFonts w:cs="Arial"/>
                <w:sz w:val="18"/>
                <w:szCs w:val="18"/>
              </w:rPr>
              <w:t>é</w:t>
            </w:r>
            <w:r w:rsidRPr="000C3638">
              <w:rPr>
                <w:rFonts w:cs="Arial"/>
                <w:sz w:val="18"/>
                <w:szCs w:val="18"/>
              </w:rPr>
              <w:t xml:space="preserve"> nulo ou igual a '9999', o campo </w:t>
            </w:r>
            <w:r w:rsidR="000B0778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flag_aux_mit_</w:t>
            </w:r>
            <w:r w:rsidR="00095B6C" w:rsidRPr="000C3638">
              <w:rPr>
                <w:rFonts w:cs="Arial"/>
                <w:i/>
                <w:iCs/>
                <w:sz w:val="18"/>
                <w:szCs w:val="18"/>
              </w:rPr>
              <w:t>adap</w:t>
            </w:r>
            <w:r w:rsidR="000B0778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</w:t>
            </w:r>
            <w:r w:rsidR="00095B6C" w:rsidRPr="000C3638">
              <w:rPr>
                <w:rFonts w:cs="Arial"/>
                <w:sz w:val="18"/>
                <w:szCs w:val="18"/>
              </w:rPr>
              <w:t>é</w:t>
            </w:r>
            <w:r w:rsidRPr="000C3638">
              <w:rPr>
                <w:rFonts w:cs="Arial"/>
                <w:sz w:val="18"/>
                <w:szCs w:val="18"/>
              </w:rPr>
              <w:t xml:space="preserve"> igual a </w:t>
            </w:r>
            <w:r w:rsidRPr="000C3638">
              <w:rPr>
                <w:rFonts w:cs="Arial"/>
                <w:sz w:val="18"/>
                <w:szCs w:val="18"/>
              </w:rPr>
              <w:lastRenderedPageBreak/>
              <w:t>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CCM_Banca_Comercial_Specific</w:t>
            </w:r>
            <w:r w:rsidRPr="000C3638">
              <w:rPr>
                <w:rFonts w:cs="Arial"/>
                <w:sz w:val="18"/>
                <w:szCs w:val="18"/>
              </w:rPr>
              <w:t xml:space="preserve">', o campo </w:t>
            </w:r>
            <w:r w:rsidR="00F41DB2" w:rsidRPr="000C3638">
              <w:rPr>
                <w:rFonts w:cs="Arial"/>
                <w:sz w:val="18"/>
                <w:szCs w:val="18"/>
              </w:rPr>
              <w:t>‘</w:t>
            </w:r>
            <w:r w:rsidR="00095B6C" w:rsidRPr="000C3638">
              <w:rPr>
                <w:rFonts w:cs="Arial"/>
                <w:i/>
                <w:iCs/>
                <w:sz w:val="18"/>
                <w:szCs w:val="18"/>
              </w:rPr>
              <w:t>fiabilidad</w:t>
            </w:r>
            <w:r w:rsidR="00F41DB2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</w:t>
            </w:r>
            <w:r w:rsidR="0059753D" w:rsidRPr="000C3638">
              <w:rPr>
                <w:rFonts w:cs="Arial"/>
                <w:sz w:val="18"/>
                <w:szCs w:val="18"/>
              </w:rPr>
              <w:t>está preenchido com vazio</w:t>
            </w:r>
            <w:r w:rsidRPr="000C3638">
              <w:rPr>
                <w:rFonts w:cs="Arial"/>
                <w:sz w:val="18"/>
                <w:szCs w:val="18"/>
              </w:rPr>
              <w:t>, '1-REAL'</w:t>
            </w:r>
            <w:r w:rsidR="0059753D" w:rsidRPr="000C3638">
              <w:rPr>
                <w:rFonts w:cs="Arial"/>
                <w:sz w:val="18"/>
                <w:szCs w:val="18"/>
              </w:rPr>
              <w:t xml:space="preserve"> ou</w:t>
            </w:r>
            <w:r w:rsidRPr="000C3638">
              <w:rPr>
                <w:rFonts w:cs="Arial"/>
                <w:sz w:val="18"/>
                <w:szCs w:val="18"/>
              </w:rPr>
              <w:t xml:space="preserve"> 'SANTANDER'</w:t>
            </w:r>
            <w:r w:rsidR="00095B6C" w:rsidRPr="000C3638">
              <w:rPr>
                <w:rFonts w:cs="Arial"/>
                <w:sz w:val="18"/>
                <w:szCs w:val="18"/>
              </w:rPr>
              <w:t>),</w:t>
            </w:r>
            <w:r w:rsidRPr="000C3638">
              <w:rPr>
                <w:rFonts w:cs="Arial"/>
                <w:sz w:val="18"/>
                <w:szCs w:val="18"/>
              </w:rPr>
              <w:t xml:space="preserve"> o campo </w:t>
            </w:r>
            <w:r w:rsidR="007813E0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clase_</w:t>
            </w:r>
            <w:r w:rsidR="00095B6C" w:rsidRPr="000C3638">
              <w:rPr>
                <w:rFonts w:cs="Arial"/>
                <w:i/>
                <w:iCs/>
                <w:sz w:val="18"/>
                <w:szCs w:val="18"/>
              </w:rPr>
              <w:t>energetica</w:t>
            </w:r>
            <w:r w:rsidR="007813E0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</w:t>
            </w:r>
            <w:r w:rsidR="00095B6C" w:rsidRPr="000C3638">
              <w:rPr>
                <w:rFonts w:cs="Arial"/>
                <w:sz w:val="18"/>
                <w:szCs w:val="18"/>
              </w:rPr>
              <w:t>começa</w:t>
            </w:r>
            <w:r w:rsidRPr="000C3638">
              <w:rPr>
                <w:rFonts w:cs="Arial"/>
                <w:sz w:val="18"/>
                <w:szCs w:val="18"/>
              </w:rPr>
              <w:t xml:space="preserve"> com 'A' ou </w:t>
            </w:r>
            <w:r w:rsidR="00095B6C" w:rsidRPr="000C3638">
              <w:rPr>
                <w:rFonts w:cs="Arial"/>
                <w:sz w:val="18"/>
                <w:szCs w:val="18"/>
              </w:rPr>
              <w:t>é</w:t>
            </w:r>
            <w:r w:rsidRPr="000C3638">
              <w:rPr>
                <w:rFonts w:cs="Arial"/>
                <w:sz w:val="18"/>
                <w:szCs w:val="18"/>
              </w:rPr>
              <w:t xml:space="preserve"> igual a 'B', o campo </w:t>
            </w:r>
            <w:r w:rsidR="00235EF3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102_purpose_</w:t>
            </w:r>
            <w:r w:rsidR="00095B6C" w:rsidRPr="000C3638">
              <w:rPr>
                <w:rFonts w:cs="Arial"/>
                <w:i/>
                <w:iCs/>
                <w:sz w:val="18"/>
                <w:szCs w:val="18"/>
              </w:rPr>
              <w:t>esg</w:t>
            </w:r>
            <w:r w:rsidR="00235EF3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</w:t>
            </w:r>
            <w:r w:rsidR="00095B6C" w:rsidRPr="000C3638">
              <w:rPr>
                <w:rFonts w:cs="Arial"/>
                <w:sz w:val="18"/>
                <w:szCs w:val="18"/>
              </w:rPr>
              <w:t>é</w:t>
            </w:r>
            <w:r w:rsidRPr="000C3638">
              <w:rPr>
                <w:rFonts w:cs="Arial"/>
                <w:sz w:val="18"/>
                <w:szCs w:val="18"/>
              </w:rPr>
              <w:t xml:space="preserve"> igual a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Building Acquisition Loans</w:t>
            </w:r>
            <w:r w:rsidRPr="000C3638">
              <w:rPr>
                <w:rFonts w:cs="Arial"/>
                <w:sz w:val="18"/>
                <w:szCs w:val="18"/>
              </w:rPr>
              <w:t xml:space="preserve">', e o campo </w:t>
            </w:r>
            <w:r w:rsidR="00AD4C33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flag_</w:t>
            </w:r>
            <w:r w:rsidR="00095B6C" w:rsidRPr="000C3638">
              <w:rPr>
                <w:rFonts w:cs="Arial"/>
                <w:i/>
                <w:iCs/>
                <w:sz w:val="18"/>
                <w:szCs w:val="18"/>
              </w:rPr>
              <w:t>nfrd</w:t>
            </w:r>
            <w:r w:rsidR="00AD4C33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não </w:t>
            </w:r>
            <w:r w:rsidR="00095B6C" w:rsidRPr="000C3638">
              <w:rPr>
                <w:rFonts w:cs="Arial"/>
                <w:sz w:val="18"/>
                <w:szCs w:val="18"/>
              </w:rPr>
              <w:t>é</w:t>
            </w:r>
            <w:r w:rsidRPr="000C3638">
              <w:rPr>
                <w:rFonts w:cs="Arial"/>
                <w:sz w:val="18"/>
                <w:szCs w:val="18"/>
              </w:rPr>
              <w:t xml:space="preserve"> igual a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Subject to NFRD</w:t>
            </w:r>
            <w:r w:rsidRPr="000C3638">
              <w:rPr>
                <w:rFonts w:cs="Arial"/>
                <w:sz w:val="18"/>
                <w:szCs w:val="18"/>
              </w:rPr>
              <w:t>'</w:t>
            </w:r>
            <w:r w:rsidR="00142854" w:rsidRPr="000C3638">
              <w:rPr>
                <w:rFonts w:cs="Arial"/>
                <w:sz w:val="18"/>
                <w:szCs w:val="18"/>
              </w:rPr>
              <w:t>;</w:t>
            </w:r>
          </w:p>
          <w:p w14:paraId="69E48D07" w14:textId="77777777" w:rsidR="008A60E0" w:rsidRPr="000C3638" w:rsidRDefault="000F0476" w:rsidP="00CF13E6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Pure</w:t>
            </w:r>
            <w:r w:rsidRPr="000C3638">
              <w:rPr>
                <w:rFonts w:cs="Arial"/>
                <w:sz w:val="18"/>
                <w:szCs w:val="18"/>
              </w:rPr>
              <w:t>' se a condição "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Without Physical Risk</w:t>
            </w:r>
            <w:r w:rsidRPr="000C3638">
              <w:rPr>
                <w:rFonts w:cs="Arial"/>
                <w:sz w:val="18"/>
                <w:szCs w:val="18"/>
              </w:rPr>
              <w:t xml:space="preserve">" for atendida como acima, e o campo </w:t>
            </w:r>
            <w:r w:rsidR="00587B7F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anoconst</w:t>
            </w:r>
            <w:r w:rsidR="00587B7F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menor que '2020', e o campo </w:t>
            </w:r>
            <w:r w:rsidR="00B326BA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flag_aux_mit_</w:t>
            </w:r>
            <w:r w:rsidR="008A60E0" w:rsidRPr="000C3638">
              <w:rPr>
                <w:rFonts w:cs="Arial"/>
                <w:i/>
                <w:iCs/>
                <w:sz w:val="18"/>
                <w:szCs w:val="18"/>
              </w:rPr>
              <w:t>adap</w:t>
            </w:r>
            <w:r w:rsidR="00B326BA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igual a 'CCM_Banca_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Comercial_Specific</w:t>
            </w:r>
            <w:r w:rsidRPr="000C3638">
              <w:rPr>
                <w:rFonts w:cs="Arial"/>
                <w:sz w:val="18"/>
                <w:szCs w:val="18"/>
              </w:rPr>
              <w:t xml:space="preserve">', e o campo </w:t>
            </w:r>
            <w:r w:rsidR="00192A93" w:rsidRPr="000C3638">
              <w:rPr>
                <w:rFonts w:cs="Arial"/>
                <w:sz w:val="18"/>
                <w:szCs w:val="18"/>
              </w:rPr>
              <w:t>‘</w:t>
            </w:r>
            <w:r w:rsidR="008A60E0" w:rsidRPr="000C3638">
              <w:rPr>
                <w:rFonts w:cs="Arial"/>
                <w:i/>
                <w:iCs/>
                <w:sz w:val="18"/>
                <w:szCs w:val="18"/>
              </w:rPr>
              <w:t>fiabilidad</w:t>
            </w:r>
            <w:r w:rsidR="00192A93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</w:t>
            </w:r>
            <w:r w:rsidR="00126684" w:rsidRPr="000C3638">
              <w:rPr>
                <w:rFonts w:cs="Arial"/>
                <w:sz w:val="18"/>
                <w:szCs w:val="18"/>
              </w:rPr>
              <w:t>preenchido com vazio</w:t>
            </w:r>
            <w:r w:rsidR="008A60E0" w:rsidRPr="000C3638">
              <w:rPr>
                <w:rFonts w:cs="Arial"/>
                <w:sz w:val="18"/>
                <w:szCs w:val="18"/>
              </w:rPr>
              <w:t>, '1-REAL'</w:t>
            </w:r>
            <w:r w:rsidR="00126684" w:rsidRPr="000C3638">
              <w:rPr>
                <w:rFonts w:cs="Arial"/>
                <w:sz w:val="18"/>
                <w:szCs w:val="18"/>
              </w:rPr>
              <w:t xml:space="preserve"> ou</w:t>
            </w:r>
            <w:r w:rsidR="008A60E0" w:rsidRPr="000C3638">
              <w:rPr>
                <w:rFonts w:cs="Arial"/>
                <w:sz w:val="18"/>
                <w:szCs w:val="18"/>
              </w:rPr>
              <w:t xml:space="preserve"> 'SANTANDER'</w:t>
            </w:r>
            <w:r w:rsidRPr="000C3638">
              <w:rPr>
                <w:rFonts w:cs="Arial"/>
                <w:sz w:val="18"/>
                <w:szCs w:val="18"/>
              </w:rPr>
              <w:t xml:space="preserve">, e o campo </w:t>
            </w:r>
            <w:r w:rsidR="00E11618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clase_</w:t>
            </w:r>
            <w:r w:rsidR="008A60E0" w:rsidRPr="000C3638">
              <w:rPr>
                <w:rFonts w:cs="Arial"/>
                <w:i/>
                <w:iCs/>
                <w:sz w:val="18"/>
                <w:szCs w:val="18"/>
              </w:rPr>
              <w:t>energetica</w:t>
            </w:r>
            <w:r w:rsidR="00E11618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começar com 'A' ou for igual a 'B', e o campo </w:t>
            </w:r>
            <w:r w:rsidR="00485DB6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102_purpose_</w:t>
            </w:r>
            <w:r w:rsidR="008A60E0" w:rsidRPr="000C3638">
              <w:rPr>
                <w:rFonts w:cs="Arial"/>
                <w:i/>
                <w:iCs/>
                <w:sz w:val="18"/>
                <w:szCs w:val="18"/>
              </w:rPr>
              <w:t>esg</w:t>
            </w:r>
            <w:r w:rsidR="00485DB6" w:rsidRPr="000C3638">
              <w:rPr>
                <w:rFonts w:cs="Arial"/>
                <w:sz w:val="18"/>
                <w:szCs w:val="18"/>
              </w:rPr>
              <w:t>’</w:t>
            </w:r>
            <w:r w:rsidR="00D726FB" w:rsidRPr="000C3638">
              <w:rPr>
                <w:rFonts w:cs="Arial"/>
                <w:sz w:val="18"/>
                <w:szCs w:val="18"/>
              </w:rPr>
              <w:t xml:space="preserve"> </w:t>
            </w:r>
            <w:r w:rsidR="008A60E0" w:rsidRPr="000C3638">
              <w:rPr>
                <w:rFonts w:cs="Arial"/>
                <w:sz w:val="18"/>
                <w:szCs w:val="18"/>
              </w:rPr>
              <w:t>for</w:t>
            </w:r>
            <w:r w:rsidRPr="000C3638">
              <w:rPr>
                <w:rFonts w:cs="Arial"/>
                <w:sz w:val="18"/>
                <w:szCs w:val="18"/>
              </w:rPr>
              <w:t xml:space="preserve"> igual a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Building Acquisition Loans</w:t>
            </w:r>
            <w:r w:rsidRPr="000C3638">
              <w:rPr>
                <w:rFonts w:cs="Arial"/>
                <w:sz w:val="18"/>
                <w:szCs w:val="18"/>
              </w:rPr>
              <w:t xml:space="preserve">', e o campo </w:t>
            </w:r>
            <w:r w:rsidR="00702471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flag_</w:t>
            </w:r>
            <w:r w:rsidR="008A60E0" w:rsidRPr="000C3638">
              <w:rPr>
                <w:rFonts w:cs="Arial"/>
                <w:i/>
                <w:iCs/>
                <w:sz w:val="18"/>
                <w:szCs w:val="18"/>
              </w:rPr>
              <w:t>nfrd</w:t>
            </w:r>
            <w:r w:rsidR="00702471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não for igual a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Subject to NFRD</w:t>
            </w:r>
            <w:r w:rsidRPr="000C3638">
              <w:rPr>
                <w:rFonts w:cs="Arial"/>
                <w:sz w:val="18"/>
                <w:szCs w:val="18"/>
              </w:rPr>
              <w:t>'</w:t>
            </w:r>
            <w:r w:rsidR="00C73A29" w:rsidRPr="000C3638">
              <w:rPr>
                <w:rFonts w:cs="Arial"/>
                <w:sz w:val="18"/>
                <w:szCs w:val="18"/>
              </w:rPr>
              <w:t>;</w:t>
            </w:r>
          </w:p>
          <w:p w14:paraId="00034141" w14:textId="77777777" w:rsidR="00DD775C" w:rsidRPr="000C3638" w:rsidRDefault="000F0476" w:rsidP="00CF13E6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Pure</w:t>
            </w:r>
            <w:r w:rsidRPr="000C3638">
              <w:rPr>
                <w:rFonts w:cs="Arial"/>
                <w:sz w:val="18"/>
                <w:szCs w:val="18"/>
              </w:rPr>
              <w:t xml:space="preserve">' se o campo </w:t>
            </w:r>
            <w:r w:rsidR="00FB0282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="00FB0282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</w:t>
            </w:r>
            <w:r w:rsidR="00FB0282" w:rsidRPr="000C3638">
              <w:rPr>
                <w:rFonts w:cs="Arial"/>
                <w:sz w:val="18"/>
                <w:szCs w:val="18"/>
              </w:rPr>
              <w:t>preenchido com</w:t>
            </w:r>
            <w:r w:rsidRPr="000C3638">
              <w:rPr>
                <w:rFonts w:cs="Arial"/>
                <w:sz w:val="18"/>
                <w:szCs w:val="18"/>
              </w:rPr>
              <w:t xml:space="preserve"> 'outras empresas nao financeiras' e o campo </w:t>
            </w:r>
            <w:r w:rsidR="000A067F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cfamilia</w:t>
            </w:r>
            <w:r w:rsidR="000A067F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</w:t>
            </w:r>
            <w:r w:rsidR="001573BE" w:rsidRPr="000C3638">
              <w:rPr>
                <w:rFonts w:cs="Arial"/>
                <w:sz w:val="18"/>
                <w:szCs w:val="18"/>
              </w:rPr>
              <w:t>preenchido com</w:t>
            </w:r>
            <w:r w:rsidRPr="000C3638">
              <w:rPr>
                <w:rFonts w:cs="Arial"/>
                <w:sz w:val="18"/>
                <w:szCs w:val="18"/>
              </w:rPr>
              <w:t xml:space="preserve"> '02', '03'</w:t>
            </w:r>
            <w:r w:rsidR="001573BE" w:rsidRPr="000C3638">
              <w:rPr>
                <w:rFonts w:cs="Arial"/>
                <w:sz w:val="18"/>
                <w:szCs w:val="18"/>
              </w:rPr>
              <w:t xml:space="preserve"> ou</w:t>
            </w:r>
            <w:r w:rsidRPr="000C3638">
              <w:rPr>
                <w:rFonts w:cs="Arial"/>
                <w:sz w:val="18"/>
                <w:szCs w:val="18"/>
              </w:rPr>
              <w:t xml:space="preserve"> '04', a concatenação dos campos </w:t>
            </w:r>
            <w:r w:rsidR="00072DFA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cproduto</w:t>
            </w:r>
            <w:r w:rsidR="00072DFA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 </w:t>
            </w:r>
            <w:r w:rsidR="00072DFA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csubprod</w:t>
            </w:r>
            <w:r w:rsidR="00072DFA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não </w:t>
            </w:r>
            <w:r w:rsidR="00C1627C" w:rsidRPr="000C3638">
              <w:rPr>
                <w:rFonts w:cs="Arial"/>
                <w:sz w:val="18"/>
                <w:szCs w:val="18"/>
              </w:rPr>
              <w:t>igualar</w:t>
            </w:r>
            <w:r w:rsidRPr="000C3638">
              <w:rPr>
                <w:rFonts w:cs="Arial"/>
                <w:sz w:val="18"/>
                <w:szCs w:val="18"/>
              </w:rPr>
              <w:t xml:space="preserve"> '096HGP', '0960H8'</w:t>
            </w:r>
            <w:r w:rsidR="00C1627C" w:rsidRPr="000C3638">
              <w:rPr>
                <w:rFonts w:cs="Arial"/>
                <w:sz w:val="18"/>
                <w:szCs w:val="18"/>
              </w:rPr>
              <w:t xml:space="preserve"> ou</w:t>
            </w:r>
            <w:r w:rsidRPr="000C3638">
              <w:rPr>
                <w:rFonts w:cs="Arial"/>
                <w:sz w:val="18"/>
                <w:szCs w:val="18"/>
              </w:rPr>
              <w:t xml:space="preserve"> '096065', e a condição "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Without Physical Risk</w:t>
            </w:r>
            <w:r w:rsidRPr="000C3638">
              <w:rPr>
                <w:rFonts w:cs="Arial"/>
                <w:sz w:val="18"/>
                <w:szCs w:val="18"/>
              </w:rPr>
              <w:t xml:space="preserve">" for atendida como acima, e o campo </w:t>
            </w:r>
            <w:r w:rsidR="00D14575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anoconst</w:t>
            </w:r>
            <w:r w:rsidR="00D14575" w:rsidRPr="000C3638">
              <w:rPr>
                <w:rFonts w:cs="Arial"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menor que '2020'</w:t>
            </w:r>
            <w:r w:rsidR="00CB6AAD" w:rsidRPr="000C3638">
              <w:rPr>
                <w:rFonts w:cs="Arial"/>
                <w:sz w:val="18"/>
                <w:szCs w:val="18"/>
              </w:rPr>
              <w:t>,</w:t>
            </w:r>
            <w:r w:rsidRPr="000C3638">
              <w:rPr>
                <w:rFonts w:cs="Arial"/>
                <w:sz w:val="18"/>
                <w:szCs w:val="18"/>
              </w:rPr>
              <w:t xml:space="preserve"> nulo ou igual a '9999', o campo </w:t>
            </w:r>
            <w:r w:rsidR="0076464B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fiabilidad</w:t>
            </w:r>
            <w:r w:rsidR="0076464B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não estiver </w:t>
            </w:r>
            <w:r w:rsidR="00556EDC" w:rsidRPr="000C3638">
              <w:rPr>
                <w:rFonts w:cs="Arial"/>
                <w:sz w:val="18"/>
                <w:szCs w:val="18"/>
              </w:rPr>
              <w:t>preenchido com</w:t>
            </w:r>
            <w:r w:rsidRPr="000C3638">
              <w:rPr>
                <w:rFonts w:cs="Arial"/>
                <w:sz w:val="18"/>
                <w:szCs w:val="18"/>
              </w:rPr>
              <w:t xml:space="preserve"> </w:t>
            </w:r>
            <w:r w:rsidR="00E921A4" w:rsidRPr="000C3638">
              <w:rPr>
                <w:rFonts w:cs="Arial"/>
                <w:sz w:val="18"/>
                <w:szCs w:val="18"/>
              </w:rPr>
              <w:t>vazio</w:t>
            </w:r>
            <w:r w:rsidRPr="000C3638">
              <w:rPr>
                <w:rFonts w:cs="Arial"/>
                <w:sz w:val="18"/>
                <w:szCs w:val="18"/>
              </w:rPr>
              <w:t>, '1-REAL'</w:t>
            </w:r>
            <w:r w:rsidR="00E42639" w:rsidRPr="000C3638">
              <w:rPr>
                <w:rFonts w:cs="Arial"/>
                <w:sz w:val="18"/>
                <w:szCs w:val="18"/>
              </w:rPr>
              <w:t xml:space="preserve"> ou</w:t>
            </w:r>
            <w:r w:rsidRPr="000C3638">
              <w:rPr>
                <w:rFonts w:cs="Arial"/>
                <w:sz w:val="18"/>
                <w:szCs w:val="18"/>
              </w:rPr>
              <w:t xml:space="preserve"> 'SANTANDER', o campo </w:t>
            </w:r>
            <w:r w:rsidR="004A47ED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clase_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energetica</w:t>
            </w:r>
            <w:r w:rsidR="004A47ED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começar com 'A' ou for igual a 'B', e o campo </w:t>
            </w:r>
            <w:r w:rsidR="00E0324B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flag_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nfrd</w:t>
            </w:r>
            <w:r w:rsidR="00E0324B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não for igual a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Subject to NFRD</w:t>
            </w:r>
            <w:r w:rsidRPr="000C3638">
              <w:rPr>
                <w:rFonts w:cs="Arial"/>
                <w:sz w:val="18"/>
                <w:szCs w:val="18"/>
              </w:rPr>
              <w:t>'</w:t>
            </w:r>
            <w:r w:rsidR="00CE340B" w:rsidRPr="000C3638">
              <w:rPr>
                <w:rFonts w:cs="Arial"/>
                <w:sz w:val="18"/>
                <w:szCs w:val="18"/>
              </w:rPr>
              <w:t>;</w:t>
            </w:r>
          </w:p>
          <w:p w14:paraId="17EB09D2" w14:textId="77777777" w:rsidR="008E618B" w:rsidRPr="000C3638" w:rsidRDefault="000F0476" w:rsidP="00CF13E6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Enabling</w:t>
            </w:r>
            <w:r w:rsidRPr="000C3638">
              <w:rPr>
                <w:rFonts w:cs="Arial"/>
                <w:sz w:val="18"/>
                <w:szCs w:val="18"/>
              </w:rPr>
              <w:t xml:space="preserve">' se o campo </w:t>
            </w:r>
            <w:r w:rsidR="005C233A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flag_aux_mit_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adap</w:t>
            </w:r>
            <w:r w:rsidR="005C233A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igual a 'CCM_Banca_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Comercial_Specific</w:t>
            </w:r>
            <w:r w:rsidRPr="000C3638">
              <w:rPr>
                <w:rFonts w:cs="Arial"/>
                <w:sz w:val="18"/>
                <w:szCs w:val="18"/>
              </w:rPr>
              <w:t xml:space="preserve">', o campo </w:t>
            </w:r>
            <w:r w:rsidR="00AA3182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sfcs_green_activity_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comgloval</w:t>
            </w:r>
            <w:r w:rsidR="00AA3182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igual a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Real estate - Building renovation loans</w:t>
            </w:r>
            <w:r w:rsidRPr="000C3638">
              <w:rPr>
                <w:rFonts w:cs="Arial"/>
                <w:sz w:val="18"/>
                <w:szCs w:val="18"/>
              </w:rPr>
              <w:t xml:space="preserve">', o campo </w:t>
            </w:r>
            <w:r w:rsidR="004178D5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nifrru</w:t>
            </w:r>
            <w:r w:rsidR="004178D5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não for vazio e o campo </w:t>
            </w:r>
            <w:r w:rsidR="004B116C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flag_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nfrd</w:t>
            </w:r>
            <w:r w:rsidR="004B116C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igual a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Not Subject to NFRD</w:t>
            </w:r>
            <w:r w:rsidRPr="000C3638">
              <w:rPr>
                <w:rFonts w:cs="Arial"/>
                <w:sz w:val="18"/>
                <w:szCs w:val="18"/>
              </w:rPr>
              <w:t>'</w:t>
            </w:r>
            <w:r w:rsidR="00421113" w:rsidRPr="000C3638">
              <w:rPr>
                <w:rFonts w:cs="Arial"/>
                <w:sz w:val="18"/>
                <w:szCs w:val="18"/>
              </w:rPr>
              <w:t>;</w:t>
            </w:r>
          </w:p>
          <w:p w14:paraId="2EE48167" w14:textId="77777777" w:rsidR="008765D2" w:rsidRPr="000C3638" w:rsidRDefault="000F0476" w:rsidP="00CF13E6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Transitional</w:t>
            </w:r>
            <w:r w:rsidRPr="000C3638">
              <w:rPr>
                <w:rFonts w:cs="Arial"/>
                <w:sz w:val="18"/>
                <w:szCs w:val="18"/>
              </w:rPr>
              <w:t xml:space="preserve">' se o campo </w:t>
            </w:r>
            <w:r w:rsidR="00AF0184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102_purpose_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esg</w:t>
            </w:r>
            <w:r w:rsidR="00AF0184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igual a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Motor vehicle loans</w:t>
            </w:r>
            <w:r w:rsidRPr="000C3638">
              <w:rPr>
                <w:rFonts w:cs="Arial"/>
                <w:sz w:val="18"/>
                <w:szCs w:val="18"/>
              </w:rPr>
              <w:t xml:space="preserve">', o campo </w:t>
            </w:r>
            <w:r w:rsidR="008F0E71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idcomb_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satelite</w:t>
            </w:r>
            <w:r w:rsidR="008F0E71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contiver 'SC0304', o campo </w:t>
            </w:r>
            <w:r w:rsidR="008E618B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co2</w:t>
            </w:r>
            <w:r w:rsidR="008E618B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igual a 0 e não nulo, o campo </w:t>
            </w:r>
            <w:r w:rsidR="00C62D9C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des_detalle_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lease</w:t>
            </w:r>
            <w:r w:rsidR="00C62D9C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contiver 'MOTOCICLO' e o campo </w:t>
            </w:r>
            <w:r w:rsidR="009907C1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dinioper</w:t>
            </w:r>
            <w:r w:rsidR="009907C1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maior ou igual a '2022-01-01'</w:t>
            </w:r>
            <w:r w:rsidR="005941FF" w:rsidRPr="000C3638">
              <w:rPr>
                <w:rFonts w:cs="Arial"/>
                <w:sz w:val="18"/>
                <w:szCs w:val="18"/>
              </w:rPr>
              <w:t>;</w:t>
            </w:r>
          </w:p>
          <w:p w14:paraId="0F4511FE" w14:textId="77777777" w:rsidR="00C2791B" w:rsidRPr="000C3638" w:rsidRDefault="000F0476" w:rsidP="00CF13E6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Transitional</w:t>
            </w:r>
            <w:r w:rsidRPr="000C3638">
              <w:rPr>
                <w:rFonts w:cs="Arial"/>
                <w:sz w:val="18"/>
                <w:szCs w:val="18"/>
              </w:rPr>
              <w:t xml:space="preserve">' se o campo </w:t>
            </w:r>
            <w:r w:rsidR="00D52C46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102_purpose_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esg</w:t>
            </w:r>
            <w:r w:rsidR="00D52C46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igual a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Motor vehicle loans</w:t>
            </w:r>
            <w:r w:rsidRPr="000C3638">
              <w:rPr>
                <w:rFonts w:cs="Arial"/>
                <w:sz w:val="18"/>
                <w:szCs w:val="18"/>
              </w:rPr>
              <w:t xml:space="preserve">', o campo </w:t>
            </w:r>
            <w:r w:rsidR="004922CF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idcomb_satelite</w:t>
            </w:r>
            <w:r w:rsidR="004922CF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contiver 'SC0303', o campo </w:t>
            </w:r>
            <w:r w:rsidR="00DE3E4C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co2</w:t>
            </w:r>
            <w:r w:rsidR="00DE3E4C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menor que 50 e não nulo, o campo </w:t>
            </w:r>
            <w:r w:rsidR="00102CDC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flag_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nfrd</w:t>
            </w:r>
            <w:r w:rsidR="00102CDC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não for igual a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Subject to NFRD</w:t>
            </w:r>
            <w:r w:rsidRPr="000C3638">
              <w:rPr>
                <w:rFonts w:cs="Arial"/>
                <w:sz w:val="18"/>
                <w:szCs w:val="18"/>
              </w:rPr>
              <w:t xml:space="preserve">', </w:t>
            </w:r>
            <w:r w:rsidR="009A624F" w:rsidRPr="000C3638">
              <w:rPr>
                <w:rFonts w:cs="Arial"/>
                <w:sz w:val="18"/>
                <w:szCs w:val="18"/>
              </w:rPr>
              <w:t xml:space="preserve">e </w:t>
            </w:r>
            <w:r w:rsidRPr="000C3638">
              <w:rPr>
                <w:rFonts w:cs="Arial"/>
                <w:sz w:val="18"/>
                <w:szCs w:val="18"/>
              </w:rPr>
              <w:t xml:space="preserve">o campo </w:t>
            </w:r>
            <w:r w:rsidR="00FB5E50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des_detalle_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lease</w:t>
            </w:r>
            <w:r w:rsidR="00FB5E50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</w:t>
            </w:r>
            <w:r w:rsidR="00932869" w:rsidRPr="000C3638">
              <w:rPr>
                <w:rFonts w:cs="Arial"/>
                <w:sz w:val="18"/>
                <w:szCs w:val="18"/>
              </w:rPr>
              <w:t xml:space="preserve">preenchido </w:t>
            </w:r>
            <w:r w:rsidR="009A624F" w:rsidRPr="000C3638">
              <w:rPr>
                <w:rFonts w:cs="Arial"/>
                <w:sz w:val="18"/>
                <w:szCs w:val="18"/>
              </w:rPr>
              <w:t>com</w:t>
            </w:r>
            <w:r w:rsidRPr="000C3638">
              <w:rPr>
                <w:rFonts w:cs="Arial"/>
                <w:sz w:val="18"/>
                <w:szCs w:val="18"/>
              </w:rPr>
              <w:t xml:space="preserve"> 'VEICULOS LIGEIROS DE PASSAGEIROS', 'COMERCIAIS ATE 1600KG', 'COMERCIAIS DE 1601KG A 2600KG', 'COMERCIAIS DE 2601KG A 3500KG', 'TT ATE 1600KG', 'TT DE 1601KG A 2600KG'</w:t>
            </w:r>
            <w:r w:rsidR="00F70AED" w:rsidRPr="000C3638">
              <w:rPr>
                <w:rFonts w:cs="Arial"/>
                <w:sz w:val="18"/>
                <w:szCs w:val="18"/>
              </w:rPr>
              <w:t xml:space="preserve"> ou</w:t>
            </w:r>
            <w:r w:rsidRPr="000C3638">
              <w:rPr>
                <w:rFonts w:cs="Arial"/>
                <w:sz w:val="18"/>
                <w:szCs w:val="18"/>
              </w:rPr>
              <w:t xml:space="preserve"> 'TT DE 2601KG A 3500KG'</w:t>
            </w:r>
            <w:r w:rsidR="00F70AED" w:rsidRPr="000C3638">
              <w:rPr>
                <w:rFonts w:cs="Arial"/>
                <w:sz w:val="18"/>
                <w:szCs w:val="18"/>
              </w:rPr>
              <w:t>;</w:t>
            </w:r>
          </w:p>
          <w:p w14:paraId="67CFF6A1" w14:textId="77777777" w:rsidR="001F6F63" w:rsidRPr="000C3638" w:rsidRDefault="000F0476" w:rsidP="00CF13E6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Transitional</w:t>
            </w:r>
            <w:r w:rsidRPr="000C3638">
              <w:rPr>
                <w:rFonts w:cs="Arial"/>
                <w:sz w:val="18"/>
                <w:szCs w:val="18"/>
              </w:rPr>
              <w:t>' se o campo</w:t>
            </w:r>
            <w:r w:rsidRPr="000C3638">
              <w:rPr>
                <w:rFonts w:cs="Arial"/>
                <w:i/>
                <w:sz w:val="18"/>
                <w:szCs w:val="18"/>
              </w:rPr>
              <w:t xml:space="preserve"> </w:t>
            </w:r>
            <w:r w:rsidR="00F7129A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102_purpose_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esg</w:t>
            </w:r>
            <w:r w:rsidR="00636F93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igual a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Motor vehicle loans</w:t>
            </w:r>
            <w:r w:rsidRPr="000C3638">
              <w:rPr>
                <w:rFonts w:cs="Arial"/>
                <w:sz w:val="18"/>
                <w:szCs w:val="18"/>
              </w:rPr>
              <w:t xml:space="preserve">', o campo </w:t>
            </w:r>
            <w:r w:rsidR="00607EF6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idcomb_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satelite</w:t>
            </w:r>
            <w:r w:rsidR="00607EF6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contiver 'SC0303', o campo </w:t>
            </w:r>
            <w:r w:rsidR="00792477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flag_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nfrd</w:t>
            </w:r>
            <w:r w:rsidR="00792477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não for igual a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Subject to NFRD</w:t>
            </w:r>
            <w:r w:rsidRPr="000C3638">
              <w:rPr>
                <w:rFonts w:cs="Arial"/>
                <w:sz w:val="18"/>
                <w:szCs w:val="18"/>
              </w:rPr>
              <w:t xml:space="preserve">', o campo </w:t>
            </w:r>
            <w:r w:rsidR="0072547E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co2</w:t>
            </w:r>
            <w:r w:rsidR="0072547E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igual a 0 e não nulo, e o campo </w:t>
            </w:r>
            <w:r w:rsidR="000B6AEE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des_detalle_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lease</w:t>
            </w:r>
            <w:r w:rsidR="000B6AEE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contiver 'MOTOCICLO'</w:t>
            </w:r>
            <w:r w:rsidR="00783242" w:rsidRPr="000C3638">
              <w:rPr>
                <w:rFonts w:cs="Arial"/>
                <w:sz w:val="18"/>
                <w:szCs w:val="18"/>
              </w:rPr>
              <w:t>;</w:t>
            </w:r>
          </w:p>
          <w:p w14:paraId="30356D45" w14:textId="77777777" w:rsidR="002542F3" w:rsidRPr="000C3638" w:rsidRDefault="000F0476" w:rsidP="009E5BFB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 xml:space="preserve">Preenchido com 'No' se o campo </w:t>
            </w:r>
            <w:r w:rsidR="00EA599A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102_purpose_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esg</w:t>
            </w:r>
            <w:r w:rsidR="00EA599A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igual a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Motor vehicle loans</w:t>
            </w:r>
            <w:r w:rsidR="00E02A98" w:rsidRPr="000C3638">
              <w:rPr>
                <w:rFonts w:cs="Arial"/>
                <w:sz w:val="18"/>
                <w:szCs w:val="18"/>
              </w:rPr>
              <w:t>’;</w:t>
            </w:r>
          </w:p>
          <w:p w14:paraId="0CADCC15" w14:textId="77777777" w:rsidR="00C450A0" w:rsidRPr="000C3638" w:rsidRDefault="000F0476" w:rsidP="009E5BFB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</w:t>
            </w:r>
            <w:r w:rsidR="00C450A0" w:rsidRPr="000C3638">
              <w:rPr>
                <w:rFonts w:cs="Arial"/>
                <w:sz w:val="18"/>
                <w:szCs w:val="18"/>
              </w:rPr>
              <w:t>a vazio</w:t>
            </w:r>
            <w:r w:rsidRPr="000C3638">
              <w:rPr>
                <w:rFonts w:cs="Arial"/>
                <w:sz w:val="18"/>
                <w:szCs w:val="18"/>
              </w:rPr>
              <w:t xml:space="preserve"> se o campo </w:t>
            </w:r>
            <w:r w:rsidR="00C450A0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flag_aux_mit_adap</w:t>
            </w:r>
            <w:r w:rsidR="00C450A0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</w:t>
            </w:r>
            <w:r w:rsidR="009E5BFB" w:rsidRPr="000C3638">
              <w:rPr>
                <w:rFonts w:cs="Arial"/>
                <w:sz w:val="18"/>
                <w:szCs w:val="18"/>
              </w:rPr>
              <w:t>preenchido com</w:t>
            </w:r>
            <w:r w:rsidRPr="000C3638">
              <w:rPr>
                <w:rFonts w:cs="Arial"/>
                <w:sz w:val="18"/>
                <w:szCs w:val="18"/>
              </w:rPr>
              <w:t xml:space="preserve"> 'General' ou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No Mitigation_Adaptation</w:t>
            </w:r>
            <w:r w:rsidRPr="000C3638">
              <w:rPr>
                <w:rFonts w:cs="Arial"/>
                <w:sz w:val="18"/>
                <w:szCs w:val="18"/>
              </w:rPr>
              <w:t>'</w:t>
            </w:r>
            <w:r w:rsidR="009E5BFB" w:rsidRPr="000C3638">
              <w:rPr>
                <w:rFonts w:cs="Arial"/>
                <w:sz w:val="18"/>
                <w:szCs w:val="18"/>
              </w:rPr>
              <w:t>;</w:t>
            </w:r>
          </w:p>
          <w:p w14:paraId="027AF735" w14:textId="77777777" w:rsidR="00263320" w:rsidRPr="000C3638" w:rsidRDefault="000F0476" w:rsidP="00CF13E6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No</w:t>
            </w:r>
            <w:r w:rsidRPr="000C3638">
              <w:rPr>
                <w:rFonts w:cs="Arial"/>
                <w:sz w:val="18"/>
                <w:szCs w:val="18"/>
              </w:rPr>
              <w:t xml:space="preserve">' se o campo </w:t>
            </w:r>
            <w:r w:rsidR="00263320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flag_aux_mit_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adap</w:t>
            </w:r>
            <w:r w:rsidR="00263320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não estiver </w:t>
            </w:r>
            <w:r w:rsidR="00035D82" w:rsidRPr="000C3638">
              <w:rPr>
                <w:rFonts w:cs="Arial"/>
                <w:sz w:val="18"/>
                <w:szCs w:val="18"/>
              </w:rPr>
              <w:t>preenchido com</w:t>
            </w:r>
            <w:r w:rsidRPr="000C3638">
              <w:rPr>
                <w:rFonts w:cs="Arial"/>
                <w:sz w:val="18"/>
                <w:szCs w:val="18"/>
              </w:rPr>
              <w:t xml:space="preserve">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General</w:t>
            </w:r>
            <w:r w:rsidRPr="000C3638">
              <w:rPr>
                <w:rFonts w:cs="Arial"/>
                <w:sz w:val="18"/>
                <w:szCs w:val="18"/>
              </w:rPr>
              <w:t>' ou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No Mitigation_Adaptation</w:t>
            </w:r>
            <w:r w:rsidRPr="000C3638">
              <w:rPr>
                <w:rFonts w:cs="Arial"/>
                <w:sz w:val="18"/>
                <w:szCs w:val="18"/>
              </w:rPr>
              <w:t xml:space="preserve">' e o campo </w:t>
            </w:r>
            <w:r w:rsidR="00BB1694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idcomb_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satelite</w:t>
            </w:r>
            <w:r w:rsidR="00BF5780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contiver 'SC0301', 'SC0302' ou 'SC0303'</w:t>
            </w:r>
            <w:r w:rsidR="00263320" w:rsidRPr="000C3638">
              <w:rPr>
                <w:rFonts w:cs="Arial"/>
                <w:sz w:val="18"/>
                <w:szCs w:val="18"/>
              </w:rPr>
              <w:t>;</w:t>
            </w:r>
          </w:p>
          <w:p w14:paraId="426A5ADC" w14:textId="77777777" w:rsidR="000F5F30" w:rsidRPr="000C3638" w:rsidRDefault="0049567B" w:rsidP="000F0476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No</w:t>
            </w:r>
            <w:r w:rsidRPr="000C3638">
              <w:rPr>
                <w:rFonts w:cs="Arial"/>
                <w:sz w:val="18"/>
                <w:szCs w:val="18"/>
              </w:rPr>
              <w:t xml:space="preserve">' em todos os </w:t>
            </w:r>
            <w:r w:rsidR="00263320" w:rsidRPr="000C3638">
              <w:rPr>
                <w:rFonts w:cs="Arial"/>
                <w:sz w:val="18"/>
                <w:szCs w:val="18"/>
              </w:rPr>
              <w:t>restantes</w:t>
            </w:r>
            <w:r w:rsidRPr="000C3638">
              <w:rPr>
                <w:rFonts w:cs="Arial"/>
                <w:sz w:val="18"/>
                <w:szCs w:val="18"/>
              </w:rPr>
              <w:t xml:space="preserve"> casos.</w:t>
            </w:r>
          </w:p>
        </w:tc>
      </w:tr>
    </w:tbl>
    <w:p w14:paraId="17AAF9D0" w14:textId="77777777" w:rsidR="0099494D" w:rsidRPr="000C3638" w:rsidRDefault="0099494D" w:rsidP="002B59C4">
      <w:pPr>
        <w:jc w:val="both"/>
        <w:rPr>
          <w:rFonts w:cstheme="minorHAnsi"/>
        </w:rPr>
      </w:pPr>
    </w:p>
    <w:p w14:paraId="153E4D5F" w14:textId="77777777" w:rsidR="00A14CB4" w:rsidRPr="000C3638" w:rsidRDefault="00A14CB4" w:rsidP="00787EE3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0C3638">
        <w:rPr>
          <w:rFonts w:ascii="Santander Text" w:hAnsi="Santander Text" w:cstheme="minorHAnsi"/>
        </w:rPr>
        <w:t xml:space="preserve">Tabelas auxiliares de agregação de informação do Satélite 84: </w:t>
      </w:r>
      <w:r w:rsidRPr="000C3638">
        <w:rPr>
          <w:rFonts w:ascii="Santander Text" w:hAnsi="Santander Text" w:cstheme="minorHAnsi"/>
          <w:i/>
        </w:rPr>
        <w:t>bu_esg_work.</w:t>
      </w:r>
      <w:r w:rsidR="00911238" w:rsidRPr="000C3638">
        <w:rPr>
          <w:rFonts w:ascii="Santander Text" w:hAnsi="Santander Text" w:cstheme="minorHAnsi"/>
          <w:i/>
        </w:rPr>
        <w:t>Eligibity_racios_dref</w:t>
      </w:r>
      <w:r w:rsidR="0075334A" w:rsidRPr="000C3638">
        <w:rPr>
          <w:rFonts w:ascii="Santander Text" w:hAnsi="Santander Text" w:cstheme="minorHAnsi"/>
          <w:i/>
        </w:rPr>
        <w:t>, bu_esg_work.pilar3_sat84_dref_tabaux5 e bu_esg_work.pilar3_sat84_dref_tabaux6</w:t>
      </w:r>
    </w:p>
    <w:p w14:paraId="122B00D1" w14:textId="77777777" w:rsidR="00A14CB4" w:rsidRPr="000C3638" w:rsidRDefault="00A14CB4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Visão Geral</w:t>
      </w:r>
    </w:p>
    <w:p w14:paraId="16CB1A76" w14:textId="77777777" w:rsidR="00F50E65" w:rsidRPr="000C3638" w:rsidRDefault="00F50E65" w:rsidP="009E5E59">
      <w:pPr>
        <w:jc w:val="both"/>
      </w:pPr>
      <w:r w:rsidRPr="000C3638">
        <w:t xml:space="preserve">Tabelas de cálculo de valores de elegibilidade e alinhamento para os vários clientes e criação de métricas finais de </w:t>
      </w:r>
      <w:r w:rsidR="00CE6200" w:rsidRPr="000C3638">
        <w:t>elegibilidade</w:t>
      </w:r>
      <w:r w:rsidRPr="000C3638">
        <w:t xml:space="preserve"> e alinhamento com base nos campos auxiliares criados anteriormente.</w:t>
      </w:r>
    </w:p>
    <w:p w14:paraId="08C2CDC1" w14:textId="77777777" w:rsidR="00A14CB4" w:rsidRPr="000C3638" w:rsidRDefault="00A14CB4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Granularidade e chave</w:t>
      </w:r>
    </w:p>
    <w:p w14:paraId="345C1106" w14:textId="77777777" w:rsidR="00A14CB4" w:rsidRPr="000C3638" w:rsidRDefault="00A14CB4" w:rsidP="009E5E59">
      <w:pPr>
        <w:jc w:val="both"/>
        <w:rPr>
          <w:rFonts w:cstheme="minorHAnsi"/>
        </w:rPr>
      </w:pPr>
      <w:r w:rsidRPr="000C3638">
        <w:rPr>
          <w:rFonts w:cstheme="minorHAnsi"/>
        </w:rPr>
        <w:t xml:space="preserve">A tabela </w:t>
      </w:r>
      <w:r w:rsidRPr="000C3638">
        <w:rPr>
          <w:rFonts w:cstheme="minorHAnsi"/>
          <w:b/>
          <w:bCs/>
          <w:i/>
        </w:rPr>
        <w:t>bu_esg_work.</w:t>
      </w:r>
      <w:r w:rsidR="00911238" w:rsidRPr="000C3638">
        <w:rPr>
          <w:rFonts w:cstheme="minorHAnsi"/>
          <w:b/>
          <w:bCs/>
          <w:i/>
        </w:rPr>
        <w:t>Eligibity_racios_dref</w:t>
      </w:r>
      <w:r w:rsidRPr="000C3638">
        <w:rPr>
          <w:rFonts w:cstheme="minorHAnsi"/>
          <w:i/>
          <w:sz w:val="20"/>
          <w:szCs w:val="20"/>
        </w:rPr>
        <w:t xml:space="preserve"> </w:t>
      </w:r>
      <w:r w:rsidRPr="000C3638">
        <w:rPr>
          <w:rFonts w:cstheme="minorHAnsi"/>
        </w:rPr>
        <w:t>apresenta granularidade ao nível d</w:t>
      </w:r>
      <w:r w:rsidR="00F52E24" w:rsidRPr="000C3638">
        <w:rPr>
          <w:rFonts w:cstheme="minorHAnsi"/>
        </w:rPr>
        <w:t>o</w:t>
      </w:r>
      <w:r w:rsidRPr="000C3638">
        <w:rPr>
          <w:rFonts w:cstheme="minorHAnsi"/>
        </w:rPr>
        <w:t xml:space="preserve"> </w:t>
      </w:r>
      <w:r w:rsidR="00203D55" w:rsidRPr="000C3638">
        <w:rPr>
          <w:rFonts w:cstheme="minorHAnsi"/>
        </w:rPr>
        <w:t>cliente</w:t>
      </w:r>
      <w:r w:rsidRPr="000C3638">
        <w:rPr>
          <w:rFonts w:cstheme="minorHAnsi"/>
        </w:rPr>
        <w:t>.</w:t>
      </w:r>
    </w:p>
    <w:p w14:paraId="4B05D797" w14:textId="77777777" w:rsidR="00A14CB4" w:rsidRPr="000C3638" w:rsidRDefault="00A14CB4" w:rsidP="009E5E59">
      <w:pPr>
        <w:jc w:val="both"/>
        <w:rPr>
          <w:rFonts w:cstheme="minorHAnsi"/>
        </w:rPr>
      </w:pPr>
      <w:r w:rsidRPr="000C3638">
        <w:rPr>
          <w:rFonts w:cstheme="minorHAnsi"/>
        </w:rPr>
        <w:t xml:space="preserve">A chave primária da tabela é </w:t>
      </w:r>
      <w:r w:rsidR="00203D55" w:rsidRPr="000C3638">
        <w:rPr>
          <w:rFonts w:cstheme="minorHAnsi"/>
        </w:rPr>
        <w:t xml:space="preserve">o </w:t>
      </w:r>
      <w:r w:rsidRPr="000C3638">
        <w:rPr>
          <w:rFonts w:cstheme="minorHAnsi"/>
        </w:rPr>
        <w:t xml:space="preserve">campo identificador de cada </w:t>
      </w:r>
      <w:r w:rsidR="00203D55" w:rsidRPr="000C3638">
        <w:rPr>
          <w:rFonts w:cstheme="minorHAnsi"/>
          <w:i/>
          <w:iCs/>
        </w:rPr>
        <w:t xml:space="preserve">cliente </w:t>
      </w:r>
      <w:r w:rsidRPr="000C3638">
        <w:rPr>
          <w:rFonts w:cstheme="minorHAnsi"/>
        </w:rPr>
        <w:t>(i.e., ‘</w:t>
      </w:r>
      <w:r w:rsidR="00203D55" w:rsidRPr="000C3638">
        <w:rPr>
          <w:rFonts w:cstheme="minorHAnsi"/>
          <w:i/>
          <w:iCs/>
        </w:rPr>
        <w:t>zcliente</w:t>
      </w:r>
      <w:r w:rsidRPr="000C3638">
        <w:rPr>
          <w:rFonts w:cstheme="minorHAnsi"/>
        </w:rPr>
        <w:t>)</w:t>
      </w:r>
      <w:r w:rsidR="00203D55" w:rsidRPr="000C3638">
        <w:rPr>
          <w:rFonts w:cstheme="minorHAnsi"/>
        </w:rPr>
        <w:t>.</w:t>
      </w:r>
      <w:r w:rsidRPr="000C3638">
        <w:rPr>
          <w:rFonts w:cstheme="minorHAnsi"/>
        </w:rPr>
        <w:t xml:space="preserve"> Neste sentido, não será possível observar duplicações na combinação dos campos chaves existindo, para cada data de reporte, apenas um registo para cada </w:t>
      </w:r>
      <w:r w:rsidR="00203D55" w:rsidRPr="000C3638">
        <w:rPr>
          <w:rFonts w:cstheme="minorHAnsi"/>
        </w:rPr>
        <w:t>chave do cliente</w:t>
      </w:r>
      <w:r w:rsidRPr="000C3638">
        <w:rPr>
          <w:rFonts w:cstheme="minorHAnsi"/>
        </w:rPr>
        <w:t>.</w:t>
      </w:r>
    </w:p>
    <w:p w14:paraId="3A2C8F7A" w14:textId="77777777" w:rsidR="00C0108B" w:rsidRPr="000C3638" w:rsidRDefault="00C0108B" w:rsidP="009E5E59">
      <w:pPr>
        <w:jc w:val="both"/>
        <w:rPr>
          <w:rFonts w:cstheme="minorHAnsi"/>
        </w:rPr>
      </w:pPr>
      <w:r w:rsidRPr="000C3638">
        <w:rPr>
          <w:rFonts w:cstheme="minorHAnsi"/>
        </w:rPr>
        <w:t>A</w:t>
      </w:r>
      <w:r w:rsidR="00BC3C92" w:rsidRPr="000C3638">
        <w:rPr>
          <w:rFonts w:cstheme="minorHAnsi"/>
        </w:rPr>
        <w:t>s</w:t>
      </w:r>
      <w:r w:rsidR="00F52E24" w:rsidRPr="000C3638">
        <w:rPr>
          <w:rFonts w:cstheme="minorHAnsi"/>
        </w:rPr>
        <w:t xml:space="preserve"> tabela</w:t>
      </w:r>
      <w:r w:rsidR="00BC3C92" w:rsidRPr="000C3638">
        <w:rPr>
          <w:rFonts w:cstheme="minorHAnsi"/>
        </w:rPr>
        <w:t>s</w:t>
      </w:r>
      <w:r w:rsidRPr="000C3638">
        <w:rPr>
          <w:rFonts w:cstheme="minorHAnsi"/>
          <w:i/>
        </w:rPr>
        <w:t xml:space="preserve"> </w:t>
      </w:r>
      <w:r w:rsidRPr="000C3638">
        <w:rPr>
          <w:rFonts w:cstheme="minorHAnsi"/>
          <w:b/>
          <w:i/>
        </w:rPr>
        <w:t>bu_esg_work.pilar3_sat84_dref_tabaux5</w:t>
      </w:r>
      <w:r w:rsidR="00F52E24" w:rsidRPr="000C3638">
        <w:rPr>
          <w:rFonts w:cstheme="minorHAnsi"/>
          <w:b/>
          <w:i/>
        </w:rPr>
        <w:t xml:space="preserve"> </w:t>
      </w:r>
      <w:r w:rsidR="00BC3C92" w:rsidRPr="000C3638">
        <w:rPr>
          <w:rFonts w:cstheme="minorHAnsi"/>
        </w:rPr>
        <w:t>e</w:t>
      </w:r>
      <w:r w:rsidR="00BC3C92" w:rsidRPr="000C3638">
        <w:rPr>
          <w:rFonts w:cstheme="minorHAnsi"/>
          <w:b/>
          <w:i/>
        </w:rPr>
        <w:t xml:space="preserve"> bu_esg_work.pilar3_sat84_dref_tabaux6 </w:t>
      </w:r>
      <w:r w:rsidR="00F52E24" w:rsidRPr="000C3638">
        <w:rPr>
          <w:rFonts w:cstheme="minorHAnsi"/>
        </w:rPr>
        <w:t>apresenta</w:t>
      </w:r>
      <w:r w:rsidR="0075334A" w:rsidRPr="000C3638">
        <w:rPr>
          <w:rFonts w:cstheme="minorHAnsi"/>
        </w:rPr>
        <w:t>m</w:t>
      </w:r>
      <w:r w:rsidR="00F52E24" w:rsidRPr="000C3638">
        <w:rPr>
          <w:rFonts w:cstheme="minorHAnsi"/>
        </w:rPr>
        <w:t xml:space="preserve"> granularidade ao nível </w:t>
      </w:r>
      <w:r w:rsidR="004479F3" w:rsidRPr="000C3638">
        <w:rPr>
          <w:rFonts w:cstheme="minorHAnsi"/>
        </w:rPr>
        <w:t xml:space="preserve">do </w:t>
      </w:r>
      <w:r w:rsidR="004479F3" w:rsidRPr="000C3638">
        <w:rPr>
          <w:rFonts w:cstheme="minorHAnsi"/>
          <w:i/>
          <w:iCs/>
        </w:rPr>
        <w:t>IDCOMB</w:t>
      </w:r>
      <w:r w:rsidR="004479F3" w:rsidRPr="000C3638">
        <w:rPr>
          <w:rFonts w:cstheme="minorHAnsi"/>
        </w:rPr>
        <w:t xml:space="preserve">, </w:t>
      </w:r>
      <w:r w:rsidR="00F52E24" w:rsidRPr="000C3638">
        <w:rPr>
          <w:rFonts w:cstheme="minorHAnsi"/>
        </w:rPr>
        <w:t xml:space="preserve"> </w:t>
      </w:r>
      <w:r w:rsidR="004479F3" w:rsidRPr="000C3638">
        <w:rPr>
          <w:rFonts w:cstheme="minorHAnsi"/>
        </w:rPr>
        <w:t>responsabilidade</w:t>
      </w:r>
      <w:r w:rsidR="00F52E24" w:rsidRPr="000C3638">
        <w:rPr>
          <w:rFonts w:cstheme="minorHAnsi"/>
        </w:rPr>
        <w:t xml:space="preserve"> e bem</w:t>
      </w:r>
      <w:r w:rsidR="004479F3" w:rsidRPr="000C3638">
        <w:rPr>
          <w:rFonts w:cstheme="minorHAnsi"/>
        </w:rPr>
        <w:t xml:space="preserve"> imóvel</w:t>
      </w:r>
      <w:r w:rsidR="00F52E24" w:rsidRPr="000C3638">
        <w:rPr>
          <w:rFonts w:cstheme="minorHAnsi"/>
        </w:rPr>
        <w:t>.</w:t>
      </w:r>
    </w:p>
    <w:p w14:paraId="5A890A12" w14:textId="77777777" w:rsidR="00526644" w:rsidRPr="000C3638" w:rsidRDefault="00526644" w:rsidP="009E5E59">
      <w:pPr>
        <w:jc w:val="both"/>
        <w:rPr>
          <w:rFonts w:cstheme="minorHAnsi"/>
        </w:rPr>
      </w:pPr>
      <w:r w:rsidRPr="000C3638">
        <w:rPr>
          <w:rFonts w:cstheme="minorHAnsi"/>
        </w:rPr>
        <w:t>A</w:t>
      </w:r>
      <w:r w:rsidR="00BC3C92" w:rsidRPr="000C3638">
        <w:rPr>
          <w:rFonts w:cstheme="minorHAnsi"/>
        </w:rPr>
        <w:t>s</w:t>
      </w:r>
      <w:r w:rsidRPr="000C3638">
        <w:rPr>
          <w:rFonts w:cstheme="minorHAnsi"/>
        </w:rPr>
        <w:t xml:space="preserve"> chave</w:t>
      </w:r>
      <w:r w:rsidR="00BC3C92" w:rsidRPr="000C3638">
        <w:rPr>
          <w:rFonts w:cstheme="minorHAnsi"/>
        </w:rPr>
        <w:t>s</w:t>
      </w:r>
      <w:r w:rsidRPr="000C3638">
        <w:rPr>
          <w:rFonts w:cstheme="minorHAnsi"/>
        </w:rPr>
        <w:t xml:space="preserve"> primária</w:t>
      </w:r>
      <w:r w:rsidR="00BC3C92" w:rsidRPr="000C3638">
        <w:rPr>
          <w:rFonts w:cstheme="minorHAnsi"/>
        </w:rPr>
        <w:t>s</w:t>
      </w:r>
      <w:r w:rsidRPr="000C3638">
        <w:rPr>
          <w:rFonts w:cstheme="minorHAnsi"/>
        </w:rPr>
        <w:t xml:space="preserve"> da</w:t>
      </w:r>
      <w:r w:rsidR="00BC3C92" w:rsidRPr="000C3638">
        <w:rPr>
          <w:rFonts w:cstheme="minorHAnsi"/>
        </w:rPr>
        <w:t>s</w:t>
      </w:r>
      <w:r w:rsidRPr="000C3638">
        <w:rPr>
          <w:rFonts w:cstheme="minorHAnsi"/>
        </w:rPr>
        <w:t xml:space="preserve"> tabela</w:t>
      </w:r>
      <w:r w:rsidR="00BC3C92" w:rsidRPr="000C3638">
        <w:rPr>
          <w:rFonts w:cstheme="minorHAnsi"/>
        </w:rPr>
        <w:t>s</w:t>
      </w:r>
      <w:r w:rsidRPr="000C3638">
        <w:rPr>
          <w:rFonts w:cstheme="minorHAnsi"/>
        </w:rPr>
        <w:t xml:space="preserve"> </w:t>
      </w:r>
      <w:r w:rsidR="00BC3C92" w:rsidRPr="000C3638">
        <w:rPr>
          <w:rFonts w:cstheme="minorHAnsi"/>
        </w:rPr>
        <w:t>são</w:t>
      </w:r>
      <w:r w:rsidRPr="000C3638">
        <w:rPr>
          <w:rFonts w:cstheme="minorHAnsi"/>
        </w:rPr>
        <w:t xml:space="preserve"> composta</w:t>
      </w:r>
      <w:r w:rsidR="00BC3C92" w:rsidRPr="000C3638">
        <w:rPr>
          <w:rFonts w:cstheme="minorHAnsi"/>
        </w:rPr>
        <w:t>s</w:t>
      </w:r>
      <w:r w:rsidRPr="000C3638">
        <w:rPr>
          <w:rFonts w:cstheme="minorHAnsi"/>
        </w:rPr>
        <w:t xml:space="preserve"> pelos campos identificadores de cada </w:t>
      </w:r>
      <w:r w:rsidRPr="000C3638">
        <w:rPr>
          <w:rFonts w:cstheme="minorHAnsi"/>
          <w:i/>
          <w:iCs/>
        </w:rPr>
        <w:t>IDCOMB</w:t>
      </w:r>
      <w:r w:rsidRPr="000C3638">
        <w:rPr>
          <w:rFonts w:cstheme="minorHAnsi"/>
        </w:rPr>
        <w:t xml:space="preserve"> (i.e., ‘</w:t>
      </w:r>
      <w:r w:rsidRPr="000C3638">
        <w:rPr>
          <w:rFonts w:cstheme="minorHAnsi"/>
          <w:i/>
          <w:iCs/>
        </w:rPr>
        <w:t>idcomb_satelite’</w:t>
      </w:r>
      <w:r w:rsidRPr="000C3638">
        <w:rPr>
          <w:rFonts w:cstheme="minorHAnsi"/>
        </w:rPr>
        <w:t xml:space="preserve">), responsabilidade, (campos correspondentes a </w:t>
      </w:r>
      <w:r w:rsidRPr="000C3638">
        <w:rPr>
          <w:rFonts w:cstheme="minorHAnsi"/>
          <w:i/>
          <w:iCs/>
        </w:rPr>
        <w:t>‘cempresa_ct’</w:t>
      </w:r>
      <w:r w:rsidRPr="000C3638">
        <w:rPr>
          <w:rFonts w:cstheme="minorHAnsi"/>
        </w:rPr>
        <w:t xml:space="preserve">, </w:t>
      </w:r>
      <w:r w:rsidRPr="000C3638">
        <w:rPr>
          <w:rFonts w:cstheme="minorHAnsi"/>
          <w:i/>
          <w:iCs/>
        </w:rPr>
        <w:t>’cbalcao_ct’</w:t>
      </w:r>
      <w:r w:rsidRPr="000C3638">
        <w:rPr>
          <w:rFonts w:cstheme="minorHAnsi"/>
        </w:rPr>
        <w:t xml:space="preserve">, </w:t>
      </w:r>
      <w:r w:rsidRPr="000C3638">
        <w:rPr>
          <w:rFonts w:cstheme="minorHAnsi"/>
          <w:i/>
          <w:iCs/>
        </w:rPr>
        <w:t>’cnumecta_ct’</w:t>
      </w:r>
      <w:r w:rsidRPr="000C3638">
        <w:rPr>
          <w:rFonts w:cstheme="minorHAnsi"/>
        </w:rPr>
        <w:t xml:space="preserve"> e </w:t>
      </w:r>
      <w:r w:rsidRPr="000C3638">
        <w:rPr>
          <w:rFonts w:cstheme="minorHAnsi"/>
          <w:i/>
          <w:iCs/>
        </w:rPr>
        <w:t>’zdeposit_ct’</w:t>
      </w:r>
      <w:r w:rsidRPr="000C3638">
        <w:rPr>
          <w:rFonts w:cstheme="minorHAnsi"/>
        </w:rPr>
        <w:t xml:space="preserve">) e bem imóvel (campos correspondentes a </w:t>
      </w:r>
      <w:r w:rsidRPr="000C3638">
        <w:rPr>
          <w:rFonts w:cstheme="minorHAnsi"/>
          <w:i/>
          <w:iCs/>
        </w:rPr>
        <w:t>’ckbalbem’</w:t>
      </w:r>
      <w:r w:rsidRPr="000C3638">
        <w:rPr>
          <w:rFonts w:cstheme="minorHAnsi"/>
        </w:rPr>
        <w:t xml:space="preserve">, </w:t>
      </w:r>
      <w:r w:rsidRPr="000C3638">
        <w:rPr>
          <w:rFonts w:cstheme="minorHAnsi"/>
          <w:i/>
          <w:iCs/>
        </w:rPr>
        <w:t>’ckctabem’</w:t>
      </w:r>
      <w:r w:rsidRPr="000C3638">
        <w:rPr>
          <w:rFonts w:cstheme="minorHAnsi"/>
        </w:rPr>
        <w:t xml:space="preserve">, </w:t>
      </w:r>
      <w:r w:rsidRPr="000C3638">
        <w:rPr>
          <w:rFonts w:cstheme="minorHAnsi"/>
          <w:i/>
          <w:iCs/>
        </w:rPr>
        <w:t>’ckrefbem’</w:t>
      </w:r>
      <w:r w:rsidRPr="000C3638">
        <w:rPr>
          <w:rFonts w:cstheme="minorHAnsi"/>
        </w:rPr>
        <w:t xml:space="preserve">). Neste sentido, não será possível observar duplicações na combinação dos campos chaves existindo, para cada data de reporte, apenas um registo para cada combinação </w:t>
      </w:r>
      <w:r w:rsidRPr="000C3638">
        <w:rPr>
          <w:rFonts w:cstheme="minorHAnsi"/>
          <w:i/>
          <w:iCs/>
        </w:rPr>
        <w:t>IDCOMB</w:t>
      </w:r>
      <w:r w:rsidRPr="000C3638">
        <w:rPr>
          <w:rFonts w:cstheme="minorHAnsi"/>
        </w:rPr>
        <w:t>, responsabilidade e bem imóvel.</w:t>
      </w:r>
    </w:p>
    <w:p w14:paraId="56542AB5" w14:textId="77777777" w:rsidR="00A14CB4" w:rsidRPr="000C3638" w:rsidRDefault="00A14CB4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Periodicidade</w:t>
      </w:r>
    </w:p>
    <w:p w14:paraId="75F7373E" w14:textId="77777777" w:rsidR="00A14CB4" w:rsidRPr="000C3638" w:rsidRDefault="00A14CB4" w:rsidP="00A14CB4">
      <w:pPr>
        <w:jc w:val="both"/>
      </w:pPr>
      <w:r w:rsidRPr="000C3638">
        <w:rPr>
          <w:rFonts w:cstheme="minorHAnsi"/>
        </w:rPr>
        <w:t>A</w:t>
      </w:r>
      <w:r w:rsidR="00DF57B7" w:rsidRPr="000C3638">
        <w:rPr>
          <w:rFonts w:cstheme="minorHAnsi"/>
        </w:rPr>
        <w:t>s</w:t>
      </w:r>
      <w:r w:rsidRPr="000C3638">
        <w:rPr>
          <w:rFonts w:cstheme="minorHAnsi"/>
        </w:rPr>
        <w:t xml:space="preserve"> tabela</w:t>
      </w:r>
      <w:r w:rsidR="00DF57B7" w:rsidRPr="000C3638">
        <w:rPr>
          <w:rFonts w:cstheme="minorHAnsi"/>
        </w:rPr>
        <w:t>s</w:t>
      </w:r>
      <w:r w:rsidRPr="000C3638">
        <w:rPr>
          <w:rFonts w:cstheme="minorHAnsi"/>
        </w:rPr>
        <w:t xml:space="preserve"> </w:t>
      </w:r>
      <w:r w:rsidRPr="000C3638">
        <w:rPr>
          <w:rFonts w:cstheme="minorHAnsi"/>
          <w:b/>
          <w:bCs/>
          <w:i/>
        </w:rPr>
        <w:t>bu_esg_work</w:t>
      </w:r>
      <w:r w:rsidR="00911238" w:rsidRPr="000C3638">
        <w:rPr>
          <w:rFonts w:cstheme="minorHAnsi"/>
          <w:b/>
          <w:bCs/>
          <w:i/>
        </w:rPr>
        <w:t>.Eligibity_racios_dref</w:t>
      </w:r>
      <w:r w:rsidR="00BC3C92" w:rsidRPr="000C3638">
        <w:rPr>
          <w:rFonts w:cstheme="minorHAnsi"/>
        </w:rPr>
        <w:t>,</w:t>
      </w:r>
      <w:r w:rsidR="00DF57B7" w:rsidRPr="000C3638">
        <w:rPr>
          <w:rFonts w:cstheme="minorHAnsi"/>
        </w:rPr>
        <w:t xml:space="preserve"> </w:t>
      </w:r>
      <w:r w:rsidR="00DF57B7" w:rsidRPr="000C3638">
        <w:rPr>
          <w:rFonts w:cstheme="minorHAnsi"/>
          <w:b/>
          <w:i/>
        </w:rPr>
        <w:t xml:space="preserve">bu_esg_work.pilar3_sat84_dref_tabaux5 </w:t>
      </w:r>
      <w:r w:rsidR="00BC3C92" w:rsidRPr="000C3638">
        <w:rPr>
          <w:rFonts w:cstheme="minorHAnsi"/>
          <w:b/>
          <w:i/>
        </w:rPr>
        <w:t xml:space="preserve"> </w:t>
      </w:r>
      <w:r w:rsidR="00BC3C92" w:rsidRPr="000C3638">
        <w:rPr>
          <w:rFonts w:cstheme="minorHAnsi"/>
        </w:rPr>
        <w:t>e</w:t>
      </w:r>
      <w:r w:rsidR="00BC3C92" w:rsidRPr="000C3638">
        <w:rPr>
          <w:rFonts w:cstheme="minorHAnsi"/>
          <w:b/>
          <w:i/>
        </w:rPr>
        <w:t xml:space="preserve"> bu_esg_work.pilar3_sat84_dref_tabaux6 </w:t>
      </w:r>
      <w:r w:rsidR="00DF57B7" w:rsidRPr="000C3638">
        <w:rPr>
          <w:rFonts w:cstheme="minorHAnsi"/>
        </w:rPr>
        <w:t>são</w:t>
      </w:r>
      <w:r w:rsidRPr="000C3638">
        <w:rPr>
          <w:rFonts w:cstheme="minorHAnsi"/>
        </w:rPr>
        <w:t xml:space="preserve"> gerada</w:t>
      </w:r>
      <w:r w:rsidR="00DF57B7" w:rsidRPr="000C3638">
        <w:rPr>
          <w:rFonts w:cstheme="minorHAnsi"/>
        </w:rPr>
        <w:t>s</w:t>
      </w:r>
      <w:r w:rsidRPr="000C3638">
        <w:rPr>
          <w:rFonts w:cstheme="minorHAnsi"/>
        </w:rPr>
        <w:t xml:space="preserve"> em cada exercício no qual se procede ao reporte do Satélite 84 (periodicidade semestral).</w:t>
      </w:r>
    </w:p>
    <w:p w14:paraId="280F4F65" w14:textId="77777777" w:rsidR="00A14CB4" w:rsidRPr="000C3638" w:rsidRDefault="00A14CB4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lastRenderedPageBreak/>
        <w:t>Aprovisionamento</w:t>
      </w:r>
    </w:p>
    <w:p w14:paraId="6E65918E" w14:textId="77777777" w:rsidR="00A14CB4" w:rsidRPr="000C3638" w:rsidRDefault="00A14CB4" w:rsidP="00911238">
      <w:pPr>
        <w:jc w:val="both"/>
        <w:rPr>
          <w:rFonts w:cstheme="minorHAnsi"/>
          <w:iCs/>
        </w:rPr>
      </w:pPr>
      <w:r w:rsidRPr="000C3638">
        <w:t xml:space="preserve">A tabela </w:t>
      </w:r>
      <w:r w:rsidRPr="000C3638">
        <w:rPr>
          <w:rFonts w:cstheme="minorHAnsi"/>
          <w:b/>
          <w:bCs/>
          <w:i/>
        </w:rPr>
        <w:t>bu_esg_work</w:t>
      </w:r>
      <w:r w:rsidR="00911238" w:rsidRPr="000C3638">
        <w:rPr>
          <w:rFonts w:cstheme="minorHAnsi"/>
          <w:b/>
          <w:bCs/>
          <w:i/>
        </w:rPr>
        <w:t>.Eligibity_racios_dref</w:t>
      </w:r>
      <w:r w:rsidR="00911238" w:rsidRPr="000C3638">
        <w:rPr>
          <w:rFonts w:cstheme="minorHAnsi"/>
          <w:iCs/>
        </w:rPr>
        <w:t xml:space="preserve"> </w:t>
      </w:r>
      <w:r w:rsidRPr="000C3638">
        <w:rPr>
          <w:rFonts w:cstheme="minorHAnsi"/>
          <w:iCs/>
        </w:rPr>
        <w:t>resulta de vários cruzamentos (</w:t>
      </w:r>
      <w:r w:rsidRPr="000C3638">
        <w:rPr>
          <w:rFonts w:cstheme="minorHAnsi"/>
          <w:i/>
        </w:rPr>
        <w:t>left join</w:t>
      </w:r>
      <w:r w:rsidRPr="000C3638">
        <w:rPr>
          <w:rFonts w:cstheme="minorHAnsi"/>
          <w:iCs/>
        </w:rPr>
        <w:t>) com as seguintes tabelas:</w:t>
      </w:r>
    </w:p>
    <w:p w14:paraId="498DF9CF" w14:textId="77777777" w:rsidR="00C2225C" w:rsidRPr="000C3638" w:rsidRDefault="00C2225C" w:rsidP="00787EE3">
      <w:pPr>
        <w:pStyle w:val="ListParagraph"/>
        <w:numPr>
          <w:ilvl w:val="0"/>
          <w:numId w:val="6"/>
        </w:numPr>
        <w:jc w:val="both"/>
        <w:rPr>
          <w:b/>
          <w:bCs/>
          <w:iCs/>
        </w:rPr>
      </w:pPr>
      <w:r w:rsidRPr="000C3638">
        <w:rPr>
          <w:iCs/>
        </w:rPr>
        <w:t>Obtenção do campo de marcação de NFRD</w:t>
      </w:r>
      <w:r w:rsidR="00F235A0" w:rsidRPr="000C3638">
        <w:rPr>
          <w:iCs/>
        </w:rPr>
        <w:t xml:space="preserve"> e rácios de alinhamento e elegibilidade</w:t>
      </w:r>
      <w:r w:rsidRPr="000C3638">
        <w:rPr>
          <w:iCs/>
        </w:rPr>
        <w:t xml:space="preserve"> por cliente, sendo efetuada a ligação da tabela </w:t>
      </w:r>
      <w:r w:rsidRPr="000C3638">
        <w:rPr>
          <w:b/>
          <w:bCs/>
          <w:i/>
        </w:rPr>
        <w:t>bu_esg_work.GAR_External_Data_dref</w:t>
      </w:r>
      <w:r w:rsidRPr="000C3638">
        <w:rPr>
          <w:b/>
          <w:bCs/>
          <w:iCs/>
        </w:rPr>
        <w:t xml:space="preserve"> </w:t>
      </w:r>
      <w:r w:rsidRPr="000C3638">
        <w:rPr>
          <w:iCs/>
        </w:rPr>
        <w:t xml:space="preserve">(tabela que resulta da importação do </w:t>
      </w:r>
      <w:r w:rsidRPr="000C3638">
        <w:rPr>
          <w:i/>
        </w:rPr>
        <w:t xml:space="preserve">input </w:t>
      </w:r>
      <w:r w:rsidRPr="000C3638">
        <w:rPr>
          <w:iCs/>
        </w:rPr>
        <w:t>corporativo) de modo a aferir quais os clientes aí presentes, tendo em conta as seguintes chaves de ligação</w:t>
      </w:r>
      <w:r w:rsidRPr="000C3638">
        <w:rPr>
          <w:rStyle w:val="FootnoteReference"/>
          <w:iCs/>
        </w:rPr>
        <w:footnoteReference w:id="8"/>
      </w:r>
      <w:r w:rsidRPr="000C3638">
        <w:rPr>
          <w:iCs/>
        </w:rPr>
        <w:t>:</w:t>
      </w:r>
    </w:p>
    <w:p w14:paraId="66B5528A" w14:textId="77777777" w:rsidR="0018092C" w:rsidRPr="000C3638" w:rsidRDefault="0018092C" w:rsidP="00787EE3">
      <w:pPr>
        <w:pStyle w:val="ListParagraph"/>
        <w:numPr>
          <w:ilvl w:val="1"/>
          <w:numId w:val="6"/>
        </w:numPr>
        <w:jc w:val="both"/>
        <w:rPr>
          <w:b/>
          <w:bCs/>
          <w:iCs/>
        </w:rPr>
      </w:pPr>
      <w:r w:rsidRPr="000C3638">
        <w:rPr>
          <w:iCs/>
        </w:rPr>
        <w:t xml:space="preserve">LEI Code: ligação com a tabela </w:t>
      </w:r>
      <w:r w:rsidRPr="000C3638">
        <w:rPr>
          <w:b/>
          <w:bCs/>
          <w:i/>
        </w:rPr>
        <w:t>cd_captools.ct003_univ_cli</w:t>
      </w:r>
      <w:r w:rsidRPr="000C3638">
        <w:rPr>
          <w:iCs/>
        </w:rPr>
        <w:t xml:space="preserve"> através do campo ‘</w:t>
      </w:r>
      <w:r w:rsidRPr="000C3638">
        <w:rPr>
          <w:i/>
        </w:rPr>
        <w:t>lei</w:t>
      </w:r>
      <w:r w:rsidRPr="000C3638">
        <w:rPr>
          <w:iCs/>
        </w:rPr>
        <w:t>’ da tabela corporativo e o campo ‘</w:t>
      </w:r>
      <w:r w:rsidRPr="000C3638">
        <w:rPr>
          <w:i/>
        </w:rPr>
        <w:t xml:space="preserve">clei’ </w:t>
      </w:r>
      <w:r w:rsidRPr="000C3638">
        <w:rPr>
          <w:iCs/>
        </w:rPr>
        <w:t>da CT003;</w:t>
      </w:r>
    </w:p>
    <w:p w14:paraId="552C57E4" w14:textId="77777777" w:rsidR="0018092C" w:rsidRPr="000C3638" w:rsidRDefault="0018092C" w:rsidP="00787EE3">
      <w:pPr>
        <w:pStyle w:val="ListParagraph"/>
        <w:numPr>
          <w:ilvl w:val="1"/>
          <w:numId w:val="6"/>
        </w:numPr>
        <w:jc w:val="both"/>
        <w:rPr>
          <w:iCs/>
        </w:rPr>
      </w:pPr>
      <w:r w:rsidRPr="000C3638">
        <w:rPr>
          <w:iCs/>
        </w:rPr>
        <w:t xml:space="preserve">KGL: ligação supletiva com as tabelas </w:t>
      </w:r>
      <w:r w:rsidRPr="000C3638">
        <w:rPr>
          <w:b/>
          <w:bCs/>
          <w:i/>
        </w:rPr>
        <w:t xml:space="preserve">cd_riscos.rstf159_rating_interno </w:t>
      </w:r>
      <w:r w:rsidRPr="000C3638">
        <w:rPr>
          <w:iCs/>
        </w:rPr>
        <w:t>(filtrada pela data de referência através do campo ‘</w:t>
      </w:r>
      <w:r w:rsidRPr="000C3638">
        <w:rPr>
          <w:i/>
        </w:rPr>
        <w:t>data_date_part</w:t>
      </w:r>
      <w:r w:rsidRPr="000C3638">
        <w:rPr>
          <w:iCs/>
        </w:rPr>
        <w:t xml:space="preserve">’ e por </w:t>
      </w:r>
      <w:r w:rsidRPr="000C3638">
        <w:rPr>
          <w:i/>
        </w:rPr>
        <w:t xml:space="preserve">trim(ccliente) not in </w:t>
      </w:r>
      <w:r w:rsidRPr="000C3638">
        <w:rPr>
          <w:iCs/>
        </w:rPr>
        <w:t>('','#'), de modo a obter os campos de cruzamento ‘</w:t>
      </w:r>
      <w:r w:rsidRPr="000C3638">
        <w:rPr>
          <w:i/>
        </w:rPr>
        <w:t>centlegal</w:t>
      </w:r>
      <w:r w:rsidRPr="000C3638">
        <w:rPr>
          <w:iCs/>
        </w:rPr>
        <w:t>’ ou ‘</w:t>
      </w:r>
      <w:r w:rsidRPr="000C3638">
        <w:rPr>
          <w:i/>
        </w:rPr>
        <w:t>cgrupo</w:t>
      </w:r>
      <w:r w:rsidRPr="000C3638">
        <w:rPr>
          <w:iCs/>
        </w:rPr>
        <w:t xml:space="preserve">’), </w:t>
      </w:r>
      <w:r w:rsidRPr="000C3638">
        <w:rPr>
          <w:b/>
          <w:bCs/>
          <w:i/>
        </w:rPr>
        <w:t>cd_captools.ct070_univ_gr_cli/ cd_captools.ct071_rwa_gr_ec</w:t>
      </w:r>
      <w:r w:rsidRPr="000C3638">
        <w:rPr>
          <w:iCs/>
        </w:rPr>
        <w:t xml:space="preserve"> (ambas filtradas pela data de referência através do campo ‘</w:t>
      </w:r>
      <w:r w:rsidRPr="000C3638">
        <w:rPr>
          <w:i/>
        </w:rPr>
        <w:t>ref_date</w:t>
      </w:r>
      <w:r w:rsidRPr="000C3638">
        <w:rPr>
          <w:iCs/>
        </w:rPr>
        <w:t xml:space="preserve">’ e CT070 por </w:t>
      </w:r>
      <w:r w:rsidRPr="000C3638">
        <w:rPr>
          <w:i/>
        </w:rPr>
        <w:t>tipo_relacao</w:t>
      </w:r>
      <w:r w:rsidRPr="000C3638">
        <w:rPr>
          <w:iCs/>
        </w:rPr>
        <w:t xml:space="preserve"> = ‘CONTROLO’ e ligadas por ‘</w:t>
      </w:r>
      <w:r w:rsidRPr="000C3638">
        <w:rPr>
          <w:i/>
        </w:rPr>
        <w:t>zgrupo</w:t>
      </w:r>
      <w:r w:rsidRPr="000C3638">
        <w:rPr>
          <w:iCs/>
        </w:rPr>
        <w:t>’, extraindo o campo de cruzamento ‘</w:t>
      </w:r>
      <w:r w:rsidRPr="000C3638">
        <w:rPr>
          <w:i/>
        </w:rPr>
        <w:t>kgl5</w:t>
      </w:r>
      <w:r w:rsidRPr="000C3638">
        <w:rPr>
          <w:iCs/>
        </w:rPr>
        <w:t xml:space="preserve">’) e </w:t>
      </w:r>
      <w:r w:rsidRPr="000C3638">
        <w:rPr>
          <w:b/>
          <w:bCs/>
          <w:i/>
        </w:rPr>
        <w:t>bu_esg_work.p3_Client_Data_JQUEST</w:t>
      </w:r>
      <w:r w:rsidRPr="000C3638">
        <w:rPr>
          <w:rStyle w:val="FootnoteReference"/>
          <w:b/>
          <w:bCs/>
          <w:i/>
        </w:rPr>
        <w:footnoteReference w:id="9"/>
      </w:r>
      <w:r w:rsidRPr="000C3638">
        <w:rPr>
          <w:b/>
          <w:bCs/>
          <w:iCs/>
        </w:rPr>
        <w:t xml:space="preserve"> </w:t>
      </w:r>
      <w:r w:rsidRPr="000C3638">
        <w:rPr>
          <w:iCs/>
        </w:rPr>
        <w:t>(campos ‘</w:t>
      </w:r>
      <w:r w:rsidRPr="000C3638">
        <w:rPr>
          <w:i/>
        </w:rPr>
        <w:t>cptyparent_code</w:t>
      </w:r>
      <w:r w:rsidRPr="000C3638">
        <w:rPr>
          <w:iCs/>
        </w:rPr>
        <w:t>’ ou ‘</w:t>
      </w:r>
      <w:r w:rsidRPr="000C3638">
        <w:rPr>
          <w:i/>
        </w:rPr>
        <w:t>cptylastparent_code</w:t>
      </w:r>
      <w:r w:rsidRPr="000C3638">
        <w:rPr>
          <w:iCs/>
        </w:rPr>
        <w:t>’),</w:t>
      </w:r>
      <w:r w:rsidRPr="000C3638">
        <w:rPr>
          <w:iCs/>
        </w:rPr>
        <w:tab/>
        <w:t xml:space="preserve"> através do campo ‘</w:t>
      </w:r>
      <w:r w:rsidRPr="000C3638">
        <w:rPr>
          <w:i/>
        </w:rPr>
        <w:t>glcs</w:t>
      </w:r>
      <w:r w:rsidRPr="000C3638">
        <w:rPr>
          <w:iCs/>
        </w:rPr>
        <w:t>’ da tabela corporativa.</w:t>
      </w:r>
    </w:p>
    <w:p w14:paraId="2134A4EA" w14:textId="77777777" w:rsidR="00DF57B7" w:rsidRPr="000C3638" w:rsidRDefault="00DF57B7" w:rsidP="00DF57B7">
      <w:pPr>
        <w:jc w:val="both"/>
        <w:rPr>
          <w:iCs/>
        </w:rPr>
      </w:pPr>
      <w:r w:rsidRPr="000C3638">
        <w:rPr>
          <w:iCs/>
        </w:rPr>
        <w:t xml:space="preserve">A tabela </w:t>
      </w:r>
      <w:r w:rsidRPr="000C3638">
        <w:rPr>
          <w:rFonts w:cstheme="minorHAnsi"/>
          <w:b/>
          <w:i/>
        </w:rPr>
        <w:t xml:space="preserve">bu_esg_work.pilar3_sat84_dref_tabaux5 </w:t>
      </w:r>
      <w:r w:rsidRPr="000C3638">
        <w:rPr>
          <w:rFonts w:cstheme="minorHAnsi"/>
        </w:rPr>
        <w:t>re</w:t>
      </w:r>
      <w:r w:rsidR="008D4D65" w:rsidRPr="000C3638">
        <w:rPr>
          <w:rFonts w:cstheme="minorHAnsi"/>
        </w:rPr>
        <w:t>sulta do cruzamento (</w:t>
      </w:r>
      <w:r w:rsidR="008D4D65" w:rsidRPr="000C3638">
        <w:rPr>
          <w:rFonts w:cstheme="minorHAnsi"/>
          <w:i/>
        </w:rPr>
        <w:t>left join</w:t>
      </w:r>
      <w:r w:rsidR="008D4D65" w:rsidRPr="000C3638">
        <w:rPr>
          <w:rFonts w:cstheme="minorHAnsi"/>
        </w:rPr>
        <w:t>) entre a tabela criada no subcapítulo anterior (</w:t>
      </w:r>
      <w:r w:rsidR="00F84014" w:rsidRPr="000C3638">
        <w:rPr>
          <w:rFonts w:cstheme="minorHAnsi"/>
          <w:b/>
          <w:i/>
        </w:rPr>
        <w:t>bu_esg_work.pilar3_sat84_dref_tabaux4</w:t>
      </w:r>
      <w:r w:rsidR="008D4D65" w:rsidRPr="000C3638">
        <w:rPr>
          <w:rFonts w:cstheme="minorHAnsi"/>
        </w:rPr>
        <w:t>)</w:t>
      </w:r>
      <w:r w:rsidR="00F84014" w:rsidRPr="000C3638">
        <w:rPr>
          <w:rFonts w:cstheme="minorHAnsi"/>
        </w:rPr>
        <w:t xml:space="preserve"> e a tabela criada no ponto imediatamente anterior (</w:t>
      </w:r>
      <w:r w:rsidR="00F84014" w:rsidRPr="000C3638">
        <w:rPr>
          <w:rFonts w:cstheme="minorHAnsi"/>
          <w:b/>
          <w:i/>
        </w:rPr>
        <w:t>bu_esg_work.Eligibity_racios_dref</w:t>
      </w:r>
      <w:r w:rsidR="00F84014" w:rsidRPr="000C3638">
        <w:rPr>
          <w:rFonts w:cstheme="minorHAnsi"/>
        </w:rPr>
        <w:t>), por via do campo ‘</w:t>
      </w:r>
      <w:r w:rsidR="00F84014" w:rsidRPr="000C3638">
        <w:rPr>
          <w:rFonts w:cstheme="minorHAnsi"/>
          <w:i/>
        </w:rPr>
        <w:t>zcliente</w:t>
      </w:r>
      <w:r w:rsidR="00F84014" w:rsidRPr="000C3638">
        <w:rPr>
          <w:rFonts w:cstheme="minorHAnsi"/>
        </w:rPr>
        <w:t xml:space="preserve">’ de ambas as </w:t>
      </w:r>
      <w:r w:rsidR="00AA20B2" w:rsidRPr="000C3638">
        <w:rPr>
          <w:rFonts w:cstheme="minorHAnsi"/>
        </w:rPr>
        <w:t>tabelas</w:t>
      </w:r>
      <w:r w:rsidR="00F84014" w:rsidRPr="000C3638">
        <w:rPr>
          <w:rFonts w:cstheme="minorHAnsi"/>
        </w:rPr>
        <w:t>.</w:t>
      </w:r>
      <w:r w:rsidR="008D6D5E" w:rsidRPr="000C3638">
        <w:rPr>
          <w:rFonts w:cstheme="minorHAnsi"/>
        </w:rPr>
        <w:t xml:space="preserve"> </w:t>
      </w:r>
      <w:r w:rsidR="00DC7CFC" w:rsidRPr="000C3638">
        <w:rPr>
          <w:rFonts w:cstheme="minorHAnsi"/>
        </w:rPr>
        <w:t xml:space="preserve">Tal cruzamento possibilitará </w:t>
      </w:r>
      <w:r w:rsidR="00B721EE" w:rsidRPr="000C3638">
        <w:rPr>
          <w:rFonts w:cstheme="minorHAnsi"/>
        </w:rPr>
        <w:t>a obtenção do valor dos rácios de elegibilidade e alinhamento, posteriormente usados para calcular o montante elegível e alinhado associado a cada contrato.</w:t>
      </w:r>
    </w:p>
    <w:p w14:paraId="7BA76BBD" w14:textId="77777777" w:rsidR="00C2225C" w:rsidRPr="000C3638" w:rsidRDefault="00BC3C92" w:rsidP="00911238">
      <w:pPr>
        <w:jc w:val="both"/>
        <w:rPr>
          <w:rFonts w:cstheme="minorHAnsi"/>
          <w:iCs/>
        </w:rPr>
      </w:pPr>
      <w:r w:rsidRPr="000C3638">
        <w:rPr>
          <w:rFonts w:cstheme="minorHAnsi"/>
          <w:iCs/>
        </w:rPr>
        <w:t xml:space="preserve">A tabela </w:t>
      </w:r>
      <w:r w:rsidRPr="000C3638">
        <w:rPr>
          <w:rFonts w:cstheme="minorHAnsi"/>
          <w:b/>
          <w:i/>
        </w:rPr>
        <w:t>bu_esg_work.pilar3_sat84_dref_tabaux6</w:t>
      </w:r>
      <w:r w:rsidR="000F5645" w:rsidRPr="000C3638">
        <w:rPr>
          <w:rFonts w:cstheme="minorHAnsi"/>
          <w:b/>
          <w:i/>
        </w:rPr>
        <w:t xml:space="preserve"> </w:t>
      </w:r>
      <w:r w:rsidR="000F5645" w:rsidRPr="000C3638">
        <w:rPr>
          <w:rFonts w:cstheme="minorHAnsi"/>
        </w:rPr>
        <w:t>é gerada a partir da tabela</w:t>
      </w:r>
      <w:r w:rsidR="000F5645" w:rsidRPr="000C3638">
        <w:rPr>
          <w:rFonts w:cstheme="minorHAnsi"/>
          <w:b/>
        </w:rPr>
        <w:t xml:space="preserve"> </w:t>
      </w:r>
      <w:r w:rsidR="000F5645" w:rsidRPr="000C3638">
        <w:rPr>
          <w:rFonts w:cstheme="minorHAnsi"/>
          <w:b/>
          <w:i/>
        </w:rPr>
        <w:t>bu_esg_work.pilar3_sat84_dref_tabaux5</w:t>
      </w:r>
      <w:r w:rsidR="000F5645" w:rsidRPr="000C3638">
        <w:rPr>
          <w:rFonts w:cstheme="minorHAnsi"/>
        </w:rPr>
        <w:t xml:space="preserve">, sendo apenas </w:t>
      </w:r>
      <w:r w:rsidR="00C841A7" w:rsidRPr="000C3638">
        <w:rPr>
          <w:rFonts w:cstheme="minorHAnsi"/>
        </w:rPr>
        <w:t xml:space="preserve">efetuado o </w:t>
      </w:r>
      <w:r w:rsidR="000F5645" w:rsidRPr="000C3638">
        <w:rPr>
          <w:rFonts w:cstheme="minorHAnsi"/>
        </w:rPr>
        <w:t xml:space="preserve">mapeamentos </w:t>
      </w:r>
      <w:r w:rsidR="00C841A7" w:rsidRPr="000C3638">
        <w:rPr>
          <w:rFonts w:cstheme="minorHAnsi"/>
        </w:rPr>
        <w:t>de métricas auxiliares de marcação ESG (como</w:t>
      </w:r>
      <w:r w:rsidR="006816D1" w:rsidRPr="000C3638">
        <w:rPr>
          <w:rFonts w:cstheme="minorHAnsi"/>
        </w:rPr>
        <w:t xml:space="preserve"> por exemplo ‘</w:t>
      </w:r>
      <w:r w:rsidR="006816D1" w:rsidRPr="000C3638">
        <w:rPr>
          <w:rFonts w:cstheme="minorHAnsi"/>
          <w:i/>
        </w:rPr>
        <w:t>specialised_lending</w:t>
      </w:r>
      <w:r w:rsidR="006816D1" w:rsidRPr="000C3638">
        <w:rPr>
          <w:rFonts w:cstheme="minorHAnsi"/>
        </w:rPr>
        <w:t>’ e ‘</w:t>
      </w:r>
      <w:r w:rsidR="006816D1" w:rsidRPr="000C3638">
        <w:rPr>
          <w:rFonts w:cstheme="minorHAnsi"/>
          <w:i/>
        </w:rPr>
        <w:t>purpose_esg</w:t>
      </w:r>
      <w:r w:rsidR="006816D1" w:rsidRPr="000C3638">
        <w:rPr>
          <w:rFonts w:cstheme="minorHAnsi"/>
        </w:rPr>
        <w:t>’)</w:t>
      </w:r>
      <w:r w:rsidR="00C841A7" w:rsidRPr="000C3638">
        <w:rPr>
          <w:rFonts w:cstheme="minorHAnsi"/>
        </w:rPr>
        <w:t>.</w:t>
      </w:r>
    </w:p>
    <w:p w14:paraId="60DD1D7B" w14:textId="77777777" w:rsidR="00A14CB4" w:rsidRPr="000C3638" w:rsidRDefault="00A14CB4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Detalhe dos Campos</w:t>
      </w:r>
    </w:p>
    <w:p w14:paraId="1DC0E036" w14:textId="77777777" w:rsidR="00A14CB4" w:rsidRPr="000C3638" w:rsidRDefault="00A14CB4" w:rsidP="00A14CB4">
      <w:pPr>
        <w:jc w:val="both"/>
        <w:rPr>
          <w:rFonts w:cstheme="minorHAnsi"/>
        </w:rPr>
      </w:pPr>
      <w:r w:rsidRPr="000C3638">
        <w:rPr>
          <w:rFonts w:cstheme="minorHAnsi"/>
        </w:rPr>
        <w:t>A</w:t>
      </w:r>
      <w:r w:rsidR="006816D1" w:rsidRPr="000C3638">
        <w:rPr>
          <w:rFonts w:cstheme="minorHAnsi"/>
        </w:rPr>
        <w:t>s</w:t>
      </w:r>
      <w:r w:rsidRPr="000C3638">
        <w:rPr>
          <w:rFonts w:cstheme="minorHAnsi"/>
        </w:rPr>
        <w:t xml:space="preserve"> tabela</w:t>
      </w:r>
      <w:r w:rsidR="006816D1" w:rsidRPr="000C3638">
        <w:rPr>
          <w:rFonts w:cstheme="minorHAnsi"/>
        </w:rPr>
        <w:t>s</w:t>
      </w:r>
      <w:r w:rsidRPr="000C3638">
        <w:rPr>
          <w:rFonts w:cstheme="minorHAnsi"/>
        </w:rPr>
        <w:t xml:space="preserve"> </w:t>
      </w:r>
      <w:r w:rsidR="006816D1" w:rsidRPr="000C3638">
        <w:rPr>
          <w:rFonts w:cstheme="minorHAnsi"/>
          <w:b/>
          <w:bCs/>
          <w:i/>
        </w:rPr>
        <w:t>bu_esg_work.Eligibity_racios_dref</w:t>
      </w:r>
      <w:r w:rsidR="006816D1" w:rsidRPr="000C3638">
        <w:rPr>
          <w:rFonts w:cstheme="minorHAnsi"/>
        </w:rPr>
        <w:t xml:space="preserve">, </w:t>
      </w:r>
      <w:r w:rsidR="006816D1" w:rsidRPr="000C3638">
        <w:rPr>
          <w:rFonts w:cstheme="minorHAnsi"/>
          <w:b/>
          <w:i/>
        </w:rPr>
        <w:t xml:space="preserve">bu_esg_work.pilar3_sat84_dref_tabaux5  </w:t>
      </w:r>
      <w:r w:rsidR="006816D1" w:rsidRPr="000C3638">
        <w:rPr>
          <w:rFonts w:cstheme="minorHAnsi"/>
        </w:rPr>
        <w:t>e</w:t>
      </w:r>
      <w:r w:rsidR="006816D1" w:rsidRPr="000C3638">
        <w:rPr>
          <w:rFonts w:cstheme="minorHAnsi"/>
          <w:b/>
          <w:i/>
        </w:rPr>
        <w:t xml:space="preserve"> bu_esg_work.pilar3_sat84_dref_tabaux6 </w:t>
      </w:r>
      <w:r w:rsidRPr="000C3638">
        <w:rPr>
          <w:rFonts w:cstheme="minorHAnsi"/>
        </w:rPr>
        <w:t xml:space="preserve">e os seus atributos são detalhados </w:t>
      </w:r>
      <w:r w:rsidRPr="000C3638">
        <w:rPr>
          <w:rFonts w:cstheme="minorHAnsi"/>
          <w:i/>
          <w:iCs/>
        </w:rPr>
        <w:t>infra</w:t>
      </w:r>
      <w:r w:rsidRPr="000C3638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14CB4" w:rsidRPr="000C3638" w14:paraId="0E816AF6" w14:textId="77777777" w:rsidTr="002E41B6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B663A02" w14:textId="77777777" w:rsidR="00A14CB4" w:rsidRPr="000C3638" w:rsidRDefault="00A14CB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lastRenderedPageBreak/>
              <w:t>Campos</w:t>
            </w:r>
            <w:r w:rsidRPr="000C3638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</w:t>
            </w:r>
            <w:r w:rsidR="002F40D9" w:rsidRPr="000C3638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</w:t>
            </w:r>
            <w:r w:rsidRPr="000C3638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tabela</w:t>
            </w:r>
            <w:r w:rsidR="002F40D9" w:rsidRPr="000C3638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BCC0FA7" w14:textId="77777777" w:rsidR="00A14CB4" w:rsidRPr="000C3638" w:rsidRDefault="00A14CB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14CB4" w:rsidRPr="000C3638" w14:paraId="0DCD8A1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5F12B6C" w14:textId="77777777" w:rsidR="00A14CB4" w:rsidRPr="000C3638" w:rsidRDefault="007B713D" w:rsidP="002E41B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01B8FB8" w14:textId="77777777" w:rsidR="007B713D" w:rsidRPr="000C3638" w:rsidRDefault="007B713D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soc. de contraparte.</w:t>
            </w:r>
          </w:p>
          <w:p w14:paraId="1C657C9C" w14:textId="77777777" w:rsidR="007B713D" w:rsidRPr="000C3638" w:rsidRDefault="007B713D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C6A1C53" w14:textId="77777777" w:rsidR="00A14CB4" w:rsidRPr="000C3638" w:rsidRDefault="007B713D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bu_esg_work.pilar3_sar84_dref_tabaux4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A14CB4" w:rsidRPr="000C3638" w14:paraId="098B9B7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136C05D" w14:textId="77777777" w:rsidR="00A14CB4" w:rsidRPr="000C3638" w:rsidRDefault="007B713D" w:rsidP="002E41B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idcomb_satelite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7E71DF" w14:textId="77777777" w:rsidR="007B713D" w:rsidRPr="000C3638" w:rsidRDefault="007B713D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="005B0ED5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5B0ED5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contabilístico do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Satélite.</w:t>
            </w:r>
          </w:p>
          <w:p w14:paraId="29E359CB" w14:textId="77777777" w:rsidR="007B713D" w:rsidRPr="000C3638" w:rsidRDefault="007B713D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1F89C29" w14:textId="77777777" w:rsidR="00A14CB4" w:rsidRPr="000C3638" w:rsidRDefault="007B713D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bu_esg_work.pilar3_sar84_dref_tabaux4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A14CB4" w:rsidRPr="000C3638" w14:paraId="5B55C42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D75A5A" w14:textId="77777777" w:rsidR="00A14CB4" w:rsidRPr="000C3638" w:rsidRDefault="007B713D" w:rsidP="002E41B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FB204CA" w14:textId="77777777" w:rsidR="007B713D" w:rsidRPr="000C3638" w:rsidRDefault="007B713D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B6E87E9" w14:textId="77777777" w:rsidR="007B713D" w:rsidRPr="000C3638" w:rsidRDefault="007B713D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A60B6E9" w14:textId="77777777" w:rsidR="00A14CB4" w:rsidRPr="000C3638" w:rsidRDefault="007B713D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bu_esg_work.pilar3_sar84_dref_tabaux4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B713D" w:rsidRPr="000C3638" w14:paraId="60B1D8D7" w14:textId="77777777" w:rsidTr="007B713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52551A" w14:textId="77777777" w:rsidR="007B713D" w:rsidRPr="000C3638" w:rsidRDefault="007B713D" w:rsidP="007B713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5976683" w14:textId="77777777" w:rsidR="007B713D" w:rsidRPr="000C3638" w:rsidRDefault="007B713D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44A5E6" w14:textId="77777777" w:rsidR="007B713D" w:rsidRPr="000C3638" w:rsidRDefault="007B713D" w:rsidP="007B713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709D617C" w14:textId="77777777" w:rsidR="007B713D" w:rsidRPr="000C3638" w:rsidRDefault="007B713D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bu_esg_work.pilar3_sar84_dref_tabaux4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B713D" w:rsidRPr="000C3638" w14:paraId="09AA7165" w14:textId="77777777" w:rsidTr="007B713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1D8A79E" w14:textId="77777777" w:rsidR="007B713D" w:rsidRPr="000C3638" w:rsidRDefault="007B713D" w:rsidP="007B713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cnumecta_ct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A32760" w14:textId="77777777" w:rsidR="007B713D" w:rsidRPr="000C3638" w:rsidRDefault="007B713D" w:rsidP="007B713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Número de conta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  <w:p w14:paraId="012A5297" w14:textId="77777777" w:rsidR="007B713D" w:rsidRPr="000C3638" w:rsidRDefault="007B713D" w:rsidP="007B713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4FAF0D9F" w14:textId="77777777" w:rsidR="007B713D" w:rsidRPr="000C3638" w:rsidRDefault="007B713D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bu_esg_work.pilar3_sar84_dref_tabaux4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B713D" w:rsidRPr="000C3638" w14:paraId="56553757" w14:textId="77777777" w:rsidTr="007B713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ACCEC75" w14:textId="77777777" w:rsidR="007B713D" w:rsidRPr="000C3638" w:rsidRDefault="007B713D" w:rsidP="007B713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982A41" w14:textId="77777777" w:rsidR="007B713D" w:rsidRPr="000C3638" w:rsidRDefault="007B713D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depósito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 xml:space="preserve"> Master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299F33B" w14:textId="77777777" w:rsidR="007B713D" w:rsidRPr="000C3638" w:rsidRDefault="007B713D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714DC53" w14:textId="77777777" w:rsidR="007B713D" w:rsidRPr="000C3638" w:rsidRDefault="007B713D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bu_esg_work.pilar3_sar84_dref_tabaux4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B713D" w:rsidRPr="000C3638" w14:paraId="25BA2D79" w14:textId="77777777" w:rsidTr="007B713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E38E09F" w14:textId="77777777" w:rsidR="007B713D" w:rsidRPr="000C3638" w:rsidRDefault="007B713D" w:rsidP="007B713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cod_ajust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0DE957" w14:textId="77777777" w:rsidR="007B713D" w:rsidRPr="000C3638" w:rsidRDefault="007B713D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Cód. de ajuste contabilístico.</w:t>
            </w:r>
          </w:p>
          <w:p w14:paraId="3BBD5D36" w14:textId="77777777" w:rsidR="007B713D" w:rsidRPr="000C3638" w:rsidRDefault="007B713D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AADB9B4" w14:textId="77777777" w:rsidR="007B713D" w:rsidRPr="000C3638" w:rsidRDefault="007B713D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bu_esg_work.pilar3_sar84_dref_tabaux4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B713D" w:rsidRPr="000C3638" w14:paraId="66CF9FE8" w14:textId="77777777" w:rsidTr="007B713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26F30D4" w14:textId="77777777" w:rsidR="007B713D" w:rsidRPr="000C3638" w:rsidRDefault="007B713D" w:rsidP="007B713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saldo_ct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EB125DC" w14:textId="77777777" w:rsidR="007B713D" w:rsidRPr="000C3638" w:rsidRDefault="007B713D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 contabilístico.</w:t>
            </w:r>
          </w:p>
          <w:p w14:paraId="5D0631AD" w14:textId="77777777" w:rsidR="007B713D" w:rsidRPr="000C3638" w:rsidRDefault="007B713D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1ACA1FF" w14:textId="77777777" w:rsidR="007B713D" w:rsidRPr="000C3638" w:rsidRDefault="007B713D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bu_esg_work.pilar3_sar84_dref_tabaux4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B713D" w:rsidRPr="000C3638" w14:paraId="2C97D203" w14:textId="77777777" w:rsidTr="007B713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636732E" w14:textId="77777777" w:rsidR="007B713D" w:rsidRPr="000C3638" w:rsidRDefault="007B713D" w:rsidP="007B713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setor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1ED74C4" w14:textId="77777777" w:rsidR="006E397B" w:rsidRPr="000C3638" w:rsidRDefault="006E397B" w:rsidP="006E397B">
            <w:pPr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0C3638">
              <w:rPr>
                <w:rFonts w:cstheme="minorHAnsi"/>
                <w:iCs/>
                <w:sz w:val="18"/>
                <w:szCs w:val="18"/>
              </w:rPr>
              <w:t>Indicação do setor da operação.</w:t>
            </w:r>
          </w:p>
          <w:p w14:paraId="7DA560DC" w14:textId="77777777" w:rsidR="007B713D" w:rsidRPr="000C3638" w:rsidRDefault="007B713D" w:rsidP="007B713D">
            <w:pPr>
              <w:spacing w:after="0" w:line="240" w:lineRule="auto"/>
              <w:rPr>
                <w:rFonts w:cstheme="minorHAnsi"/>
                <w:iCs/>
              </w:rPr>
            </w:pPr>
          </w:p>
          <w:p w14:paraId="4C81DA12" w14:textId="77777777" w:rsidR="007B713D" w:rsidRPr="000C3638" w:rsidRDefault="007B713D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bu_esg_work.pilar3_sar84_dref_tabaux4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B713D" w:rsidRPr="000C3638" w14:paraId="353CEA4B" w14:textId="77777777" w:rsidTr="007B713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7607F07" w14:textId="77777777" w:rsidR="007B713D" w:rsidRPr="000C3638" w:rsidRDefault="007B713D" w:rsidP="007B713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33_counterparty_type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F60364" w14:textId="77777777" w:rsidR="007B713D" w:rsidRPr="000C3638" w:rsidRDefault="007B713D" w:rsidP="007B713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Tipo de contraparte.</w:t>
            </w:r>
          </w:p>
          <w:p w14:paraId="17ECD09F" w14:textId="77777777" w:rsidR="007B713D" w:rsidRPr="000C3638" w:rsidRDefault="007B713D" w:rsidP="007B713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730C2D90" w14:textId="77777777" w:rsidR="007B713D" w:rsidRPr="000C3638" w:rsidRDefault="007B713D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bu_esg_work.pilar3_sar84_dref_tabaux4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B713D" w:rsidRPr="000C3638" w14:paraId="0C485F04" w14:textId="77777777" w:rsidTr="007B713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F5182F" w14:textId="77777777" w:rsidR="007B713D" w:rsidRPr="000C3638" w:rsidRDefault="007B713D" w:rsidP="007B713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29_flag_specialised_lending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1ADB437" w14:textId="77777777" w:rsidR="007B713D" w:rsidRPr="000C3638" w:rsidRDefault="007B713D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valor 1 caso se trate de um o contrato de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Project Finance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0 caso contrário.</w:t>
            </w:r>
          </w:p>
          <w:p w14:paraId="5FE7869C" w14:textId="77777777" w:rsidR="007B713D" w:rsidRPr="000C3638" w:rsidRDefault="007B713D" w:rsidP="007B713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5023E656" w14:textId="77777777" w:rsidR="007B713D" w:rsidRPr="000C3638" w:rsidRDefault="007B713D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bu_esg_work.pilar3_sar84_dref_tabaux4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B713D" w:rsidRPr="000C3638" w14:paraId="6AF4688F" w14:textId="77777777" w:rsidTr="007B713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71D3E6" w14:textId="77777777" w:rsidR="007B713D" w:rsidRPr="000C3638" w:rsidRDefault="001C0CEE" w:rsidP="007B713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CDB0847" w14:textId="77777777" w:rsidR="001C0CEE" w:rsidRPr="000C3638" w:rsidRDefault="001C0CEE" w:rsidP="001C0CE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 saldo contabilístico que corresponde ao bem imóvel.</w:t>
            </w:r>
          </w:p>
          <w:p w14:paraId="59D970F2" w14:textId="77777777" w:rsidR="001C0CEE" w:rsidRPr="000C3638" w:rsidRDefault="001C0CEE" w:rsidP="001C0CE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5CED600" w14:textId="77777777" w:rsidR="007B713D" w:rsidRPr="000C3638" w:rsidRDefault="001C0CEE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</w:t>
            </w:r>
            <w:r w:rsidR="00F73E6C"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4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B713D" w:rsidRPr="000C3638" w14:paraId="5BADD149" w14:textId="77777777" w:rsidTr="007B713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D5C1662" w14:textId="77777777" w:rsidR="007B713D" w:rsidRPr="000C3638" w:rsidRDefault="001C0CEE" w:rsidP="007B713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0D37EC1" w14:textId="77777777" w:rsidR="001C0CEE" w:rsidRPr="000C3638" w:rsidRDefault="001C0CEE" w:rsidP="001C0CEE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0C3638">
              <w:rPr>
                <w:rFonts w:cs="Calibri"/>
                <w:color w:val="000000"/>
                <w:sz w:val="18"/>
                <w:szCs w:val="18"/>
              </w:rPr>
              <w:t xml:space="preserve">Código do Cliente. </w:t>
            </w:r>
          </w:p>
          <w:p w14:paraId="1CB25ABA" w14:textId="77777777" w:rsidR="001C0CEE" w:rsidRPr="000C3638" w:rsidRDefault="001C0CEE" w:rsidP="001C0CE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14F5649" w14:textId="77777777" w:rsidR="007B713D" w:rsidRPr="000C3638" w:rsidRDefault="001C0CEE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</w:t>
            </w:r>
            <w:r w:rsidR="00F73E6C"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4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B713D" w:rsidRPr="000C3638" w14:paraId="312718F8" w14:textId="77777777" w:rsidTr="007B713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642C226" w14:textId="77777777" w:rsidR="007B713D" w:rsidRPr="000C3638" w:rsidRDefault="001C0CEE" w:rsidP="007B713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ckbalbem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A1F0EEF" w14:textId="77777777" w:rsidR="001C0CEE" w:rsidRPr="000C3638" w:rsidRDefault="001C0CEE" w:rsidP="001C0CE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balcão do bem.</w:t>
            </w:r>
          </w:p>
          <w:p w14:paraId="548CCC93" w14:textId="77777777" w:rsidR="001C0CEE" w:rsidRPr="000C3638" w:rsidRDefault="001C0CEE" w:rsidP="001C0CE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89116DE" w14:textId="77777777" w:rsidR="007B713D" w:rsidRPr="000C3638" w:rsidRDefault="001C0CEE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</w:t>
            </w:r>
            <w:r w:rsidR="00F73E6C"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4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B713D" w:rsidRPr="000C3638" w14:paraId="66ACD81F" w14:textId="77777777" w:rsidTr="007B713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3F59F29" w14:textId="77777777" w:rsidR="007B713D" w:rsidRPr="000C3638" w:rsidRDefault="001C0CEE" w:rsidP="007B713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ckctabem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0E7C328" w14:textId="77777777" w:rsidR="001C0CEE" w:rsidRPr="000C3638" w:rsidRDefault="001C0CEE" w:rsidP="001C0CE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 do bem</w:t>
            </w:r>
          </w:p>
          <w:p w14:paraId="1636B884" w14:textId="77777777" w:rsidR="001C0CEE" w:rsidRPr="000C3638" w:rsidRDefault="001C0CEE" w:rsidP="001C0CE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515168" w14:textId="77777777" w:rsidR="007B713D" w:rsidRPr="000C3638" w:rsidRDefault="001C0CEE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</w:t>
            </w:r>
            <w:r w:rsidR="00F73E6C"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4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B713D" w:rsidRPr="000C3638" w14:paraId="388349D1" w14:textId="77777777" w:rsidTr="007B713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FEC1932" w14:textId="77777777" w:rsidR="007B713D" w:rsidRPr="000C3638" w:rsidRDefault="001C0CEE" w:rsidP="007B713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ckrefbem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F8F5745" w14:textId="77777777" w:rsidR="001C0CEE" w:rsidRPr="000C3638" w:rsidRDefault="001C0CEE" w:rsidP="001C0CE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Número de referência do bem.</w:t>
            </w:r>
          </w:p>
          <w:p w14:paraId="6913F68A" w14:textId="77777777" w:rsidR="001C0CEE" w:rsidRPr="000C3638" w:rsidRDefault="001C0CEE" w:rsidP="001C0CE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3DE5EB5E" w14:textId="77777777" w:rsidR="007B713D" w:rsidRPr="000C3638" w:rsidRDefault="001C0CEE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</w:t>
            </w:r>
            <w:r w:rsidR="00F73E6C"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4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B713D" w:rsidRPr="000C3638" w14:paraId="0653D8B0" w14:textId="77777777" w:rsidTr="007B713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FB3BA82" w14:textId="77777777" w:rsidR="007B713D" w:rsidRPr="000C3638" w:rsidRDefault="001C0CEE" w:rsidP="007B713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clase_energetica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06D010" w14:textId="77777777" w:rsidR="001C0CEE" w:rsidRPr="000C3638" w:rsidRDefault="001C0CEE" w:rsidP="001C0CE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Certificado energético do imóvel.</w:t>
            </w:r>
          </w:p>
          <w:p w14:paraId="1968D08E" w14:textId="77777777" w:rsidR="001C0CEE" w:rsidRPr="000C3638" w:rsidRDefault="001C0CEE" w:rsidP="001C0CE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651589C9" w14:textId="77777777" w:rsidR="007B713D" w:rsidRPr="000C3638" w:rsidRDefault="001C0CEE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</w:t>
            </w:r>
            <w:r w:rsidR="00F73E6C"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4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B713D" w:rsidRPr="000C3638" w14:paraId="5ED9DA2E" w14:textId="77777777" w:rsidTr="007B713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9AC844B" w14:textId="77777777" w:rsidR="007B713D" w:rsidRPr="000C3638" w:rsidRDefault="001C0CEE" w:rsidP="007B713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fiabilidade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A5C1F77" w14:textId="77777777" w:rsidR="001C0CEE" w:rsidRPr="000C3638" w:rsidRDefault="001C0CEE" w:rsidP="001C0CE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Fiabilidade da classe energética atribuída pela Gloval.</w:t>
            </w:r>
          </w:p>
          <w:p w14:paraId="4B2FF97D" w14:textId="77777777" w:rsidR="001C0CEE" w:rsidRPr="000C3638" w:rsidRDefault="001C0CEE" w:rsidP="001C0CE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A830169" w14:textId="77777777" w:rsidR="007B713D" w:rsidRPr="000C3638" w:rsidRDefault="001C0CEE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</w:t>
            </w:r>
            <w:r w:rsidR="00F73E6C"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x4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B713D" w:rsidRPr="000C3638" w14:paraId="42A27645" w14:textId="77777777" w:rsidTr="007B713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940A06" w14:textId="77777777" w:rsidR="007B713D" w:rsidRPr="000C3638" w:rsidRDefault="001C0CEE" w:rsidP="007B713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sfcs_green_activity_comgloval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5176EC" w14:textId="77777777" w:rsidR="001C0CEE" w:rsidRPr="000C3638" w:rsidRDefault="001C0CEE" w:rsidP="001C0CE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Mapeamento da atividade verde associada à operação.</w:t>
            </w:r>
          </w:p>
          <w:p w14:paraId="484C2768" w14:textId="77777777" w:rsidR="001C0CEE" w:rsidRPr="000C3638" w:rsidRDefault="001C0CEE" w:rsidP="001C0CE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2C909B4C" w14:textId="77777777" w:rsidR="007B713D" w:rsidRPr="000C3638" w:rsidRDefault="001C0CEE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</w:t>
            </w:r>
            <w:r w:rsidR="00F73E6C"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4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B713D" w:rsidRPr="000C3638" w14:paraId="4E2F7D0E" w14:textId="77777777" w:rsidTr="007B713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DA00FBA" w14:textId="77777777" w:rsidR="007B713D" w:rsidRPr="000C3638" w:rsidRDefault="001C0CEE" w:rsidP="007B713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sfcs_tag_comgloval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884A88" w14:textId="77777777" w:rsidR="001C0CEE" w:rsidRPr="000C3638" w:rsidRDefault="001C0CEE" w:rsidP="001C0CEE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Identificação do tipo de operação (ex. </w:t>
            </w:r>
            <w:r w:rsidRPr="000C3638">
              <w:rPr>
                <w:rFonts w:cs="Arial"/>
                <w:i/>
                <w:iCs/>
                <w:sz w:val="18"/>
                <w:szCs w:val="18"/>
                <w:lang w:val="en-US"/>
              </w:rPr>
              <w:t>Green, No Elegible, Sustainability Linked</w:t>
            </w:r>
            <w:r w:rsidRPr="000C3638">
              <w:rPr>
                <w:rFonts w:cs="Arial"/>
                <w:sz w:val="18"/>
                <w:szCs w:val="18"/>
                <w:lang w:val="en-US"/>
              </w:rPr>
              <w:t>, etc.).</w:t>
            </w:r>
          </w:p>
          <w:p w14:paraId="77A015E6" w14:textId="77777777" w:rsidR="001C0CEE" w:rsidRPr="000C3638" w:rsidRDefault="001C0CEE" w:rsidP="001C0CEE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5375183B" w14:textId="77777777" w:rsidR="007B713D" w:rsidRPr="000C3638" w:rsidRDefault="001C0CEE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</w:t>
            </w:r>
            <w:r w:rsidR="00F73E6C"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4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B713D" w:rsidRPr="000C3638" w14:paraId="0D98D21D" w14:textId="77777777" w:rsidTr="007B713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EDD51F6" w14:textId="77777777" w:rsidR="007B713D" w:rsidRPr="000C3638" w:rsidRDefault="001C0CEE" w:rsidP="007B713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tipo_produto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B9E15F8" w14:textId="77777777" w:rsidR="001C0CEE" w:rsidRPr="000C3638" w:rsidRDefault="001C0CEE" w:rsidP="001C0CE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Descritivo do tipo de produto da operação.</w:t>
            </w:r>
          </w:p>
          <w:p w14:paraId="5ABDAF7F" w14:textId="77777777" w:rsidR="001C0CEE" w:rsidRPr="000C3638" w:rsidRDefault="001C0CEE" w:rsidP="001C0CE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3A028443" w14:textId="77777777" w:rsidR="007B713D" w:rsidRPr="000C3638" w:rsidRDefault="001C0CEE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</w:t>
            </w:r>
            <w:r w:rsidR="00F73E6C"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4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B713D" w:rsidRPr="000C3638" w14:paraId="6786B42B" w14:textId="77777777" w:rsidTr="007B713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AC158DC" w14:textId="77777777" w:rsidR="007B713D" w:rsidRPr="000C3638" w:rsidRDefault="001C0CEE" w:rsidP="007B713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cmetanseg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67ABDD9" w14:textId="77777777" w:rsidR="001C0CEE" w:rsidRPr="000C3638" w:rsidRDefault="001C0CEE" w:rsidP="001C0CE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do segmento da operação.</w:t>
            </w:r>
          </w:p>
          <w:p w14:paraId="4DD20413" w14:textId="77777777" w:rsidR="001C0CEE" w:rsidRPr="000C3638" w:rsidRDefault="001C0CEE" w:rsidP="001C0CE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CF3295E" w14:textId="77777777" w:rsidR="007B713D" w:rsidRPr="000C3638" w:rsidRDefault="001C0CEE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</w:t>
            </w:r>
            <w:r w:rsidR="00F73E6C"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4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B713D" w:rsidRPr="000C3638" w14:paraId="5B987648" w14:textId="77777777" w:rsidTr="007B713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5BAB83A" w14:textId="77777777" w:rsidR="007B713D" w:rsidRPr="000C3638" w:rsidRDefault="00830F67" w:rsidP="007B713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esg_subsector_name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73A6468" w14:textId="77777777" w:rsidR="00552417" w:rsidRPr="000C3638" w:rsidRDefault="00552417" w:rsidP="0055241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Nome do setor da contraparte da operação (ex.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Sovereigns, Investment Firms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etc.).</w:t>
            </w:r>
          </w:p>
          <w:p w14:paraId="762AD3BA" w14:textId="77777777" w:rsidR="00830F67" w:rsidRPr="000C3638" w:rsidRDefault="00830F67" w:rsidP="00830F6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640980A0" w14:textId="77777777" w:rsidR="007B713D" w:rsidRPr="000C3638" w:rsidRDefault="00830F67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bu_esg_work.pilar3_sar84_dref_tabaux4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B713D" w:rsidRPr="000C3638" w14:paraId="5A561FFD" w14:textId="77777777" w:rsidTr="007B713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2FE812D" w14:textId="77777777" w:rsidR="007B713D" w:rsidRPr="000C3638" w:rsidRDefault="00830F67" w:rsidP="007B713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102_purpose_esg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8AE46BA" w14:textId="77777777" w:rsidR="0073447D" w:rsidRPr="000C3638" w:rsidRDefault="0073447D" w:rsidP="0073447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do propósito específico associado à operação (ex.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Building Renovation Loans, Motor vehicle loan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, etc.)</w:t>
            </w:r>
            <w:r w:rsidR="00CF1C9B" w:rsidRPr="000C3638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50DC544B" w14:textId="77777777" w:rsidR="00830F67" w:rsidRPr="000C3638" w:rsidRDefault="00830F67" w:rsidP="0073447D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2F9AA26E" w14:textId="77777777" w:rsidR="007B713D" w:rsidRPr="000C3638" w:rsidRDefault="00830F67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bu_esg_work.pilar3_sar84_dref_tabaux4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B713D" w:rsidRPr="000C3638" w14:paraId="284D9C88" w14:textId="77777777" w:rsidTr="007B713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516186F" w14:textId="77777777" w:rsidR="007B713D" w:rsidRPr="000C3638" w:rsidRDefault="00830F67" w:rsidP="007B713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flag_nfrd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B426E7" w14:textId="77777777" w:rsidR="00640194" w:rsidRPr="000C3638" w:rsidRDefault="00640194" w:rsidP="0064019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aos requisitos das diretivas de NFRD (sujeito ou não sujeito a NFRD).</w:t>
            </w:r>
          </w:p>
          <w:p w14:paraId="394537D2" w14:textId="77777777" w:rsidR="00830F67" w:rsidRPr="000C3638" w:rsidRDefault="00830F67" w:rsidP="00830F6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2F7B4D34" w14:textId="77777777" w:rsidR="007B713D" w:rsidRPr="000C3638" w:rsidRDefault="00830F67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bu_esg_work.pilar3_sar84_dref_tabaux4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B713D" w:rsidRPr="000C3638" w14:paraId="56C2209F" w14:textId="77777777" w:rsidTr="007B713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7AE2AD" w14:textId="77777777" w:rsidR="007B713D" w:rsidRPr="000C3638" w:rsidRDefault="00830F67" w:rsidP="007B713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originated_during_period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956D573" w14:textId="77777777" w:rsidR="00FB0E07" w:rsidRPr="000C3638" w:rsidRDefault="00FB0E07" w:rsidP="00FB0E0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Campo caracterizador da data de aquisição da operação.</w:t>
            </w:r>
          </w:p>
          <w:p w14:paraId="53476502" w14:textId="77777777" w:rsidR="00830F67" w:rsidRPr="000C3638" w:rsidRDefault="00830F67" w:rsidP="00830F6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74FADB75" w14:textId="77777777" w:rsidR="007B713D" w:rsidRPr="000C3638" w:rsidRDefault="00830F67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bu_esg_work.pilar3_sar84_dref_tabaux4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B713D" w:rsidRPr="000C3638" w14:paraId="5BD26FF5" w14:textId="77777777" w:rsidTr="007B713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06A5D2F" w14:textId="77777777" w:rsidR="007B713D" w:rsidRPr="000C3638" w:rsidRDefault="00830F67" w:rsidP="007B713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67_use_of_proceeds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85C3B8" w14:textId="77777777" w:rsidR="0039443E" w:rsidRPr="000C3638" w:rsidRDefault="0039443E" w:rsidP="0039443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 se a operação possui uma finalidade especifica.</w:t>
            </w:r>
          </w:p>
          <w:p w14:paraId="15B23633" w14:textId="77777777" w:rsidR="00830F67" w:rsidRPr="000C3638" w:rsidRDefault="00830F67" w:rsidP="00830F6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70D5F986" w14:textId="77777777" w:rsidR="007B713D" w:rsidRPr="000C3638" w:rsidRDefault="00830F67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bu_esg_work.pilar3_sar84_dref_tabaux4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B713D" w:rsidRPr="000C3638" w14:paraId="428DFCF9" w14:textId="77777777" w:rsidTr="007B713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1DE199" w14:textId="77777777" w:rsidR="007B713D" w:rsidRPr="000C3638" w:rsidRDefault="00830F67" w:rsidP="007B713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646B06" w14:textId="77777777" w:rsidR="000476BC" w:rsidRPr="000C3638" w:rsidRDefault="000476BC" w:rsidP="000476B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536A80BF" w14:textId="77777777" w:rsidR="00830F67" w:rsidRPr="000C3638" w:rsidRDefault="00830F67" w:rsidP="00830F6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37DA08BD" w14:textId="77777777" w:rsidR="007B713D" w:rsidRPr="000C3638" w:rsidRDefault="00830F67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bu_esg_work.pilar3_sar84_dref_tabaux4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B713D" w:rsidRPr="000C3638" w14:paraId="7384DEF4" w14:textId="77777777" w:rsidTr="007B713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C2EACC7" w14:textId="77777777" w:rsidR="007B713D" w:rsidRPr="000C3638" w:rsidRDefault="0056515E" w:rsidP="007B713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flag_aux_mit_adap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A743B6" w14:textId="77777777" w:rsidR="00716A5E" w:rsidRPr="000C3638" w:rsidRDefault="00716A5E" w:rsidP="00716A5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a atividade de mitigação de risco para cada operação.</w:t>
            </w:r>
          </w:p>
          <w:p w14:paraId="7CDD426E" w14:textId="77777777" w:rsidR="0056515E" w:rsidRPr="000C3638" w:rsidRDefault="0056515E" w:rsidP="0056515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4F4A6155" w14:textId="77777777" w:rsidR="007B713D" w:rsidRPr="000C3638" w:rsidRDefault="0056515E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</w:t>
            </w:r>
            <w:r w:rsidR="00A541E3"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4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B713D" w:rsidRPr="000C3638" w14:paraId="65CA4A63" w14:textId="77777777" w:rsidTr="007B713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6A381E" w14:textId="77777777" w:rsidR="007B713D" w:rsidRPr="000C3638" w:rsidRDefault="0056515E" w:rsidP="007B713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general_specific_purpose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F7ABF1" w14:textId="77777777" w:rsidR="006F4ECB" w:rsidRPr="000C3638" w:rsidRDefault="006F4ECB" w:rsidP="006F4EC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 se a operação possui uma finalidade especifica.</w:t>
            </w:r>
          </w:p>
          <w:p w14:paraId="6C8C1C9B" w14:textId="77777777" w:rsidR="0056515E" w:rsidRPr="000C3638" w:rsidRDefault="0056515E" w:rsidP="0056515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56326144" w14:textId="77777777" w:rsidR="007B713D" w:rsidRPr="000C3638" w:rsidRDefault="0056515E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</w:t>
            </w:r>
            <w:r w:rsidR="00A541E3"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4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B713D" w:rsidRPr="000C3638" w14:paraId="50D23322" w14:textId="77777777" w:rsidTr="007B713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94AC42" w14:textId="77777777" w:rsidR="007B713D" w:rsidRPr="000C3638" w:rsidRDefault="0056515E" w:rsidP="007B713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specific_eligible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A10FDC" w14:textId="77777777" w:rsidR="008B448B" w:rsidRPr="000C3638" w:rsidRDefault="008B448B" w:rsidP="008B448B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elegível segundo a Taxonomia Europeia.</w:t>
            </w:r>
          </w:p>
          <w:p w14:paraId="53EA2105" w14:textId="77777777" w:rsidR="0056515E" w:rsidRPr="000C3638" w:rsidRDefault="0056515E" w:rsidP="0056515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58019C33" w14:textId="77777777" w:rsidR="007B713D" w:rsidRPr="000C3638" w:rsidRDefault="0056515E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</w:t>
            </w:r>
            <w:r w:rsidR="00A541E3"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4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B713D" w:rsidRPr="000C3638" w14:paraId="47AACA15" w14:textId="77777777" w:rsidTr="007B713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B007AB1" w14:textId="77777777" w:rsidR="007B713D" w:rsidRPr="000C3638" w:rsidRDefault="0056515E" w:rsidP="007B713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specific_sustainable_part2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6F9BE3" w14:textId="77777777" w:rsidR="008C71FC" w:rsidRPr="000C3638" w:rsidRDefault="008C71FC" w:rsidP="008C71FC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alinhada segundo a Taxonomia Europeia.</w:t>
            </w:r>
          </w:p>
          <w:p w14:paraId="70BC2728" w14:textId="77777777" w:rsidR="0056515E" w:rsidRPr="000C3638" w:rsidRDefault="0056515E" w:rsidP="0056515E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7D37259C" w14:textId="77777777" w:rsidR="007B713D" w:rsidRPr="000C3638" w:rsidRDefault="00A541E3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bu_esg_work.pilar3_sar84_dref_tabaux4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B713D" w:rsidRPr="000C3638" w14:paraId="28833E43" w14:textId="77777777" w:rsidTr="007B713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E175D91" w14:textId="77777777" w:rsidR="007B713D" w:rsidRPr="000C3638" w:rsidRDefault="00096F19" w:rsidP="007B713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investment_sector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16D90FD" w14:textId="77777777" w:rsidR="00530788" w:rsidRPr="000C3638" w:rsidRDefault="00530788" w:rsidP="00530788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Identificação do sector da operação.</w:t>
            </w:r>
          </w:p>
          <w:p w14:paraId="436029EE" w14:textId="77777777" w:rsidR="00096F19" w:rsidRPr="000C3638" w:rsidRDefault="00096F19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5B355824" w14:textId="77777777" w:rsidR="007B713D" w:rsidRPr="000C3638" w:rsidRDefault="00096F19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</w:t>
            </w:r>
            <w:r w:rsidR="00555AE0"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4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B713D" w:rsidRPr="000C3638" w14:paraId="7109FD64" w14:textId="77777777" w:rsidTr="007B713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DF85A5E" w14:textId="77777777" w:rsidR="007B713D" w:rsidRPr="000C3638" w:rsidRDefault="0056284C" w:rsidP="007B713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AFB3AC" w14:textId="77777777" w:rsidR="00785E2B" w:rsidRPr="000C3638" w:rsidRDefault="00785E2B" w:rsidP="00785E2B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Nomenclatura das Atividades Económicas (NACE level 4).</w:t>
            </w:r>
          </w:p>
          <w:p w14:paraId="2E8C9A10" w14:textId="77777777" w:rsidR="0056284C" w:rsidRPr="000C3638" w:rsidRDefault="0056284C" w:rsidP="0056284C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62FF23B7" w14:textId="77777777" w:rsidR="007B713D" w:rsidRPr="000C3638" w:rsidRDefault="0056284C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</w:t>
            </w:r>
            <w:r w:rsidR="002C39FA"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4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7B713D" w:rsidRPr="000C3638" w14:paraId="251804D9" w14:textId="77777777" w:rsidTr="007B713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74AE455" w14:textId="77777777" w:rsidR="007B713D" w:rsidRPr="000C3638" w:rsidRDefault="00066AA1" w:rsidP="007B713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cnael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F266638" w14:textId="77777777" w:rsidR="00785E2B" w:rsidRPr="000C3638" w:rsidRDefault="00785E2B" w:rsidP="00785E2B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Nomenclatura das Atividades Económicas (NACE level 1).</w:t>
            </w:r>
          </w:p>
          <w:p w14:paraId="7F2C6E46" w14:textId="77777777" w:rsidR="00066AA1" w:rsidRPr="000C3638" w:rsidRDefault="00066AA1" w:rsidP="00066AA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668F5E0D" w14:textId="77777777" w:rsidR="007B713D" w:rsidRPr="000C3638" w:rsidRDefault="00066AA1" w:rsidP="007B71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</w:t>
            </w:r>
            <w:r w:rsidR="002C39FA"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4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</w:tc>
      </w:tr>
      <w:tr w:rsidR="00E60293" w:rsidRPr="000C3638" w14:paraId="3A01097D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7EB06E" w14:textId="77777777" w:rsidR="00E60293" w:rsidRPr="000C3638" w:rsidRDefault="00BD38B1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t</w:t>
            </w:r>
            <w:r w:rsidR="00BE3576" w:rsidRPr="000C3638">
              <w:rPr>
                <w:rFonts w:cs="Arial"/>
                <w:sz w:val="18"/>
                <w:szCs w:val="18"/>
              </w:rPr>
              <w:t>uccm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433D43" w14:textId="77777777" w:rsidR="005772FC" w:rsidRPr="000C3638" w:rsidRDefault="005772FC" w:rsidP="005772F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(CCM) amount.</w:t>
            </w:r>
          </w:p>
          <w:p w14:paraId="1691E9E4" w14:textId="77777777" w:rsidR="00E23FD3" w:rsidRPr="000C3638" w:rsidRDefault="00E23FD3" w:rsidP="00096F19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76C68C4B" w14:textId="77777777" w:rsidR="00E60293" w:rsidRPr="000C3638" w:rsidRDefault="00E23FD3" w:rsidP="00B51FF6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o valor </w:t>
            </w:r>
            <w:r w:rsidR="00066A9D" w:rsidRPr="000C3638">
              <w:rPr>
                <w:rFonts w:cs="Arial"/>
                <w:sz w:val="18"/>
                <w:szCs w:val="18"/>
              </w:rPr>
              <w:t xml:space="preserve">da </w:t>
            </w:r>
            <w:r w:rsidR="00201545" w:rsidRPr="000C3638">
              <w:rPr>
                <w:rFonts w:cs="Arial"/>
                <w:sz w:val="18"/>
                <w:szCs w:val="18"/>
              </w:rPr>
              <w:t>multiplicação do</w:t>
            </w:r>
            <w:r w:rsidR="0038148A" w:rsidRPr="000C3638">
              <w:rPr>
                <w:rFonts w:cs="Arial"/>
                <w:sz w:val="18"/>
                <w:szCs w:val="18"/>
              </w:rPr>
              <w:t xml:space="preserve"> campo</w:t>
            </w:r>
            <w:r w:rsidR="00066A9D" w:rsidRPr="000C3638">
              <w:rPr>
                <w:rFonts w:cs="Arial"/>
                <w:sz w:val="18"/>
                <w:szCs w:val="18"/>
              </w:rPr>
              <w:t xml:space="preserve"> </w:t>
            </w:r>
            <w:r w:rsidR="0038148A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="0038148A" w:rsidRPr="000C3638">
              <w:rPr>
                <w:rFonts w:cs="Arial"/>
                <w:sz w:val="18"/>
                <w:szCs w:val="18"/>
              </w:rPr>
              <w:t>’</w:t>
            </w:r>
            <w:r w:rsidR="004104F2" w:rsidRPr="000C3638">
              <w:rPr>
                <w:rFonts w:cs="Arial"/>
                <w:sz w:val="18"/>
                <w:szCs w:val="18"/>
              </w:rPr>
              <w:t xml:space="preserve"> com o campo</w:t>
            </w:r>
            <w:r w:rsidRPr="000C3638">
              <w:rPr>
                <w:rFonts w:cs="Arial"/>
                <w:sz w:val="18"/>
                <w:szCs w:val="18"/>
              </w:rPr>
              <w:t xml:space="preserve"> </w:t>
            </w:r>
            <w:r w:rsidR="004104F2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MITIG_TURNOVER_T_ELIG</w:t>
            </w:r>
            <w:r w:rsidR="004104F2" w:rsidRPr="000C3638">
              <w:rPr>
                <w:rFonts w:cs="Arial"/>
                <w:sz w:val="18"/>
                <w:szCs w:val="18"/>
              </w:rPr>
              <w:t>’</w:t>
            </w:r>
            <w:r w:rsidR="00E34560" w:rsidRPr="000C3638">
              <w:rPr>
                <w:rFonts w:cs="Arial"/>
                <w:sz w:val="18"/>
                <w:szCs w:val="18"/>
              </w:rPr>
              <w:t xml:space="preserve"> dividido por</w:t>
            </w:r>
            <w:r w:rsidR="00E104F1" w:rsidRPr="000C3638"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t xml:space="preserve">100 se o campo </w:t>
            </w:r>
            <w:r w:rsidR="00173DFC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general_specific_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purpose</w:t>
            </w:r>
            <w:r w:rsidR="00173DFC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'GSPUR1'.</w:t>
            </w:r>
          </w:p>
        </w:tc>
      </w:tr>
      <w:tr w:rsidR="00285076" w:rsidRPr="000C3638" w14:paraId="2E66FC23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4D5DE25" w14:textId="77777777" w:rsidR="00285076" w:rsidRPr="000C3638" w:rsidRDefault="00BD38B1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e</w:t>
            </w:r>
            <w:r w:rsidR="00741F3C" w:rsidRPr="000C3638">
              <w:rPr>
                <w:rFonts w:cs="Arial"/>
                <w:sz w:val="18"/>
                <w:szCs w:val="18"/>
              </w:rPr>
              <w:t>tccm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B81433" w14:textId="77777777" w:rsidR="00000206" w:rsidRPr="000C3638" w:rsidRDefault="00000206" w:rsidP="0000020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pure amount.</w:t>
            </w:r>
          </w:p>
          <w:p w14:paraId="4FEBAB70" w14:textId="77777777" w:rsidR="00471E81" w:rsidRPr="000C3638" w:rsidRDefault="00471E81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1F1CC965" w14:textId="77777777" w:rsidR="00285076" w:rsidRPr="000C3638" w:rsidRDefault="00471E81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o valor da multiplicação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0C3638">
              <w:rPr>
                <w:rFonts w:cs="Arial"/>
                <w:sz w:val="18"/>
                <w:szCs w:val="18"/>
              </w:rPr>
              <w:t>’ com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MITIG_TURNOVER_</w:t>
            </w:r>
            <w:r w:rsidR="00DA3FE9" w:rsidRPr="000C3638">
              <w:rPr>
                <w:rFonts w:cs="Arial"/>
                <w:i/>
                <w:iCs/>
                <w:sz w:val="18"/>
                <w:szCs w:val="18"/>
              </w:rPr>
              <w:t>OWN_PERF_ALIG</w:t>
            </w:r>
            <w:r w:rsidRPr="000C3638">
              <w:rPr>
                <w:rFonts w:cs="Arial"/>
                <w:sz w:val="18"/>
                <w:szCs w:val="18"/>
              </w:rPr>
              <w:t>’ dividido por 100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general_specific_purpose</w:t>
            </w:r>
            <w:r w:rsidRPr="000C3638">
              <w:rPr>
                <w:rFonts w:cs="Arial"/>
                <w:sz w:val="18"/>
                <w:szCs w:val="18"/>
              </w:rPr>
              <w:t>’ estiver preenchido com 'GSPUR1'.</w:t>
            </w:r>
          </w:p>
        </w:tc>
      </w:tr>
      <w:tr w:rsidR="00285076" w:rsidRPr="000C3638" w14:paraId="2D856EB9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FE39964" w14:textId="77777777" w:rsidR="00285076" w:rsidRPr="000C3638" w:rsidRDefault="00BD38B1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t</w:t>
            </w:r>
            <w:r w:rsidR="00B4520D" w:rsidRPr="000C3638">
              <w:rPr>
                <w:rFonts w:cs="Arial"/>
                <w:sz w:val="18"/>
                <w:szCs w:val="18"/>
              </w:rPr>
              <w:t>rant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806088" w14:textId="77777777" w:rsidR="00B31C52" w:rsidRPr="000C3638" w:rsidRDefault="00B31C52" w:rsidP="00B31C52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transitional amount.</w:t>
            </w:r>
          </w:p>
          <w:p w14:paraId="6D03F4A8" w14:textId="77777777" w:rsidR="007A1D39" w:rsidRPr="000C3638" w:rsidRDefault="007A1D39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4BCDB429" w14:textId="77777777" w:rsidR="00285076" w:rsidRPr="000C3638" w:rsidRDefault="00092114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o valor da multiplicação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0C3638">
              <w:rPr>
                <w:rFonts w:cs="Arial"/>
                <w:sz w:val="18"/>
                <w:szCs w:val="18"/>
              </w:rPr>
              <w:t>’ com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MITIG_TURNOVER_</w:t>
            </w:r>
            <w:r w:rsidR="00482C84" w:rsidRPr="000C3638">
              <w:rPr>
                <w:rFonts w:cs="Arial"/>
                <w:i/>
                <w:iCs/>
                <w:sz w:val="18"/>
                <w:szCs w:val="18"/>
              </w:rPr>
              <w:t>TRANSIT_ACTIVITY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_ALIG</w:t>
            </w:r>
            <w:r w:rsidRPr="000C3638">
              <w:rPr>
                <w:rFonts w:cs="Arial"/>
                <w:sz w:val="18"/>
                <w:szCs w:val="18"/>
              </w:rPr>
              <w:t>’ dividido por 100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general_specific_purpose</w:t>
            </w:r>
            <w:r w:rsidRPr="000C3638">
              <w:rPr>
                <w:rFonts w:cs="Arial"/>
                <w:sz w:val="18"/>
                <w:szCs w:val="18"/>
              </w:rPr>
              <w:t>’ estiver preenchido com 'GSPUR1'.</w:t>
            </w:r>
          </w:p>
        </w:tc>
      </w:tr>
      <w:tr w:rsidR="00285076" w:rsidRPr="000C3638" w14:paraId="7C52A7F8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2F58346" w14:textId="77777777" w:rsidR="00285076" w:rsidRPr="000C3638" w:rsidRDefault="00BD38B1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e</w:t>
            </w:r>
            <w:r w:rsidR="00755E2D" w:rsidRPr="000C3638">
              <w:rPr>
                <w:rFonts w:cs="Arial"/>
                <w:sz w:val="18"/>
                <w:szCs w:val="18"/>
              </w:rPr>
              <w:t>ntccm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FBA0CFD" w14:textId="77777777" w:rsidR="009C7FB6" w:rsidRPr="000C3638" w:rsidRDefault="009C7FB6" w:rsidP="009C7FB6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enabling amount.</w:t>
            </w:r>
          </w:p>
          <w:p w14:paraId="2F9129CA" w14:textId="77777777" w:rsidR="007A1D39" w:rsidRPr="000C3638" w:rsidRDefault="007A1D39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6EFD0917" w14:textId="77777777" w:rsidR="00285076" w:rsidRPr="000C3638" w:rsidRDefault="003D096C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o valor da multiplicação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0C3638">
              <w:rPr>
                <w:rFonts w:cs="Arial"/>
                <w:sz w:val="18"/>
                <w:szCs w:val="18"/>
              </w:rPr>
              <w:t>’ com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MITIG_TURNOVER_</w:t>
            </w:r>
            <w:r w:rsidR="00BA508F" w:rsidRPr="000C3638">
              <w:rPr>
                <w:rFonts w:cs="Arial"/>
                <w:i/>
                <w:iCs/>
                <w:sz w:val="18"/>
                <w:szCs w:val="18"/>
              </w:rPr>
              <w:t>ENAB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_ALIG</w:t>
            </w:r>
            <w:r w:rsidRPr="000C3638">
              <w:rPr>
                <w:rFonts w:cs="Arial"/>
                <w:sz w:val="18"/>
                <w:szCs w:val="18"/>
              </w:rPr>
              <w:t>’ dividido por 100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general_specific_purpose</w:t>
            </w:r>
            <w:r w:rsidRPr="000C3638">
              <w:rPr>
                <w:rFonts w:cs="Arial"/>
                <w:sz w:val="18"/>
                <w:szCs w:val="18"/>
              </w:rPr>
              <w:t>’ estiver preenchido com 'GSPUR1'.</w:t>
            </w:r>
          </w:p>
        </w:tc>
      </w:tr>
      <w:tr w:rsidR="00285076" w:rsidRPr="000C3638" w14:paraId="7DC5B36C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A02D599" w14:textId="77777777" w:rsidR="00285076" w:rsidRPr="000C3638" w:rsidRDefault="00BD38B1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t</w:t>
            </w:r>
            <w:r w:rsidR="00B21180" w:rsidRPr="000C3638">
              <w:rPr>
                <w:rFonts w:cs="Arial"/>
                <w:sz w:val="18"/>
                <w:szCs w:val="18"/>
              </w:rPr>
              <w:t>ucca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9C915D7" w14:textId="77777777" w:rsidR="00A13E3C" w:rsidRPr="000C3638" w:rsidRDefault="00A13E3C" w:rsidP="00A13E3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(CCA) amount.</w:t>
            </w:r>
          </w:p>
          <w:p w14:paraId="2257A8FB" w14:textId="77777777" w:rsidR="007A1D39" w:rsidRPr="000C3638" w:rsidRDefault="007A1D39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17FA70CA" w14:textId="77777777" w:rsidR="00285076" w:rsidRPr="000C3638" w:rsidRDefault="00F116C9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o valor da multiplicação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0C3638">
              <w:rPr>
                <w:rFonts w:cs="Arial"/>
                <w:sz w:val="18"/>
                <w:szCs w:val="18"/>
              </w:rPr>
              <w:t>’ com o campo ‘</w:t>
            </w:r>
            <w:r w:rsidR="00D64EFF" w:rsidRPr="000C3638">
              <w:rPr>
                <w:rFonts w:cs="Arial"/>
                <w:i/>
                <w:iCs/>
                <w:sz w:val="18"/>
                <w:szCs w:val="18"/>
              </w:rPr>
              <w:t>ADAPT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_TURNOVER_</w:t>
            </w:r>
            <w:r w:rsidR="00D64EFF" w:rsidRPr="000C3638">
              <w:rPr>
                <w:rFonts w:cs="Arial"/>
                <w:i/>
                <w:iCs/>
                <w:sz w:val="18"/>
                <w:szCs w:val="18"/>
              </w:rPr>
              <w:t>T_ELIG</w:t>
            </w:r>
            <w:r w:rsidRPr="000C3638">
              <w:rPr>
                <w:rFonts w:cs="Arial"/>
                <w:sz w:val="18"/>
                <w:szCs w:val="18"/>
              </w:rPr>
              <w:t>’ dividido por 100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general_specific_purpose</w:t>
            </w:r>
            <w:r w:rsidRPr="000C3638">
              <w:rPr>
                <w:rFonts w:cs="Arial"/>
                <w:sz w:val="18"/>
                <w:szCs w:val="18"/>
              </w:rPr>
              <w:t>’ estiver preenchido com 'GSPUR1'.</w:t>
            </w:r>
          </w:p>
        </w:tc>
      </w:tr>
      <w:tr w:rsidR="00285076" w:rsidRPr="000C3638" w14:paraId="7A8202AF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4811F5C" w14:textId="77777777" w:rsidR="00285076" w:rsidRPr="000C3638" w:rsidRDefault="00BD38B1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e</w:t>
            </w:r>
            <w:r w:rsidR="00315893" w:rsidRPr="000C3638">
              <w:rPr>
                <w:rFonts w:cs="Arial"/>
                <w:sz w:val="18"/>
                <w:szCs w:val="18"/>
              </w:rPr>
              <w:t>tcca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9CE045" w14:textId="77777777" w:rsidR="00AD1756" w:rsidRPr="000C3638" w:rsidRDefault="00AD1756" w:rsidP="00AD175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(CCA) pure amount.</w:t>
            </w:r>
          </w:p>
          <w:p w14:paraId="0554745D" w14:textId="77777777" w:rsidR="007A1D39" w:rsidRPr="000C3638" w:rsidRDefault="007A1D39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1400B73B" w14:textId="77777777" w:rsidR="00285076" w:rsidRPr="000C3638" w:rsidRDefault="00122DC0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o valor da multiplicação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0C3638">
              <w:rPr>
                <w:rFonts w:cs="Arial"/>
                <w:sz w:val="18"/>
                <w:szCs w:val="18"/>
              </w:rPr>
              <w:t>’ com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ADAPT_TURNOVER_</w:t>
            </w:r>
            <w:r w:rsidR="00101A37" w:rsidRPr="000C3638">
              <w:rPr>
                <w:rFonts w:cs="Arial"/>
                <w:i/>
                <w:iCs/>
                <w:sz w:val="18"/>
                <w:szCs w:val="18"/>
              </w:rPr>
              <w:t>OWN_PERF_ALIG</w:t>
            </w:r>
            <w:r w:rsidRPr="000C3638">
              <w:rPr>
                <w:rFonts w:cs="Arial"/>
                <w:sz w:val="18"/>
                <w:szCs w:val="18"/>
              </w:rPr>
              <w:t>’ dividido por 100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general_specific_purpose</w:t>
            </w:r>
            <w:r w:rsidRPr="000C3638">
              <w:rPr>
                <w:rFonts w:cs="Arial"/>
                <w:sz w:val="18"/>
                <w:szCs w:val="18"/>
              </w:rPr>
              <w:t>’ estiver preenchido com 'GSPUR1'.</w:t>
            </w:r>
          </w:p>
        </w:tc>
      </w:tr>
      <w:tr w:rsidR="00285076" w:rsidRPr="000C3638" w14:paraId="4B955CAE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8ADF2E0" w14:textId="77777777" w:rsidR="00285076" w:rsidRPr="000C3638" w:rsidRDefault="00BD38B1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e</w:t>
            </w:r>
            <w:r w:rsidR="00B55AAF" w:rsidRPr="000C3638">
              <w:rPr>
                <w:rFonts w:cs="Arial"/>
                <w:sz w:val="18"/>
                <w:szCs w:val="18"/>
              </w:rPr>
              <w:t>ntcca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4B6C97" w14:textId="77777777" w:rsidR="004572CF" w:rsidRPr="000C3638" w:rsidRDefault="004572CF" w:rsidP="004572CF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(CCA) enabling amount.</w:t>
            </w:r>
          </w:p>
          <w:p w14:paraId="0C91C84E" w14:textId="77777777" w:rsidR="007A1D39" w:rsidRPr="000C3638" w:rsidRDefault="007A1D39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4FBE1E18" w14:textId="77777777" w:rsidR="00285076" w:rsidRPr="000C3638" w:rsidRDefault="00A111B4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o valor da multiplicação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0C3638">
              <w:rPr>
                <w:rFonts w:cs="Arial"/>
                <w:sz w:val="18"/>
                <w:szCs w:val="18"/>
              </w:rPr>
              <w:t>’ com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ADAPT_TURNOVER_</w:t>
            </w:r>
            <w:r w:rsidR="00562628" w:rsidRPr="000C3638">
              <w:rPr>
                <w:rFonts w:cs="Arial"/>
                <w:i/>
                <w:iCs/>
                <w:sz w:val="18"/>
                <w:szCs w:val="18"/>
              </w:rPr>
              <w:t>ENAB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_ALIG</w:t>
            </w:r>
            <w:r w:rsidRPr="000C3638">
              <w:rPr>
                <w:rFonts w:cs="Arial"/>
                <w:sz w:val="18"/>
                <w:szCs w:val="18"/>
              </w:rPr>
              <w:t>’ dividido por 100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general_specific_purpose</w:t>
            </w:r>
            <w:r w:rsidRPr="000C3638">
              <w:rPr>
                <w:rFonts w:cs="Arial"/>
                <w:sz w:val="18"/>
                <w:szCs w:val="18"/>
              </w:rPr>
              <w:t>’ estiver preenchido com 'GSPUR1'.</w:t>
            </w:r>
          </w:p>
        </w:tc>
      </w:tr>
      <w:tr w:rsidR="00285076" w:rsidRPr="000C3638" w14:paraId="11D5351F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C115082" w14:textId="77777777" w:rsidR="00285076" w:rsidRPr="000C3638" w:rsidRDefault="00BD38B1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t</w:t>
            </w:r>
            <w:r w:rsidR="00440D85" w:rsidRPr="000C3638">
              <w:rPr>
                <w:rFonts w:cs="Arial"/>
                <w:sz w:val="18"/>
                <w:szCs w:val="18"/>
              </w:rPr>
              <w:t>uwtr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F4A6822" w14:textId="77777777" w:rsidR="004A113B" w:rsidRPr="000C3638" w:rsidRDefault="004A113B" w:rsidP="004A113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(WTR) amount.</w:t>
            </w:r>
          </w:p>
          <w:p w14:paraId="6489E98B" w14:textId="77777777" w:rsidR="007A1D39" w:rsidRPr="000C3638" w:rsidRDefault="007A1D39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19D169D1" w14:textId="77777777" w:rsidR="00285076" w:rsidRPr="000C3638" w:rsidRDefault="004E5964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o valor da multiplicação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0C3638">
              <w:rPr>
                <w:rFonts w:cs="Arial"/>
                <w:sz w:val="18"/>
                <w:szCs w:val="18"/>
              </w:rPr>
              <w:t>’ com o campo ‘</w:t>
            </w:r>
            <w:r w:rsidR="009B0D1D" w:rsidRPr="000C3638">
              <w:rPr>
                <w:rFonts w:cs="Arial"/>
                <w:i/>
                <w:iCs/>
                <w:sz w:val="18"/>
                <w:szCs w:val="18"/>
              </w:rPr>
              <w:t>WATER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_TURNOVER_</w:t>
            </w:r>
            <w:r w:rsidR="009B0D1D" w:rsidRPr="000C3638">
              <w:rPr>
                <w:rFonts w:cs="Arial"/>
                <w:i/>
                <w:iCs/>
                <w:sz w:val="18"/>
                <w:szCs w:val="18"/>
              </w:rPr>
              <w:t>TOTAL_ELIG</w:t>
            </w:r>
            <w:r w:rsidRPr="000C3638">
              <w:rPr>
                <w:rFonts w:cs="Arial"/>
                <w:sz w:val="18"/>
                <w:szCs w:val="18"/>
              </w:rPr>
              <w:t>’ dividido por 100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general_specific_purpose</w:t>
            </w:r>
            <w:r w:rsidRPr="000C3638">
              <w:rPr>
                <w:rFonts w:cs="Arial"/>
                <w:sz w:val="18"/>
                <w:szCs w:val="18"/>
              </w:rPr>
              <w:t>’ estiver preenchido com 'GSPUR1'.</w:t>
            </w:r>
          </w:p>
        </w:tc>
      </w:tr>
      <w:tr w:rsidR="00285076" w:rsidRPr="000C3638" w14:paraId="54FC19DA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B639099" w14:textId="77777777" w:rsidR="00285076" w:rsidRPr="000C3638" w:rsidRDefault="00BD38B1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e</w:t>
            </w:r>
            <w:r w:rsidR="00943C82" w:rsidRPr="000C3638">
              <w:rPr>
                <w:rFonts w:cs="Arial"/>
                <w:sz w:val="18"/>
                <w:szCs w:val="18"/>
              </w:rPr>
              <w:t>twtr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5AF091B" w14:textId="77777777" w:rsidR="00D84721" w:rsidRPr="000C3638" w:rsidRDefault="00D84721" w:rsidP="00D8472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(WTR) pure amount.</w:t>
            </w:r>
          </w:p>
          <w:p w14:paraId="56FD549B" w14:textId="77777777" w:rsidR="007A1D39" w:rsidRPr="000C3638" w:rsidRDefault="007A1D39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4FA3ABA1" w14:textId="77777777" w:rsidR="00285076" w:rsidRPr="000C3638" w:rsidRDefault="00C96159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o valor da multiplicação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0C3638">
              <w:rPr>
                <w:rFonts w:cs="Arial"/>
                <w:sz w:val="18"/>
                <w:szCs w:val="18"/>
              </w:rPr>
              <w:t>’ com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WATER_TURNOVER_</w:t>
            </w:r>
            <w:r w:rsidR="00CD23FA" w:rsidRPr="000C3638">
              <w:rPr>
                <w:rFonts w:cs="Arial"/>
                <w:i/>
                <w:iCs/>
                <w:sz w:val="18"/>
                <w:szCs w:val="18"/>
              </w:rPr>
              <w:t>OWN_PERFORMANCE_ALIG</w:t>
            </w:r>
            <w:r w:rsidRPr="000C3638">
              <w:rPr>
                <w:rFonts w:cs="Arial"/>
                <w:sz w:val="18"/>
                <w:szCs w:val="18"/>
              </w:rPr>
              <w:t>’ dividido por 100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general_specific_purpose</w:t>
            </w:r>
            <w:r w:rsidRPr="000C3638">
              <w:rPr>
                <w:rFonts w:cs="Arial"/>
                <w:sz w:val="18"/>
                <w:szCs w:val="18"/>
              </w:rPr>
              <w:t>’ estiver preenchido com 'GSPUR1'.</w:t>
            </w:r>
          </w:p>
        </w:tc>
      </w:tr>
      <w:tr w:rsidR="00285076" w:rsidRPr="000C3638" w14:paraId="333CEC1E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789C48" w14:textId="77777777" w:rsidR="00285076" w:rsidRPr="000C3638" w:rsidRDefault="00BD38B1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e</w:t>
            </w:r>
            <w:r w:rsidR="00E2602D" w:rsidRPr="000C3638">
              <w:rPr>
                <w:rFonts w:cs="Arial"/>
                <w:sz w:val="18"/>
                <w:szCs w:val="18"/>
              </w:rPr>
              <w:t>ntwtr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105910" w14:textId="77777777" w:rsidR="00E517E9" w:rsidRPr="000C3638" w:rsidRDefault="00E517E9" w:rsidP="00E517E9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(WTR) enabling amount.</w:t>
            </w:r>
          </w:p>
          <w:p w14:paraId="5A358BA9" w14:textId="77777777" w:rsidR="007A1D39" w:rsidRPr="000C3638" w:rsidRDefault="007A1D39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533BABDC" w14:textId="77777777" w:rsidR="00285076" w:rsidRPr="000C3638" w:rsidRDefault="00175133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o valor da multiplicação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0C3638">
              <w:rPr>
                <w:rFonts w:cs="Arial"/>
                <w:sz w:val="18"/>
                <w:szCs w:val="18"/>
              </w:rPr>
              <w:t>’ com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WATER_TURNOVER_</w:t>
            </w:r>
            <w:r w:rsidR="00D84C13" w:rsidRPr="000C3638">
              <w:rPr>
                <w:rFonts w:cs="Arial"/>
                <w:i/>
                <w:iCs/>
                <w:sz w:val="18"/>
                <w:szCs w:val="18"/>
              </w:rPr>
              <w:t>ENABLING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_ALIG</w:t>
            </w:r>
            <w:r w:rsidRPr="000C3638">
              <w:rPr>
                <w:rFonts w:cs="Arial"/>
                <w:sz w:val="18"/>
                <w:szCs w:val="18"/>
              </w:rPr>
              <w:t>’ dividido por 100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general_specific_purpose</w:t>
            </w:r>
            <w:r w:rsidRPr="000C3638">
              <w:rPr>
                <w:rFonts w:cs="Arial"/>
                <w:sz w:val="18"/>
                <w:szCs w:val="18"/>
              </w:rPr>
              <w:t>’ estiver preenchido com 'GSPUR1'.</w:t>
            </w:r>
          </w:p>
        </w:tc>
      </w:tr>
      <w:tr w:rsidR="00285076" w:rsidRPr="000C3638" w14:paraId="2C5BD956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33B0288" w14:textId="77777777" w:rsidR="00285076" w:rsidRPr="000C3638" w:rsidRDefault="00BD38B1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t</w:t>
            </w:r>
            <w:r w:rsidR="00E0785F" w:rsidRPr="000C3638">
              <w:rPr>
                <w:rFonts w:cs="Arial"/>
                <w:sz w:val="18"/>
                <w:szCs w:val="18"/>
              </w:rPr>
              <w:t>uce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9DCE7C2" w14:textId="77777777" w:rsidR="00DE707B" w:rsidRPr="000C3638" w:rsidRDefault="00DE707B" w:rsidP="00DE707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(CE) amount.</w:t>
            </w:r>
          </w:p>
          <w:p w14:paraId="3AB3DAD6" w14:textId="77777777" w:rsidR="007A1D39" w:rsidRPr="000C3638" w:rsidRDefault="007A1D39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20DF2A06" w14:textId="77777777" w:rsidR="00285076" w:rsidRPr="000C3638" w:rsidRDefault="00680F4B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o valor da multiplicação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0C3638">
              <w:rPr>
                <w:rFonts w:cs="Arial"/>
                <w:sz w:val="18"/>
                <w:szCs w:val="18"/>
              </w:rPr>
              <w:t>’ com o campo ‘</w:t>
            </w:r>
            <w:r w:rsidR="005057E8" w:rsidRPr="000C3638">
              <w:rPr>
                <w:rFonts w:cs="Arial"/>
                <w:i/>
                <w:iCs/>
                <w:sz w:val="18"/>
                <w:szCs w:val="18"/>
              </w:rPr>
              <w:t>CIRC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_TURNOVER_</w:t>
            </w:r>
            <w:r w:rsidR="005057E8" w:rsidRPr="000C3638">
              <w:rPr>
                <w:rFonts w:cs="Arial"/>
                <w:i/>
                <w:iCs/>
                <w:sz w:val="18"/>
                <w:szCs w:val="18"/>
              </w:rPr>
              <w:t>TOTAL_ELIG</w:t>
            </w:r>
            <w:r w:rsidRPr="000C3638">
              <w:rPr>
                <w:rFonts w:cs="Arial"/>
                <w:sz w:val="18"/>
                <w:szCs w:val="18"/>
              </w:rPr>
              <w:t>’ dividido por 100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general_specific_purpose</w:t>
            </w:r>
            <w:r w:rsidRPr="000C3638">
              <w:rPr>
                <w:rFonts w:cs="Arial"/>
                <w:sz w:val="18"/>
                <w:szCs w:val="18"/>
              </w:rPr>
              <w:t>’ estiver preenchido com 'GSPUR1'.</w:t>
            </w:r>
          </w:p>
        </w:tc>
      </w:tr>
      <w:tr w:rsidR="00285076" w:rsidRPr="000C3638" w14:paraId="13839570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AAD71B6" w14:textId="77777777" w:rsidR="00285076" w:rsidRPr="000C3638" w:rsidRDefault="00913EAD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e</w:t>
            </w:r>
            <w:r w:rsidR="001A55A7" w:rsidRPr="000C3638">
              <w:rPr>
                <w:rFonts w:cs="Arial"/>
                <w:sz w:val="18"/>
                <w:szCs w:val="18"/>
              </w:rPr>
              <w:t>tce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AF0392B" w14:textId="77777777" w:rsidR="00ED6152" w:rsidRPr="000C3638" w:rsidRDefault="00ED6152" w:rsidP="00ED6152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(CE) pure amount.</w:t>
            </w:r>
          </w:p>
          <w:p w14:paraId="7CCE0F98" w14:textId="77777777" w:rsidR="007A1D39" w:rsidRPr="000C3638" w:rsidRDefault="007A1D39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0839266B" w14:textId="77777777" w:rsidR="00285076" w:rsidRPr="000C3638" w:rsidRDefault="005131D4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o valor da multiplicação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0C3638">
              <w:rPr>
                <w:rFonts w:cs="Arial"/>
                <w:sz w:val="18"/>
                <w:szCs w:val="18"/>
              </w:rPr>
              <w:t>’ com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CIRC_TURNOVER_</w:t>
            </w:r>
            <w:r w:rsidR="003C6D41" w:rsidRPr="000C3638">
              <w:rPr>
                <w:rFonts w:cs="Arial"/>
                <w:i/>
                <w:iCs/>
                <w:sz w:val="18"/>
                <w:szCs w:val="18"/>
              </w:rPr>
              <w:t>OWN_PERFORMANCE_ALIG</w:t>
            </w:r>
            <w:r w:rsidRPr="000C3638">
              <w:rPr>
                <w:rFonts w:cs="Arial"/>
                <w:sz w:val="18"/>
                <w:szCs w:val="18"/>
              </w:rPr>
              <w:t>’ dividido por 100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general_specific_purpose</w:t>
            </w:r>
            <w:r w:rsidRPr="000C3638">
              <w:rPr>
                <w:rFonts w:cs="Arial"/>
                <w:sz w:val="18"/>
                <w:szCs w:val="18"/>
              </w:rPr>
              <w:t>’ estiver preenchido com 'GSPUR1'.</w:t>
            </w:r>
          </w:p>
        </w:tc>
      </w:tr>
      <w:tr w:rsidR="00285076" w:rsidRPr="000C3638" w14:paraId="0459138E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A08B6DD" w14:textId="77777777" w:rsidR="00285076" w:rsidRPr="000C3638" w:rsidRDefault="00913EAD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e</w:t>
            </w:r>
            <w:r w:rsidR="00005663" w:rsidRPr="000C3638">
              <w:rPr>
                <w:rFonts w:cs="Arial"/>
                <w:sz w:val="18"/>
                <w:szCs w:val="18"/>
              </w:rPr>
              <w:t>ntce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B5C1991" w14:textId="77777777" w:rsidR="00D300C5" w:rsidRPr="000C3638" w:rsidRDefault="00D300C5" w:rsidP="00D300C5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(CE) enabling amount.</w:t>
            </w:r>
          </w:p>
          <w:p w14:paraId="174DD55A" w14:textId="77777777" w:rsidR="007A1D39" w:rsidRPr="000C3638" w:rsidRDefault="007A1D39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1FFE92F9" w14:textId="77777777" w:rsidR="00285076" w:rsidRPr="000C3638" w:rsidRDefault="00722EFE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o valor da multiplicação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0C3638">
              <w:rPr>
                <w:rFonts w:cs="Arial"/>
                <w:sz w:val="18"/>
                <w:szCs w:val="18"/>
              </w:rPr>
              <w:t>’ com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CIRC_TURNOVER_</w:t>
            </w:r>
            <w:r w:rsidR="00C6484C" w:rsidRPr="000C3638">
              <w:rPr>
                <w:rFonts w:cs="Arial"/>
                <w:i/>
                <w:iCs/>
                <w:sz w:val="18"/>
                <w:szCs w:val="18"/>
              </w:rPr>
              <w:t>ENABLING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_ALIG</w:t>
            </w:r>
            <w:r w:rsidRPr="000C3638">
              <w:rPr>
                <w:rFonts w:cs="Arial"/>
                <w:sz w:val="18"/>
                <w:szCs w:val="18"/>
              </w:rPr>
              <w:t>’ dividido por 100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general_specific_purpose</w:t>
            </w:r>
            <w:r w:rsidRPr="000C3638">
              <w:rPr>
                <w:rFonts w:cs="Arial"/>
                <w:sz w:val="18"/>
                <w:szCs w:val="18"/>
              </w:rPr>
              <w:t>’ estiver preenchido com 'GSPUR1'.</w:t>
            </w:r>
          </w:p>
        </w:tc>
      </w:tr>
      <w:tr w:rsidR="00285076" w:rsidRPr="000C3638" w14:paraId="2770F940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84FF1CB" w14:textId="77777777" w:rsidR="00285076" w:rsidRPr="000C3638" w:rsidRDefault="00913EAD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t</w:t>
            </w:r>
            <w:r w:rsidR="006E294C" w:rsidRPr="000C3638">
              <w:rPr>
                <w:rFonts w:cs="Arial"/>
                <w:sz w:val="18"/>
                <w:szCs w:val="18"/>
              </w:rPr>
              <w:t>uppc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DFBF653" w14:textId="77777777" w:rsidR="00DD5934" w:rsidRPr="000C3638" w:rsidRDefault="00DD5934" w:rsidP="00DD593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(PPC) amount.</w:t>
            </w:r>
          </w:p>
          <w:p w14:paraId="2625B87A" w14:textId="77777777" w:rsidR="007A1D39" w:rsidRPr="000C3638" w:rsidRDefault="007A1D39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1022F07F" w14:textId="77777777" w:rsidR="00285076" w:rsidRPr="000C3638" w:rsidRDefault="009D30E0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o valor da multiplicação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0C3638">
              <w:rPr>
                <w:rFonts w:cs="Arial"/>
                <w:sz w:val="18"/>
                <w:szCs w:val="18"/>
              </w:rPr>
              <w:t>’ com o campo ‘</w:t>
            </w:r>
            <w:r w:rsidR="0038224F" w:rsidRPr="000C3638">
              <w:rPr>
                <w:rFonts w:cs="Arial"/>
                <w:i/>
                <w:iCs/>
                <w:sz w:val="18"/>
                <w:szCs w:val="18"/>
              </w:rPr>
              <w:t>POLLU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_TURNOVER_</w:t>
            </w:r>
            <w:r w:rsidR="0038224F" w:rsidRPr="000C3638">
              <w:rPr>
                <w:rFonts w:cs="Arial"/>
                <w:i/>
                <w:iCs/>
                <w:sz w:val="18"/>
                <w:szCs w:val="18"/>
              </w:rPr>
              <w:t>TOTAL_ELIG</w:t>
            </w:r>
            <w:r w:rsidR="00DD3349"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="00DD3349" w:rsidRPr="000C3638"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t>dividido por 100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general_specific_purpose</w:t>
            </w:r>
            <w:r w:rsidRPr="000C3638">
              <w:rPr>
                <w:rFonts w:cs="Arial"/>
                <w:sz w:val="18"/>
                <w:szCs w:val="18"/>
              </w:rPr>
              <w:t>’ estiver preenchido com 'GSPUR1'.</w:t>
            </w:r>
          </w:p>
        </w:tc>
      </w:tr>
      <w:tr w:rsidR="00285076" w:rsidRPr="000C3638" w14:paraId="485CB211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16E02C" w14:textId="77777777" w:rsidR="00285076" w:rsidRPr="000C3638" w:rsidRDefault="00913EAD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e</w:t>
            </w:r>
            <w:r w:rsidR="0048096E" w:rsidRPr="000C3638">
              <w:rPr>
                <w:rFonts w:cs="Arial"/>
                <w:sz w:val="18"/>
                <w:szCs w:val="18"/>
              </w:rPr>
              <w:t>tppc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CA2BC3E" w14:textId="77777777" w:rsidR="008F4035" w:rsidRPr="000C3638" w:rsidRDefault="008F4035" w:rsidP="008F4035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(PPC) pure amount.</w:t>
            </w:r>
          </w:p>
          <w:p w14:paraId="3A1C8292" w14:textId="77777777" w:rsidR="007A1D39" w:rsidRPr="000C3638" w:rsidRDefault="007A1D39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72C9F22E" w14:textId="77777777" w:rsidR="00285076" w:rsidRPr="000C3638" w:rsidRDefault="00AA18E3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o valor da multiplicação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0C3638">
              <w:rPr>
                <w:rFonts w:cs="Arial"/>
                <w:sz w:val="18"/>
                <w:szCs w:val="18"/>
              </w:rPr>
              <w:t>’ com o campo ‘</w:t>
            </w:r>
            <w:r w:rsidR="00B60947" w:rsidRPr="000C3638">
              <w:rPr>
                <w:rFonts w:cs="Arial"/>
                <w:i/>
                <w:iCs/>
                <w:sz w:val="18"/>
                <w:szCs w:val="18"/>
              </w:rPr>
              <w:t>POLLU_TURNOVER_OWN_PER_ALIG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dividido por 100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general_specific_purpose</w:t>
            </w:r>
            <w:r w:rsidRPr="000C3638">
              <w:rPr>
                <w:rFonts w:cs="Arial"/>
                <w:sz w:val="18"/>
                <w:szCs w:val="18"/>
              </w:rPr>
              <w:t>’ estiver preenchido com 'GSPUR1'.</w:t>
            </w:r>
          </w:p>
        </w:tc>
      </w:tr>
      <w:tr w:rsidR="00285076" w:rsidRPr="000C3638" w14:paraId="3BBE6B65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7280A9F" w14:textId="77777777" w:rsidR="00285076" w:rsidRPr="000C3638" w:rsidRDefault="00913EAD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t</w:t>
            </w:r>
            <w:r w:rsidR="003F3F74" w:rsidRPr="000C3638">
              <w:rPr>
                <w:rFonts w:cs="Arial"/>
                <w:sz w:val="18"/>
                <w:szCs w:val="18"/>
              </w:rPr>
              <w:t>ubio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62C4470" w14:textId="77777777" w:rsidR="00337528" w:rsidRPr="000C3638" w:rsidRDefault="00337528" w:rsidP="0033752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(BIO) amount.</w:t>
            </w:r>
          </w:p>
          <w:p w14:paraId="2B4A4BE3" w14:textId="77777777" w:rsidR="007A1D39" w:rsidRPr="000C3638" w:rsidRDefault="007A1D39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5C4E1D14" w14:textId="77777777" w:rsidR="00285076" w:rsidRPr="000C3638" w:rsidRDefault="00554788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o valor da multiplicação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0C3638">
              <w:rPr>
                <w:rFonts w:cs="Arial"/>
                <w:sz w:val="18"/>
                <w:szCs w:val="18"/>
              </w:rPr>
              <w:t>’ com o campo ‘</w:t>
            </w:r>
            <w:r w:rsidR="00191DBB" w:rsidRPr="000C3638">
              <w:rPr>
                <w:rFonts w:cs="Arial"/>
                <w:i/>
                <w:iCs/>
                <w:sz w:val="18"/>
                <w:szCs w:val="18"/>
              </w:rPr>
              <w:t>BIO_TURNOVER_TOTAL_ELIG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dividido por 100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general_specific_purpose</w:t>
            </w:r>
            <w:r w:rsidRPr="000C3638">
              <w:rPr>
                <w:rFonts w:cs="Arial"/>
                <w:sz w:val="18"/>
                <w:szCs w:val="18"/>
              </w:rPr>
              <w:t>’ estiver preenchido com 'GSPUR1'.</w:t>
            </w:r>
          </w:p>
        </w:tc>
      </w:tr>
      <w:tr w:rsidR="00285076" w:rsidRPr="000C3638" w14:paraId="178B047A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32AE772" w14:textId="77777777" w:rsidR="00285076" w:rsidRPr="000C3638" w:rsidRDefault="00913EAD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e</w:t>
            </w:r>
            <w:r w:rsidR="002C4286" w:rsidRPr="000C3638">
              <w:rPr>
                <w:rFonts w:cs="Arial"/>
                <w:sz w:val="18"/>
                <w:szCs w:val="18"/>
              </w:rPr>
              <w:t>tbio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FFDCD83" w14:textId="77777777" w:rsidR="00A862B9" w:rsidRPr="000C3638" w:rsidRDefault="00A862B9" w:rsidP="00A862B9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(BIO) pure amount.</w:t>
            </w:r>
          </w:p>
          <w:p w14:paraId="76C21744" w14:textId="77777777" w:rsidR="007A1D39" w:rsidRPr="000C3638" w:rsidRDefault="007A1D39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0F039580" w14:textId="77777777" w:rsidR="00285076" w:rsidRPr="000C3638" w:rsidRDefault="00271CAC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o valor da multiplicação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0C3638">
              <w:rPr>
                <w:rFonts w:cs="Arial"/>
                <w:sz w:val="18"/>
                <w:szCs w:val="18"/>
              </w:rPr>
              <w:t>’ com o campo ‘</w:t>
            </w:r>
            <w:r w:rsidR="001237CC" w:rsidRPr="000C3638">
              <w:rPr>
                <w:rFonts w:cs="Arial"/>
                <w:i/>
                <w:iCs/>
                <w:sz w:val="18"/>
                <w:szCs w:val="18"/>
              </w:rPr>
              <w:t>BIO_TURNOVER_OWN_PERFORMANCE_ALIG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dividido por 100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general_specific_purpose</w:t>
            </w:r>
            <w:r w:rsidRPr="000C3638">
              <w:rPr>
                <w:rFonts w:cs="Arial"/>
                <w:sz w:val="18"/>
                <w:szCs w:val="18"/>
              </w:rPr>
              <w:t>’ estiver preenchido com 'GSPUR1'.</w:t>
            </w:r>
          </w:p>
        </w:tc>
      </w:tr>
      <w:tr w:rsidR="00285076" w:rsidRPr="000C3638" w14:paraId="67268894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377FE8" w14:textId="77777777" w:rsidR="00285076" w:rsidRPr="000C3638" w:rsidRDefault="00913EAD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</w:t>
            </w:r>
            <w:r w:rsidR="00AA6814" w:rsidRPr="000C3638">
              <w:rPr>
                <w:rFonts w:cs="Arial"/>
                <w:sz w:val="18"/>
                <w:szCs w:val="18"/>
              </w:rPr>
              <w:t>accm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32BAFA" w14:textId="77777777" w:rsidR="00414E21" w:rsidRPr="000C3638" w:rsidRDefault="00414E21" w:rsidP="00414E2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amount.</w:t>
            </w:r>
          </w:p>
          <w:p w14:paraId="543BDE8A" w14:textId="77777777" w:rsidR="007A1D39" w:rsidRPr="000C3638" w:rsidRDefault="007A1D39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17D5262F" w14:textId="77777777" w:rsidR="00285076" w:rsidRPr="000C3638" w:rsidRDefault="009E3299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Preenchido com o valor da multiplicação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0C3638">
              <w:rPr>
                <w:rFonts w:cs="Arial"/>
                <w:sz w:val="18"/>
                <w:szCs w:val="18"/>
              </w:rPr>
              <w:t>’ com o campo ‘</w:t>
            </w:r>
            <w:r w:rsidR="00BB4189" w:rsidRPr="000C3638">
              <w:rPr>
                <w:rFonts w:cs="Arial"/>
                <w:i/>
                <w:iCs/>
                <w:sz w:val="18"/>
                <w:szCs w:val="18"/>
              </w:rPr>
              <w:t>MITIG_CAPEX_T_ELIG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dividido por 100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general_specific_purpose</w:t>
            </w:r>
            <w:r w:rsidRPr="000C3638">
              <w:rPr>
                <w:rFonts w:cs="Arial"/>
                <w:sz w:val="18"/>
                <w:szCs w:val="18"/>
              </w:rPr>
              <w:t>’ estiver preenchido com 'GSPUR1'.</w:t>
            </w:r>
          </w:p>
        </w:tc>
      </w:tr>
      <w:tr w:rsidR="00285076" w:rsidRPr="000C3638" w14:paraId="02EDC581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C5275C0" w14:textId="77777777" w:rsidR="00285076" w:rsidRPr="000C3638" w:rsidRDefault="00913EAD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e</w:t>
            </w:r>
            <w:r w:rsidR="00A4029F" w:rsidRPr="000C3638">
              <w:rPr>
                <w:rFonts w:cs="Arial"/>
                <w:sz w:val="18"/>
                <w:szCs w:val="18"/>
              </w:rPr>
              <w:t>cccm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27C1461" w14:textId="77777777" w:rsidR="00073F32" w:rsidRPr="000C3638" w:rsidRDefault="00073F32" w:rsidP="00073F3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pure amount.</w:t>
            </w:r>
          </w:p>
          <w:p w14:paraId="3D26879C" w14:textId="77777777" w:rsidR="007A1D39" w:rsidRPr="000C3638" w:rsidRDefault="007A1D39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0A2D3242" w14:textId="77777777" w:rsidR="00285076" w:rsidRPr="000C3638" w:rsidRDefault="002349AB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o valor da multiplicação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0C3638">
              <w:rPr>
                <w:rFonts w:cs="Arial"/>
                <w:sz w:val="18"/>
                <w:szCs w:val="18"/>
              </w:rPr>
              <w:t>’ com o campo ‘</w:t>
            </w:r>
            <w:r w:rsidR="008E2496" w:rsidRPr="000C3638">
              <w:rPr>
                <w:rFonts w:cs="Arial"/>
                <w:i/>
                <w:iCs/>
                <w:sz w:val="18"/>
                <w:szCs w:val="18"/>
              </w:rPr>
              <w:t>MITIG_CAPEX_OWN_PERF_ALIG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dividido por 100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general_specific_purpose</w:t>
            </w:r>
            <w:r w:rsidRPr="000C3638">
              <w:rPr>
                <w:rFonts w:cs="Arial"/>
                <w:sz w:val="18"/>
                <w:szCs w:val="18"/>
              </w:rPr>
              <w:t>’ estiver preenchido com 'GSPUR1'.</w:t>
            </w:r>
          </w:p>
        </w:tc>
      </w:tr>
      <w:tr w:rsidR="00285076" w:rsidRPr="000C3638" w14:paraId="226456C7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BE89D3" w14:textId="77777777" w:rsidR="00285076" w:rsidRPr="000C3638" w:rsidRDefault="00913EAD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t</w:t>
            </w:r>
            <w:r w:rsidR="003C18C4" w:rsidRPr="000C3638">
              <w:rPr>
                <w:rFonts w:cs="Arial"/>
                <w:sz w:val="18"/>
                <w:szCs w:val="18"/>
              </w:rPr>
              <w:t>ranc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6BA6B0E" w14:textId="77777777" w:rsidR="00F638B5" w:rsidRPr="000C3638" w:rsidRDefault="00F638B5" w:rsidP="00F638B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transitional amount.</w:t>
            </w:r>
          </w:p>
          <w:p w14:paraId="38A9A4D2" w14:textId="77777777" w:rsidR="007A1D39" w:rsidRPr="000C3638" w:rsidRDefault="007A1D39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5F24D09F" w14:textId="77777777" w:rsidR="00285076" w:rsidRPr="000C3638" w:rsidRDefault="00993643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o valor da multiplicação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0C3638">
              <w:rPr>
                <w:rFonts w:cs="Arial"/>
                <w:sz w:val="18"/>
                <w:szCs w:val="18"/>
              </w:rPr>
              <w:t>’ com o campo ‘</w:t>
            </w:r>
            <w:r w:rsidR="00577687" w:rsidRPr="000C3638">
              <w:rPr>
                <w:rFonts w:cs="Arial"/>
                <w:i/>
                <w:iCs/>
                <w:sz w:val="18"/>
                <w:szCs w:val="18"/>
              </w:rPr>
              <w:t>MITIG_CAPEX_TRANSIT_ACTIVITY_ALIG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dividido por 100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general_specific_purpose</w:t>
            </w:r>
            <w:r w:rsidRPr="000C3638">
              <w:rPr>
                <w:rFonts w:cs="Arial"/>
                <w:sz w:val="18"/>
                <w:szCs w:val="18"/>
              </w:rPr>
              <w:t>’ estiver preenchido com 'GSPUR1'.</w:t>
            </w:r>
          </w:p>
        </w:tc>
      </w:tr>
      <w:tr w:rsidR="00285076" w:rsidRPr="000C3638" w14:paraId="3E904F08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E61E329" w14:textId="77777777" w:rsidR="00285076" w:rsidRPr="000C3638" w:rsidRDefault="00913EAD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e</w:t>
            </w:r>
            <w:r w:rsidR="002F3BC7" w:rsidRPr="000C3638">
              <w:rPr>
                <w:rFonts w:cs="Arial"/>
                <w:sz w:val="18"/>
                <w:szCs w:val="18"/>
              </w:rPr>
              <w:t>ncccm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C54980E" w14:textId="77777777" w:rsidR="00641D49" w:rsidRPr="000C3638" w:rsidRDefault="00641D49" w:rsidP="00641D49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enabling amount.</w:t>
            </w:r>
          </w:p>
          <w:p w14:paraId="245A03D0" w14:textId="77777777" w:rsidR="007A1D39" w:rsidRPr="000C3638" w:rsidRDefault="007A1D39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2C511B47" w14:textId="77777777" w:rsidR="00285076" w:rsidRPr="000C3638" w:rsidRDefault="004E4239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o valor da multiplicação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0C3638">
              <w:rPr>
                <w:rFonts w:cs="Arial"/>
                <w:sz w:val="18"/>
                <w:szCs w:val="18"/>
              </w:rPr>
              <w:t>’ com o campo ‘</w:t>
            </w:r>
            <w:r w:rsidR="00973FC4" w:rsidRPr="000C3638">
              <w:rPr>
                <w:rFonts w:cs="Arial"/>
                <w:i/>
                <w:iCs/>
                <w:sz w:val="18"/>
                <w:szCs w:val="18"/>
              </w:rPr>
              <w:t>MITIG_CAPEX_ENAB_ALIG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dividido por 100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general_specific_purpose</w:t>
            </w:r>
            <w:r w:rsidRPr="000C3638">
              <w:rPr>
                <w:rFonts w:cs="Arial"/>
                <w:sz w:val="18"/>
                <w:szCs w:val="18"/>
              </w:rPr>
              <w:t>’ estiver preenchido com 'GSPUR1'.</w:t>
            </w:r>
          </w:p>
        </w:tc>
      </w:tr>
      <w:tr w:rsidR="00285076" w:rsidRPr="000C3638" w14:paraId="061E3C11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134B063" w14:textId="77777777" w:rsidR="00285076" w:rsidRPr="000C3638" w:rsidRDefault="00913EAD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</w:t>
            </w:r>
            <w:r w:rsidR="00064DB8" w:rsidRPr="000C3638">
              <w:rPr>
                <w:rFonts w:cs="Arial"/>
                <w:sz w:val="18"/>
                <w:szCs w:val="18"/>
              </w:rPr>
              <w:t>acca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D5F8E93" w14:textId="77777777" w:rsidR="00CF3EE2" w:rsidRPr="000C3638" w:rsidRDefault="00CF3EE2" w:rsidP="00CF3EE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amount.</w:t>
            </w:r>
          </w:p>
          <w:p w14:paraId="75ED5140" w14:textId="77777777" w:rsidR="007A1D39" w:rsidRPr="000C3638" w:rsidRDefault="007A1D39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2C52F8C4" w14:textId="77777777" w:rsidR="00285076" w:rsidRPr="000C3638" w:rsidRDefault="00E0101B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o valor da multiplicação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0C3638">
              <w:rPr>
                <w:rFonts w:cs="Arial"/>
                <w:sz w:val="18"/>
                <w:szCs w:val="18"/>
              </w:rPr>
              <w:t>’ com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ADAPT_CAPEX_T_ELIG AS DECIMAL’</w:t>
            </w:r>
            <w:r w:rsidRPr="000C3638">
              <w:rPr>
                <w:rFonts w:cs="Arial"/>
                <w:sz w:val="18"/>
                <w:szCs w:val="18"/>
              </w:rPr>
              <w:t xml:space="preserve"> dividido por 100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general_specific_purpose</w:t>
            </w:r>
            <w:r w:rsidRPr="000C3638">
              <w:rPr>
                <w:rFonts w:cs="Arial"/>
                <w:sz w:val="18"/>
                <w:szCs w:val="18"/>
              </w:rPr>
              <w:t>’ estiver preenchido com 'GSPUR1'.</w:t>
            </w:r>
          </w:p>
        </w:tc>
      </w:tr>
      <w:tr w:rsidR="00285076" w:rsidRPr="000C3638" w14:paraId="7B91E262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0F308E1" w14:textId="77777777" w:rsidR="00285076" w:rsidRPr="000C3638" w:rsidRDefault="00913EAD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e</w:t>
            </w:r>
            <w:r w:rsidR="001612E5" w:rsidRPr="000C3638">
              <w:rPr>
                <w:rFonts w:cs="Arial"/>
                <w:sz w:val="18"/>
                <w:szCs w:val="18"/>
              </w:rPr>
              <w:t>ccca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6A87C21" w14:textId="77777777" w:rsidR="00285076" w:rsidRPr="000C3638" w:rsidRDefault="006C7018" w:rsidP="006C701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pure amount.</w:t>
            </w:r>
          </w:p>
          <w:p w14:paraId="58AEB00A" w14:textId="77777777" w:rsidR="007A1D39" w:rsidRPr="000C3638" w:rsidRDefault="007A1D39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40A4565C" w14:textId="77777777" w:rsidR="00285076" w:rsidRPr="000C3638" w:rsidRDefault="00B2183C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o valor da multiplicação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0C3638">
              <w:rPr>
                <w:rFonts w:cs="Arial"/>
                <w:sz w:val="18"/>
                <w:szCs w:val="18"/>
              </w:rPr>
              <w:t>’ com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ADAPT_CAPEX_</w:t>
            </w:r>
            <w:r w:rsidR="00115B40" w:rsidRPr="000C3638">
              <w:rPr>
                <w:rFonts w:cs="Arial"/>
                <w:i/>
                <w:iCs/>
                <w:sz w:val="18"/>
                <w:szCs w:val="18"/>
              </w:rPr>
              <w:t>OWN_PERF_ALIG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dividido por 100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general_specific_purpose</w:t>
            </w:r>
            <w:r w:rsidRPr="000C3638">
              <w:rPr>
                <w:rFonts w:cs="Arial"/>
                <w:sz w:val="18"/>
                <w:szCs w:val="18"/>
              </w:rPr>
              <w:t>’ estiver preenchido com 'GSPUR1'.</w:t>
            </w:r>
          </w:p>
        </w:tc>
      </w:tr>
      <w:tr w:rsidR="00285076" w:rsidRPr="000C3638" w14:paraId="44AAEFD5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A6B713" w14:textId="77777777" w:rsidR="00285076" w:rsidRPr="000C3638" w:rsidRDefault="00913EAD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e</w:t>
            </w:r>
            <w:r w:rsidR="000B3753" w:rsidRPr="000C3638">
              <w:rPr>
                <w:rFonts w:cs="Arial"/>
                <w:sz w:val="18"/>
                <w:szCs w:val="18"/>
              </w:rPr>
              <w:t>nccca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4CA15EA" w14:textId="77777777" w:rsidR="009B4E75" w:rsidRPr="000C3638" w:rsidRDefault="009B4E75" w:rsidP="009B4E75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enabling amount.</w:t>
            </w:r>
          </w:p>
          <w:p w14:paraId="37B78CD2" w14:textId="77777777" w:rsidR="007A1D39" w:rsidRPr="000C3638" w:rsidRDefault="007A1D39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17A233D3" w14:textId="77777777" w:rsidR="00285076" w:rsidRPr="000C3638" w:rsidRDefault="002B45E1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o valor da multiplicação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0C3638">
              <w:rPr>
                <w:rFonts w:cs="Arial"/>
                <w:sz w:val="18"/>
                <w:szCs w:val="18"/>
              </w:rPr>
              <w:t>’ com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ADAPT_CAPEX_</w:t>
            </w:r>
            <w:r w:rsidR="00F03F0B" w:rsidRPr="000C3638">
              <w:rPr>
                <w:rFonts w:cs="Arial"/>
                <w:i/>
                <w:iCs/>
                <w:sz w:val="18"/>
                <w:szCs w:val="18"/>
              </w:rPr>
              <w:t>ENAB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_ALIG’</w:t>
            </w:r>
            <w:r w:rsidRPr="000C3638">
              <w:rPr>
                <w:rFonts w:cs="Arial"/>
                <w:sz w:val="18"/>
                <w:szCs w:val="18"/>
              </w:rPr>
              <w:t xml:space="preserve"> dividido por 100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general_specific_purpose</w:t>
            </w:r>
            <w:r w:rsidRPr="000C3638">
              <w:rPr>
                <w:rFonts w:cs="Arial"/>
                <w:sz w:val="18"/>
                <w:szCs w:val="18"/>
              </w:rPr>
              <w:t>’ estiver preenchido com 'GSPUR1'.</w:t>
            </w:r>
          </w:p>
        </w:tc>
      </w:tr>
      <w:tr w:rsidR="00285076" w:rsidRPr="000C3638" w14:paraId="0D726536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CBF9179" w14:textId="77777777" w:rsidR="00285076" w:rsidRPr="000C3638" w:rsidRDefault="00913EAD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</w:t>
            </w:r>
            <w:r w:rsidR="00F21EC4" w:rsidRPr="000C3638">
              <w:rPr>
                <w:rFonts w:cs="Arial"/>
                <w:sz w:val="18"/>
                <w:szCs w:val="18"/>
              </w:rPr>
              <w:t>awtr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C3CB9A9" w14:textId="77777777" w:rsidR="00FB0D6F" w:rsidRPr="000C3638" w:rsidRDefault="00FB0D6F" w:rsidP="00FB0D6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amount.</w:t>
            </w:r>
          </w:p>
          <w:p w14:paraId="10AB2EB0" w14:textId="77777777" w:rsidR="007A1D39" w:rsidRPr="000C3638" w:rsidRDefault="007A1D39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122AC273" w14:textId="77777777" w:rsidR="00285076" w:rsidRPr="000C3638" w:rsidRDefault="00B41A99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o valor da multiplicação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0C3638">
              <w:rPr>
                <w:rFonts w:cs="Arial"/>
                <w:sz w:val="18"/>
                <w:szCs w:val="18"/>
              </w:rPr>
              <w:t>’ com o campo ‘</w:t>
            </w:r>
            <w:r w:rsidR="00684D2F" w:rsidRPr="000C3638">
              <w:rPr>
                <w:rFonts w:cs="Arial"/>
                <w:i/>
                <w:iCs/>
                <w:sz w:val="18"/>
                <w:szCs w:val="18"/>
              </w:rPr>
              <w:t>WATER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_CAPEX_</w:t>
            </w:r>
            <w:r w:rsidR="00684D2F" w:rsidRPr="000C3638">
              <w:rPr>
                <w:rFonts w:cs="Arial"/>
                <w:i/>
                <w:iCs/>
                <w:sz w:val="18"/>
                <w:szCs w:val="18"/>
              </w:rPr>
              <w:t>TOTAL_ELIG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dividido por 100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general_specific_purpose</w:t>
            </w:r>
            <w:r w:rsidRPr="000C3638">
              <w:rPr>
                <w:rFonts w:cs="Arial"/>
                <w:sz w:val="18"/>
                <w:szCs w:val="18"/>
              </w:rPr>
              <w:t>’ estiver preenchido com 'GSPUR1'.</w:t>
            </w:r>
          </w:p>
        </w:tc>
      </w:tr>
      <w:tr w:rsidR="00285076" w:rsidRPr="000C3638" w14:paraId="09756F20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8A17B44" w14:textId="77777777" w:rsidR="00285076" w:rsidRPr="000C3638" w:rsidRDefault="00913EAD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e</w:t>
            </w:r>
            <w:r w:rsidR="00E85B2B" w:rsidRPr="000C3638">
              <w:rPr>
                <w:rFonts w:cs="Arial"/>
                <w:sz w:val="18"/>
                <w:szCs w:val="18"/>
              </w:rPr>
              <w:t>cwtr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02D7D0" w14:textId="77777777" w:rsidR="006A7F5D" w:rsidRPr="000C3638" w:rsidRDefault="006A7F5D" w:rsidP="006A7F5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pure amount.</w:t>
            </w:r>
          </w:p>
          <w:p w14:paraId="161E2700" w14:textId="77777777" w:rsidR="007A1D39" w:rsidRPr="000C3638" w:rsidRDefault="007A1D39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1DCAD5B6" w14:textId="77777777" w:rsidR="00285076" w:rsidRPr="000C3638" w:rsidRDefault="008A23F1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o valor da multiplicação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0C3638">
              <w:rPr>
                <w:rFonts w:cs="Arial"/>
                <w:sz w:val="18"/>
                <w:szCs w:val="18"/>
              </w:rPr>
              <w:t>’ com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WATER_CAPEX_</w:t>
            </w:r>
            <w:r w:rsidR="001815FD" w:rsidRPr="000C3638">
              <w:rPr>
                <w:rFonts w:cs="Arial"/>
                <w:i/>
                <w:iCs/>
                <w:sz w:val="18"/>
                <w:szCs w:val="18"/>
              </w:rPr>
              <w:t>OWN_PERFORMANCE_ALIG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dividido por 100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general_specific_purpose</w:t>
            </w:r>
            <w:r w:rsidRPr="000C3638">
              <w:rPr>
                <w:rFonts w:cs="Arial"/>
                <w:sz w:val="18"/>
                <w:szCs w:val="18"/>
              </w:rPr>
              <w:t>’ estiver preenchido com 'GSPUR1'.</w:t>
            </w:r>
          </w:p>
        </w:tc>
      </w:tr>
      <w:tr w:rsidR="00285076" w:rsidRPr="000C3638" w14:paraId="649559D9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34E774" w14:textId="77777777" w:rsidR="00285076" w:rsidRPr="000C3638" w:rsidRDefault="00913EAD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e</w:t>
            </w:r>
            <w:r w:rsidR="00B10B1A" w:rsidRPr="000C3638">
              <w:rPr>
                <w:rFonts w:cs="Arial"/>
                <w:sz w:val="18"/>
                <w:szCs w:val="18"/>
              </w:rPr>
              <w:t>ncwtr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A03C41" w14:textId="77777777" w:rsidR="000B2D40" w:rsidRPr="000C3638" w:rsidRDefault="000B2D40" w:rsidP="000B2D40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enabling amount.</w:t>
            </w:r>
          </w:p>
          <w:p w14:paraId="07349835" w14:textId="77777777" w:rsidR="007A1D39" w:rsidRPr="000C3638" w:rsidRDefault="007A1D39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07BFCFD9" w14:textId="77777777" w:rsidR="00285076" w:rsidRPr="000C3638" w:rsidRDefault="00F81A68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o valor da multiplicação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0C3638">
              <w:rPr>
                <w:rFonts w:cs="Arial"/>
                <w:sz w:val="18"/>
                <w:szCs w:val="18"/>
              </w:rPr>
              <w:t>’ com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WATER_CAPEX_</w:t>
            </w:r>
            <w:r w:rsidR="000F0578" w:rsidRPr="000C3638">
              <w:rPr>
                <w:rFonts w:cs="Arial"/>
                <w:i/>
                <w:iCs/>
                <w:sz w:val="18"/>
                <w:szCs w:val="18"/>
              </w:rPr>
              <w:t>ENABLING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_ALIG’</w:t>
            </w:r>
            <w:r w:rsidRPr="000C3638">
              <w:rPr>
                <w:rFonts w:cs="Arial"/>
                <w:sz w:val="18"/>
                <w:szCs w:val="18"/>
              </w:rPr>
              <w:t xml:space="preserve"> dividido por 100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general_specific_purpose</w:t>
            </w:r>
            <w:r w:rsidRPr="000C3638">
              <w:rPr>
                <w:rFonts w:cs="Arial"/>
                <w:sz w:val="18"/>
                <w:szCs w:val="18"/>
              </w:rPr>
              <w:t>’ estiver preenchido com 'GSPUR1'.</w:t>
            </w:r>
          </w:p>
        </w:tc>
      </w:tr>
      <w:tr w:rsidR="00285076" w:rsidRPr="000C3638" w14:paraId="501D6BF1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0A4C581" w14:textId="77777777" w:rsidR="00285076" w:rsidRPr="000C3638" w:rsidRDefault="00913EAD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</w:t>
            </w:r>
            <w:r w:rsidR="00F3645B" w:rsidRPr="000C3638">
              <w:rPr>
                <w:rFonts w:cs="Arial"/>
                <w:sz w:val="18"/>
                <w:szCs w:val="18"/>
              </w:rPr>
              <w:t>ace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C39C060" w14:textId="77777777" w:rsidR="005613B8" w:rsidRPr="000C3638" w:rsidRDefault="005613B8" w:rsidP="005613B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amount.</w:t>
            </w:r>
          </w:p>
          <w:p w14:paraId="2E960CE6" w14:textId="77777777" w:rsidR="007A1D39" w:rsidRPr="000C3638" w:rsidRDefault="007A1D39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4D79AE38" w14:textId="77777777" w:rsidR="00285076" w:rsidRPr="000C3638" w:rsidRDefault="00AA7C66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Preenchido com o valor da multiplicação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0C3638">
              <w:rPr>
                <w:rFonts w:cs="Arial"/>
                <w:sz w:val="18"/>
                <w:szCs w:val="18"/>
              </w:rPr>
              <w:t>’ com o campo ‘</w:t>
            </w:r>
            <w:r w:rsidR="00E939A4" w:rsidRPr="000C3638">
              <w:rPr>
                <w:rFonts w:cs="Arial"/>
                <w:i/>
                <w:iCs/>
                <w:sz w:val="18"/>
                <w:szCs w:val="18"/>
              </w:rPr>
              <w:t>CIRC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_CAPEX_</w:t>
            </w:r>
            <w:r w:rsidR="00E939A4" w:rsidRPr="000C3638">
              <w:rPr>
                <w:rFonts w:cs="Arial"/>
                <w:i/>
                <w:iCs/>
                <w:sz w:val="18"/>
                <w:szCs w:val="18"/>
              </w:rPr>
              <w:t>TOTAL_ELIG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dividido por 100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general_specific_purpose</w:t>
            </w:r>
            <w:r w:rsidRPr="000C3638">
              <w:rPr>
                <w:rFonts w:cs="Arial"/>
                <w:sz w:val="18"/>
                <w:szCs w:val="18"/>
              </w:rPr>
              <w:t>’ estiver preenchido com 'GSPUR1'.</w:t>
            </w:r>
          </w:p>
        </w:tc>
      </w:tr>
      <w:tr w:rsidR="00285076" w:rsidRPr="000C3638" w14:paraId="74F448E1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3C2CEFA" w14:textId="77777777" w:rsidR="00285076" w:rsidRPr="000C3638" w:rsidRDefault="00913EAD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e</w:t>
            </w:r>
            <w:r w:rsidR="00DF235A" w:rsidRPr="000C3638">
              <w:rPr>
                <w:rFonts w:cs="Arial"/>
                <w:sz w:val="18"/>
                <w:szCs w:val="18"/>
              </w:rPr>
              <w:t>cce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8AF8CE" w14:textId="77777777" w:rsidR="006B7864" w:rsidRPr="000C3638" w:rsidRDefault="006B7864" w:rsidP="006B786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pure amount.</w:t>
            </w:r>
          </w:p>
          <w:p w14:paraId="7577C236" w14:textId="77777777" w:rsidR="007A1D39" w:rsidRPr="000C3638" w:rsidRDefault="007A1D39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0E62877C" w14:textId="77777777" w:rsidR="00285076" w:rsidRPr="000C3638" w:rsidRDefault="00430998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o valor da multiplicação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0C3638">
              <w:rPr>
                <w:rFonts w:cs="Arial"/>
                <w:sz w:val="18"/>
                <w:szCs w:val="18"/>
              </w:rPr>
              <w:t>’ com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CIRC_CAPEX_</w:t>
            </w:r>
            <w:r w:rsidR="00CC78B0" w:rsidRPr="000C3638">
              <w:rPr>
                <w:rFonts w:cs="Arial"/>
                <w:i/>
                <w:iCs/>
                <w:sz w:val="18"/>
                <w:szCs w:val="18"/>
              </w:rPr>
              <w:t>OWN_PERFORMANCE_ALIG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dividido por 100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general_specific_purpose</w:t>
            </w:r>
            <w:r w:rsidRPr="000C3638">
              <w:rPr>
                <w:rFonts w:cs="Arial"/>
                <w:sz w:val="18"/>
                <w:szCs w:val="18"/>
              </w:rPr>
              <w:t>’ estiver preenchido com 'GSPUR1'.</w:t>
            </w:r>
          </w:p>
        </w:tc>
      </w:tr>
      <w:tr w:rsidR="00285076" w:rsidRPr="000C3638" w14:paraId="333E9359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A9CDFB7" w14:textId="77777777" w:rsidR="00285076" w:rsidRPr="000C3638" w:rsidRDefault="00913EAD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e</w:t>
            </w:r>
            <w:r w:rsidR="007E6219" w:rsidRPr="000C3638">
              <w:rPr>
                <w:rFonts w:cs="Arial"/>
                <w:sz w:val="18"/>
                <w:szCs w:val="18"/>
              </w:rPr>
              <w:t>ncce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F3F529C" w14:textId="77777777" w:rsidR="003F140B" w:rsidRPr="000C3638" w:rsidRDefault="003F140B" w:rsidP="003F140B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enabling amount.</w:t>
            </w:r>
          </w:p>
          <w:p w14:paraId="4B51106D" w14:textId="77777777" w:rsidR="007A1D39" w:rsidRPr="000C3638" w:rsidRDefault="007A1D39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7FEFF2B2" w14:textId="77777777" w:rsidR="00285076" w:rsidRPr="000C3638" w:rsidRDefault="00571C14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o valor da multiplicação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0C3638">
              <w:rPr>
                <w:rFonts w:cs="Arial"/>
                <w:sz w:val="18"/>
                <w:szCs w:val="18"/>
              </w:rPr>
              <w:t>’ com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CIRC_CAPEX_</w:t>
            </w:r>
            <w:r w:rsidR="003264AB" w:rsidRPr="000C3638">
              <w:rPr>
                <w:rFonts w:cs="Arial"/>
                <w:i/>
                <w:iCs/>
                <w:sz w:val="18"/>
                <w:szCs w:val="18"/>
              </w:rPr>
              <w:t>ENABLING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_ALIG’</w:t>
            </w:r>
            <w:r w:rsidRPr="000C3638">
              <w:rPr>
                <w:rFonts w:cs="Arial"/>
                <w:sz w:val="18"/>
                <w:szCs w:val="18"/>
              </w:rPr>
              <w:t xml:space="preserve"> dividido por 100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general_specific_purpose</w:t>
            </w:r>
            <w:r w:rsidRPr="000C3638">
              <w:rPr>
                <w:rFonts w:cs="Arial"/>
                <w:sz w:val="18"/>
                <w:szCs w:val="18"/>
              </w:rPr>
              <w:t>’ estiver preenchido com 'GSPUR1'.</w:t>
            </w:r>
          </w:p>
        </w:tc>
      </w:tr>
      <w:tr w:rsidR="00285076" w:rsidRPr="000C3638" w14:paraId="66A8D838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2A77A67" w14:textId="77777777" w:rsidR="00285076" w:rsidRPr="000C3638" w:rsidRDefault="00913EAD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</w:t>
            </w:r>
            <w:r w:rsidR="00F77123" w:rsidRPr="000C3638">
              <w:rPr>
                <w:rFonts w:cs="Arial"/>
                <w:sz w:val="18"/>
                <w:szCs w:val="18"/>
              </w:rPr>
              <w:t>appc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0F7651" w14:textId="77777777" w:rsidR="00D06236" w:rsidRPr="000C3638" w:rsidRDefault="00D06236" w:rsidP="00D0623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(PPC) amount.</w:t>
            </w:r>
          </w:p>
          <w:p w14:paraId="623AE468" w14:textId="77777777" w:rsidR="007A1D39" w:rsidRPr="000C3638" w:rsidRDefault="007A1D39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0859589B" w14:textId="77777777" w:rsidR="00285076" w:rsidRPr="000C3638" w:rsidRDefault="00B8555D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o valor da multiplicação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0C3638">
              <w:rPr>
                <w:rFonts w:cs="Arial"/>
                <w:sz w:val="18"/>
                <w:szCs w:val="18"/>
              </w:rPr>
              <w:t>’ com o campo ‘</w:t>
            </w:r>
            <w:r w:rsidR="00014F1B" w:rsidRPr="000C3638">
              <w:rPr>
                <w:rFonts w:cs="Arial"/>
                <w:i/>
                <w:iCs/>
                <w:sz w:val="18"/>
                <w:szCs w:val="18"/>
              </w:rPr>
              <w:t>POLLU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_CAPEX_</w:t>
            </w:r>
            <w:r w:rsidR="00014F1B" w:rsidRPr="000C3638">
              <w:rPr>
                <w:rFonts w:cs="Arial"/>
                <w:i/>
                <w:iCs/>
                <w:sz w:val="18"/>
                <w:szCs w:val="18"/>
              </w:rPr>
              <w:t>TOTAL_ELIG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dividido por 100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general_specific_purpose</w:t>
            </w:r>
            <w:r w:rsidRPr="000C3638">
              <w:rPr>
                <w:rFonts w:cs="Arial"/>
                <w:sz w:val="18"/>
                <w:szCs w:val="18"/>
              </w:rPr>
              <w:t>’ estiver preenchido com 'GSPUR1'.</w:t>
            </w:r>
          </w:p>
        </w:tc>
      </w:tr>
      <w:tr w:rsidR="00285076" w:rsidRPr="000C3638" w14:paraId="77C8FE05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7BD919" w14:textId="77777777" w:rsidR="00285076" w:rsidRPr="000C3638" w:rsidRDefault="00913EAD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e</w:t>
            </w:r>
            <w:r w:rsidR="0001719A" w:rsidRPr="000C3638">
              <w:rPr>
                <w:rFonts w:cs="Arial"/>
                <w:sz w:val="18"/>
                <w:szCs w:val="18"/>
              </w:rPr>
              <w:t>cppc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447E7C" w14:textId="77777777" w:rsidR="00F75C05" w:rsidRPr="000C3638" w:rsidRDefault="00F75C05" w:rsidP="00F75C0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(PPC) pure amount.</w:t>
            </w:r>
          </w:p>
          <w:p w14:paraId="46B50BD3" w14:textId="77777777" w:rsidR="007A1D39" w:rsidRPr="000C3638" w:rsidRDefault="007A1D39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2A938102" w14:textId="77777777" w:rsidR="00285076" w:rsidRPr="000C3638" w:rsidRDefault="007718A5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o valor da multiplicação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0C3638">
              <w:rPr>
                <w:rFonts w:cs="Arial"/>
                <w:sz w:val="18"/>
                <w:szCs w:val="18"/>
              </w:rPr>
              <w:t>’ com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POLLU_CAPEX_</w:t>
            </w:r>
            <w:r w:rsidR="00063862" w:rsidRPr="000C3638">
              <w:rPr>
                <w:rFonts w:cs="Arial"/>
                <w:i/>
                <w:iCs/>
                <w:sz w:val="18"/>
                <w:szCs w:val="18"/>
              </w:rPr>
              <w:t>OWN_PERFORMANCE_ALIG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dividido por 100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general_specific_purpose</w:t>
            </w:r>
            <w:r w:rsidRPr="000C3638">
              <w:rPr>
                <w:rFonts w:cs="Arial"/>
                <w:sz w:val="18"/>
                <w:szCs w:val="18"/>
              </w:rPr>
              <w:t>’ estiver preenchido com 'GSPUR1'.</w:t>
            </w:r>
          </w:p>
        </w:tc>
      </w:tr>
      <w:tr w:rsidR="00285076" w:rsidRPr="000C3638" w14:paraId="1F57D110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4C5ECEA" w14:textId="77777777" w:rsidR="00285076" w:rsidRPr="000C3638" w:rsidRDefault="00913EAD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</w:t>
            </w:r>
            <w:r w:rsidR="004337CA" w:rsidRPr="000C3638">
              <w:rPr>
                <w:rFonts w:cs="Arial"/>
                <w:sz w:val="18"/>
                <w:szCs w:val="18"/>
              </w:rPr>
              <w:t>abio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81ECACF" w14:textId="77777777" w:rsidR="00492B0E" w:rsidRPr="000C3638" w:rsidRDefault="00492B0E" w:rsidP="00492B0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(BIO) amount.</w:t>
            </w:r>
          </w:p>
          <w:p w14:paraId="00576682" w14:textId="77777777" w:rsidR="007A1D39" w:rsidRPr="000C3638" w:rsidRDefault="007A1D39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34042DA5" w14:textId="77777777" w:rsidR="00285076" w:rsidRPr="000C3638" w:rsidRDefault="00E07C63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o valor da multiplicação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0C3638">
              <w:rPr>
                <w:rFonts w:cs="Arial"/>
                <w:sz w:val="18"/>
                <w:szCs w:val="18"/>
              </w:rPr>
              <w:t>’ com o campo ‘</w:t>
            </w:r>
            <w:r w:rsidR="004E62B5" w:rsidRPr="000C3638">
              <w:rPr>
                <w:rFonts w:cs="Arial"/>
                <w:i/>
                <w:iCs/>
                <w:sz w:val="18"/>
                <w:szCs w:val="18"/>
              </w:rPr>
              <w:t>BIO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_CAPEX_</w:t>
            </w:r>
            <w:r w:rsidR="004E62B5" w:rsidRPr="000C3638">
              <w:rPr>
                <w:rFonts w:cs="Arial"/>
                <w:i/>
                <w:iCs/>
                <w:sz w:val="18"/>
                <w:szCs w:val="18"/>
              </w:rPr>
              <w:t>TOTAL_ELIG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dividido por 100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general_specific_purpose</w:t>
            </w:r>
            <w:r w:rsidRPr="000C3638">
              <w:rPr>
                <w:rFonts w:cs="Arial"/>
                <w:sz w:val="18"/>
                <w:szCs w:val="18"/>
              </w:rPr>
              <w:t>’ estiver preenchido com 'GSPUR1'.</w:t>
            </w:r>
          </w:p>
        </w:tc>
      </w:tr>
      <w:tr w:rsidR="00285076" w:rsidRPr="000C3638" w14:paraId="0069DDA1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FC0492" w14:textId="77777777" w:rsidR="00285076" w:rsidRPr="000C3638" w:rsidRDefault="00913EAD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e</w:t>
            </w:r>
            <w:r w:rsidR="00F8482B" w:rsidRPr="000C3638">
              <w:rPr>
                <w:rFonts w:cs="Arial"/>
                <w:sz w:val="18"/>
                <w:szCs w:val="18"/>
              </w:rPr>
              <w:t>cbio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47F988" w14:textId="77777777" w:rsidR="005F75BC" w:rsidRPr="000C3638" w:rsidRDefault="005F75BC" w:rsidP="005F75B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(BIO) enabling amount.</w:t>
            </w:r>
          </w:p>
          <w:p w14:paraId="1D3C9B7E" w14:textId="77777777" w:rsidR="007A1D39" w:rsidRPr="000C3638" w:rsidRDefault="007A1D39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3925F662" w14:textId="77777777" w:rsidR="00285076" w:rsidRPr="000C3638" w:rsidRDefault="0096165D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o valor da multiplicação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0C3638">
              <w:rPr>
                <w:rFonts w:cs="Arial"/>
                <w:sz w:val="18"/>
                <w:szCs w:val="18"/>
              </w:rPr>
              <w:t>’ com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BIO_CAPEX_OWN_PERFORMANCE_ALIG’</w:t>
            </w:r>
            <w:r w:rsidRPr="000C3638">
              <w:rPr>
                <w:rFonts w:cs="Arial"/>
                <w:sz w:val="18"/>
                <w:szCs w:val="18"/>
              </w:rPr>
              <w:t xml:space="preserve"> dividido por 100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general_specific_purpose</w:t>
            </w:r>
            <w:r w:rsidRPr="000C3638">
              <w:rPr>
                <w:rFonts w:cs="Arial"/>
                <w:sz w:val="18"/>
                <w:szCs w:val="18"/>
              </w:rPr>
              <w:t>’ estiver preenchido com 'GSPUR1'.</w:t>
            </w:r>
          </w:p>
        </w:tc>
      </w:tr>
      <w:tr w:rsidR="00285076" w:rsidRPr="000C3638" w14:paraId="03FA57EF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8681CA9" w14:textId="77777777" w:rsidR="00285076" w:rsidRPr="000C3638" w:rsidRDefault="00537202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specific_sustainable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2081EC" w14:textId="77777777" w:rsidR="00381DE3" w:rsidRPr="000C3638" w:rsidRDefault="00381DE3" w:rsidP="006108C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alinhada segundo a Taxonomia Europeia.</w:t>
            </w:r>
          </w:p>
          <w:p w14:paraId="73250CA1" w14:textId="77777777" w:rsidR="00211EED" w:rsidRPr="000C3638" w:rsidRDefault="00211EED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6F626AC8" w14:textId="77777777" w:rsidR="00211EED" w:rsidRPr="000C3638" w:rsidRDefault="00211EED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da seguinte forma:</w:t>
            </w:r>
          </w:p>
          <w:p w14:paraId="2DA762E2" w14:textId="77777777" w:rsidR="00260A8F" w:rsidRPr="000C3638" w:rsidRDefault="00260A8F" w:rsidP="00260A8F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'SSUS1' se o campo </w:t>
            </w:r>
            <w:r w:rsidR="00DA6878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specific_sustainable_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part2</w:t>
            </w:r>
            <w:r w:rsidR="00DA6878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Transitional</w:t>
            </w:r>
            <w:r w:rsidRPr="000C3638">
              <w:rPr>
                <w:rFonts w:cs="Arial"/>
                <w:sz w:val="18"/>
                <w:szCs w:val="18"/>
              </w:rPr>
              <w:t>';</w:t>
            </w:r>
          </w:p>
          <w:p w14:paraId="0989450E" w14:textId="77777777" w:rsidR="00260A8F" w:rsidRPr="000C3638" w:rsidRDefault="00260A8F" w:rsidP="00260A8F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'SSUS2' se o campo </w:t>
            </w:r>
            <w:r w:rsidR="007B78C3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specific_sustainable_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part2</w:t>
            </w:r>
            <w:r w:rsidR="007B78C3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Enabling</w:t>
            </w:r>
            <w:r w:rsidRPr="000C3638">
              <w:rPr>
                <w:rFonts w:cs="Arial"/>
                <w:sz w:val="18"/>
                <w:szCs w:val="18"/>
              </w:rPr>
              <w:t>';</w:t>
            </w:r>
          </w:p>
          <w:p w14:paraId="722AF277" w14:textId="77777777" w:rsidR="00260A8F" w:rsidRPr="000C3638" w:rsidRDefault="00260A8F" w:rsidP="00260A8F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'SSUS3' se o campo </w:t>
            </w:r>
            <w:r w:rsidR="00332DBE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specific_sustainable_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part2</w:t>
            </w:r>
            <w:r w:rsidR="00332DBE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Pure</w:t>
            </w:r>
            <w:r w:rsidRPr="000C3638">
              <w:rPr>
                <w:rFonts w:cs="Arial"/>
                <w:sz w:val="18"/>
                <w:szCs w:val="18"/>
              </w:rPr>
              <w:t>';</w:t>
            </w:r>
          </w:p>
          <w:p w14:paraId="74A4AAE6" w14:textId="77777777" w:rsidR="00260A8F" w:rsidRPr="000C3638" w:rsidRDefault="00260A8F" w:rsidP="00260A8F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'SSUS4' se o campo </w:t>
            </w:r>
            <w:r w:rsidR="00104ACD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specific_sustainable_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part2</w:t>
            </w:r>
            <w:r w:rsidR="00104ACD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No</w:t>
            </w:r>
            <w:r w:rsidRPr="000C3638">
              <w:rPr>
                <w:rFonts w:cs="Arial"/>
                <w:sz w:val="18"/>
                <w:szCs w:val="18"/>
              </w:rPr>
              <w:t>';</w:t>
            </w:r>
          </w:p>
          <w:p w14:paraId="6C3D3A81" w14:textId="77777777" w:rsidR="00285076" w:rsidRPr="000C3638" w:rsidRDefault="00260A8F" w:rsidP="00260A8F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a vazio se nenhuma das condições anteriores for atendida.</w:t>
            </w:r>
          </w:p>
        </w:tc>
      </w:tr>
      <w:tr w:rsidR="00285076" w:rsidRPr="000C3638" w14:paraId="64C78B33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60C230C" w14:textId="77777777" w:rsidR="00285076" w:rsidRPr="000C3638" w:rsidRDefault="000B66D9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esg_subsector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A9582F" w14:textId="77777777" w:rsidR="00285076" w:rsidRPr="000C3638" w:rsidRDefault="00C90C0B" w:rsidP="006108C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do setor da contraparte da operação (ex.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Sovereigns, Investment Firms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etc.).</w:t>
            </w:r>
          </w:p>
          <w:p w14:paraId="1DA8A7DE" w14:textId="77777777" w:rsidR="00555AE0" w:rsidRPr="000C3638" w:rsidRDefault="00555AE0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6A3CAA3D" w14:textId="77777777" w:rsidR="00555AE0" w:rsidRPr="000C3638" w:rsidRDefault="00555AE0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da seguinte forma:</w:t>
            </w:r>
          </w:p>
          <w:p w14:paraId="345BE803" w14:textId="77777777" w:rsidR="00857235" w:rsidRPr="000C3638" w:rsidRDefault="00857235" w:rsidP="00857235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'ESGS1' se o campo </w:t>
            </w:r>
            <w:r w:rsidR="008445B3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esg_subsector_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name</w:t>
            </w:r>
            <w:r w:rsidR="008445B3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igual a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Local Governments</w:t>
            </w:r>
            <w:r w:rsidRPr="000C3638">
              <w:rPr>
                <w:rFonts w:cs="Arial"/>
                <w:sz w:val="18"/>
                <w:szCs w:val="18"/>
              </w:rPr>
              <w:t>';</w:t>
            </w:r>
          </w:p>
          <w:p w14:paraId="44E08C9D" w14:textId="77777777" w:rsidR="003108B9" w:rsidRPr="000C3638" w:rsidRDefault="00857235" w:rsidP="00857235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'ESGS2' se o campo </w:t>
            </w:r>
            <w:r w:rsidR="004C7A1D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esg_subsector_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name</w:t>
            </w:r>
            <w:r w:rsidR="004C7A1D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igual a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Sovereigns</w:t>
            </w:r>
            <w:r w:rsidRPr="000C3638">
              <w:rPr>
                <w:rFonts w:cs="Arial"/>
                <w:sz w:val="18"/>
                <w:szCs w:val="18"/>
              </w:rPr>
              <w:t>';</w:t>
            </w:r>
          </w:p>
          <w:p w14:paraId="757F2E7C" w14:textId="77777777" w:rsidR="00857235" w:rsidRPr="000C3638" w:rsidRDefault="00857235" w:rsidP="00857235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'ESGS3' se o campo </w:t>
            </w:r>
            <w:r w:rsidR="009757C3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esg_subsector_</w:t>
            </w:r>
            <w:r w:rsidR="009757C3" w:rsidRPr="000C3638">
              <w:rPr>
                <w:rFonts w:cs="Arial"/>
                <w:i/>
                <w:iCs/>
                <w:sz w:val="18"/>
                <w:szCs w:val="18"/>
              </w:rPr>
              <w:t>name</w:t>
            </w:r>
            <w:r w:rsidR="009757C3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igual a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Investment firms</w:t>
            </w:r>
            <w:r w:rsidRPr="000C3638">
              <w:rPr>
                <w:rFonts w:cs="Arial"/>
                <w:sz w:val="18"/>
                <w:szCs w:val="18"/>
              </w:rPr>
              <w:t>';</w:t>
            </w:r>
          </w:p>
          <w:p w14:paraId="2B2747E1" w14:textId="77777777" w:rsidR="00857235" w:rsidRPr="000C3638" w:rsidRDefault="00857235" w:rsidP="00857235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'ESGS4' se o campo </w:t>
            </w:r>
            <w:r w:rsidR="009757C3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esg_subsector_</w:t>
            </w:r>
            <w:r w:rsidR="009757C3" w:rsidRPr="000C3638">
              <w:rPr>
                <w:rFonts w:cs="Arial"/>
                <w:i/>
                <w:iCs/>
                <w:sz w:val="18"/>
                <w:szCs w:val="18"/>
              </w:rPr>
              <w:t>name</w:t>
            </w:r>
            <w:r w:rsidR="009757C3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igual a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Management firms</w:t>
            </w:r>
            <w:r w:rsidRPr="000C3638">
              <w:rPr>
                <w:rFonts w:cs="Arial"/>
                <w:sz w:val="18"/>
                <w:szCs w:val="18"/>
              </w:rPr>
              <w:t>';</w:t>
            </w:r>
          </w:p>
          <w:p w14:paraId="1CFD4DE5" w14:textId="77777777" w:rsidR="00857235" w:rsidRPr="000C3638" w:rsidRDefault="00857235" w:rsidP="00857235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'ESGS5' se o campo </w:t>
            </w:r>
            <w:r w:rsidR="009757C3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esg_subsector_</w:t>
            </w:r>
            <w:r w:rsidR="009757C3" w:rsidRPr="000C3638">
              <w:rPr>
                <w:rFonts w:cs="Arial"/>
                <w:i/>
                <w:iCs/>
                <w:sz w:val="18"/>
                <w:szCs w:val="18"/>
              </w:rPr>
              <w:t>name</w:t>
            </w:r>
            <w:r w:rsidR="009757C3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igual a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Insurance undertakings</w:t>
            </w:r>
            <w:r w:rsidRPr="000C3638">
              <w:rPr>
                <w:rFonts w:cs="Arial"/>
                <w:sz w:val="18"/>
                <w:szCs w:val="18"/>
              </w:rPr>
              <w:t>';</w:t>
            </w:r>
          </w:p>
          <w:p w14:paraId="3CA204C9" w14:textId="77777777" w:rsidR="00857235" w:rsidRPr="000C3638" w:rsidRDefault="00857235" w:rsidP="00857235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'ESGS6' se o campo </w:t>
            </w:r>
            <w:r w:rsidR="009757C3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esg_subsector_</w:t>
            </w:r>
            <w:r w:rsidR="009757C3" w:rsidRPr="000C3638">
              <w:rPr>
                <w:rFonts w:cs="Arial"/>
                <w:i/>
                <w:iCs/>
                <w:sz w:val="18"/>
                <w:szCs w:val="18"/>
              </w:rPr>
              <w:t>name</w:t>
            </w:r>
            <w:r w:rsidR="009757C3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igual a '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Rest of other financial corporation'</w:t>
            </w:r>
            <w:r w:rsidRPr="000C3638">
              <w:rPr>
                <w:rFonts w:cs="Arial"/>
                <w:sz w:val="18"/>
                <w:szCs w:val="18"/>
              </w:rPr>
              <w:t>;</w:t>
            </w:r>
          </w:p>
          <w:p w14:paraId="2E9E6E82" w14:textId="77777777" w:rsidR="00857235" w:rsidRPr="000C3638" w:rsidRDefault="00857235" w:rsidP="00857235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'ESGS6' se o campo </w:t>
            </w:r>
            <w:r w:rsidR="00DA3274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33_counterparty_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type</w:t>
            </w:r>
            <w:r w:rsidR="00DA3274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vazio e o campo </w:t>
            </w:r>
            <w:r w:rsidR="00817157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idcomb_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satelite</w:t>
            </w:r>
            <w:r w:rsidR="00817157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contiver 'SC0302';</w:t>
            </w:r>
          </w:p>
          <w:p w14:paraId="0F0242C0" w14:textId="77777777" w:rsidR="00285076" w:rsidRPr="000C3638" w:rsidRDefault="00857235" w:rsidP="00857235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</w:tc>
      </w:tr>
      <w:tr w:rsidR="00285076" w:rsidRPr="000C3638" w14:paraId="2FEAE893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34205B" w14:textId="77777777" w:rsidR="00285076" w:rsidRPr="000C3638" w:rsidRDefault="00014B56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purpose_esg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CA346D" w14:textId="77777777" w:rsidR="00285076" w:rsidRPr="000C3638" w:rsidRDefault="006F2360" w:rsidP="006F2360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do propósito específico associado à operação (ex.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Building Renovation Loans, Motor vehicle loan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, etc.)</w:t>
            </w:r>
            <w:r w:rsidR="00CF1C9B" w:rsidRPr="000C3638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704A0C9E" w14:textId="77777777" w:rsidR="00555AE0" w:rsidRPr="000C3638" w:rsidRDefault="00555AE0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63D2ED20" w14:textId="77777777" w:rsidR="00555AE0" w:rsidRPr="000C3638" w:rsidRDefault="00555AE0" w:rsidP="00302DE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da seguinte forma:</w:t>
            </w:r>
          </w:p>
          <w:p w14:paraId="2DDFDBD6" w14:textId="77777777" w:rsidR="005213D1" w:rsidRPr="000C3638" w:rsidRDefault="005213D1" w:rsidP="005213D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'PESG1' se o campo </w:t>
            </w:r>
            <w:r w:rsidR="00BB71CF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102_purpose_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esg</w:t>
            </w:r>
            <w:r w:rsidR="00BB71CF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igual a 'Building Renovation Loans';</w:t>
            </w:r>
          </w:p>
          <w:p w14:paraId="00017A36" w14:textId="77777777" w:rsidR="005213D1" w:rsidRPr="000C3638" w:rsidRDefault="005213D1" w:rsidP="005213D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'PESG2' se o campo </w:t>
            </w:r>
            <w:r w:rsidR="000146A5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102_purpose_</w:t>
            </w:r>
            <w:r w:rsidR="000146A5" w:rsidRPr="000C3638">
              <w:rPr>
                <w:rFonts w:cs="Arial"/>
                <w:i/>
                <w:iCs/>
                <w:sz w:val="18"/>
                <w:szCs w:val="18"/>
              </w:rPr>
              <w:t>esg</w:t>
            </w:r>
            <w:r w:rsidR="000146A5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igual a 'Motor vehicle loans';</w:t>
            </w:r>
          </w:p>
          <w:p w14:paraId="53BA1872" w14:textId="77777777" w:rsidR="005213D1" w:rsidRPr="000C3638" w:rsidRDefault="005213D1" w:rsidP="005213D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'PESG3' se o campo </w:t>
            </w:r>
            <w:r w:rsidR="000146A5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102_purpose_</w:t>
            </w:r>
            <w:r w:rsidR="000146A5" w:rsidRPr="000C3638">
              <w:rPr>
                <w:rFonts w:cs="Arial"/>
                <w:i/>
                <w:iCs/>
                <w:sz w:val="18"/>
                <w:szCs w:val="18"/>
              </w:rPr>
              <w:t>esg</w:t>
            </w:r>
            <w:r w:rsidR="000146A5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igual a 'Building Acquisition Loans';</w:t>
            </w:r>
          </w:p>
          <w:p w14:paraId="2548BB6A" w14:textId="77777777" w:rsidR="005213D1" w:rsidRPr="000C3638" w:rsidRDefault="005213D1" w:rsidP="005213D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'PESG4' se o campo </w:t>
            </w:r>
            <w:r w:rsidR="000146A5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102_purpose_</w:t>
            </w:r>
            <w:r w:rsidR="000146A5" w:rsidRPr="000C3638">
              <w:rPr>
                <w:rFonts w:cs="Arial"/>
                <w:i/>
                <w:iCs/>
                <w:sz w:val="18"/>
                <w:szCs w:val="18"/>
              </w:rPr>
              <w:t>esg</w:t>
            </w:r>
            <w:r w:rsidR="000146A5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igual a 'Other Purpose';</w:t>
            </w:r>
          </w:p>
          <w:p w14:paraId="724A855B" w14:textId="77777777" w:rsidR="00285076" w:rsidRPr="000C3638" w:rsidRDefault="005213D1" w:rsidP="005213D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</w:tc>
      </w:tr>
      <w:tr w:rsidR="00014B56" w:rsidRPr="000C3638" w14:paraId="317F1486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E91442" w14:textId="77777777" w:rsidR="00014B56" w:rsidRPr="000C3638" w:rsidRDefault="00FF41D1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specialised_lending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5BB2568" w14:textId="77777777" w:rsidR="001B02E8" w:rsidRPr="000C3638" w:rsidRDefault="00A84D2E" w:rsidP="001B02E8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Identifica se a operação tem propósito específico, tendo em conta se é uma operação de 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Project Finance</w:t>
            </w:r>
            <w:r w:rsidRPr="000C3638">
              <w:rPr>
                <w:rFonts w:cs="Arial"/>
                <w:sz w:val="18"/>
                <w:szCs w:val="18"/>
              </w:rPr>
              <w:t>.</w:t>
            </w:r>
          </w:p>
          <w:p w14:paraId="3796E32B" w14:textId="77777777" w:rsidR="001B02E8" w:rsidRPr="000C3638" w:rsidRDefault="001B02E8" w:rsidP="001B02E8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3295C10A" w14:textId="77777777" w:rsidR="00014B56" w:rsidRPr="000C3638" w:rsidRDefault="001B02E8" w:rsidP="001B02E8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da seguinte forma:</w:t>
            </w:r>
          </w:p>
          <w:p w14:paraId="361B5CFF" w14:textId="77777777" w:rsidR="00294D5B" w:rsidRPr="000C3638" w:rsidRDefault="00294D5B" w:rsidP="00294D5B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="00CB2908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idcomb_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satelite</w:t>
            </w:r>
            <w:r w:rsidR="00CB2908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não contiver '%SC0303%';</w:t>
            </w:r>
          </w:p>
          <w:p w14:paraId="52CB7D99" w14:textId="77777777" w:rsidR="00294D5B" w:rsidRPr="000C3638" w:rsidRDefault="00294D5B" w:rsidP="00294D5B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="002525E1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specific_sustainable_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part2</w:t>
            </w:r>
            <w:r w:rsidR="002525E1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igual a 'No';</w:t>
            </w:r>
          </w:p>
          <w:p w14:paraId="639E440D" w14:textId="77777777" w:rsidR="00294D5B" w:rsidRPr="000C3638" w:rsidRDefault="00294D5B" w:rsidP="00294D5B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="00BD1A0F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specific_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eligible</w:t>
            </w:r>
            <w:r w:rsidR="00BD1A0F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igual a 'SELI3';</w:t>
            </w:r>
          </w:p>
          <w:p w14:paraId="49A58F06" w14:textId="77777777" w:rsidR="00294D5B" w:rsidRPr="000C3638" w:rsidRDefault="00294D5B" w:rsidP="00294D5B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="00253A9C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flag_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nfrd</w:t>
            </w:r>
            <w:r w:rsidR="00253A9C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vazio;</w:t>
            </w:r>
          </w:p>
          <w:p w14:paraId="6F6CAD06" w14:textId="77777777" w:rsidR="00294D5B" w:rsidRPr="000C3638" w:rsidRDefault="00294D5B" w:rsidP="00294D5B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="002E2E1C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29_flag_specialised_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lending</w:t>
            </w:r>
            <w:r w:rsidR="002E2E1C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igual a '0' e o campo </w:t>
            </w:r>
            <w:r w:rsidR="008F3FB9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102_purpose_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esg</w:t>
            </w:r>
            <w:r w:rsidR="008F3FB9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 for igual a 'Building Acquisition Loans';</w:t>
            </w:r>
          </w:p>
          <w:p w14:paraId="3736A2D6" w14:textId="77777777" w:rsidR="00294D5B" w:rsidRPr="000C3638" w:rsidRDefault="00294D5B" w:rsidP="00294D5B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'SPLE1' se o campo </w:t>
            </w:r>
            <w:r w:rsidR="00DE1A7D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29_flag_specialised_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lending</w:t>
            </w:r>
            <w:r w:rsidR="00DE1A7D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igual a '1' e o campo </w:t>
            </w:r>
            <w:r w:rsidR="004432C4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67_use_of_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proceeds</w:t>
            </w:r>
            <w:r w:rsidR="004432C4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igual a 'Specific Purpose';</w:t>
            </w:r>
          </w:p>
          <w:p w14:paraId="4611B5B2" w14:textId="77777777" w:rsidR="00294D5B" w:rsidRPr="000C3638" w:rsidRDefault="00294D5B" w:rsidP="00294D5B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'SPLE2' se o campo </w:t>
            </w:r>
            <w:r w:rsidR="00AF531E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29_flag_specialised_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lending</w:t>
            </w:r>
            <w:r w:rsidR="00AF531E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igual a '0' e o campo </w:t>
            </w:r>
            <w:r w:rsidR="000D124F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67_use_of_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proceeds</w:t>
            </w:r>
            <w:r w:rsidR="000D124F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igual a 'Specific Purpose';</w:t>
            </w:r>
          </w:p>
          <w:p w14:paraId="30745238" w14:textId="77777777" w:rsidR="00294D5B" w:rsidRPr="000C3638" w:rsidRDefault="00294D5B" w:rsidP="00294D5B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 xml:space="preserve">Preenchido a vazio se o campo </w:t>
            </w:r>
            <w:r w:rsidR="007146F2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sz w:val="18"/>
                <w:szCs w:val="18"/>
              </w:rPr>
              <w:t>67_use_of_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proceeds</w:t>
            </w:r>
            <w:r w:rsidR="007146F2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igual a 'General Purpose';</w:t>
            </w:r>
          </w:p>
          <w:p w14:paraId="7982FF0A" w14:textId="77777777" w:rsidR="00014B56" w:rsidRPr="000C3638" w:rsidRDefault="00294D5B" w:rsidP="00294D5B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</w:tc>
      </w:tr>
      <w:tr w:rsidR="00014B56" w:rsidRPr="000C3638" w14:paraId="44E826CF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343361D" w14:textId="77777777" w:rsidR="00014B56" w:rsidRPr="000C3638" w:rsidRDefault="00E308AC" w:rsidP="00096F1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nfrd_disclosures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7FE3C7" w14:textId="77777777" w:rsidR="001B02E8" w:rsidRPr="000C3638" w:rsidRDefault="004D17B1" w:rsidP="004D17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aos requisitos das diretivas de NFRD (sujeito ou não sujeito a NFRD).</w:t>
            </w:r>
          </w:p>
          <w:p w14:paraId="69524333" w14:textId="77777777" w:rsidR="001B02E8" w:rsidRPr="000C3638" w:rsidRDefault="001B02E8" w:rsidP="001B02E8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13E8E9C0" w14:textId="77777777" w:rsidR="00014B56" w:rsidRPr="000C3638" w:rsidRDefault="001B02E8" w:rsidP="001B02E8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da seguinte forma:</w:t>
            </w:r>
          </w:p>
          <w:p w14:paraId="695C25A4" w14:textId="77777777" w:rsidR="00780755" w:rsidRPr="000C3638" w:rsidRDefault="00780755" w:rsidP="00780755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'NFRD1' se o campo </w:t>
            </w:r>
            <w:r w:rsidR="009B2F1A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flag_nfrd</w:t>
            </w:r>
            <w:r w:rsidR="009B2F1A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igual a 'Subject to NFRD';</w:t>
            </w:r>
          </w:p>
          <w:p w14:paraId="0F1CFBF1" w14:textId="77777777" w:rsidR="00780755" w:rsidRPr="000C3638" w:rsidRDefault="00780755" w:rsidP="00780755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Preenchido com 'NFRD2' se o campo </w:t>
            </w:r>
            <w:r w:rsidR="007B017D" w:rsidRPr="000C3638">
              <w:rPr>
                <w:rFonts w:cs="Arial"/>
                <w:sz w:val="18"/>
                <w:szCs w:val="18"/>
              </w:rPr>
              <w:t>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flag_nfrd</w:t>
            </w:r>
            <w:r w:rsidR="007B017D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igual a 'Not Subject to NFRD';</w:t>
            </w:r>
          </w:p>
          <w:p w14:paraId="65FA0D96" w14:textId="77777777" w:rsidR="00014B56" w:rsidRPr="000C3638" w:rsidRDefault="00780755" w:rsidP="00780755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a vazio</w:t>
            </w:r>
            <w:r w:rsidR="00255D6A" w:rsidRPr="000C3638"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t>caso nenhuma das condições anteriores seja satisfeita.</w:t>
            </w:r>
          </w:p>
        </w:tc>
      </w:tr>
    </w:tbl>
    <w:p w14:paraId="19259B95" w14:textId="77777777" w:rsidR="00A14CB4" w:rsidRPr="000C3638" w:rsidRDefault="00A14CB4" w:rsidP="002B59C4">
      <w:pPr>
        <w:jc w:val="both"/>
        <w:rPr>
          <w:rFonts w:cstheme="minorHAnsi"/>
        </w:rPr>
      </w:pPr>
    </w:p>
    <w:p w14:paraId="52CE6870" w14:textId="77777777" w:rsidR="0075334A" w:rsidRPr="000C3638" w:rsidRDefault="0075334A" w:rsidP="00787EE3">
      <w:pPr>
        <w:pStyle w:val="Heading3"/>
        <w:numPr>
          <w:ilvl w:val="2"/>
          <w:numId w:val="3"/>
        </w:numPr>
        <w:rPr>
          <w:rFonts w:ascii="Santander Text" w:hAnsi="Santander Text" w:cstheme="minorHAnsi"/>
          <w:i/>
        </w:rPr>
      </w:pPr>
      <w:r w:rsidRPr="000C3638">
        <w:rPr>
          <w:rFonts w:ascii="Santander Text" w:hAnsi="Santander Text" w:cstheme="minorHAnsi"/>
        </w:rPr>
        <w:t>Tabelas auxiliares de agregação de informação do Satélite 84:</w:t>
      </w:r>
      <w:r w:rsidRPr="000C3638">
        <w:rPr>
          <w:rFonts w:ascii="Santander Text" w:hAnsi="Santander Text" w:cstheme="minorHAnsi"/>
          <w:i/>
        </w:rPr>
        <w:t xml:space="preserve"> bu_esg_work.pilar3_sat84_dref_tabaux7 e bu_esg_work.pilar3_sat84_dref_tabaux8</w:t>
      </w:r>
    </w:p>
    <w:p w14:paraId="53896B33" w14:textId="77777777" w:rsidR="0075334A" w:rsidRPr="000C3638" w:rsidRDefault="0075334A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Visão Geral</w:t>
      </w:r>
    </w:p>
    <w:p w14:paraId="59E26D8D" w14:textId="77777777" w:rsidR="009D0492" w:rsidRPr="000C3638" w:rsidRDefault="009D0492" w:rsidP="00A97C08">
      <w:pPr>
        <w:jc w:val="both"/>
      </w:pPr>
      <w:r w:rsidRPr="000C3638">
        <w:t xml:space="preserve">Tabelas de agregação de métricas ESG por </w:t>
      </w:r>
      <w:r w:rsidRPr="000C3638">
        <w:rPr>
          <w:i/>
          <w:iCs/>
        </w:rPr>
        <w:t>IDCOMB</w:t>
      </w:r>
      <w:r w:rsidR="005D0DC8" w:rsidRPr="000C3638">
        <w:t xml:space="preserve"> </w:t>
      </w:r>
      <w:r w:rsidR="00F20E73" w:rsidRPr="000C3638">
        <w:t>e</w:t>
      </w:r>
      <w:r w:rsidR="005D0DC8" w:rsidRPr="000C3638">
        <w:t xml:space="preserve"> tratamento de </w:t>
      </w:r>
      <w:r w:rsidR="005D0DC8" w:rsidRPr="000C3638">
        <w:rPr>
          <w:i/>
          <w:iCs/>
        </w:rPr>
        <w:t>IDCOMB</w:t>
      </w:r>
      <w:r w:rsidR="005D0DC8" w:rsidRPr="000C3638">
        <w:t>s</w:t>
      </w:r>
      <w:r w:rsidR="00A97C08" w:rsidRPr="000C3638">
        <w:t xml:space="preserve"> </w:t>
      </w:r>
      <w:r w:rsidR="00720109" w:rsidRPr="000C3638">
        <w:t>de forma que</w:t>
      </w:r>
      <w:r w:rsidR="00A97C08" w:rsidRPr="000C3638">
        <w:t xml:space="preserve"> cumpram os </w:t>
      </w:r>
      <w:r w:rsidR="00720109" w:rsidRPr="000C3638">
        <w:t>requisitos</w:t>
      </w:r>
      <w:r w:rsidR="00A97C08" w:rsidRPr="000C3638">
        <w:t xml:space="preserve"> estabelecidos corporativamente.</w:t>
      </w:r>
    </w:p>
    <w:p w14:paraId="5E9194E2" w14:textId="77777777" w:rsidR="0075334A" w:rsidRPr="000C3638" w:rsidRDefault="0075334A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Granularidade e chave</w:t>
      </w:r>
    </w:p>
    <w:p w14:paraId="12099A11" w14:textId="77777777" w:rsidR="0075334A" w:rsidRPr="000C3638" w:rsidRDefault="0075334A" w:rsidP="0075334A">
      <w:pPr>
        <w:jc w:val="both"/>
        <w:rPr>
          <w:rFonts w:cstheme="minorHAnsi"/>
        </w:rPr>
      </w:pPr>
      <w:r w:rsidRPr="000C3638">
        <w:rPr>
          <w:rFonts w:cstheme="minorHAnsi"/>
          <w:iCs/>
          <w:sz w:val="20"/>
          <w:szCs w:val="20"/>
        </w:rPr>
        <w:t>As tabelas</w:t>
      </w:r>
      <w:r w:rsidRPr="000C3638">
        <w:rPr>
          <w:rFonts w:cstheme="minorHAnsi"/>
          <w:i/>
          <w:sz w:val="20"/>
          <w:szCs w:val="20"/>
        </w:rPr>
        <w:t xml:space="preserve"> </w:t>
      </w:r>
      <w:r w:rsidRPr="000C3638">
        <w:rPr>
          <w:rFonts w:cstheme="minorHAnsi"/>
          <w:b/>
          <w:bCs/>
          <w:i/>
          <w:sz w:val="20"/>
          <w:szCs w:val="20"/>
        </w:rPr>
        <w:t xml:space="preserve">bu_esg_work.pilar3_sat84_dref_tabaux7 </w:t>
      </w:r>
      <w:r w:rsidRPr="000C3638">
        <w:rPr>
          <w:rFonts w:cstheme="minorHAnsi"/>
          <w:iCs/>
          <w:sz w:val="20"/>
          <w:szCs w:val="20"/>
        </w:rPr>
        <w:t>e</w:t>
      </w:r>
      <w:r w:rsidRPr="000C3638">
        <w:rPr>
          <w:rFonts w:cstheme="minorHAnsi"/>
          <w:b/>
          <w:bCs/>
          <w:i/>
          <w:sz w:val="20"/>
          <w:szCs w:val="20"/>
        </w:rPr>
        <w:t xml:space="preserve"> bu_esg_work.pilar3_sat84_dref_tabaux8 </w:t>
      </w:r>
      <w:r w:rsidRPr="000C3638">
        <w:rPr>
          <w:rFonts w:cstheme="minorHAnsi"/>
        </w:rPr>
        <w:t xml:space="preserve">apresentam granularidade ao nível do </w:t>
      </w:r>
      <w:r w:rsidRPr="000C3638">
        <w:rPr>
          <w:rFonts w:cstheme="minorHAnsi"/>
          <w:i/>
          <w:iCs/>
        </w:rPr>
        <w:t>IDCOMB</w:t>
      </w:r>
      <w:r w:rsidRPr="000C3638">
        <w:rPr>
          <w:rFonts w:cstheme="minorHAnsi"/>
        </w:rPr>
        <w:t>,  responsabilidade e bem imóvel.</w:t>
      </w:r>
    </w:p>
    <w:p w14:paraId="15682A3D" w14:textId="77777777" w:rsidR="0075334A" w:rsidRPr="000C3638" w:rsidRDefault="0075334A" w:rsidP="0075334A">
      <w:pPr>
        <w:jc w:val="both"/>
        <w:rPr>
          <w:rFonts w:cstheme="minorHAnsi"/>
        </w:rPr>
      </w:pPr>
      <w:r w:rsidRPr="000C3638">
        <w:rPr>
          <w:rFonts w:cstheme="minorHAnsi"/>
        </w:rPr>
        <w:t xml:space="preserve">As chaves primárias das tabelas são compostas pelos campos identificadores de cada </w:t>
      </w:r>
      <w:r w:rsidRPr="000C3638">
        <w:rPr>
          <w:rFonts w:cstheme="minorHAnsi"/>
          <w:i/>
          <w:iCs/>
        </w:rPr>
        <w:t>IDCOMB</w:t>
      </w:r>
      <w:r w:rsidRPr="000C3638">
        <w:rPr>
          <w:rFonts w:cstheme="minorHAnsi"/>
        </w:rPr>
        <w:t xml:space="preserve"> (i.e., ‘</w:t>
      </w:r>
      <w:r w:rsidRPr="000C3638">
        <w:rPr>
          <w:rFonts w:cstheme="minorHAnsi"/>
          <w:i/>
          <w:iCs/>
        </w:rPr>
        <w:t>id</w:t>
      </w:r>
      <w:r w:rsidR="00692FB4" w:rsidRPr="000C3638">
        <w:rPr>
          <w:rFonts w:cstheme="minorHAnsi"/>
          <w:i/>
          <w:iCs/>
        </w:rPr>
        <w:t>_</w:t>
      </w:r>
      <w:r w:rsidRPr="000C3638">
        <w:rPr>
          <w:rFonts w:cstheme="minorHAnsi"/>
          <w:i/>
          <w:iCs/>
        </w:rPr>
        <w:t>comb’</w:t>
      </w:r>
      <w:r w:rsidRPr="000C3638">
        <w:rPr>
          <w:rFonts w:cstheme="minorHAnsi"/>
        </w:rPr>
        <w:t>),</w:t>
      </w:r>
      <w:r w:rsidR="00DE0D0D" w:rsidRPr="000C3638">
        <w:t xml:space="preserve"> có</w:t>
      </w:r>
      <w:r w:rsidR="00692FB4" w:rsidRPr="000C3638">
        <w:t>d</w:t>
      </w:r>
      <w:r w:rsidR="00DE0D0D" w:rsidRPr="000C3638">
        <w:t>igo da contraparte (i.e., ‘</w:t>
      </w:r>
      <w:r w:rsidR="00DE0D0D" w:rsidRPr="000C3638">
        <w:rPr>
          <w:rFonts w:cstheme="minorHAnsi"/>
          <w:i/>
          <w:iCs/>
        </w:rPr>
        <w:t>counterparty_soc</w:t>
      </w:r>
      <w:r w:rsidR="00DE0D0D" w:rsidRPr="000C3638">
        <w:rPr>
          <w:rFonts w:cstheme="minorHAnsi"/>
        </w:rPr>
        <w:t>’)</w:t>
      </w:r>
      <w:r w:rsidR="00692FB4" w:rsidRPr="000C3638">
        <w:rPr>
          <w:rFonts w:cstheme="minorHAnsi"/>
        </w:rPr>
        <w:t xml:space="preserve">, identificação de União Europeia (i.e., </w:t>
      </w:r>
      <w:r w:rsidR="001B2602" w:rsidRPr="000C3638">
        <w:rPr>
          <w:rFonts w:cstheme="minorHAnsi"/>
        </w:rPr>
        <w:t>‘</w:t>
      </w:r>
      <w:r w:rsidR="001B2602" w:rsidRPr="000C3638">
        <w:rPr>
          <w:rFonts w:cstheme="minorHAnsi"/>
          <w:i/>
          <w:iCs/>
        </w:rPr>
        <w:t>EU</w:t>
      </w:r>
      <w:r w:rsidR="001B2602" w:rsidRPr="000C3638">
        <w:rPr>
          <w:rFonts w:cstheme="minorHAnsi"/>
        </w:rPr>
        <w:t xml:space="preserve">’), código </w:t>
      </w:r>
      <w:r w:rsidR="0066598E" w:rsidRPr="000C3638">
        <w:rPr>
          <w:rFonts w:cstheme="minorHAnsi"/>
          <w:i/>
          <w:iCs/>
        </w:rPr>
        <w:t>CNAEL</w:t>
      </w:r>
      <w:r w:rsidR="001B2602" w:rsidRPr="000C3638">
        <w:rPr>
          <w:rFonts w:cstheme="minorHAnsi"/>
        </w:rPr>
        <w:t xml:space="preserve"> (i.e., ‘</w:t>
      </w:r>
      <w:r w:rsidR="0066598E" w:rsidRPr="000C3638">
        <w:rPr>
          <w:rFonts w:cstheme="minorHAnsi"/>
          <w:i/>
          <w:iCs/>
        </w:rPr>
        <w:t>CNAEL</w:t>
      </w:r>
      <w:r w:rsidR="001B2602" w:rsidRPr="000C3638">
        <w:rPr>
          <w:rFonts w:cstheme="minorHAnsi"/>
        </w:rPr>
        <w:t>’)</w:t>
      </w:r>
      <w:r w:rsidR="001249B6" w:rsidRPr="000C3638">
        <w:rPr>
          <w:rFonts w:cstheme="minorHAnsi"/>
        </w:rPr>
        <w:t xml:space="preserve"> e</w:t>
      </w:r>
      <w:r w:rsidR="0066598E" w:rsidRPr="000C3638">
        <w:rPr>
          <w:rFonts w:cstheme="minorHAnsi"/>
        </w:rPr>
        <w:t xml:space="preserve"> código </w:t>
      </w:r>
      <w:r w:rsidR="0066598E" w:rsidRPr="000C3638">
        <w:rPr>
          <w:rFonts w:cstheme="minorHAnsi"/>
          <w:i/>
          <w:iCs/>
        </w:rPr>
        <w:t>NACE</w:t>
      </w:r>
      <w:r w:rsidR="0066598E" w:rsidRPr="000C3638">
        <w:rPr>
          <w:rFonts w:cstheme="minorHAnsi"/>
        </w:rPr>
        <w:t xml:space="preserve"> </w:t>
      </w:r>
      <w:r w:rsidR="0066598E" w:rsidRPr="000C3638">
        <w:rPr>
          <w:rFonts w:cstheme="minorHAnsi"/>
          <w:i/>
          <w:iCs/>
        </w:rPr>
        <w:t>ESG</w:t>
      </w:r>
      <w:r w:rsidR="0066598E" w:rsidRPr="000C3638">
        <w:rPr>
          <w:rFonts w:cstheme="minorHAnsi"/>
        </w:rPr>
        <w:t xml:space="preserve"> (i.e., ‘</w:t>
      </w:r>
      <w:r w:rsidR="0066598E" w:rsidRPr="000C3638">
        <w:rPr>
          <w:rFonts w:cstheme="minorHAnsi"/>
          <w:i/>
          <w:iCs/>
        </w:rPr>
        <w:t>NACE</w:t>
      </w:r>
      <w:r w:rsidR="0066598E" w:rsidRPr="000C3638">
        <w:rPr>
          <w:rFonts w:cstheme="minorHAnsi"/>
        </w:rPr>
        <w:t>’)</w:t>
      </w:r>
      <w:r w:rsidRPr="000C3638">
        <w:rPr>
          <w:rFonts w:cstheme="minorHAnsi"/>
        </w:rPr>
        <w:t xml:space="preserve">. Neste sentido, não será possível observar duplicações na combinação dos campos chaves existindo, para cada data de reporte, apenas um registo para cada combinação </w:t>
      </w:r>
      <w:r w:rsidR="001249B6" w:rsidRPr="000C3638">
        <w:rPr>
          <w:rFonts w:cstheme="minorHAnsi"/>
        </w:rPr>
        <w:t>anteriormente apresentada</w:t>
      </w:r>
      <w:r w:rsidRPr="000C3638">
        <w:rPr>
          <w:rFonts w:cstheme="minorHAnsi"/>
        </w:rPr>
        <w:t>.</w:t>
      </w:r>
    </w:p>
    <w:p w14:paraId="58291224" w14:textId="77777777" w:rsidR="0075334A" w:rsidRPr="000C3638" w:rsidRDefault="0075334A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Periodicidade</w:t>
      </w:r>
    </w:p>
    <w:p w14:paraId="3AA9E0D2" w14:textId="77777777" w:rsidR="0075334A" w:rsidRPr="000C3638" w:rsidRDefault="0075334A" w:rsidP="0075334A">
      <w:pPr>
        <w:jc w:val="both"/>
      </w:pPr>
      <w:r w:rsidRPr="000C3638">
        <w:rPr>
          <w:rFonts w:cstheme="minorHAnsi"/>
        </w:rPr>
        <w:t xml:space="preserve">As tabelas </w:t>
      </w:r>
      <w:r w:rsidRPr="000C3638">
        <w:rPr>
          <w:rFonts w:cstheme="minorHAnsi"/>
          <w:b/>
          <w:bCs/>
          <w:i/>
          <w:sz w:val="20"/>
          <w:szCs w:val="20"/>
        </w:rPr>
        <w:t xml:space="preserve">bu_esg_work.pilar3_sat84_dref_tabaux7  </w:t>
      </w:r>
      <w:r w:rsidRPr="000C3638">
        <w:rPr>
          <w:rFonts w:cstheme="minorHAnsi"/>
          <w:iCs/>
          <w:sz w:val="20"/>
          <w:szCs w:val="20"/>
        </w:rPr>
        <w:t>e</w:t>
      </w:r>
      <w:r w:rsidRPr="000C3638">
        <w:rPr>
          <w:rFonts w:cstheme="minorHAnsi"/>
          <w:b/>
          <w:bCs/>
          <w:i/>
          <w:sz w:val="20"/>
          <w:szCs w:val="20"/>
        </w:rPr>
        <w:t xml:space="preserve"> bu_esg_work.pilar3_sat84_dref_tabaux8 </w:t>
      </w:r>
      <w:r w:rsidRPr="000C3638">
        <w:rPr>
          <w:rFonts w:cstheme="minorHAnsi"/>
        </w:rPr>
        <w:t>são geradas em cada exercício no qual se procede ao reporte do Satélite 84 (periodicidade semestral).</w:t>
      </w:r>
    </w:p>
    <w:p w14:paraId="2222A7CA" w14:textId="77777777" w:rsidR="0075334A" w:rsidRPr="000C3638" w:rsidRDefault="0075334A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Aprovisionamento</w:t>
      </w:r>
    </w:p>
    <w:p w14:paraId="268BBF82" w14:textId="77777777" w:rsidR="0075334A" w:rsidRPr="000C3638" w:rsidRDefault="0075334A" w:rsidP="0075334A">
      <w:pPr>
        <w:jc w:val="both"/>
        <w:rPr>
          <w:rFonts w:cstheme="minorHAnsi"/>
          <w:b/>
          <w:bCs/>
          <w:iCs/>
          <w:sz w:val="20"/>
          <w:szCs w:val="20"/>
        </w:rPr>
      </w:pPr>
      <w:r w:rsidRPr="000C3638">
        <w:rPr>
          <w:iCs/>
        </w:rPr>
        <w:t xml:space="preserve">A tabela </w:t>
      </w:r>
      <w:r w:rsidRPr="000C3638">
        <w:rPr>
          <w:rFonts w:cstheme="minorHAnsi"/>
          <w:b/>
          <w:bCs/>
          <w:i/>
          <w:sz w:val="20"/>
          <w:szCs w:val="20"/>
        </w:rPr>
        <w:t>bu_esg_work.pilar3_sat84_dref_tabaux</w:t>
      </w:r>
      <w:r w:rsidR="0049292C" w:rsidRPr="000C3638">
        <w:rPr>
          <w:rFonts w:cstheme="minorHAnsi"/>
          <w:b/>
          <w:bCs/>
          <w:i/>
          <w:sz w:val="20"/>
          <w:szCs w:val="20"/>
        </w:rPr>
        <w:t>7</w:t>
      </w:r>
      <w:r w:rsidR="006C01C8" w:rsidRPr="000C3638">
        <w:rPr>
          <w:rFonts w:cstheme="minorHAnsi"/>
          <w:b/>
          <w:bCs/>
          <w:iCs/>
          <w:sz w:val="20"/>
          <w:szCs w:val="20"/>
        </w:rPr>
        <w:t xml:space="preserve"> </w:t>
      </w:r>
      <w:r w:rsidR="006C01C8" w:rsidRPr="000C3638">
        <w:rPr>
          <w:rFonts w:cstheme="minorHAnsi"/>
          <w:iCs/>
          <w:sz w:val="20"/>
          <w:szCs w:val="20"/>
        </w:rPr>
        <w:t>é aprovisionada única e exclusivamente a partir da tabela criada anteriormente (</w:t>
      </w:r>
      <w:r w:rsidR="006C01C8" w:rsidRPr="000C3638">
        <w:rPr>
          <w:rFonts w:cstheme="minorHAnsi"/>
          <w:b/>
          <w:bCs/>
          <w:i/>
          <w:sz w:val="20"/>
          <w:szCs w:val="20"/>
        </w:rPr>
        <w:t>bu_esg_work.pilar3_sat84_dref_tabaux6</w:t>
      </w:r>
      <w:r w:rsidR="006C01C8" w:rsidRPr="000C3638">
        <w:rPr>
          <w:rFonts w:cstheme="minorHAnsi"/>
          <w:iCs/>
          <w:sz w:val="20"/>
          <w:szCs w:val="20"/>
        </w:rPr>
        <w:t xml:space="preserve">), </w:t>
      </w:r>
      <w:r w:rsidR="00554C3C" w:rsidRPr="000C3638">
        <w:rPr>
          <w:rFonts w:cstheme="minorHAnsi"/>
          <w:iCs/>
          <w:sz w:val="20"/>
          <w:szCs w:val="20"/>
        </w:rPr>
        <w:t>sendo efetuado um agrupamento (</w:t>
      </w:r>
      <w:r w:rsidR="00554C3C" w:rsidRPr="000C3638">
        <w:rPr>
          <w:rFonts w:cstheme="minorHAnsi"/>
          <w:i/>
          <w:sz w:val="20"/>
          <w:szCs w:val="20"/>
        </w:rPr>
        <w:t>group by</w:t>
      </w:r>
      <w:r w:rsidR="00554C3C" w:rsidRPr="000C3638">
        <w:rPr>
          <w:rFonts w:cstheme="minorHAnsi"/>
          <w:iCs/>
          <w:sz w:val="20"/>
          <w:szCs w:val="20"/>
        </w:rPr>
        <w:t xml:space="preserve">) dos montantes de elegibilidade e alinhamento pelos seguintes campos: </w:t>
      </w:r>
      <w:r w:rsidR="00010FEC" w:rsidRPr="000C3638">
        <w:rPr>
          <w:rFonts w:cstheme="minorHAnsi"/>
          <w:iCs/>
          <w:sz w:val="20"/>
          <w:szCs w:val="20"/>
        </w:rPr>
        <w:t>‘</w:t>
      </w:r>
      <w:r w:rsidR="00010FEC" w:rsidRPr="000C3638">
        <w:rPr>
          <w:rFonts w:cstheme="minorHAnsi"/>
          <w:i/>
          <w:sz w:val="20"/>
          <w:szCs w:val="20"/>
        </w:rPr>
        <w:t>reporting_soc’, ‘counterparty_soc’, ‘adjustment_code’, ‘id_comb’, ‘EU’, ‘CNAEL’</w:t>
      </w:r>
      <w:r w:rsidR="00010FEC" w:rsidRPr="000C3638">
        <w:rPr>
          <w:rFonts w:cstheme="minorHAnsi"/>
          <w:iCs/>
          <w:sz w:val="20"/>
          <w:szCs w:val="20"/>
        </w:rPr>
        <w:t xml:space="preserve"> e ‘</w:t>
      </w:r>
      <w:r w:rsidR="00010FEC" w:rsidRPr="000C3638">
        <w:rPr>
          <w:rFonts w:cstheme="minorHAnsi"/>
          <w:i/>
          <w:sz w:val="20"/>
          <w:szCs w:val="20"/>
        </w:rPr>
        <w:t>NACE’.</w:t>
      </w:r>
    </w:p>
    <w:p w14:paraId="5A3EB0DF" w14:textId="77777777" w:rsidR="00D041F1" w:rsidRPr="000C3638" w:rsidRDefault="00D041F1" w:rsidP="00D041F1">
      <w:pPr>
        <w:jc w:val="both"/>
        <w:rPr>
          <w:rFonts w:cstheme="minorHAnsi"/>
          <w:b/>
          <w:bCs/>
          <w:i/>
          <w:sz w:val="20"/>
          <w:szCs w:val="20"/>
        </w:rPr>
      </w:pPr>
      <w:r w:rsidRPr="000C3638">
        <w:rPr>
          <w:iCs/>
        </w:rPr>
        <w:lastRenderedPageBreak/>
        <w:t xml:space="preserve">A tabela </w:t>
      </w:r>
      <w:r w:rsidRPr="000C3638">
        <w:rPr>
          <w:rFonts w:cstheme="minorHAnsi"/>
          <w:b/>
          <w:bCs/>
          <w:i/>
          <w:sz w:val="20"/>
          <w:szCs w:val="20"/>
        </w:rPr>
        <w:t xml:space="preserve">bu_esg_work.pilar3_sat84_dref_tabaux8 </w:t>
      </w:r>
      <w:r w:rsidRPr="000C3638">
        <w:rPr>
          <w:rFonts w:cstheme="minorHAnsi"/>
          <w:iCs/>
          <w:sz w:val="20"/>
          <w:szCs w:val="20"/>
        </w:rPr>
        <w:t>é criada a partir da aplicação do filtro para retirar montantes nulos ou iguais a zero (</w:t>
      </w:r>
      <w:r w:rsidR="00BC2DBA" w:rsidRPr="000C3638">
        <w:rPr>
          <w:rFonts w:cstheme="minorHAnsi"/>
          <w:iCs/>
          <w:sz w:val="20"/>
          <w:szCs w:val="20"/>
        </w:rPr>
        <w:t>‘</w:t>
      </w:r>
      <w:r w:rsidR="00BC2DBA" w:rsidRPr="000C3638">
        <w:rPr>
          <w:rFonts w:cstheme="minorHAnsi"/>
          <w:i/>
          <w:sz w:val="20"/>
          <w:szCs w:val="20"/>
        </w:rPr>
        <w:t>amount’ is not null</w:t>
      </w:r>
      <w:r w:rsidR="00BC2DBA" w:rsidRPr="000C3638">
        <w:rPr>
          <w:rFonts w:cstheme="minorHAnsi"/>
          <w:iCs/>
          <w:sz w:val="20"/>
          <w:szCs w:val="20"/>
        </w:rPr>
        <w:t xml:space="preserve"> e ‘</w:t>
      </w:r>
      <w:r w:rsidR="00BC2DBA" w:rsidRPr="000C3638">
        <w:rPr>
          <w:rFonts w:cstheme="minorHAnsi"/>
          <w:i/>
          <w:sz w:val="20"/>
          <w:szCs w:val="20"/>
        </w:rPr>
        <w:t>amount’</w:t>
      </w:r>
      <w:r w:rsidR="00BC2DBA" w:rsidRPr="000C3638">
        <w:rPr>
          <w:rFonts w:cstheme="minorHAnsi"/>
          <w:iCs/>
          <w:sz w:val="20"/>
          <w:szCs w:val="20"/>
        </w:rPr>
        <w:t>&lt;&gt;0</w:t>
      </w:r>
      <w:r w:rsidRPr="000C3638">
        <w:rPr>
          <w:rFonts w:cstheme="minorHAnsi"/>
          <w:iCs/>
          <w:sz w:val="20"/>
          <w:szCs w:val="20"/>
        </w:rPr>
        <w:t xml:space="preserve">) </w:t>
      </w:r>
      <w:r w:rsidR="00BC2DBA" w:rsidRPr="000C3638">
        <w:rPr>
          <w:rFonts w:cstheme="minorHAnsi"/>
          <w:iCs/>
          <w:sz w:val="20"/>
          <w:szCs w:val="20"/>
        </w:rPr>
        <w:t>da</w:t>
      </w:r>
      <w:r w:rsidRPr="000C3638">
        <w:rPr>
          <w:rFonts w:cstheme="minorHAnsi"/>
          <w:iCs/>
          <w:sz w:val="20"/>
          <w:szCs w:val="20"/>
        </w:rPr>
        <w:t xml:space="preserve"> tabela anterior (</w:t>
      </w:r>
      <w:r w:rsidRPr="000C3638">
        <w:rPr>
          <w:rFonts w:cstheme="minorHAnsi"/>
          <w:b/>
          <w:bCs/>
          <w:i/>
          <w:sz w:val="20"/>
          <w:szCs w:val="20"/>
        </w:rPr>
        <w:t>bu_esg_work.pilar3_sat84_dref_tabaux7</w:t>
      </w:r>
      <w:r w:rsidRPr="000C3638">
        <w:rPr>
          <w:rFonts w:cstheme="minorHAnsi"/>
          <w:iCs/>
          <w:sz w:val="20"/>
          <w:szCs w:val="20"/>
        </w:rPr>
        <w:t>)</w:t>
      </w:r>
      <w:r w:rsidR="00BC2DBA" w:rsidRPr="000C3638">
        <w:rPr>
          <w:rFonts w:cstheme="minorHAnsi"/>
          <w:iCs/>
          <w:sz w:val="20"/>
          <w:szCs w:val="20"/>
        </w:rPr>
        <w:t>.</w:t>
      </w:r>
    </w:p>
    <w:p w14:paraId="32144244" w14:textId="77777777" w:rsidR="0075334A" w:rsidRPr="000C3638" w:rsidRDefault="0075334A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Detalhe dos Campos</w:t>
      </w:r>
    </w:p>
    <w:p w14:paraId="4E3EE9B8" w14:textId="77777777" w:rsidR="0075334A" w:rsidRPr="000C3638" w:rsidRDefault="0075334A" w:rsidP="0075334A">
      <w:pPr>
        <w:jc w:val="both"/>
        <w:rPr>
          <w:rFonts w:cstheme="minorHAnsi"/>
        </w:rPr>
      </w:pPr>
      <w:r w:rsidRPr="000C3638">
        <w:rPr>
          <w:rFonts w:cstheme="minorHAnsi"/>
        </w:rPr>
        <w:t xml:space="preserve">As tabelas </w:t>
      </w:r>
      <w:r w:rsidRPr="000C3638">
        <w:rPr>
          <w:rFonts w:cstheme="minorHAnsi"/>
          <w:b/>
          <w:bCs/>
          <w:i/>
          <w:sz w:val="20"/>
          <w:szCs w:val="20"/>
        </w:rPr>
        <w:t xml:space="preserve">bu_esg_work.pilar3_sat84_dref_tabaux7  </w:t>
      </w:r>
      <w:r w:rsidRPr="000C3638">
        <w:rPr>
          <w:rFonts w:cstheme="minorHAnsi"/>
          <w:iCs/>
          <w:sz w:val="20"/>
          <w:szCs w:val="20"/>
        </w:rPr>
        <w:t>e</w:t>
      </w:r>
      <w:r w:rsidRPr="000C3638">
        <w:rPr>
          <w:rFonts w:cstheme="minorHAnsi"/>
          <w:b/>
          <w:bCs/>
          <w:i/>
          <w:sz w:val="20"/>
          <w:szCs w:val="20"/>
        </w:rPr>
        <w:t xml:space="preserve"> bu_esg_work.pilar3_sat84_dref_tabaux8 </w:t>
      </w:r>
      <w:r w:rsidRPr="000C3638">
        <w:rPr>
          <w:rFonts w:cstheme="minorHAnsi"/>
        </w:rPr>
        <w:t xml:space="preserve">e os seus atributos são detalhados </w:t>
      </w:r>
      <w:r w:rsidRPr="000C3638">
        <w:rPr>
          <w:rFonts w:cstheme="minorHAnsi"/>
          <w:i/>
          <w:iCs/>
        </w:rPr>
        <w:t>infra</w:t>
      </w:r>
      <w:r w:rsidRPr="000C3638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75334A" w:rsidRPr="000C3638" w14:paraId="3ECDC1BA" w14:textId="77777777" w:rsidTr="002E41B6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E990877" w14:textId="77777777" w:rsidR="0075334A" w:rsidRPr="000C3638" w:rsidRDefault="0075334A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0C3638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</w:t>
            </w:r>
            <w:r w:rsidR="001A42B1" w:rsidRPr="000C3638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</w:t>
            </w:r>
            <w:r w:rsidRPr="000C3638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tabela</w:t>
            </w:r>
            <w:r w:rsidR="001A42B1" w:rsidRPr="000C3638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FE6A828" w14:textId="77777777" w:rsidR="0075334A" w:rsidRPr="000C3638" w:rsidRDefault="0075334A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75334A" w:rsidRPr="000C3638" w14:paraId="26EB8C3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8DC313" w14:textId="77777777" w:rsidR="0075334A" w:rsidRPr="000C3638" w:rsidRDefault="001A071C" w:rsidP="002E41B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reporting_soc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781AD2F" w14:textId="77777777" w:rsidR="00676400" w:rsidRPr="000C3638" w:rsidRDefault="00676400" w:rsidP="0067640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 entidade de reporte.</w:t>
            </w:r>
          </w:p>
          <w:p w14:paraId="04DDB287" w14:textId="77777777" w:rsidR="0075334A" w:rsidRPr="000C3638" w:rsidRDefault="0075334A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8169F56" w14:textId="77777777" w:rsidR="00280352" w:rsidRPr="000C3638" w:rsidRDefault="00280352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totalmente preenchido com ‘</w:t>
            </w:r>
            <w:r w:rsidR="004D0456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00411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75334A" w:rsidRPr="000C3638" w14:paraId="194E7508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56F225A" w14:textId="77777777" w:rsidR="0075334A" w:rsidRPr="000C3638" w:rsidRDefault="007E2867" w:rsidP="002E41B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counterparty_soc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385A0A7" w14:textId="77777777" w:rsidR="00676400" w:rsidRPr="000C3638" w:rsidRDefault="00676400" w:rsidP="0067640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soc. de contraparte.</w:t>
            </w:r>
          </w:p>
          <w:p w14:paraId="3870E4DC" w14:textId="77777777" w:rsidR="0075334A" w:rsidRPr="000C3638" w:rsidRDefault="0075334A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E089C9E" w14:textId="77777777" w:rsidR="009B01FC" w:rsidRPr="000C3638" w:rsidRDefault="009B01FC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0B6D4B4B" w14:textId="77777777" w:rsidR="009B01FC" w:rsidRPr="000C3638" w:rsidRDefault="00561C78" w:rsidP="00B96A0D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‘0000’</w:t>
            </w:r>
            <w:r w:rsidR="00371847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se o campo ‘</w:t>
            </w:r>
            <w:r w:rsidR="00371847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sociedade_contraparte</w:t>
            </w:r>
            <w:r w:rsidR="00371847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B96A0D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vazio;</w:t>
            </w:r>
          </w:p>
          <w:p w14:paraId="7AEE3351" w14:textId="77777777" w:rsidR="00B96A0D" w:rsidRPr="000C3638" w:rsidRDefault="001C3E40" w:rsidP="00B96A0D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‘0000’</w:t>
            </w:r>
            <w:r w:rsidR="00BB373C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se </w:t>
            </w:r>
            <w:r w:rsidR="004A3DB3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campo ‘</w:t>
            </w:r>
            <w:r w:rsidR="004A3DB3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sociedade_contraparte</w:t>
            </w:r>
            <w:r w:rsidR="004A3DB3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A436E1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igualar ‘</w:t>
            </w:r>
            <w:r w:rsidR="00C21DE5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01278’;</w:t>
            </w:r>
          </w:p>
          <w:p w14:paraId="1F3397AC" w14:textId="77777777" w:rsidR="008032BB" w:rsidRPr="000C3638" w:rsidRDefault="001F6E8E" w:rsidP="00B96A0D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destas condições</w:t>
            </w:r>
            <w:r w:rsidR="00CD1B2F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se verifique, </w:t>
            </w:r>
            <w:r w:rsidR="00CB4857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o valor do campo ‘</w:t>
            </w:r>
            <w:r w:rsidR="00F902EE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sociedade_contraparte</w:t>
            </w:r>
            <w:r w:rsidR="00F902EE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B4588B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 </w:t>
            </w:r>
          </w:p>
        </w:tc>
      </w:tr>
      <w:tr w:rsidR="0075334A" w:rsidRPr="000C3638" w14:paraId="7FB78A97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EC7BAF" w14:textId="77777777" w:rsidR="0075334A" w:rsidRPr="000C3638" w:rsidRDefault="002D3ADE" w:rsidP="002E41B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adjustment_code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51E93B" w14:textId="77777777" w:rsidR="00676400" w:rsidRPr="000C3638" w:rsidRDefault="00676400" w:rsidP="0067640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Cód. de ajuste contabilístico.</w:t>
            </w:r>
          </w:p>
          <w:p w14:paraId="196D2B44" w14:textId="77777777" w:rsidR="0016093B" w:rsidRPr="000C3638" w:rsidRDefault="0016093B" w:rsidP="00E8570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C219757" w14:textId="77777777" w:rsidR="0075334A" w:rsidRPr="000C3638" w:rsidRDefault="0016093B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</w:t>
            </w:r>
            <w:r w:rsidR="00474572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totalmente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preenchido com ‘BI00411’.</w:t>
            </w:r>
          </w:p>
        </w:tc>
      </w:tr>
      <w:tr w:rsidR="00853B38" w:rsidRPr="000C3638" w14:paraId="25522808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F4CC694" w14:textId="77777777" w:rsidR="00853B38" w:rsidRPr="000C3638" w:rsidRDefault="005C71E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id_comb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F6B0230" w14:textId="77777777" w:rsidR="00853B38" w:rsidRPr="000C3638" w:rsidRDefault="005B0ED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 do Satélite.</w:t>
            </w:r>
          </w:p>
          <w:p w14:paraId="473FF741" w14:textId="77777777" w:rsidR="00517D50" w:rsidRPr="000C3638" w:rsidRDefault="00517D50" w:rsidP="005A5EE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BFD505A" w14:textId="77777777" w:rsidR="00517D50" w:rsidRPr="000C3638" w:rsidRDefault="00517D50" w:rsidP="005A5EE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</w:t>
            </w:r>
            <w:r w:rsidR="00615361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na tabela </w:t>
            </w:r>
            <w:r w:rsidR="00615361"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bu_esg_work.pilar3_sat84</w:t>
            </w:r>
            <w:r w:rsidR="00A21FE6"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_dref_tabaux7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4000816F" w14:textId="77777777" w:rsidR="00517D50" w:rsidRPr="000C3638" w:rsidRDefault="00267EEF" w:rsidP="005A5EEE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a concatenação dos campos </w:t>
            </w:r>
            <w:r w:rsidR="00C956AF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C956AF" w:rsidRPr="000C363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</w:t>
            </w:r>
            <w:r w:rsidR="00C956AF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’, ‘;’ e </w:t>
            </w:r>
            <w:r w:rsidR="00AB4EBA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AB4EBA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originated_during_period</w:t>
            </w:r>
            <w:r w:rsidR="00AB4EBA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95070F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</w:t>
            </w:r>
            <w:r w:rsidR="00FD76FC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 o campo </w:t>
            </w:r>
            <w:r w:rsidR="00486175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486175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="00486175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1424B2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começar por </w:t>
            </w:r>
            <w:r w:rsidR="00BF3FA4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'M01;MC42%', 'M01;MC4302'</w:t>
            </w:r>
            <w:r w:rsidR="00826B97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="00BF3FA4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'M01;MC4301%'</w:t>
            </w:r>
            <w:r w:rsidR="00826B97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CF1022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ou contiver </w:t>
            </w:r>
            <w:r w:rsidR="00A1363B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'MC1301', 'ACPF7', 'ACPF2', 'MC02;TYVA01', 'MC06;TYVA01', 'MC01', 'MC05'</w:t>
            </w:r>
            <w:r w:rsidR="00BA2B70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="00A1363B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'MC11', 'MC13'</w:t>
            </w:r>
            <w:r w:rsidR="00BA2B70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se contiver</w:t>
            </w:r>
            <w:r w:rsidR="00B96E33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ao mesmo tempo, 'MC02' e 'SC01';</w:t>
            </w:r>
          </w:p>
          <w:p w14:paraId="6E725929" w14:textId="77777777" w:rsidR="00DA2809" w:rsidRPr="000C3638" w:rsidRDefault="00DA2809" w:rsidP="005A5EEE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‘;’</w:t>
            </w:r>
            <w:r w:rsidR="00DF08E8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‘</w:t>
            </w:r>
            <w:r w:rsidR="00DF08E8" w:rsidRPr="000C363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nfrd_disclosures</w:t>
            </w:r>
            <w:r w:rsidR="00DF08E8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547D0E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‘;’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originated_during_period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123F7F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se </w:t>
            </w:r>
            <w:r w:rsidR="00617D94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campo</w:t>
            </w:r>
            <w:r w:rsidR="00252736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</w:t>
            </w:r>
            <w:r w:rsidR="00252736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="00252736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917859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contiver, simultaneamente</w:t>
            </w:r>
            <w:r w:rsidR="004C7789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3A689F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‘MC02', 'SC02' e 'ACPF1</w:t>
            </w:r>
            <w:r w:rsidR="00B51F71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33D371EE" w14:textId="77777777" w:rsidR="00EB01FD" w:rsidRPr="000C3638" w:rsidRDefault="00EB01FD" w:rsidP="00EB01F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‘;’, ‘</w:t>
            </w:r>
            <w:r w:rsidR="001976BD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esg_subsector</w:t>
            </w:r>
            <w:r w:rsidR="001976BD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‘;’,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nfrd_disclosures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‘;’</w:t>
            </w:r>
            <w:r w:rsidR="008354D1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originated_during_period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8354D1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‘;’</w:t>
            </w:r>
            <w:r w:rsidR="00863C11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‘</w:t>
            </w:r>
            <w:r w:rsidR="00863C11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general_specific_purpose</w:t>
            </w:r>
            <w:r w:rsidR="00863C11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9552D2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‘;’</w:t>
            </w:r>
            <w:r w:rsidR="000B551B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‘</w:t>
            </w:r>
            <w:r w:rsidR="00361829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specialised_lending</w:t>
            </w:r>
            <w:r w:rsidR="00361829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‘;’</w:t>
            </w:r>
            <w:r w:rsidR="001B0C00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</w:t>
            </w:r>
            <w:r w:rsidR="008354D1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F11E79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F11E79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specific_eligible</w:t>
            </w:r>
            <w:r w:rsidR="00F11E79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‘;’ e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CF0E8B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CF0E8B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specific_sustainable</w:t>
            </w:r>
            <w:r w:rsidR="00CF0E8B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7A5F6B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contiver ‘MC02';</w:t>
            </w:r>
          </w:p>
          <w:p w14:paraId="51C69100" w14:textId="77777777" w:rsidR="00517D50" w:rsidRPr="000C3638" w:rsidRDefault="00331C2F" w:rsidP="005A5EEE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estas condições não se verifiquem, preenchido</w:t>
            </w:r>
            <w:r w:rsidR="002E6F1B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a concatenação dos campos </w:t>
            </w:r>
            <w:r w:rsidR="006F6C6A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6F6C6A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="006F6C6A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‘;’, ‘</w:t>
            </w:r>
            <w:r w:rsidR="00215345" w:rsidRPr="000C363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Investment_Sector</w:t>
            </w:r>
            <w:r w:rsidR="00ED59A2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215345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‘;</w:t>
            </w:r>
            <w:r w:rsidR="00ED59A2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215345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</w:t>
            </w:r>
            <w:r w:rsidR="006F6C6A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</w:t>
            </w:r>
            <w:r w:rsidR="006F6C6A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esg_subsector</w:t>
            </w:r>
            <w:r w:rsidR="006F6C6A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‘;’, ‘</w:t>
            </w:r>
            <w:r w:rsidR="00F81233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purpose_esg’</w:t>
            </w:r>
            <w:r w:rsidR="00820031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</w:t>
            </w:r>
            <w:r w:rsidR="006F6C6A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‘;’, ‘</w:t>
            </w:r>
            <w:r w:rsidR="006F6C6A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nfrd_disclosures</w:t>
            </w:r>
            <w:r w:rsidR="006F6C6A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‘;’, ‘</w:t>
            </w:r>
            <w:r w:rsidR="006F6C6A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originated_during_period</w:t>
            </w:r>
            <w:r w:rsidR="006F6C6A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’, ‘;’, </w:t>
            </w:r>
            <w:r w:rsidR="006F6C6A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‘</w:t>
            </w:r>
            <w:r w:rsidR="006F6C6A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general_specific_purpose</w:t>
            </w:r>
            <w:r w:rsidR="006F6C6A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‘;’, ‘</w:t>
            </w:r>
            <w:r w:rsidR="006F6C6A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specialised_lending</w:t>
            </w:r>
            <w:r w:rsidR="006F6C6A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‘;’, ‘</w:t>
            </w:r>
            <w:r w:rsidR="006F6C6A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specific_eligible</w:t>
            </w:r>
            <w:r w:rsidR="006F6C6A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‘;’ e ‘</w:t>
            </w:r>
            <w:r w:rsidR="006F6C6A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specific_sustainable</w:t>
            </w:r>
            <w:r w:rsidR="006F6C6A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431F89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9B58929" w14:textId="77777777" w:rsidR="00790D3C" w:rsidRPr="000C3638" w:rsidRDefault="00790D3C" w:rsidP="00790D3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45BD3C4" w14:textId="77777777" w:rsidR="00790D3C" w:rsidRPr="000C3638" w:rsidRDefault="00C465D9" w:rsidP="00790D3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Adicionalmente, é realizado o seguinte tratamento na tabela</w:t>
            </w:r>
            <w:r w:rsidR="00790D3C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90D3C"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bu_esg_work.pilar3_sat84_dref_tabaux8</w:t>
            </w:r>
            <w:r w:rsidR="00790D3C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61D7F94B" w14:textId="77777777" w:rsidR="006120C8" w:rsidRPr="000C3638" w:rsidRDefault="002E24F4" w:rsidP="008C6E34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Substituído o valor</w:t>
            </w:r>
            <w:r w:rsidR="007F1434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4F3C3C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de </w:t>
            </w:r>
            <w:r w:rsidR="00F81FE2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‘SC0303’ </w:t>
            </w:r>
            <w:r w:rsidR="007F1434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para </w:t>
            </w:r>
            <w:r w:rsidR="00507FAA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‘SC0302’ </w:t>
            </w:r>
            <w:r w:rsidR="00686D3C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nos casos em que </w:t>
            </w:r>
            <w:r w:rsidR="00985626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 campo </w:t>
            </w:r>
            <w:r w:rsidR="005977E5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5977E5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="005977E5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991166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incluir</w:t>
            </w:r>
            <w:r w:rsidR="00B3758E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‘SC0303’</w:t>
            </w:r>
            <w:r w:rsidR="009F5D18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BD2B0F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 o campo ‘cnael’ estiver vazio</w:t>
            </w:r>
            <w:r w:rsidR="00E61BE5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35838C16" w14:textId="77777777" w:rsidR="00E61BE5" w:rsidRPr="000C3638" w:rsidRDefault="00E61BE5" w:rsidP="00E61BE5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Substituído o valor de ‘</w:t>
            </w:r>
            <w:r w:rsidR="001B4332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COLL4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para ‘</w:t>
            </w:r>
            <w:r w:rsidR="002C2C9B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COLL1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nos casos em que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incluir</w:t>
            </w:r>
            <w:r w:rsidR="00ED5274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simultaneamente</w:t>
            </w:r>
            <w:r w:rsidR="00633F9F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</w:t>
            </w:r>
            <w:r w:rsidR="00ED5274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MC04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ED5274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‘</w:t>
            </w:r>
            <w:r w:rsidR="000B12FF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COLL4’</w:t>
            </w:r>
            <w:r w:rsidR="00ED6961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por esta ordem</w:t>
            </w:r>
            <w:r w:rsidR="0058408A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2A1F9AB" w14:textId="77777777" w:rsidR="005468FF" w:rsidRPr="000C3638" w:rsidRDefault="005468FF" w:rsidP="005468FF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Substituído o valor de ‘</w:t>
            </w:r>
            <w:r w:rsidR="002E769B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COLL3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para ‘</w:t>
            </w:r>
            <w:r w:rsidR="00BD29F1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COLL1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nos casos em que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incluir, simultaneamente, ‘</w:t>
            </w:r>
            <w:r w:rsidR="00BE49DA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MC02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BE49DA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‘</w:t>
            </w:r>
            <w:r w:rsidR="00991F4D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SC02’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‘</w:t>
            </w:r>
            <w:r w:rsidR="003B4EBB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COLL3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por esta ordem;</w:t>
            </w:r>
          </w:p>
          <w:p w14:paraId="6AF3C825" w14:textId="77777777" w:rsidR="00E61BE5" w:rsidRPr="000C3638" w:rsidRDefault="003354B3" w:rsidP="008C6E34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Quando estas condições não se verificam é mantido o valor original do campo </w:t>
            </w:r>
            <w:r w:rsidR="00160E56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160E56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="00160E56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853B38" w:rsidRPr="000C3638" w14:paraId="719E6E42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D686A8" w14:textId="77777777" w:rsidR="00853B38" w:rsidRPr="000C3638" w:rsidRDefault="00E2443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FF8CD5F" w14:textId="77777777" w:rsidR="00415C2C" w:rsidRPr="000C3638" w:rsidRDefault="00415C2C" w:rsidP="00415C2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 saldo contabilístico que corresponde ao bem imóvel.</w:t>
            </w:r>
          </w:p>
          <w:p w14:paraId="16EB9666" w14:textId="77777777" w:rsidR="00E2443E" w:rsidRPr="000C3638" w:rsidRDefault="00E2443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6F57535" w14:textId="77777777" w:rsidR="00E2443E" w:rsidRPr="000C3638" w:rsidRDefault="0066335C" w:rsidP="009A7D4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Soma do campo, com o mesmo nome, p</w:t>
            </w:r>
            <w:r w:rsidR="00E2443E" w:rsidRPr="000C3638">
              <w:rPr>
                <w:rFonts w:cs="Arial"/>
                <w:sz w:val="18"/>
                <w:szCs w:val="18"/>
              </w:rPr>
              <w:t xml:space="preserve">roveniente da tabela </w:t>
            </w:r>
            <w:r w:rsidR="00E2443E"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bu_esg_work.pilar3_sar84_dref_tabaux6</w:t>
            </w:r>
            <w:r w:rsidR="006D16C6" w:rsidRPr="000C3638">
              <w:rPr>
                <w:rFonts w:cs="Arial"/>
                <w:sz w:val="18"/>
                <w:szCs w:val="18"/>
              </w:rPr>
              <w:t>, agrupando pelos campos ‘</w:t>
            </w:r>
            <w:r w:rsidR="006D16C6"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reporting_soc</w:t>
            </w:r>
            <w:r w:rsidR="006D16C6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="006D16C6"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counterparty_soc</w:t>
            </w:r>
            <w:r w:rsidR="006D16C6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="006D16C6"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adjustment_code</w:t>
            </w:r>
            <w:r w:rsidR="006D16C6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’, </w:t>
            </w:r>
            <w:r w:rsidR="00CA1554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‘</w:t>
            </w:r>
            <w:r w:rsidR="00CA1554"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="00CA1554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CF6944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, ‘</w:t>
            </w:r>
            <w:r w:rsidR="00CF6944"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eu</w:t>
            </w:r>
            <w:r w:rsidR="00CF6944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F86E22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, ‘</w:t>
            </w:r>
            <w:r w:rsidR="00F86E22"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cnael</w:t>
            </w:r>
            <w:r w:rsidR="00F86E22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B574ED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F86E22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</w:t>
            </w:r>
            <w:r w:rsidR="00B574ED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F86E22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‘</w:t>
            </w:r>
            <w:r w:rsidR="00F86E22"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nace</w:t>
            </w:r>
            <w:r w:rsidR="00F86E22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853B38" w:rsidRPr="000C3638" w14:paraId="1C66C804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5F8CB6B" w14:textId="77777777" w:rsidR="00853B38" w:rsidRPr="000C3638" w:rsidRDefault="0014776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eu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A0A203" w14:textId="77777777" w:rsidR="007D14B8" w:rsidRPr="000C3638" w:rsidRDefault="007D14B8" w:rsidP="007D14B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71741445" w14:textId="77777777" w:rsidR="00774C99" w:rsidRPr="000C3638" w:rsidRDefault="00774C9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D3A8A57" w14:textId="77777777" w:rsidR="00774C99" w:rsidRPr="000C3638" w:rsidRDefault="00774C9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19D9D50B" w14:textId="77777777" w:rsidR="00774C99" w:rsidRPr="000C3638" w:rsidRDefault="00744474" w:rsidP="00172A8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a vazio se o campo </w:t>
            </w:r>
            <w:r w:rsidR="008C0427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8C0427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european_union</w:t>
            </w:r>
            <w:r w:rsidR="008C0427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igualar </w:t>
            </w:r>
            <w:r w:rsidR="00E85707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'N/A’;</w:t>
            </w:r>
          </w:p>
          <w:p w14:paraId="54CECBA1" w14:textId="77777777" w:rsidR="00853B38" w:rsidRPr="000C3638" w:rsidRDefault="00172A8B" w:rsidP="00172A8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esta condição não se verifique, preenchido com o conteúdo do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european_union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9F5359" w:rsidRPr="000C3638" w14:paraId="14E4F669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E1403D7" w14:textId="77777777" w:rsidR="009F5359" w:rsidRPr="000C3638" w:rsidRDefault="009F5359" w:rsidP="009F535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cnael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0E42665" w14:textId="77777777" w:rsidR="00E27F05" w:rsidRPr="000C3638" w:rsidRDefault="00E27F05" w:rsidP="00E27F0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Nomenclatura das Atividades Económicas (NACE level 1).</w:t>
            </w:r>
          </w:p>
          <w:p w14:paraId="5BA1E1FB" w14:textId="77777777" w:rsidR="009F5359" w:rsidRPr="000C3638" w:rsidRDefault="009F5359" w:rsidP="009F535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6C674C99" w14:textId="77777777" w:rsidR="009F5359" w:rsidRPr="000C3638" w:rsidRDefault="00AE2A25" w:rsidP="009F535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da seguinte forma:</w:t>
            </w:r>
          </w:p>
          <w:p w14:paraId="51F2716F" w14:textId="77777777" w:rsidR="00273B49" w:rsidRPr="000C3638" w:rsidRDefault="004F2E60" w:rsidP="002345C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Arial"/>
                <w:color w:val="000000"/>
                <w:sz w:val="18"/>
                <w:szCs w:val="18"/>
                <w:lang w:eastAsia="pt-PT"/>
              </w:rPr>
              <w:t xml:space="preserve">Preenchido a vazio se </w:t>
            </w:r>
            <w:r w:rsidR="00290AAB" w:rsidRPr="000C3638">
              <w:rPr>
                <w:rFonts w:eastAsia="Times New Roman" w:cs="Arial"/>
                <w:color w:val="000000"/>
                <w:sz w:val="18"/>
                <w:szCs w:val="18"/>
                <w:lang w:eastAsia="pt-PT"/>
              </w:rPr>
              <w:t>o campo ‘</w:t>
            </w:r>
            <w:r w:rsidR="00560BE4" w:rsidRPr="000C3638">
              <w:rPr>
                <w:rFonts w:eastAsia="Times New Roman" w:cs="Arial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="00560BE4" w:rsidRPr="000C3638">
              <w:rPr>
                <w:rFonts w:eastAsia="Times New Roman" w:cs="Arial"/>
                <w:color w:val="000000"/>
                <w:sz w:val="18"/>
                <w:szCs w:val="18"/>
                <w:lang w:eastAsia="pt-PT"/>
              </w:rPr>
              <w:t>’</w:t>
            </w:r>
            <w:r w:rsidR="00C42AD7" w:rsidRPr="000C3638">
              <w:rPr>
                <w:rFonts w:eastAsia="Times New Roman" w:cs="Arial"/>
                <w:color w:val="000000"/>
                <w:sz w:val="18"/>
                <w:szCs w:val="18"/>
                <w:lang w:eastAsia="pt-PT"/>
              </w:rPr>
              <w:t xml:space="preserve"> contiver</w:t>
            </w:r>
            <w:r w:rsidR="00560BE4" w:rsidRPr="000C3638">
              <w:rPr>
                <w:rFonts w:eastAsia="Times New Roman" w:cs="Arial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C42AD7" w:rsidRPr="000C3638">
              <w:rPr>
                <w:rFonts w:eastAsia="Times New Roman" w:cs="Arial"/>
                <w:color w:val="000000"/>
                <w:sz w:val="18"/>
                <w:szCs w:val="18"/>
                <w:lang w:eastAsia="pt-PT"/>
              </w:rPr>
              <w:t>‘</w:t>
            </w:r>
            <w:r w:rsidR="00560BE4" w:rsidRPr="000C3638">
              <w:rPr>
                <w:rFonts w:eastAsia="Times New Roman" w:cs="Arial"/>
                <w:color w:val="000000"/>
                <w:sz w:val="18"/>
                <w:szCs w:val="18"/>
                <w:lang w:eastAsia="pt-PT"/>
              </w:rPr>
              <w:t>SC0304</w:t>
            </w:r>
            <w:r w:rsidR="00C42AD7" w:rsidRPr="000C3638">
              <w:rPr>
                <w:rFonts w:eastAsia="Times New Roman" w:cs="Arial"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BA4635" w:rsidRPr="000C3638">
              <w:rPr>
                <w:rFonts w:eastAsia="Times New Roman" w:cs="Arial"/>
                <w:color w:val="000000"/>
                <w:sz w:val="18"/>
                <w:szCs w:val="18"/>
                <w:lang w:eastAsia="pt-PT"/>
              </w:rPr>
              <w:t xml:space="preserve">e </w:t>
            </w:r>
            <w:r w:rsidR="00EA662F" w:rsidRPr="000C3638">
              <w:rPr>
                <w:rFonts w:eastAsia="Times New Roman" w:cs="Arial"/>
                <w:color w:val="000000"/>
                <w:sz w:val="18"/>
                <w:szCs w:val="18"/>
                <w:lang w:eastAsia="pt-PT"/>
              </w:rPr>
              <w:t>o campo ‘</w:t>
            </w:r>
            <w:r w:rsidR="00EA662F" w:rsidRPr="000C3638">
              <w:rPr>
                <w:rFonts w:eastAsia="Times New Roman" w:cs="Arial"/>
                <w:i/>
                <w:iCs/>
                <w:color w:val="000000"/>
                <w:sz w:val="18"/>
                <w:szCs w:val="18"/>
                <w:lang w:eastAsia="pt-PT"/>
              </w:rPr>
              <w:t>cnael</w:t>
            </w:r>
            <w:r w:rsidR="00EA662F" w:rsidRPr="000C3638">
              <w:rPr>
                <w:rFonts w:eastAsia="Times New Roman" w:cs="Arial"/>
                <w:color w:val="000000"/>
                <w:sz w:val="18"/>
                <w:szCs w:val="18"/>
                <w:lang w:eastAsia="pt-PT"/>
              </w:rPr>
              <w:t>’ não está vazio</w:t>
            </w:r>
            <w:r w:rsidR="002345C4" w:rsidRPr="000C3638">
              <w:rPr>
                <w:rFonts w:eastAsia="Times New Roman" w:cs="Arial"/>
                <w:color w:val="000000"/>
                <w:sz w:val="18"/>
                <w:szCs w:val="18"/>
                <w:lang w:eastAsia="pt-PT"/>
              </w:rPr>
              <w:t>;</w:t>
            </w:r>
          </w:p>
          <w:p w14:paraId="5CF67FDF" w14:textId="77777777" w:rsidR="00AE2A25" w:rsidRPr="000C3638" w:rsidRDefault="00273B49" w:rsidP="002345C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Arial"/>
                <w:color w:val="000000"/>
                <w:sz w:val="18"/>
                <w:szCs w:val="18"/>
                <w:lang w:eastAsia="pt-PT"/>
              </w:rPr>
              <w:t>Preenchido a vazio se</w:t>
            </w:r>
            <w:r w:rsidR="009E2463" w:rsidRPr="000C3638">
              <w:rPr>
                <w:rFonts w:eastAsia="Times New Roman" w:cs="Arial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4D66F9" w:rsidRPr="000C3638">
              <w:rPr>
                <w:rFonts w:eastAsia="Times New Roman" w:cs="Arial"/>
                <w:color w:val="000000"/>
                <w:sz w:val="18"/>
                <w:szCs w:val="18"/>
                <w:lang w:eastAsia="pt-PT"/>
              </w:rPr>
              <w:t>o campo ‘</w:t>
            </w:r>
            <w:r w:rsidR="004D66F9" w:rsidRPr="000C3638">
              <w:rPr>
                <w:rFonts w:eastAsia="Times New Roman" w:cs="Arial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="004D66F9" w:rsidRPr="000C3638">
              <w:rPr>
                <w:rFonts w:eastAsia="Times New Roman" w:cs="Arial"/>
                <w:color w:val="000000"/>
                <w:sz w:val="18"/>
                <w:szCs w:val="18"/>
                <w:lang w:eastAsia="pt-PT"/>
              </w:rPr>
              <w:t>’</w:t>
            </w:r>
            <w:r w:rsidR="002B6CC1" w:rsidRPr="000C3638">
              <w:rPr>
                <w:rFonts w:eastAsia="Times New Roman" w:cs="Arial"/>
                <w:color w:val="000000"/>
                <w:sz w:val="18"/>
                <w:szCs w:val="18"/>
                <w:lang w:eastAsia="pt-PT"/>
              </w:rPr>
              <w:t xml:space="preserve"> não contém ‘SC0304’ </w:t>
            </w:r>
            <w:r w:rsidR="00955422" w:rsidRPr="000C3638">
              <w:rPr>
                <w:rFonts w:eastAsia="Times New Roman" w:cs="Arial"/>
                <w:color w:val="000000"/>
                <w:sz w:val="18"/>
                <w:szCs w:val="18"/>
                <w:lang w:eastAsia="pt-PT"/>
              </w:rPr>
              <w:t xml:space="preserve">mas o campo </w:t>
            </w:r>
            <w:r w:rsidR="00EE38CD" w:rsidRPr="000C3638">
              <w:rPr>
                <w:rFonts w:eastAsia="Times New Roman" w:cs="Arial"/>
                <w:color w:val="000000"/>
                <w:sz w:val="18"/>
                <w:szCs w:val="18"/>
                <w:lang w:eastAsia="pt-PT"/>
              </w:rPr>
              <w:t>‘</w:t>
            </w:r>
            <w:r w:rsidR="00EE38CD" w:rsidRPr="000C3638">
              <w:rPr>
                <w:rFonts w:eastAsia="Times New Roman" w:cs="Arial"/>
                <w:i/>
                <w:iCs/>
                <w:color w:val="000000"/>
                <w:sz w:val="18"/>
                <w:szCs w:val="18"/>
                <w:lang w:eastAsia="pt-PT"/>
              </w:rPr>
              <w:t>Investment_Sector</w:t>
            </w:r>
            <w:r w:rsidR="00EE38CD" w:rsidRPr="000C3638">
              <w:rPr>
                <w:rFonts w:eastAsia="Times New Roman" w:cs="Arial"/>
                <w:color w:val="000000"/>
                <w:sz w:val="18"/>
                <w:szCs w:val="18"/>
                <w:lang w:eastAsia="pt-PT"/>
              </w:rPr>
              <w:t>’</w:t>
            </w:r>
            <w:r w:rsidR="00D9531B" w:rsidRPr="000C3638">
              <w:rPr>
                <w:rFonts w:eastAsia="Times New Roman" w:cs="Arial"/>
                <w:color w:val="000000"/>
                <w:sz w:val="18"/>
                <w:szCs w:val="18"/>
                <w:lang w:eastAsia="pt-PT"/>
              </w:rPr>
              <w:t xml:space="preserve"> é diferente de</w:t>
            </w:r>
            <w:r w:rsidR="001E07AE" w:rsidRPr="000C3638">
              <w:rPr>
                <w:rFonts w:eastAsia="Times New Roman" w:cs="Arial"/>
                <w:color w:val="000000"/>
                <w:sz w:val="18"/>
                <w:szCs w:val="18"/>
                <w:lang w:eastAsia="pt-PT"/>
              </w:rPr>
              <w:t xml:space="preserve"> ‘INVS5’</w:t>
            </w:r>
            <w:r w:rsidR="00070409" w:rsidRPr="000C3638">
              <w:rPr>
                <w:rFonts w:eastAsia="Times New Roman" w:cs="Arial"/>
                <w:color w:val="000000"/>
                <w:sz w:val="18"/>
                <w:szCs w:val="18"/>
                <w:lang w:eastAsia="pt-PT"/>
              </w:rPr>
              <w:t>;</w:t>
            </w:r>
          </w:p>
          <w:p w14:paraId="779471F7" w14:textId="77777777" w:rsidR="00070409" w:rsidRPr="000C3638" w:rsidRDefault="00070409" w:rsidP="002345C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destas condições se verifique, é mantido o valor original do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cnael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9F5359" w:rsidRPr="000C3638" w14:paraId="4714FB39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ECDE05B" w14:textId="77777777" w:rsidR="009F5359" w:rsidRPr="000C3638" w:rsidRDefault="009F5359" w:rsidP="009F535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nace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24BE1B" w14:textId="77777777" w:rsidR="00E27F05" w:rsidRPr="000C3638" w:rsidRDefault="00E27F05" w:rsidP="00E27F0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Nomenclatura das Atividades Económicas (NACE level 4).</w:t>
            </w:r>
          </w:p>
          <w:p w14:paraId="3B9DCA61" w14:textId="77777777" w:rsidR="00D75C71" w:rsidRPr="000C3638" w:rsidRDefault="00D75C71" w:rsidP="00E27F0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2F69CA66" w14:textId="77777777" w:rsidR="00D75C71" w:rsidRPr="000C3638" w:rsidRDefault="00D75C71" w:rsidP="00D75C7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da seguinte forma:</w:t>
            </w:r>
          </w:p>
          <w:p w14:paraId="088678C2" w14:textId="77777777" w:rsidR="00D75C71" w:rsidRPr="000C3638" w:rsidRDefault="00D75C71" w:rsidP="00D75C7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Arial"/>
                <w:color w:val="000000"/>
                <w:sz w:val="18"/>
                <w:szCs w:val="18"/>
                <w:lang w:eastAsia="pt-PT"/>
              </w:rPr>
              <w:t>Preenchido a vazio se o campo ‘</w:t>
            </w:r>
            <w:r w:rsidRPr="000C3638">
              <w:rPr>
                <w:rFonts w:eastAsia="Times New Roman" w:cs="Arial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0C3638">
              <w:rPr>
                <w:rFonts w:eastAsia="Times New Roman" w:cs="Arial"/>
                <w:color w:val="000000"/>
                <w:sz w:val="18"/>
                <w:szCs w:val="18"/>
                <w:lang w:eastAsia="pt-PT"/>
              </w:rPr>
              <w:t>’ contiver ‘SC0304’ e o campo ‘</w:t>
            </w:r>
            <w:r w:rsidRPr="000C3638">
              <w:rPr>
                <w:rFonts w:eastAsia="Times New Roman" w:cs="Arial"/>
                <w:i/>
                <w:iCs/>
                <w:color w:val="000000"/>
                <w:sz w:val="18"/>
                <w:szCs w:val="18"/>
                <w:lang w:eastAsia="pt-PT"/>
              </w:rPr>
              <w:t>nace_esg</w:t>
            </w:r>
            <w:r w:rsidRPr="000C3638">
              <w:rPr>
                <w:rFonts w:eastAsia="Times New Roman" w:cs="Arial"/>
                <w:color w:val="000000"/>
                <w:sz w:val="18"/>
                <w:szCs w:val="18"/>
                <w:lang w:eastAsia="pt-PT"/>
              </w:rPr>
              <w:t>’ não está vazio;</w:t>
            </w:r>
          </w:p>
          <w:p w14:paraId="29D36BD1" w14:textId="77777777" w:rsidR="00D75C71" w:rsidRPr="000C3638" w:rsidRDefault="00D75C71" w:rsidP="00D75C7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Arial"/>
                <w:color w:val="000000"/>
                <w:sz w:val="18"/>
                <w:szCs w:val="18"/>
                <w:lang w:eastAsia="pt-PT"/>
              </w:rPr>
              <w:t>Preenchido a vazio se o campo ‘</w:t>
            </w:r>
            <w:r w:rsidRPr="000C3638">
              <w:rPr>
                <w:rFonts w:eastAsia="Times New Roman" w:cs="Arial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0C3638">
              <w:rPr>
                <w:rFonts w:eastAsia="Times New Roman" w:cs="Arial"/>
                <w:color w:val="000000"/>
                <w:sz w:val="18"/>
                <w:szCs w:val="18"/>
                <w:lang w:eastAsia="pt-PT"/>
              </w:rPr>
              <w:t>’ não contém ‘SC0304’ mas o campo ‘</w:t>
            </w:r>
            <w:r w:rsidRPr="000C3638">
              <w:rPr>
                <w:rFonts w:eastAsia="Times New Roman" w:cs="Arial"/>
                <w:i/>
                <w:iCs/>
                <w:color w:val="000000"/>
                <w:sz w:val="18"/>
                <w:szCs w:val="18"/>
                <w:lang w:eastAsia="pt-PT"/>
              </w:rPr>
              <w:t>Investment_Sector</w:t>
            </w:r>
            <w:r w:rsidRPr="000C3638">
              <w:rPr>
                <w:rFonts w:eastAsia="Times New Roman" w:cs="Arial"/>
                <w:color w:val="000000"/>
                <w:sz w:val="18"/>
                <w:szCs w:val="18"/>
                <w:lang w:eastAsia="pt-PT"/>
              </w:rPr>
              <w:t>’ é diferente de ‘INVS5’;</w:t>
            </w:r>
          </w:p>
          <w:p w14:paraId="2EDBF363" w14:textId="77777777" w:rsidR="009F5359" w:rsidRPr="000C3638" w:rsidRDefault="00D75C71" w:rsidP="007B7F9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destas condições se verifique, é mantido o valor original do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nace_esg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A14BFC" w:rsidRPr="000C3638" w14:paraId="10DCE728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AF6A6E2" w14:textId="77777777" w:rsidR="00A14BFC" w:rsidRPr="000C3638" w:rsidRDefault="005E7F3A" w:rsidP="00A14BF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t</w:t>
            </w:r>
            <w:r w:rsidR="00A14BFC" w:rsidRPr="000C3638">
              <w:rPr>
                <w:rFonts w:cs="Arial"/>
                <w:sz w:val="18"/>
                <w:szCs w:val="18"/>
              </w:rPr>
              <w:t>uccm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6CD22B" w14:textId="77777777" w:rsidR="008B65D6" w:rsidRPr="000C3638" w:rsidRDefault="008B65D6" w:rsidP="0068575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(CCM) amount.</w:t>
            </w:r>
          </w:p>
          <w:p w14:paraId="70C77996" w14:textId="77777777" w:rsidR="00A14BFC" w:rsidRPr="000C3638" w:rsidRDefault="00A14BFC" w:rsidP="00685753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2F9051A6" w14:textId="77777777" w:rsidR="00A14BFC" w:rsidRPr="000C3638" w:rsidRDefault="00E20090" w:rsidP="00685753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 xml:space="preserve">Soma do campo, com o mesmo nome, 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bu_esg_work.pilar3_sar84_dref_tabaux6</w:t>
            </w:r>
            <w:r w:rsidRPr="000C3638">
              <w:rPr>
                <w:rFonts w:cs="Arial"/>
                <w:sz w:val="18"/>
                <w:szCs w:val="18"/>
              </w:rPr>
              <w:t>, agrupando pelos campos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reporting_soc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counterparty_soc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adjustment_code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eu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cnael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nace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’.</w:t>
            </w:r>
          </w:p>
          <w:p w14:paraId="4E992558" w14:textId="77777777" w:rsidR="00C768FF" w:rsidRPr="000C3638" w:rsidRDefault="00C768FF" w:rsidP="00685753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</w:p>
          <w:p w14:paraId="643A8B37" w14:textId="77777777" w:rsidR="002D5221" w:rsidRPr="000C3638" w:rsidRDefault="00C768FF" w:rsidP="0068575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Posteriormente, </w:t>
            </w:r>
            <w:r w:rsidR="00CF2C66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este campo é preenchido</w:t>
            </w:r>
            <w:r w:rsidR="00F86E0C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segundo o seguinte tratamento:</w:t>
            </w:r>
          </w:p>
          <w:p w14:paraId="34FBAC8D" w14:textId="77777777" w:rsidR="002B6FF8" w:rsidRPr="000C3638" w:rsidRDefault="002D5221" w:rsidP="002B6FF8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EC6576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quando o campo </w:t>
            </w:r>
            <w:r w:rsidR="001B58C7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1B58C7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="001B58C7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9718A2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inclui </w:t>
            </w:r>
            <w:r w:rsidR="00911D9A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‘SC0304’</w:t>
            </w:r>
            <w:r w:rsidR="002B6FF8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36176275" w14:textId="77777777" w:rsidR="00782D1F" w:rsidRPr="000C3638" w:rsidRDefault="00F464A4" w:rsidP="002B6FF8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="009E1484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DA4AEE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quando o campo </w:t>
            </w:r>
            <w:r w:rsidR="001D4A30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1D4A30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="001D4A30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1B6751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inclui </w:t>
            </w:r>
            <w:r w:rsidR="005C44D3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‘GSPUR1’</w:t>
            </w:r>
            <w:r w:rsidR="00782D1F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3A28F60D" w14:textId="77777777" w:rsidR="00C768FF" w:rsidRPr="000C3638" w:rsidRDefault="009D1FE7" w:rsidP="002B6FF8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</w:t>
            </w:r>
            <w:r w:rsidR="00E46575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‘0’ se o campo ‘</w:t>
            </w:r>
            <w:r w:rsidR="00E46575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tuccm</w:t>
            </w:r>
            <w:r w:rsidR="00BE3EC2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for </w:t>
            </w:r>
            <w:r w:rsidR="00BE3EC2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="00BE3EC2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  <w:r w:rsidR="00C130CA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50741881" w14:textId="77777777" w:rsidR="008D429F" w:rsidRPr="000C3638" w:rsidRDefault="008D429F" w:rsidP="002B6FF8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destas condições se verifique, é mantido o valor original do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tuccm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A14BFC" w:rsidRPr="000C3638" w14:paraId="5B140F7E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59C984A" w14:textId="77777777" w:rsidR="00A14BFC" w:rsidRPr="000C3638" w:rsidRDefault="005E7F3A" w:rsidP="00A14BF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e</w:t>
            </w:r>
            <w:r w:rsidR="00A14BFC" w:rsidRPr="000C3638">
              <w:rPr>
                <w:rFonts w:cs="Arial"/>
                <w:sz w:val="18"/>
                <w:szCs w:val="18"/>
              </w:rPr>
              <w:t>tccm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38B0F8B" w14:textId="77777777" w:rsidR="00A14BFC" w:rsidRPr="000C3638" w:rsidRDefault="00173EBE" w:rsidP="0068575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pure amount.</w:t>
            </w:r>
          </w:p>
          <w:p w14:paraId="68E03E55" w14:textId="77777777" w:rsidR="00A14BFC" w:rsidRPr="000C3638" w:rsidRDefault="00A14BFC" w:rsidP="00685753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7DC41FDD" w14:textId="77777777" w:rsidR="00A14BFC" w:rsidRPr="000C3638" w:rsidRDefault="00286240" w:rsidP="00685753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Soma do campo, com o mesmo nome, 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bu_esg_work.pilar3_sar84_dref_tabaux6</w:t>
            </w:r>
            <w:r w:rsidRPr="000C3638">
              <w:rPr>
                <w:rFonts w:cs="Arial"/>
                <w:sz w:val="18"/>
                <w:szCs w:val="18"/>
              </w:rPr>
              <w:t>, agrupando pelos campos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reporting_soc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counterparty_soc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adjustment_code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eu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cnael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nace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’.</w:t>
            </w:r>
          </w:p>
          <w:p w14:paraId="68074B15" w14:textId="77777777" w:rsidR="008543FF" w:rsidRPr="000C3638" w:rsidRDefault="008543FF" w:rsidP="00685753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</w:p>
          <w:p w14:paraId="7AD850BF" w14:textId="77777777" w:rsidR="003015B1" w:rsidRPr="000C3638" w:rsidRDefault="003015B1" w:rsidP="003015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Posteriormente, este campo é preenchido segundo o seguinte tratamento:</w:t>
            </w:r>
          </w:p>
          <w:p w14:paraId="579EB3B5" w14:textId="77777777" w:rsidR="003015B1" w:rsidRPr="000C3638" w:rsidRDefault="003015B1" w:rsidP="003015B1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inclui ‘SC0304’;</w:t>
            </w:r>
          </w:p>
          <w:p w14:paraId="7E611E90" w14:textId="77777777" w:rsidR="003015B1" w:rsidRPr="000C3638" w:rsidRDefault="003015B1" w:rsidP="003015B1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inclui ‘GSPUR1’;</w:t>
            </w:r>
          </w:p>
          <w:p w14:paraId="6EDE6528" w14:textId="77777777" w:rsidR="003015B1" w:rsidRPr="000C3638" w:rsidRDefault="003015B1" w:rsidP="003015B1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o campo ‘</w:t>
            </w:r>
            <w:r w:rsidR="007B24A1" w:rsidRPr="000C3638">
              <w:rPr>
                <w:rFonts w:cs="Arial"/>
                <w:i/>
                <w:iCs/>
                <w:sz w:val="18"/>
                <w:szCs w:val="18"/>
              </w:rPr>
              <w:t>etccm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for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; </w:t>
            </w:r>
          </w:p>
          <w:p w14:paraId="64DBB0A1" w14:textId="77777777" w:rsidR="008543FF" w:rsidRPr="000C3638" w:rsidRDefault="003015B1" w:rsidP="001D4D9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destas condições se verifique, é mantido o valor original do campo ‘</w:t>
            </w:r>
            <w:r w:rsidR="007E6263" w:rsidRPr="000C3638">
              <w:rPr>
                <w:rFonts w:cs="Arial"/>
                <w:i/>
                <w:iCs/>
                <w:sz w:val="18"/>
                <w:szCs w:val="18"/>
              </w:rPr>
              <w:t>etccm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A14BFC" w:rsidRPr="000C3638" w14:paraId="38CC3AEF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BA32A0B" w14:textId="77777777" w:rsidR="00A14BFC" w:rsidRPr="000C3638" w:rsidRDefault="005E7F3A" w:rsidP="00A14BF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t</w:t>
            </w:r>
            <w:r w:rsidR="00A14BFC" w:rsidRPr="000C3638">
              <w:rPr>
                <w:rFonts w:cs="Arial"/>
                <w:sz w:val="18"/>
                <w:szCs w:val="18"/>
              </w:rPr>
              <w:t>rant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90B699" w14:textId="77777777" w:rsidR="00DB20A2" w:rsidRPr="000C3638" w:rsidRDefault="00DB20A2" w:rsidP="00685753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transitional amount.</w:t>
            </w:r>
          </w:p>
          <w:p w14:paraId="23B9D3D1" w14:textId="77777777" w:rsidR="00A14BFC" w:rsidRPr="000C3638" w:rsidRDefault="00A14BFC" w:rsidP="00685753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2AFFB04D" w14:textId="77777777" w:rsidR="00A14BFC" w:rsidRPr="000C3638" w:rsidRDefault="00C91568" w:rsidP="00685753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Soma do campo, com o mesmo nome, 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bu_esg_work.pilar3_sar84_dref_tabaux6</w:t>
            </w:r>
            <w:r w:rsidRPr="000C3638">
              <w:rPr>
                <w:rFonts w:cs="Arial"/>
                <w:sz w:val="18"/>
                <w:szCs w:val="18"/>
              </w:rPr>
              <w:t>, agrupando pelos campos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reporting_soc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counterparty_soc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adjustment_code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eu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cnael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nace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’.</w:t>
            </w:r>
          </w:p>
          <w:p w14:paraId="2E1B365E" w14:textId="77777777" w:rsidR="006E41B2" w:rsidRPr="000C3638" w:rsidRDefault="006E41B2" w:rsidP="00685753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</w:p>
          <w:p w14:paraId="6501770F" w14:textId="77777777" w:rsidR="006E41B2" w:rsidRPr="000C3638" w:rsidRDefault="006E41B2" w:rsidP="006E41B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Posteriormente, este campo é preenchido segundo o seguinte tratamento:</w:t>
            </w:r>
          </w:p>
          <w:p w14:paraId="04415C29" w14:textId="77777777" w:rsidR="006E41B2" w:rsidRPr="000C3638" w:rsidRDefault="006E41B2" w:rsidP="006E41B2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inclui ‘SC0304’;</w:t>
            </w:r>
          </w:p>
          <w:p w14:paraId="5A793EF9" w14:textId="77777777" w:rsidR="006E41B2" w:rsidRPr="000C3638" w:rsidRDefault="006E41B2" w:rsidP="006E41B2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inclui ‘GSPUR1’;</w:t>
            </w:r>
          </w:p>
          <w:p w14:paraId="7871CB7E" w14:textId="77777777" w:rsidR="006E41B2" w:rsidRPr="000C3638" w:rsidRDefault="006E41B2" w:rsidP="006E41B2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trant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for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; </w:t>
            </w:r>
          </w:p>
          <w:p w14:paraId="40989656" w14:textId="77777777" w:rsidR="006E41B2" w:rsidRPr="000C3638" w:rsidRDefault="006E41B2" w:rsidP="006725D7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destas condições se verifique, é mantido o valor original do campo ‘</w:t>
            </w:r>
            <w:r w:rsidR="00AA6C57" w:rsidRPr="000C3638">
              <w:rPr>
                <w:rFonts w:cs="Arial"/>
                <w:i/>
                <w:iCs/>
                <w:sz w:val="18"/>
                <w:szCs w:val="18"/>
              </w:rPr>
              <w:t>trant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A14BFC" w:rsidRPr="000C3638" w14:paraId="4571C008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DFDA690" w14:textId="77777777" w:rsidR="00A14BFC" w:rsidRPr="000C3638" w:rsidRDefault="005E7F3A" w:rsidP="00A14BF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e</w:t>
            </w:r>
            <w:r w:rsidR="00A14BFC" w:rsidRPr="000C3638">
              <w:rPr>
                <w:rFonts w:cs="Arial"/>
                <w:sz w:val="18"/>
                <w:szCs w:val="18"/>
              </w:rPr>
              <w:t>ntccm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EB9D94" w14:textId="77777777" w:rsidR="005F74BB" w:rsidRPr="000C3638" w:rsidRDefault="005F74BB" w:rsidP="00685753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enabling amount.</w:t>
            </w:r>
          </w:p>
          <w:p w14:paraId="28092A9B" w14:textId="77777777" w:rsidR="00A14BFC" w:rsidRPr="000C3638" w:rsidRDefault="00A14BFC" w:rsidP="00685753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02B44F1C" w14:textId="77777777" w:rsidR="00A14BFC" w:rsidRPr="000C3638" w:rsidRDefault="002F498E" w:rsidP="00685753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Soma do campo, com o mesmo nome, 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bu_esg_work.pilar3_sar84_dref_tabaux6</w:t>
            </w:r>
            <w:r w:rsidRPr="000C3638">
              <w:rPr>
                <w:rFonts w:cs="Arial"/>
                <w:sz w:val="18"/>
                <w:szCs w:val="18"/>
              </w:rPr>
              <w:t>, agrupando pelos campos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reporting_soc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counterparty_soc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adjustment_code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eu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cnael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nace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’.</w:t>
            </w:r>
          </w:p>
          <w:p w14:paraId="5A4B8DA2" w14:textId="77777777" w:rsidR="00F642DC" w:rsidRPr="000C3638" w:rsidRDefault="00F642DC" w:rsidP="00685753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</w:p>
          <w:p w14:paraId="1F855CFE" w14:textId="77777777" w:rsidR="00F642DC" w:rsidRPr="000C3638" w:rsidRDefault="00F642DC" w:rsidP="00F642D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Posteriormente, este campo é preenchido segundo o seguinte tratamento:</w:t>
            </w:r>
          </w:p>
          <w:p w14:paraId="5A4D3E49" w14:textId="77777777" w:rsidR="00F642DC" w:rsidRPr="000C3638" w:rsidRDefault="00F642DC" w:rsidP="00F642DC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inclui ‘SC0304’;</w:t>
            </w:r>
          </w:p>
          <w:p w14:paraId="605B5155" w14:textId="77777777" w:rsidR="00F642DC" w:rsidRPr="000C3638" w:rsidRDefault="00F642DC" w:rsidP="00F642DC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inclui ‘GSPUR1’;</w:t>
            </w:r>
          </w:p>
          <w:p w14:paraId="2A4C096A" w14:textId="77777777" w:rsidR="00F642DC" w:rsidRPr="000C3638" w:rsidRDefault="00F642DC" w:rsidP="00F642DC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entccm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for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; </w:t>
            </w:r>
          </w:p>
          <w:p w14:paraId="4211F1B0" w14:textId="77777777" w:rsidR="00F642DC" w:rsidRPr="000C3638" w:rsidRDefault="00F642DC" w:rsidP="006725D7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destas condições se verifique, é mantido o valor original do campo ‘</w:t>
            </w:r>
            <w:r w:rsidR="00C074AC" w:rsidRPr="000C3638">
              <w:rPr>
                <w:rFonts w:cs="Arial"/>
                <w:i/>
                <w:iCs/>
                <w:sz w:val="18"/>
                <w:szCs w:val="18"/>
              </w:rPr>
              <w:t>entccm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A14BFC" w:rsidRPr="000C3638" w14:paraId="3F526D0A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7E0DD9B" w14:textId="77777777" w:rsidR="00A14BFC" w:rsidRPr="000C3638" w:rsidRDefault="005E7F3A" w:rsidP="00A14BF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t</w:t>
            </w:r>
            <w:r w:rsidR="00A14BFC" w:rsidRPr="000C3638">
              <w:rPr>
                <w:rFonts w:cs="Arial"/>
                <w:sz w:val="18"/>
                <w:szCs w:val="18"/>
              </w:rPr>
              <w:t>ucca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A24FF6" w14:textId="77777777" w:rsidR="00226ACE" w:rsidRPr="000C3638" w:rsidRDefault="00226ACE" w:rsidP="0068575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(CCA) amount.</w:t>
            </w:r>
          </w:p>
          <w:p w14:paraId="15E2633E" w14:textId="77777777" w:rsidR="00A14BFC" w:rsidRPr="000C3638" w:rsidRDefault="00A14BFC" w:rsidP="0068575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905F0F4" w14:textId="77777777" w:rsidR="00A14BFC" w:rsidRPr="000C3638" w:rsidRDefault="00E51E3F" w:rsidP="00685753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Soma do campo, com o mesmo nome, 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bu_esg_work.pilar3_sar84_dref_tabaux6</w:t>
            </w:r>
            <w:r w:rsidRPr="000C3638">
              <w:rPr>
                <w:rFonts w:cs="Arial"/>
                <w:sz w:val="18"/>
                <w:szCs w:val="18"/>
              </w:rPr>
              <w:t>, agrupando pelos campos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reporting_soc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counterparty_soc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adjustment_code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eu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cnael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nace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’.</w:t>
            </w:r>
          </w:p>
          <w:p w14:paraId="63F999A7" w14:textId="77777777" w:rsidR="00206E6B" w:rsidRPr="000C3638" w:rsidRDefault="00206E6B" w:rsidP="00685753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</w:p>
          <w:p w14:paraId="798893C6" w14:textId="77777777" w:rsidR="00206E6B" w:rsidRPr="000C3638" w:rsidRDefault="00206E6B" w:rsidP="00206E6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Posteriormente, este campo é preenchido segundo o seguinte tratamento:</w:t>
            </w:r>
          </w:p>
          <w:p w14:paraId="079A19A8" w14:textId="77777777" w:rsidR="00206E6B" w:rsidRPr="000C3638" w:rsidRDefault="00206E6B" w:rsidP="00206E6B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inclui ‘SC0304’;</w:t>
            </w:r>
          </w:p>
          <w:p w14:paraId="3DD6E5EC" w14:textId="77777777" w:rsidR="00206E6B" w:rsidRPr="000C3638" w:rsidRDefault="00206E6B" w:rsidP="00206E6B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inclui ‘GSPUR1’;</w:t>
            </w:r>
          </w:p>
          <w:p w14:paraId="783F68CC" w14:textId="77777777" w:rsidR="00206E6B" w:rsidRPr="000C3638" w:rsidRDefault="00206E6B" w:rsidP="00206E6B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tucca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for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; </w:t>
            </w:r>
          </w:p>
          <w:p w14:paraId="33A440B0" w14:textId="77777777" w:rsidR="00206E6B" w:rsidRPr="000C3638" w:rsidRDefault="00206E6B" w:rsidP="00206E6B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destas condições se verifique, é mantido o valor original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tucca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A14BFC" w:rsidRPr="000C3638" w14:paraId="6D7505E9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82DEEF3" w14:textId="77777777" w:rsidR="00A14BFC" w:rsidRPr="000C3638" w:rsidRDefault="005E7F3A" w:rsidP="00A14BF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e</w:t>
            </w:r>
            <w:r w:rsidR="00A14BFC" w:rsidRPr="000C3638">
              <w:rPr>
                <w:rFonts w:cs="Arial"/>
                <w:sz w:val="18"/>
                <w:szCs w:val="18"/>
              </w:rPr>
              <w:t>tcca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534C3B4" w14:textId="77777777" w:rsidR="00226ACE" w:rsidRPr="000C3638" w:rsidRDefault="00226ACE" w:rsidP="0068575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(CCA) pure amount.</w:t>
            </w:r>
          </w:p>
          <w:p w14:paraId="0444D205" w14:textId="77777777" w:rsidR="00A14BFC" w:rsidRPr="000C3638" w:rsidRDefault="00A14BFC" w:rsidP="0068575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F39C695" w14:textId="77777777" w:rsidR="00A14BFC" w:rsidRPr="000C3638" w:rsidRDefault="00E51E3F" w:rsidP="00685753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Soma do campo, com o mesmo nome, 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bu_esg_work.pilar3_sar84_dref_tabaux6</w:t>
            </w:r>
            <w:r w:rsidRPr="000C3638">
              <w:rPr>
                <w:rFonts w:cs="Arial"/>
                <w:sz w:val="18"/>
                <w:szCs w:val="18"/>
              </w:rPr>
              <w:t>, agrupando pelos campos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reporting_soc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counterparty_soc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adjustment_code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eu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cnael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nace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’.</w:t>
            </w:r>
          </w:p>
          <w:p w14:paraId="468427E2" w14:textId="77777777" w:rsidR="005F6139" w:rsidRPr="000C3638" w:rsidRDefault="005F6139" w:rsidP="00685753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</w:p>
          <w:p w14:paraId="56FAD634" w14:textId="77777777" w:rsidR="005F6139" w:rsidRPr="000C3638" w:rsidRDefault="005F6139" w:rsidP="005F613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Posteriormente, este campo é preenchido segundo o seguinte tratamento:</w:t>
            </w:r>
          </w:p>
          <w:p w14:paraId="6FF85F35" w14:textId="77777777" w:rsidR="005F6139" w:rsidRPr="000C3638" w:rsidRDefault="005F6139" w:rsidP="005F6139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inclui ‘SC0304’;</w:t>
            </w:r>
          </w:p>
          <w:p w14:paraId="266957B0" w14:textId="77777777" w:rsidR="005F6139" w:rsidRPr="000C3638" w:rsidRDefault="005F6139" w:rsidP="005F6139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inclui ‘GSPUR1’;</w:t>
            </w:r>
          </w:p>
          <w:p w14:paraId="3255AFEA" w14:textId="77777777" w:rsidR="005F6139" w:rsidRPr="000C3638" w:rsidRDefault="005F6139" w:rsidP="005F6139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o campo ‘</w:t>
            </w:r>
            <w:r w:rsidR="00DD61B3" w:rsidRPr="000C3638">
              <w:rPr>
                <w:rFonts w:cs="Arial"/>
                <w:i/>
                <w:iCs/>
                <w:sz w:val="18"/>
                <w:szCs w:val="18"/>
              </w:rPr>
              <w:t>etcca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for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; </w:t>
            </w:r>
          </w:p>
          <w:p w14:paraId="1C4A6798" w14:textId="77777777" w:rsidR="005F6139" w:rsidRPr="000C3638" w:rsidRDefault="005F6139" w:rsidP="00DD61B3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destas condições se verifique, é mantido o valor original do campo ‘</w:t>
            </w:r>
            <w:r w:rsidR="00DD61B3" w:rsidRPr="000C3638">
              <w:rPr>
                <w:rFonts w:cs="Arial"/>
                <w:i/>
                <w:iCs/>
                <w:sz w:val="18"/>
                <w:szCs w:val="18"/>
              </w:rPr>
              <w:t>etcca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A14BFC" w:rsidRPr="000C3638" w14:paraId="131D2F32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D70B7BA" w14:textId="77777777" w:rsidR="00A14BFC" w:rsidRPr="000C3638" w:rsidRDefault="005E7F3A" w:rsidP="00A14BF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e</w:t>
            </w:r>
            <w:r w:rsidR="00A14BFC" w:rsidRPr="000C3638">
              <w:rPr>
                <w:rFonts w:cs="Arial"/>
                <w:sz w:val="18"/>
                <w:szCs w:val="18"/>
              </w:rPr>
              <w:t>ntcca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452C9E" w14:textId="77777777" w:rsidR="00226ACE" w:rsidRPr="000C3638" w:rsidRDefault="00226ACE" w:rsidP="00685753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(CCA) enabling amount.</w:t>
            </w:r>
          </w:p>
          <w:p w14:paraId="00CD7F45" w14:textId="77777777" w:rsidR="00A14BFC" w:rsidRPr="000C3638" w:rsidRDefault="00A14BFC" w:rsidP="0068575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69833AF" w14:textId="77777777" w:rsidR="00A14BFC" w:rsidRPr="000C3638" w:rsidRDefault="00E51E3F" w:rsidP="00685753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Soma do campo, com o mesmo nome, 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bu_esg_work.pilar3_sar84_dref_tabaux6</w:t>
            </w:r>
            <w:r w:rsidRPr="000C3638">
              <w:rPr>
                <w:rFonts w:cs="Arial"/>
                <w:sz w:val="18"/>
                <w:szCs w:val="18"/>
              </w:rPr>
              <w:t>, agrupando pelos campos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reporting_soc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counterparty_soc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adjustment_code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eu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cnael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nace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’.</w:t>
            </w:r>
          </w:p>
          <w:p w14:paraId="7803B490" w14:textId="77777777" w:rsidR="00A64591" w:rsidRPr="000C3638" w:rsidRDefault="00A64591" w:rsidP="00685753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</w:p>
          <w:p w14:paraId="4132E482" w14:textId="77777777" w:rsidR="00A64591" w:rsidRPr="000C3638" w:rsidRDefault="00A64591" w:rsidP="00A6459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Posteriormente, este campo é preenchido segundo o seguinte tratamento:</w:t>
            </w:r>
          </w:p>
          <w:p w14:paraId="58753427" w14:textId="77777777" w:rsidR="00A64591" w:rsidRPr="000C3638" w:rsidRDefault="00A64591" w:rsidP="00A64591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inclui ‘SC0304’;</w:t>
            </w:r>
          </w:p>
          <w:p w14:paraId="235EAFB6" w14:textId="77777777" w:rsidR="00A64591" w:rsidRPr="000C3638" w:rsidRDefault="00A64591" w:rsidP="00A64591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inclui ‘GSPUR1’;</w:t>
            </w:r>
          </w:p>
          <w:p w14:paraId="0287900B" w14:textId="77777777" w:rsidR="00A64591" w:rsidRPr="000C3638" w:rsidRDefault="00A64591" w:rsidP="00A64591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e</w:t>
            </w:r>
            <w:r w:rsidR="00EF7470" w:rsidRPr="000C3638">
              <w:rPr>
                <w:rFonts w:cs="Arial"/>
                <w:i/>
                <w:iCs/>
                <w:sz w:val="18"/>
                <w:szCs w:val="18"/>
              </w:rPr>
              <w:t>n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tcca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for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; </w:t>
            </w:r>
          </w:p>
          <w:p w14:paraId="25ADAEF2" w14:textId="77777777" w:rsidR="00A64591" w:rsidRPr="000C3638" w:rsidRDefault="00A64591" w:rsidP="002504EE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destas condições se verifique, é mantido o valor original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e</w:t>
            </w:r>
            <w:r w:rsidR="001B3F02" w:rsidRPr="000C3638">
              <w:rPr>
                <w:rFonts w:cs="Arial"/>
                <w:i/>
                <w:iCs/>
                <w:sz w:val="18"/>
                <w:szCs w:val="18"/>
              </w:rPr>
              <w:t>n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tcca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A14BFC" w:rsidRPr="000C3638" w14:paraId="391BEB4E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A83AE6" w14:textId="77777777" w:rsidR="00A14BFC" w:rsidRPr="000C3638" w:rsidRDefault="005E7F3A" w:rsidP="00A14BF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t</w:t>
            </w:r>
            <w:r w:rsidR="00A14BFC" w:rsidRPr="000C3638">
              <w:rPr>
                <w:rFonts w:cs="Arial"/>
                <w:sz w:val="18"/>
                <w:szCs w:val="18"/>
              </w:rPr>
              <w:t>uwtr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E86A11" w14:textId="77777777" w:rsidR="00226ACE" w:rsidRPr="000C3638" w:rsidRDefault="00226ACE" w:rsidP="0068575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(WTR) amount.</w:t>
            </w:r>
          </w:p>
          <w:p w14:paraId="2839BFDB" w14:textId="77777777" w:rsidR="00A14BFC" w:rsidRPr="000C3638" w:rsidRDefault="00A14BFC" w:rsidP="0068575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4A81F871" w14:textId="77777777" w:rsidR="00A14BFC" w:rsidRPr="000C3638" w:rsidRDefault="00E51E3F" w:rsidP="00685753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Soma do campo, com o mesmo nome, 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bu_esg_work.pilar3_sar84_dref_tabaux6</w:t>
            </w:r>
            <w:r w:rsidRPr="000C3638">
              <w:rPr>
                <w:rFonts w:cs="Arial"/>
                <w:sz w:val="18"/>
                <w:szCs w:val="18"/>
              </w:rPr>
              <w:t>, agrupando pelos campos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reporting_soc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counterparty_soc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adjustment_code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eu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cnael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nace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’.</w:t>
            </w:r>
          </w:p>
          <w:p w14:paraId="7724F69E" w14:textId="77777777" w:rsidR="002504EE" w:rsidRPr="000C3638" w:rsidRDefault="002504EE" w:rsidP="00685753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</w:p>
          <w:p w14:paraId="6015F6FE" w14:textId="77777777" w:rsidR="002504EE" w:rsidRPr="000C3638" w:rsidRDefault="002504EE" w:rsidP="002504E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Posteriormente, este campo é preenchido segundo o seguinte tratamento:</w:t>
            </w:r>
          </w:p>
          <w:p w14:paraId="45B1682F" w14:textId="77777777" w:rsidR="002504EE" w:rsidRPr="000C3638" w:rsidRDefault="002504EE" w:rsidP="002504EE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inclui ‘SC0304’;</w:t>
            </w:r>
          </w:p>
          <w:p w14:paraId="41F69ADB" w14:textId="77777777" w:rsidR="002504EE" w:rsidRPr="000C3638" w:rsidRDefault="002504EE" w:rsidP="002504EE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inclui ‘GSPUR1’;</w:t>
            </w:r>
          </w:p>
          <w:p w14:paraId="2C9F9DD9" w14:textId="77777777" w:rsidR="002504EE" w:rsidRPr="000C3638" w:rsidRDefault="002504EE" w:rsidP="002504EE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o campo ‘</w:t>
            </w:r>
            <w:r w:rsidR="006B5FA3" w:rsidRPr="000C3638">
              <w:rPr>
                <w:rFonts w:cs="Arial"/>
                <w:i/>
                <w:iCs/>
                <w:sz w:val="18"/>
                <w:szCs w:val="18"/>
              </w:rPr>
              <w:t>tuwtr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for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; </w:t>
            </w:r>
          </w:p>
          <w:p w14:paraId="027762F4" w14:textId="77777777" w:rsidR="002504EE" w:rsidRPr="000C3638" w:rsidRDefault="002504EE" w:rsidP="002504E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destas condições se verifique, é mantido o valor original do campo ‘</w:t>
            </w:r>
            <w:r w:rsidR="006B5FA3" w:rsidRPr="000C3638">
              <w:rPr>
                <w:rFonts w:cs="Arial"/>
                <w:i/>
                <w:iCs/>
                <w:sz w:val="18"/>
                <w:szCs w:val="18"/>
              </w:rPr>
              <w:t>tuwtr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A14BFC" w:rsidRPr="000C3638" w14:paraId="480BE5C9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F1EDFCF" w14:textId="77777777" w:rsidR="00A14BFC" w:rsidRPr="000C3638" w:rsidRDefault="005E7F3A" w:rsidP="00A14BF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e</w:t>
            </w:r>
            <w:r w:rsidR="00A14BFC" w:rsidRPr="000C3638">
              <w:rPr>
                <w:rFonts w:cs="Arial"/>
                <w:sz w:val="18"/>
                <w:szCs w:val="18"/>
              </w:rPr>
              <w:t>twtr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E7CFC30" w14:textId="77777777" w:rsidR="00226ACE" w:rsidRPr="000C3638" w:rsidRDefault="00226ACE" w:rsidP="0068575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(WTR) pure amount.</w:t>
            </w:r>
          </w:p>
          <w:p w14:paraId="7BE39E2B" w14:textId="77777777" w:rsidR="00A14BFC" w:rsidRPr="000C3638" w:rsidRDefault="00A14BFC" w:rsidP="0068575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637C491" w14:textId="77777777" w:rsidR="00A14BFC" w:rsidRPr="000C3638" w:rsidRDefault="00E51E3F" w:rsidP="00685753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Soma do campo, com o mesmo nome, 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bu_esg_work.pilar3_sar84_dref_tabaux6</w:t>
            </w:r>
            <w:r w:rsidRPr="000C3638">
              <w:rPr>
                <w:rFonts w:cs="Arial"/>
                <w:sz w:val="18"/>
                <w:szCs w:val="18"/>
              </w:rPr>
              <w:t>, agrupando pelos campos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reporting_soc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counterparty_soc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adjustment_code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eu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cnael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nace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’.</w:t>
            </w:r>
          </w:p>
          <w:p w14:paraId="047CCCB7" w14:textId="77777777" w:rsidR="00751434" w:rsidRPr="000C3638" w:rsidRDefault="00751434" w:rsidP="00685753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</w:p>
          <w:p w14:paraId="42C63A62" w14:textId="77777777" w:rsidR="00751434" w:rsidRPr="000C3638" w:rsidRDefault="00751434" w:rsidP="0075143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Posteriormente, este campo é preenchido segundo o seguinte tratamento:</w:t>
            </w:r>
          </w:p>
          <w:p w14:paraId="49BA9A64" w14:textId="77777777" w:rsidR="00751434" w:rsidRPr="000C3638" w:rsidRDefault="00751434" w:rsidP="00751434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inclui ‘SC0304’;</w:t>
            </w:r>
          </w:p>
          <w:p w14:paraId="16C1D189" w14:textId="77777777" w:rsidR="00751434" w:rsidRPr="000C3638" w:rsidRDefault="00751434" w:rsidP="00751434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inclui ‘GSPUR1’;</w:t>
            </w:r>
          </w:p>
          <w:p w14:paraId="24903B21" w14:textId="77777777" w:rsidR="00751434" w:rsidRPr="000C3638" w:rsidRDefault="00751434" w:rsidP="00751434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etwtr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for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; </w:t>
            </w:r>
          </w:p>
          <w:p w14:paraId="4C3929F8" w14:textId="77777777" w:rsidR="00751434" w:rsidRPr="000C3638" w:rsidRDefault="00751434" w:rsidP="0075143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destas condições se verifique, é mantido o valor original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etwtr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A14BFC" w:rsidRPr="000C3638" w14:paraId="07634AF1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B7B2FEE" w14:textId="77777777" w:rsidR="00A14BFC" w:rsidRPr="000C3638" w:rsidRDefault="005E7F3A" w:rsidP="00A14BF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e</w:t>
            </w:r>
            <w:r w:rsidR="00A14BFC" w:rsidRPr="000C3638">
              <w:rPr>
                <w:rFonts w:cs="Arial"/>
                <w:sz w:val="18"/>
                <w:szCs w:val="18"/>
              </w:rPr>
              <w:t>ntwtr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EA841F" w14:textId="77777777" w:rsidR="00226ACE" w:rsidRPr="000C3638" w:rsidRDefault="00226ACE" w:rsidP="00685753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(WTR) enabling amount.</w:t>
            </w:r>
          </w:p>
          <w:p w14:paraId="32DB57C1" w14:textId="77777777" w:rsidR="00A14BFC" w:rsidRPr="000C3638" w:rsidRDefault="00A14BFC" w:rsidP="0068575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3C24D53" w14:textId="77777777" w:rsidR="00A14BFC" w:rsidRPr="000C3638" w:rsidRDefault="00E51E3F" w:rsidP="00685753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Soma do campo, com o mesmo nome, 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bu_esg_work.pilar3_sar84_dref_tabaux6</w:t>
            </w:r>
            <w:r w:rsidRPr="000C3638">
              <w:rPr>
                <w:rFonts w:cs="Arial"/>
                <w:sz w:val="18"/>
                <w:szCs w:val="18"/>
              </w:rPr>
              <w:t>, agrupando pelos campos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reporting_soc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counterparty_soc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adjustment_code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eu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cnael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nace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’.</w:t>
            </w:r>
          </w:p>
          <w:p w14:paraId="701D2431" w14:textId="77777777" w:rsidR="00BF7100" w:rsidRPr="000C3638" w:rsidRDefault="00BF7100" w:rsidP="00685753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</w:p>
          <w:p w14:paraId="2902711A" w14:textId="77777777" w:rsidR="00BF7100" w:rsidRPr="000C3638" w:rsidRDefault="00BF7100" w:rsidP="00BF710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Posteriormente, este campo é preenchido segundo o seguinte tratamento:</w:t>
            </w:r>
          </w:p>
          <w:p w14:paraId="5DB9AB50" w14:textId="77777777" w:rsidR="00BF7100" w:rsidRPr="000C3638" w:rsidRDefault="00BF7100" w:rsidP="00BF7100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inclui ‘SC0304’;</w:t>
            </w:r>
          </w:p>
          <w:p w14:paraId="36EE1718" w14:textId="77777777" w:rsidR="00BF7100" w:rsidRPr="000C3638" w:rsidRDefault="00BF7100" w:rsidP="00BF7100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inclui ‘GSPUR1’;</w:t>
            </w:r>
          </w:p>
          <w:p w14:paraId="66F8D74C" w14:textId="77777777" w:rsidR="00BF7100" w:rsidRPr="000C3638" w:rsidRDefault="00BF7100" w:rsidP="00BF7100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‘0’ se o campo ‘</w:t>
            </w:r>
            <w:r w:rsidR="00955C84" w:rsidRPr="000C3638">
              <w:rPr>
                <w:rFonts w:cs="Arial"/>
                <w:i/>
                <w:iCs/>
                <w:sz w:val="18"/>
                <w:szCs w:val="18"/>
              </w:rPr>
              <w:t>entwtr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for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; </w:t>
            </w:r>
          </w:p>
          <w:p w14:paraId="736867CE" w14:textId="77777777" w:rsidR="00BF7100" w:rsidRPr="000C3638" w:rsidRDefault="00BF7100" w:rsidP="00EF234D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destas condições se verifique, é mantido o valor original do campo ‘</w:t>
            </w:r>
            <w:r w:rsidR="00EF234D" w:rsidRPr="000C3638">
              <w:rPr>
                <w:rFonts w:cs="Arial"/>
                <w:i/>
                <w:iCs/>
                <w:sz w:val="18"/>
                <w:szCs w:val="18"/>
              </w:rPr>
              <w:t>entwtr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A14BFC" w:rsidRPr="000C3638" w14:paraId="333CCDC3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3EB1D5" w14:textId="77777777" w:rsidR="00A14BFC" w:rsidRPr="000C3638" w:rsidRDefault="00E34013" w:rsidP="00A14BF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t</w:t>
            </w:r>
            <w:r w:rsidR="00A14BFC" w:rsidRPr="000C3638">
              <w:rPr>
                <w:rFonts w:cs="Arial"/>
                <w:sz w:val="18"/>
                <w:szCs w:val="18"/>
              </w:rPr>
              <w:t>uce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B38E74A" w14:textId="77777777" w:rsidR="00226ACE" w:rsidRPr="000C3638" w:rsidRDefault="00226ACE" w:rsidP="0068575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(CE) amount.</w:t>
            </w:r>
          </w:p>
          <w:p w14:paraId="210DAA1F" w14:textId="77777777" w:rsidR="00A14BFC" w:rsidRPr="000C3638" w:rsidRDefault="00A14BFC" w:rsidP="0068575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4442F7F" w14:textId="77777777" w:rsidR="00A14BFC" w:rsidRPr="000C3638" w:rsidRDefault="00E51E3F" w:rsidP="00685753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Soma do campo, com o mesmo nome, 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bu_esg_work.pilar3_sar84_dref_tabaux6</w:t>
            </w:r>
            <w:r w:rsidRPr="000C3638">
              <w:rPr>
                <w:rFonts w:cs="Arial"/>
                <w:sz w:val="18"/>
                <w:szCs w:val="18"/>
              </w:rPr>
              <w:t>, agrupando pelos campos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reporting_soc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counterparty_soc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adjustment_code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eu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cnael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nace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’.</w:t>
            </w:r>
          </w:p>
          <w:p w14:paraId="66DED282" w14:textId="77777777" w:rsidR="00EF234D" w:rsidRPr="000C3638" w:rsidRDefault="00EF234D" w:rsidP="00685753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</w:p>
          <w:p w14:paraId="0D3EA7FC" w14:textId="77777777" w:rsidR="00EF234D" w:rsidRPr="000C3638" w:rsidRDefault="00EF234D" w:rsidP="00EF234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Posteriormente, este campo é preenchido segundo o seguinte tratamento:</w:t>
            </w:r>
          </w:p>
          <w:p w14:paraId="37BF3175" w14:textId="77777777" w:rsidR="00EF234D" w:rsidRPr="000C3638" w:rsidRDefault="00EF234D" w:rsidP="00EF234D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inclui ‘SC0304’;</w:t>
            </w:r>
          </w:p>
          <w:p w14:paraId="3CD93736" w14:textId="77777777" w:rsidR="00EF234D" w:rsidRPr="000C3638" w:rsidRDefault="00EF234D" w:rsidP="00EF234D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inclui ‘GSPUR1’;</w:t>
            </w:r>
          </w:p>
          <w:p w14:paraId="7427E70F" w14:textId="77777777" w:rsidR="00EF234D" w:rsidRPr="000C3638" w:rsidRDefault="00EF234D" w:rsidP="00EF234D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o campo ‘</w:t>
            </w:r>
            <w:r w:rsidR="00A73E93" w:rsidRPr="000C3638">
              <w:rPr>
                <w:rFonts w:cs="Arial"/>
                <w:i/>
                <w:iCs/>
                <w:sz w:val="18"/>
                <w:szCs w:val="18"/>
              </w:rPr>
              <w:t>tuce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for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; </w:t>
            </w:r>
          </w:p>
          <w:p w14:paraId="39D81F7D" w14:textId="77777777" w:rsidR="00EF234D" w:rsidRPr="000C3638" w:rsidRDefault="00EF234D" w:rsidP="00A73E93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destas condições se verifique, é mantido o valor original do campo ‘</w:t>
            </w:r>
            <w:r w:rsidR="00A73E93" w:rsidRPr="000C3638">
              <w:rPr>
                <w:rFonts w:cs="Arial"/>
                <w:i/>
                <w:iCs/>
                <w:sz w:val="18"/>
                <w:szCs w:val="18"/>
              </w:rPr>
              <w:t>tuce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A14BFC" w:rsidRPr="000C3638" w14:paraId="41EFE212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EAE7307" w14:textId="77777777" w:rsidR="00A14BFC" w:rsidRPr="000C3638" w:rsidRDefault="00E34013" w:rsidP="00A14BF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e</w:t>
            </w:r>
            <w:r w:rsidR="00A14BFC" w:rsidRPr="000C3638">
              <w:rPr>
                <w:rFonts w:cs="Arial"/>
                <w:sz w:val="18"/>
                <w:szCs w:val="18"/>
              </w:rPr>
              <w:t>tce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57FAE6E" w14:textId="77777777" w:rsidR="00226ACE" w:rsidRPr="000C3638" w:rsidRDefault="00226ACE" w:rsidP="00685753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(CE) pure amount.</w:t>
            </w:r>
          </w:p>
          <w:p w14:paraId="4E539876" w14:textId="77777777" w:rsidR="00A14BFC" w:rsidRPr="000C3638" w:rsidRDefault="00A14BFC" w:rsidP="0068575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80CD349" w14:textId="77777777" w:rsidR="00A14BFC" w:rsidRPr="000C3638" w:rsidRDefault="008F43F8" w:rsidP="00685753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Soma do campo, com o mesmo nome, 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bu_esg_work.pilar3_sar84_dref_tabaux6</w:t>
            </w:r>
            <w:r w:rsidRPr="000C3638">
              <w:rPr>
                <w:rFonts w:cs="Arial"/>
                <w:sz w:val="18"/>
                <w:szCs w:val="18"/>
              </w:rPr>
              <w:t>, agrupando pelos campos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reporting_soc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counterparty_soc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adjustment_code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eu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cnael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nace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’.</w:t>
            </w:r>
          </w:p>
          <w:p w14:paraId="1F12915B" w14:textId="77777777" w:rsidR="002035B2" w:rsidRPr="000C3638" w:rsidRDefault="002035B2" w:rsidP="00685753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</w:p>
          <w:p w14:paraId="265F1106" w14:textId="77777777" w:rsidR="002035B2" w:rsidRPr="000C3638" w:rsidRDefault="002035B2" w:rsidP="002035B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Posteriormente, este campo é preenchido segundo o seguinte tratamento:</w:t>
            </w:r>
          </w:p>
          <w:p w14:paraId="281CD92A" w14:textId="77777777" w:rsidR="002035B2" w:rsidRPr="000C3638" w:rsidRDefault="002035B2" w:rsidP="002035B2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inclui ‘SC0304’;</w:t>
            </w:r>
          </w:p>
          <w:p w14:paraId="75C3ECC2" w14:textId="77777777" w:rsidR="002035B2" w:rsidRPr="000C3638" w:rsidRDefault="002035B2" w:rsidP="002035B2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inclui ‘GSPUR1’;</w:t>
            </w:r>
          </w:p>
          <w:p w14:paraId="785EB9C5" w14:textId="77777777" w:rsidR="002035B2" w:rsidRPr="000C3638" w:rsidRDefault="002035B2" w:rsidP="002035B2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etce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for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; </w:t>
            </w:r>
          </w:p>
          <w:p w14:paraId="6509BEF6" w14:textId="77777777" w:rsidR="002035B2" w:rsidRPr="000C3638" w:rsidRDefault="002035B2" w:rsidP="002035B2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destas condições se verifique, é mantido o valor original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etce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A14BFC" w:rsidRPr="000C3638" w14:paraId="7D06132E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AC0AC4D" w14:textId="77777777" w:rsidR="00A14BFC" w:rsidRPr="000C3638" w:rsidRDefault="00E34013" w:rsidP="00A14BF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e</w:t>
            </w:r>
            <w:r w:rsidR="00A14BFC" w:rsidRPr="000C3638">
              <w:rPr>
                <w:rFonts w:cs="Arial"/>
                <w:sz w:val="18"/>
                <w:szCs w:val="18"/>
              </w:rPr>
              <w:t>ntce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9EBEB2" w14:textId="77777777" w:rsidR="00226ACE" w:rsidRPr="000C3638" w:rsidRDefault="00226ACE" w:rsidP="00685753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(CE) enabling amount.</w:t>
            </w:r>
          </w:p>
          <w:p w14:paraId="31067966" w14:textId="77777777" w:rsidR="00A14BFC" w:rsidRPr="000C3638" w:rsidRDefault="00A14BFC" w:rsidP="0068575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06C0383" w14:textId="77777777" w:rsidR="00A14BFC" w:rsidRPr="000C3638" w:rsidRDefault="008F43F8" w:rsidP="00685753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Soma do campo, com o mesmo nome, 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bu_esg_work.pilar3_sar84_dref_tabaux6</w:t>
            </w:r>
            <w:r w:rsidRPr="000C3638">
              <w:rPr>
                <w:rFonts w:cs="Arial"/>
                <w:sz w:val="18"/>
                <w:szCs w:val="18"/>
              </w:rPr>
              <w:t>, agrupando pelos campos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reporting_soc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counterparty_soc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adjustment_code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eu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cnael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nace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’.</w:t>
            </w:r>
          </w:p>
          <w:p w14:paraId="2ACFA10B" w14:textId="77777777" w:rsidR="00432EF1" w:rsidRPr="000C3638" w:rsidRDefault="00432EF1" w:rsidP="00685753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</w:p>
          <w:p w14:paraId="7A61DE69" w14:textId="77777777" w:rsidR="00432EF1" w:rsidRPr="000C3638" w:rsidRDefault="00432EF1" w:rsidP="00432EF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Posteriormente, este campo é preenchido segundo o seguinte tratamento:</w:t>
            </w:r>
          </w:p>
          <w:p w14:paraId="179E63EC" w14:textId="77777777" w:rsidR="00432EF1" w:rsidRPr="000C3638" w:rsidRDefault="00432EF1" w:rsidP="00432EF1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inclui ‘SC0304’;</w:t>
            </w:r>
          </w:p>
          <w:p w14:paraId="326C1F4A" w14:textId="77777777" w:rsidR="00432EF1" w:rsidRPr="000C3638" w:rsidRDefault="00432EF1" w:rsidP="00432EF1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inclui ‘GSPUR1’;</w:t>
            </w:r>
          </w:p>
          <w:p w14:paraId="78F92974" w14:textId="77777777" w:rsidR="00432EF1" w:rsidRPr="000C3638" w:rsidRDefault="00432EF1" w:rsidP="00432EF1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o campo ‘</w:t>
            </w:r>
            <w:r w:rsidR="00BB67B9" w:rsidRPr="000C3638">
              <w:rPr>
                <w:rFonts w:cs="Arial"/>
                <w:i/>
                <w:iCs/>
                <w:sz w:val="18"/>
                <w:szCs w:val="18"/>
              </w:rPr>
              <w:t>entce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for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; </w:t>
            </w:r>
          </w:p>
          <w:p w14:paraId="09B8439A" w14:textId="77777777" w:rsidR="00432EF1" w:rsidRPr="000C3638" w:rsidRDefault="00432EF1" w:rsidP="00432EF1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destas condições se verifique, é mantido o valor original do campo ‘</w:t>
            </w:r>
            <w:r w:rsidR="00BB67B9" w:rsidRPr="000C3638">
              <w:rPr>
                <w:rFonts w:cs="Arial"/>
                <w:i/>
                <w:iCs/>
                <w:sz w:val="18"/>
                <w:szCs w:val="18"/>
              </w:rPr>
              <w:t>entce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A14BFC" w:rsidRPr="000C3638" w14:paraId="015A3D2C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D1ABA4D" w14:textId="77777777" w:rsidR="00A14BFC" w:rsidRPr="000C3638" w:rsidRDefault="00E34013" w:rsidP="00A14BF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t</w:t>
            </w:r>
            <w:r w:rsidR="00A14BFC" w:rsidRPr="000C3638">
              <w:rPr>
                <w:rFonts w:cs="Arial"/>
                <w:sz w:val="18"/>
                <w:szCs w:val="18"/>
              </w:rPr>
              <w:t>uppc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56A2012" w14:textId="77777777" w:rsidR="00226ACE" w:rsidRPr="000C3638" w:rsidRDefault="00226ACE" w:rsidP="0068575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(PPC) amount.</w:t>
            </w:r>
          </w:p>
          <w:p w14:paraId="435D355F" w14:textId="77777777" w:rsidR="00A14BFC" w:rsidRPr="000C3638" w:rsidRDefault="00A14BFC" w:rsidP="0068575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9D54764" w14:textId="77777777" w:rsidR="00A14BFC" w:rsidRPr="000C3638" w:rsidRDefault="008F43F8" w:rsidP="00685753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Soma do campo, com o mesmo nome, 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bu_esg_work.pilar3_sar84_dref_tabaux6</w:t>
            </w:r>
            <w:r w:rsidRPr="000C3638">
              <w:rPr>
                <w:rFonts w:cs="Arial"/>
                <w:sz w:val="18"/>
                <w:szCs w:val="18"/>
              </w:rPr>
              <w:t>, agrupando pelos campos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reporting_soc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counterparty_soc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adjustment_code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eu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cnael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nace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’.</w:t>
            </w:r>
          </w:p>
          <w:p w14:paraId="3620A4EA" w14:textId="77777777" w:rsidR="00BB67B9" w:rsidRPr="000C3638" w:rsidRDefault="00BB67B9" w:rsidP="00685753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</w:p>
          <w:p w14:paraId="1D6379D4" w14:textId="77777777" w:rsidR="00BB67B9" w:rsidRPr="000C3638" w:rsidRDefault="00BB67B9" w:rsidP="00BB67B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Posteriormente, este campo é preenchido segundo o seguinte tratamento:</w:t>
            </w:r>
          </w:p>
          <w:p w14:paraId="0C45852C" w14:textId="77777777" w:rsidR="00BB67B9" w:rsidRPr="000C3638" w:rsidRDefault="00BB67B9" w:rsidP="00BB67B9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inclui ‘SC0304’;</w:t>
            </w:r>
          </w:p>
          <w:p w14:paraId="6212A394" w14:textId="77777777" w:rsidR="00BB67B9" w:rsidRPr="000C3638" w:rsidRDefault="00BB67B9" w:rsidP="00BB67B9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inclui ‘GSPUR1’;</w:t>
            </w:r>
          </w:p>
          <w:p w14:paraId="001A4042" w14:textId="77777777" w:rsidR="00BB67B9" w:rsidRPr="000C3638" w:rsidRDefault="00BB67B9" w:rsidP="00BB67B9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o campo ‘</w:t>
            </w:r>
            <w:r w:rsidR="00F127F3" w:rsidRPr="000C3638">
              <w:rPr>
                <w:rFonts w:cs="Arial"/>
                <w:i/>
                <w:iCs/>
                <w:sz w:val="18"/>
                <w:szCs w:val="18"/>
              </w:rPr>
              <w:t>tuppc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for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; </w:t>
            </w:r>
          </w:p>
          <w:p w14:paraId="0A1FCF24" w14:textId="77777777" w:rsidR="00BB67B9" w:rsidRPr="000C3638" w:rsidRDefault="00BB67B9" w:rsidP="00E34EE1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destas condições se verifique, é mantido o valor original do campo ‘</w:t>
            </w:r>
            <w:r w:rsidR="00E34EE1" w:rsidRPr="000C3638">
              <w:rPr>
                <w:rFonts w:cs="Arial"/>
                <w:i/>
                <w:iCs/>
                <w:sz w:val="18"/>
                <w:szCs w:val="18"/>
              </w:rPr>
              <w:t>tuppc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A14BFC" w:rsidRPr="000C3638" w14:paraId="12DD19EA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DE97F76" w14:textId="77777777" w:rsidR="00A14BFC" w:rsidRPr="000C3638" w:rsidRDefault="0068559C" w:rsidP="00A14BF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e</w:t>
            </w:r>
            <w:r w:rsidR="00A14BFC" w:rsidRPr="000C3638">
              <w:rPr>
                <w:rFonts w:cs="Arial"/>
                <w:sz w:val="18"/>
                <w:szCs w:val="18"/>
              </w:rPr>
              <w:t>tppc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CBD58D" w14:textId="77777777" w:rsidR="00226ACE" w:rsidRPr="000C3638" w:rsidRDefault="00226ACE" w:rsidP="00685753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(PPC) pure amount.</w:t>
            </w:r>
          </w:p>
          <w:p w14:paraId="03CC27C4" w14:textId="77777777" w:rsidR="00A14BFC" w:rsidRPr="000C3638" w:rsidRDefault="00A14BFC" w:rsidP="0068575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4A1E3DC1" w14:textId="77777777" w:rsidR="00A14BFC" w:rsidRPr="000C3638" w:rsidRDefault="001177A9" w:rsidP="00685753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Soma do campo, com o mesmo nome, 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bu_esg_work.pilar3_sar84_dref_tabaux6</w:t>
            </w:r>
            <w:r w:rsidRPr="000C3638">
              <w:rPr>
                <w:rFonts w:cs="Arial"/>
                <w:sz w:val="18"/>
                <w:szCs w:val="18"/>
              </w:rPr>
              <w:t>, agrupando pelos campos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reporting_soc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counterparty_soc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adjustment_code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eu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cnael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nace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’.</w:t>
            </w:r>
          </w:p>
          <w:p w14:paraId="053404C0" w14:textId="77777777" w:rsidR="003A0D94" w:rsidRPr="000C3638" w:rsidRDefault="003A0D94" w:rsidP="00685753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</w:p>
          <w:p w14:paraId="37A6F6AB" w14:textId="77777777" w:rsidR="003A0D94" w:rsidRPr="000C3638" w:rsidRDefault="003A0D94" w:rsidP="003A0D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Posteriormente, este campo é preenchido segundo o seguinte tratamento:</w:t>
            </w:r>
          </w:p>
          <w:p w14:paraId="1B51CB73" w14:textId="77777777" w:rsidR="003A0D94" w:rsidRPr="000C3638" w:rsidRDefault="003A0D94" w:rsidP="003A0D94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inclui ‘SC0304’;</w:t>
            </w:r>
          </w:p>
          <w:p w14:paraId="2BF6BFA3" w14:textId="77777777" w:rsidR="003A0D94" w:rsidRPr="000C3638" w:rsidRDefault="003A0D94" w:rsidP="003A0D94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inclui ‘GSPUR1’;</w:t>
            </w:r>
          </w:p>
          <w:p w14:paraId="3422A748" w14:textId="77777777" w:rsidR="003A0D94" w:rsidRPr="000C3638" w:rsidRDefault="003A0D94" w:rsidP="003A0D94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o campo ‘</w:t>
            </w:r>
            <w:r w:rsidR="005E440D" w:rsidRPr="000C3638">
              <w:rPr>
                <w:rFonts w:cs="Arial"/>
                <w:i/>
                <w:iCs/>
                <w:sz w:val="18"/>
                <w:szCs w:val="18"/>
              </w:rPr>
              <w:t>etppc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for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; </w:t>
            </w:r>
          </w:p>
          <w:p w14:paraId="3078518B" w14:textId="77777777" w:rsidR="003A0D94" w:rsidRPr="000C3638" w:rsidRDefault="003A0D94" w:rsidP="00A863CC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destas condições se verifique, é mantido o valor original do campo ‘</w:t>
            </w:r>
            <w:r w:rsidR="00A863CC" w:rsidRPr="000C3638">
              <w:rPr>
                <w:rFonts w:cs="Arial"/>
                <w:i/>
                <w:iCs/>
                <w:sz w:val="18"/>
                <w:szCs w:val="18"/>
              </w:rPr>
              <w:t>etppc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A14BFC" w:rsidRPr="000C3638" w14:paraId="3446C6CB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737E65F" w14:textId="77777777" w:rsidR="00A14BFC" w:rsidRPr="000C3638" w:rsidRDefault="0068559C" w:rsidP="00A14BF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t</w:t>
            </w:r>
            <w:r w:rsidR="00A14BFC" w:rsidRPr="000C3638">
              <w:rPr>
                <w:rFonts w:cs="Arial"/>
                <w:sz w:val="18"/>
                <w:szCs w:val="18"/>
              </w:rPr>
              <w:t>ubio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68DA579" w14:textId="77777777" w:rsidR="00226ACE" w:rsidRPr="000C3638" w:rsidRDefault="00226ACE" w:rsidP="00226AC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(BIO) amount.</w:t>
            </w:r>
          </w:p>
          <w:p w14:paraId="4312006D" w14:textId="77777777" w:rsidR="00A14BFC" w:rsidRPr="000C3638" w:rsidRDefault="00A14BFC" w:rsidP="00226AC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4A73DE6" w14:textId="77777777" w:rsidR="00A14BFC" w:rsidRPr="000C3638" w:rsidRDefault="001177A9" w:rsidP="00685753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Soma do campo, com o mesmo nome, 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bu_esg_work.pilar3_sar84_dref_tabaux6</w:t>
            </w:r>
            <w:r w:rsidRPr="000C3638">
              <w:rPr>
                <w:rFonts w:cs="Arial"/>
                <w:sz w:val="18"/>
                <w:szCs w:val="18"/>
              </w:rPr>
              <w:t>, agrupando pelos campos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reporting_soc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counterparty_soc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adjustment_code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eu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cnael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nace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’.</w:t>
            </w:r>
          </w:p>
          <w:p w14:paraId="3EFE7466" w14:textId="77777777" w:rsidR="009E18D0" w:rsidRPr="000C3638" w:rsidRDefault="009E18D0" w:rsidP="00685753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</w:p>
          <w:p w14:paraId="42C450B6" w14:textId="77777777" w:rsidR="009E18D0" w:rsidRPr="000C3638" w:rsidRDefault="009E18D0" w:rsidP="009E18D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Posteriormente, este campo é preenchido segundo o seguinte tratamento:</w:t>
            </w:r>
          </w:p>
          <w:p w14:paraId="00591FED" w14:textId="77777777" w:rsidR="009E18D0" w:rsidRPr="000C3638" w:rsidRDefault="009E18D0" w:rsidP="009E18D0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inclui ‘SC0304’;</w:t>
            </w:r>
          </w:p>
          <w:p w14:paraId="762A7759" w14:textId="77777777" w:rsidR="009E18D0" w:rsidRPr="000C3638" w:rsidRDefault="009E18D0" w:rsidP="009E18D0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inclui ‘GSPUR1’;</w:t>
            </w:r>
          </w:p>
          <w:p w14:paraId="563190A3" w14:textId="77777777" w:rsidR="009E18D0" w:rsidRPr="000C3638" w:rsidRDefault="009E18D0" w:rsidP="009E18D0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tubio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for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; </w:t>
            </w:r>
          </w:p>
          <w:p w14:paraId="46869674" w14:textId="77777777" w:rsidR="009E18D0" w:rsidRPr="000C3638" w:rsidRDefault="009E18D0" w:rsidP="009E18D0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destas condições se verifique, é mantido o valor original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tubio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A14BFC" w:rsidRPr="000C3638" w14:paraId="1843E99F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452DBE" w14:textId="77777777" w:rsidR="00A14BFC" w:rsidRPr="000C3638" w:rsidRDefault="0068559C" w:rsidP="00A14BF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e</w:t>
            </w:r>
            <w:r w:rsidR="00A14BFC" w:rsidRPr="000C3638">
              <w:rPr>
                <w:rFonts w:cs="Arial"/>
                <w:sz w:val="18"/>
                <w:szCs w:val="18"/>
              </w:rPr>
              <w:t>tbio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F89D40" w14:textId="77777777" w:rsidR="00226ACE" w:rsidRPr="000C3638" w:rsidRDefault="00226ACE" w:rsidP="00226ACE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(BIO) pure amount.</w:t>
            </w:r>
          </w:p>
          <w:p w14:paraId="5EB5882D" w14:textId="77777777" w:rsidR="00A14BFC" w:rsidRPr="000C3638" w:rsidRDefault="00A14BFC" w:rsidP="00226AC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535FDC9" w14:textId="77777777" w:rsidR="00A14BFC" w:rsidRPr="000C3638" w:rsidRDefault="001177A9" w:rsidP="00685753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Soma do campo, com o mesmo nome, 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bu_esg_work.pilar3_sar84_dref_tabaux6</w:t>
            </w:r>
            <w:r w:rsidRPr="000C3638">
              <w:rPr>
                <w:rFonts w:cs="Arial"/>
                <w:sz w:val="18"/>
                <w:szCs w:val="18"/>
              </w:rPr>
              <w:t xml:space="preserve">, agrupando pelos campos </w:t>
            </w:r>
            <w:r w:rsidRPr="000C3638">
              <w:rPr>
                <w:rFonts w:cs="Arial"/>
                <w:sz w:val="18"/>
                <w:szCs w:val="18"/>
              </w:rPr>
              <w:lastRenderedPageBreak/>
              <w:t>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reporting_soc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counterparty_soc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adjustment_code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eu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cnael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nace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’.</w:t>
            </w:r>
          </w:p>
          <w:p w14:paraId="33560740" w14:textId="77777777" w:rsidR="007F6547" w:rsidRPr="000C3638" w:rsidRDefault="007F6547" w:rsidP="00685753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</w:p>
          <w:p w14:paraId="0660E637" w14:textId="77777777" w:rsidR="007F6547" w:rsidRPr="000C3638" w:rsidRDefault="007F6547" w:rsidP="007F654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Posteriormente, este campo é preenchido segundo o seguinte tratamento:</w:t>
            </w:r>
          </w:p>
          <w:p w14:paraId="4E6C75CA" w14:textId="77777777" w:rsidR="007F6547" w:rsidRPr="000C3638" w:rsidRDefault="007F6547" w:rsidP="007F6547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inclui ‘SC0304’;</w:t>
            </w:r>
          </w:p>
          <w:p w14:paraId="31EFADDC" w14:textId="77777777" w:rsidR="007F6547" w:rsidRPr="000C3638" w:rsidRDefault="007F6547" w:rsidP="007F6547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inclui ‘GSPUR1’;</w:t>
            </w:r>
          </w:p>
          <w:p w14:paraId="52EDA4D7" w14:textId="77777777" w:rsidR="007F6547" w:rsidRPr="000C3638" w:rsidRDefault="007F6547" w:rsidP="007F6547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etbio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for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; </w:t>
            </w:r>
          </w:p>
          <w:p w14:paraId="01D9B6BC" w14:textId="77777777" w:rsidR="007F6547" w:rsidRPr="000C3638" w:rsidRDefault="007F6547" w:rsidP="007F6547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destas condições se verifique, é mantido o valor original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etbio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A14BFC" w:rsidRPr="000C3638" w14:paraId="578EC7F6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0662966" w14:textId="77777777" w:rsidR="00A14BFC" w:rsidRPr="000C3638" w:rsidRDefault="0068559C" w:rsidP="00A14BF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c</w:t>
            </w:r>
            <w:r w:rsidR="00A14BFC" w:rsidRPr="000C3638">
              <w:rPr>
                <w:rFonts w:cs="Arial"/>
                <w:sz w:val="18"/>
                <w:szCs w:val="18"/>
              </w:rPr>
              <w:t>accm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4ECDBF" w14:textId="77777777" w:rsidR="00226ACE" w:rsidRPr="000C3638" w:rsidRDefault="00226ACE" w:rsidP="00226AC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amount.</w:t>
            </w:r>
          </w:p>
          <w:p w14:paraId="6C381238" w14:textId="77777777" w:rsidR="00A14BFC" w:rsidRPr="000C3638" w:rsidRDefault="00A14BFC" w:rsidP="00226AC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E1FE3E8" w14:textId="77777777" w:rsidR="00A14BFC" w:rsidRPr="000C3638" w:rsidRDefault="001177A9" w:rsidP="008A51F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Soma do campo, com o mesmo nome, 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bu_esg_work.pilar3_sar84_dref_tabaux6</w:t>
            </w:r>
            <w:r w:rsidRPr="000C3638">
              <w:rPr>
                <w:rFonts w:cs="Arial"/>
                <w:sz w:val="18"/>
                <w:szCs w:val="18"/>
              </w:rPr>
              <w:t>, agrupando pelos campos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reporting_soc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counterparty_soc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adjustment_code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eu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cnael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nace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’.</w:t>
            </w:r>
          </w:p>
          <w:p w14:paraId="687714F8" w14:textId="77777777" w:rsidR="007855C2" w:rsidRPr="000C3638" w:rsidRDefault="007855C2" w:rsidP="008A51F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</w:p>
          <w:p w14:paraId="3B6C5831" w14:textId="77777777" w:rsidR="007855C2" w:rsidRPr="000C3638" w:rsidRDefault="007855C2" w:rsidP="007855C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Posteriormente, este campo é preenchido segundo o seguinte tratamento:</w:t>
            </w:r>
          </w:p>
          <w:p w14:paraId="4680316F" w14:textId="77777777" w:rsidR="007855C2" w:rsidRPr="000C3638" w:rsidRDefault="007855C2" w:rsidP="007855C2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inclui ‘SC0304’;</w:t>
            </w:r>
          </w:p>
          <w:p w14:paraId="3EF53CCD" w14:textId="77777777" w:rsidR="007855C2" w:rsidRPr="000C3638" w:rsidRDefault="007855C2" w:rsidP="007855C2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inclui ‘GSPUR1’;</w:t>
            </w:r>
          </w:p>
          <w:p w14:paraId="612A5744" w14:textId="77777777" w:rsidR="007855C2" w:rsidRPr="000C3638" w:rsidRDefault="007855C2" w:rsidP="007855C2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o campo ‘</w:t>
            </w:r>
            <w:r w:rsidR="00374CB4" w:rsidRPr="000C3638">
              <w:rPr>
                <w:rFonts w:cs="Arial"/>
                <w:i/>
                <w:iCs/>
                <w:sz w:val="18"/>
                <w:szCs w:val="18"/>
              </w:rPr>
              <w:t>caccm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for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; </w:t>
            </w:r>
          </w:p>
          <w:p w14:paraId="3062C0E4" w14:textId="77777777" w:rsidR="007855C2" w:rsidRPr="000C3638" w:rsidRDefault="007855C2" w:rsidP="00374CB4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destas condições se verifique, é mantido o valor original do campo ‘</w:t>
            </w:r>
            <w:r w:rsidR="00374CB4" w:rsidRPr="000C3638">
              <w:rPr>
                <w:rFonts w:cs="Arial"/>
                <w:i/>
                <w:iCs/>
                <w:sz w:val="18"/>
                <w:szCs w:val="18"/>
              </w:rPr>
              <w:t>caccm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A14BFC" w:rsidRPr="000C3638" w14:paraId="20D57E3A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9A201B" w14:textId="77777777" w:rsidR="00A14BFC" w:rsidRPr="000C3638" w:rsidRDefault="0068559C" w:rsidP="00A14BF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e</w:t>
            </w:r>
            <w:r w:rsidR="00A14BFC" w:rsidRPr="000C3638">
              <w:rPr>
                <w:rFonts w:cs="Arial"/>
                <w:sz w:val="18"/>
                <w:szCs w:val="18"/>
              </w:rPr>
              <w:t>cccm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2CE6954" w14:textId="77777777" w:rsidR="00226ACE" w:rsidRPr="000C3638" w:rsidRDefault="00226ACE" w:rsidP="00226AC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pure amount.</w:t>
            </w:r>
          </w:p>
          <w:p w14:paraId="43AB73DD" w14:textId="77777777" w:rsidR="00A14BFC" w:rsidRPr="000C3638" w:rsidRDefault="00A14BFC" w:rsidP="00226AC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388AF8B" w14:textId="77777777" w:rsidR="00A14BFC" w:rsidRPr="000C3638" w:rsidRDefault="001177A9" w:rsidP="008A51F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Soma do campo, com o mesmo nome, 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bu_esg_work.pilar3_sar84_dref_tabaux6</w:t>
            </w:r>
            <w:r w:rsidRPr="000C3638">
              <w:rPr>
                <w:rFonts w:cs="Arial"/>
                <w:sz w:val="18"/>
                <w:szCs w:val="18"/>
              </w:rPr>
              <w:t>, agrupando pelos campos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reporting_soc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counterparty_soc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adjustment_code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eu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cnael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nace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’.</w:t>
            </w:r>
          </w:p>
          <w:p w14:paraId="4DC33233" w14:textId="77777777" w:rsidR="000212D3" w:rsidRPr="000C3638" w:rsidRDefault="000212D3" w:rsidP="008A51F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</w:p>
          <w:p w14:paraId="5469AC09" w14:textId="77777777" w:rsidR="000212D3" w:rsidRPr="000C3638" w:rsidRDefault="000212D3" w:rsidP="000212D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Posteriormente, este campo é preenchido segundo o seguinte tratamento:</w:t>
            </w:r>
          </w:p>
          <w:p w14:paraId="74F9C97B" w14:textId="77777777" w:rsidR="000212D3" w:rsidRPr="000C3638" w:rsidRDefault="000212D3" w:rsidP="000212D3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inclui ‘SC0304’;</w:t>
            </w:r>
          </w:p>
          <w:p w14:paraId="2DB36953" w14:textId="77777777" w:rsidR="000212D3" w:rsidRPr="000C3638" w:rsidRDefault="000212D3" w:rsidP="000212D3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inclui ‘GSPUR1’;</w:t>
            </w:r>
          </w:p>
          <w:p w14:paraId="56DC4F85" w14:textId="77777777" w:rsidR="000212D3" w:rsidRPr="000C3638" w:rsidRDefault="000212D3" w:rsidP="000212D3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o campo ‘</w:t>
            </w:r>
            <w:r w:rsidR="00CB0FE3" w:rsidRPr="000C3638">
              <w:rPr>
                <w:rFonts w:cs="Arial"/>
                <w:i/>
                <w:iCs/>
                <w:sz w:val="18"/>
                <w:szCs w:val="18"/>
              </w:rPr>
              <w:t>ecccm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for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; </w:t>
            </w:r>
          </w:p>
          <w:p w14:paraId="5CE38E43" w14:textId="77777777" w:rsidR="000212D3" w:rsidRPr="000C3638" w:rsidRDefault="000212D3" w:rsidP="000212D3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destas condições se verifique, é mantido o valor original do campo ‘</w:t>
            </w:r>
            <w:r w:rsidR="00A377E4" w:rsidRPr="000C3638">
              <w:rPr>
                <w:rFonts w:cs="Arial"/>
                <w:i/>
                <w:iCs/>
                <w:sz w:val="18"/>
                <w:szCs w:val="18"/>
              </w:rPr>
              <w:t>ecccm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A14BFC" w:rsidRPr="000C3638" w14:paraId="24154D8A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584166" w14:textId="77777777" w:rsidR="00A14BFC" w:rsidRPr="000C3638" w:rsidRDefault="0068559C" w:rsidP="00A14BF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t</w:t>
            </w:r>
            <w:r w:rsidR="00A14BFC" w:rsidRPr="000C3638">
              <w:rPr>
                <w:rFonts w:cs="Arial"/>
                <w:sz w:val="18"/>
                <w:szCs w:val="18"/>
              </w:rPr>
              <w:t>ranc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9D1C717" w14:textId="77777777" w:rsidR="00226ACE" w:rsidRPr="000C3638" w:rsidRDefault="00226ACE" w:rsidP="00226AC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transitional amount.</w:t>
            </w:r>
          </w:p>
          <w:p w14:paraId="4FCF7973" w14:textId="77777777" w:rsidR="00A14BFC" w:rsidRPr="000C3638" w:rsidRDefault="00A14BFC" w:rsidP="00226AC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572FE2D" w14:textId="77777777" w:rsidR="00A14BFC" w:rsidRPr="000C3638" w:rsidRDefault="001177A9" w:rsidP="008A51F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Soma do campo, com o mesmo nome, 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bu_esg_work.pilar3_sar84_dref_tabaux6</w:t>
            </w:r>
            <w:r w:rsidRPr="000C3638">
              <w:rPr>
                <w:rFonts w:cs="Arial"/>
                <w:sz w:val="18"/>
                <w:szCs w:val="18"/>
              </w:rPr>
              <w:t>, agrupando pelos campos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reporting_soc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counterparty_soc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adjustment_code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eu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cnael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nace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’.</w:t>
            </w:r>
          </w:p>
          <w:p w14:paraId="078DF68B" w14:textId="77777777" w:rsidR="002B62F8" w:rsidRPr="000C3638" w:rsidRDefault="002B62F8" w:rsidP="008A51F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</w:p>
          <w:p w14:paraId="6C37DF13" w14:textId="77777777" w:rsidR="002B62F8" w:rsidRPr="000C3638" w:rsidRDefault="002B62F8" w:rsidP="002B62F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Posteriormente, este campo é preenchido segundo o seguinte tratamento:</w:t>
            </w:r>
          </w:p>
          <w:p w14:paraId="3675DF07" w14:textId="77777777" w:rsidR="002B62F8" w:rsidRPr="000C3638" w:rsidRDefault="002B62F8" w:rsidP="002B62F8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inclui ‘SC0304’;</w:t>
            </w:r>
          </w:p>
          <w:p w14:paraId="62F9E496" w14:textId="77777777" w:rsidR="002B62F8" w:rsidRPr="000C3638" w:rsidRDefault="002B62F8" w:rsidP="002B62F8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inclui ‘GSPUR1’;</w:t>
            </w:r>
          </w:p>
          <w:p w14:paraId="27C32E8D" w14:textId="77777777" w:rsidR="002B62F8" w:rsidRPr="000C3638" w:rsidRDefault="002B62F8" w:rsidP="002B62F8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tranc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for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; </w:t>
            </w:r>
          </w:p>
          <w:p w14:paraId="05DDABD2" w14:textId="77777777" w:rsidR="002B62F8" w:rsidRPr="000C3638" w:rsidRDefault="002B62F8" w:rsidP="002B62F8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destas condições se verifique, é mantido o valor original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tranc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A14BFC" w:rsidRPr="000C3638" w14:paraId="196E2F48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04C6E17" w14:textId="77777777" w:rsidR="00A14BFC" w:rsidRPr="000C3638" w:rsidRDefault="0068559C" w:rsidP="00A14BF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e</w:t>
            </w:r>
            <w:r w:rsidR="00A14BFC" w:rsidRPr="000C3638">
              <w:rPr>
                <w:rFonts w:cs="Arial"/>
                <w:sz w:val="18"/>
                <w:szCs w:val="18"/>
              </w:rPr>
              <w:t>ncccm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F2842B7" w14:textId="77777777" w:rsidR="00226ACE" w:rsidRPr="000C3638" w:rsidRDefault="00226ACE" w:rsidP="00226ACE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enabling amount.</w:t>
            </w:r>
          </w:p>
          <w:p w14:paraId="769468ED" w14:textId="77777777" w:rsidR="00A14BFC" w:rsidRPr="000C3638" w:rsidRDefault="00A14BFC" w:rsidP="00226AC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68A5571" w14:textId="77777777" w:rsidR="00A14BFC" w:rsidRPr="000C3638" w:rsidRDefault="001177A9" w:rsidP="000D506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Soma do campo, com o mesmo nome, 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bu_esg_work.pilar3_sar84_dref_tabaux6</w:t>
            </w:r>
            <w:r w:rsidRPr="000C3638">
              <w:rPr>
                <w:rFonts w:cs="Arial"/>
                <w:sz w:val="18"/>
                <w:szCs w:val="18"/>
              </w:rPr>
              <w:t>, agrupando pelos campos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reporting_soc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counterparty_soc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adjustment_code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eu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cnael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nace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’.</w:t>
            </w:r>
          </w:p>
          <w:p w14:paraId="73FCA7F0" w14:textId="77777777" w:rsidR="00B75EE9" w:rsidRPr="000C3638" w:rsidRDefault="00B75EE9" w:rsidP="000D506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</w:p>
          <w:p w14:paraId="3EC3A4DD" w14:textId="77777777" w:rsidR="00B75EE9" w:rsidRPr="000C3638" w:rsidRDefault="00B75EE9" w:rsidP="00B75EE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Posteriormente, este campo é preenchido segundo o seguinte tratamento:</w:t>
            </w:r>
          </w:p>
          <w:p w14:paraId="729883BB" w14:textId="77777777" w:rsidR="00B75EE9" w:rsidRPr="000C3638" w:rsidRDefault="00B75EE9" w:rsidP="00B75EE9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inclui ‘SC0304’;</w:t>
            </w:r>
          </w:p>
          <w:p w14:paraId="600287C8" w14:textId="77777777" w:rsidR="00B75EE9" w:rsidRPr="000C3638" w:rsidRDefault="00B75EE9" w:rsidP="00B75EE9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inclui ‘GSPUR1’;</w:t>
            </w:r>
          </w:p>
          <w:p w14:paraId="5C1FDE65" w14:textId="77777777" w:rsidR="00B75EE9" w:rsidRPr="000C3638" w:rsidRDefault="00B75EE9" w:rsidP="00B75EE9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o campo ‘</w:t>
            </w:r>
            <w:r w:rsidR="00C83896" w:rsidRPr="000C3638">
              <w:rPr>
                <w:rFonts w:cs="Arial"/>
                <w:i/>
                <w:iCs/>
                <w:sz w:val="18"/>
                <w:szCs w:val="18"/>
              </w:rPr>
              <w:t>encccm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for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; </w:t>
            </w:r>
          </w:p>
          <w:p w14:paraId="4DA3A142" w14:textId="77777777" w:rsidR="00B75EE9" w:rsidRPr="000C3638" w:rsidRDefault="00B75EE9" w:rsidP="00B75EE9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destas condições se verifique, é mantido o valor original do campo ‘</w:t>
            </w:r>
            <w:r w:rsidR="00C83896" w:rsidRPr="000C3638">
              <w:rPr>
                <w:rFonts w:cs="Arial"/>
                <w:i/>
                <w:iCs/>
                <w:sz w:val="18"/>
                <w:szCs w:val="18"/>
              </w:rPr>
              <w:t>encccm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A14BFC" w:rsidRPr="000C3638" w14:paraId="45225BB3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188984" w14:textId="77777777" w:rsidR="00A14BFC" w:rsidRPr="000C3638" w:rsidRDefault="0068559C" w:rsidP="00A14BF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c</w:t>
            </w:r>
            <w:r w:rsidR="00A14BFC" w:rsidRPr="000C3638">
              <w:rPr>
                <w:rFonts w:cs="Arial"/>
                <w:sz w:val="18"/>
                <w:szCs w:val="18"/>
              </w:rPr>
              <w:t>acca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F6054CF" w14:textId="77777777" w:rsidR="00226ACE" w:rsidRPr="000C3638" w:rsidRDefault="00226ACE" w:rsidP="00226AC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amount.</w:t>
            </w:r>
          </w:p>
          <w:p w14:paraId="3DA26A75" w14:textId="77777777" w:rsidR="00A14BFC" w:rsidRPr="000C3638" w:rsidRDefault="00A14BFC" w:rsidP="00226AC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ADADB81" w14:textId="77777777" w:rsidR="00A14BFC" w:rsidRPr="000C3638" w:rsidRDefault="00C11C42" w:rsidP="00390A9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Soma do campo, com o mesmo nome, 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bu_esg_work.pilar3_sar84_dref_tabaux6</w:t>
            </w:r>
            <w:r w:rsidRPr="000C3638">
              <w:rPr>
                <w:rFonts w:cs="Arial"/>
                <w:sz w:val="18"/>
                <w:szCs w:val="18"/>
              </w:rPr>
              <w:t>, agrupando pelos campos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reporting_soc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counterparty_soc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adjustment_code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eu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cnael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nace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’.</w:t>
            </w:r>
          </w:p>
          <w:p w14:paraId="5923A4E6" w14:textId="77777777" w:rsidR="00E55131" w:rsidRPr="000C3638" w:rsidRDefault="00E55131" w:rsidP="00390A9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</w:p>
          <w:p w14:paraId="4779FEDF" w14:textId="77777777" w:rsidR="00E55131" w:rsidRPr="000C3638" w:rsidRDefault="00E55131" w:rsidP="00E5513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Posteriormente, este campo é preenchido segundo o seguinte tratamento:</w:t>
            </w:r>
          </w:p>
          <w:p w14:paraId="2E337965" w14:textId="77777777" w:rsidR="00E55131" w:rsidRPr="000C3638" w:rsidRDefault="00E55131" w:rsidP="00E55131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inclui ‘SC0304’;</w:t>
            </w:r>
          </w:p>
          <w:p w14:paraId="07C4DD01" w14:textId="77777777" w:rsidR="00E55131" w:rsidRPr="000C3638" w:rsidRDefault="00E55131" w:rsidP="00E55131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inclui ‘GSPUR1’;</w:t>
            </w:r>
          </w:p>
          <w:p w14:paraId="265F2384" w14:textId="77777777" w:rsidR="00E55131" w:rsidRPr="000C3638" w:rsidRDefault="00E55131" w:rsidP="00E55131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o campo ‘</w:t>
            </w:r>
            <w:r w:rsidR="00744D42" w:rsidRPr="000C3638">
              <w:rPr>
                <w:rFonts w:cs="Arial"/>
                <w:i/>
                <w:iCs/>
                <w:sz w:val="18"/>
                <w:szCs w:val="18"/>
              </w:rPr>
              <w:t>cacca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for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; </w:t>
            </w:r>
          </w:p>
          <w:p w14:paraId="2AE2429D" w14:textId="77777777" w:rsidR="00E55131" w:rsidRPr="000C3638" w:rsidRDefault="00E55131" w:rsidP="00E55131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destas condições se verifique, é mantido o valor original do campo ‘</w:t>
            </w:r>
            <w:r w:rsidR="00744D42" w:rsidRPr="000C3638">
              <w:rPr>
                <w:rFonts w:cs="Arial"/>
                <w:i/>
                <w:iCs/>
                <w:sz w:val="18"/>
                <w:szCs w:val="18"/>
              </w:rPr>
              <w:t>cacca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A14BFC" w:rsidRPr="000C3638" w14:paraId="1A2E1720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224B3A0" w14:textId="77777777" w:rsidR="00A14BFC" w:rsidRPr="000C3638" w:rsidRDefault="0068559C" w:rsidP="00A14BF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e</w:t>
            </w:r>
            <w:r w:rsidR="00A14BFC" w:rsidRPr="000C3638">
              <w:rPr>
                <w:rFonts w:cs="Arial"/>
                <w:sz w:val="18"/>
                <w:szCs w:val="18"/>
              </w:rPr>
              <w:t>ccca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50BD38B" w14:textId="77777777" w:rsidR="00226ACE" w:rsidRPr="000C3638" w:rsidRDefault="00226ACE" w:rsidP="00226AC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pure amount.</w:t>
            </w:r>
          </w:p>
          <w:p w14:paraId="11BF7435" w14:textId="77777777" w:rsidR="00A14BFC" w:rsidRPr="000C3638" w:rsidRDefault="00A14BFC" w:rsidP="00226AC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8D9E0A1" w14:textId="77777777" w:rsidR="00A14BFC" w:rsidRPr="000C3638" w:rsidRDefault="00C11C42" w:rsidP="006A0717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Soma do campo, com o mesmo nome, 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bu_esg_work.pilar3_sar84_dref_tabaux6</w:t>
            </w:r>
            <w:r w:rsidRPr="000C3638">
              <w:rPr>
                <w:rFonts w:cs="Arial"/>
                <w:sz w:val="18"/>
                <w:szCs w:val="18"/>
              </w:rPr>
              <w:t>, agrupando pelos campos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reporting_soc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counterparty_soc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adjustment_code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eu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cnael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nace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’.</w:t>
            </w:r>
          </w:p>
          <w:p w14:paraId="598B7659" w14:textId="77777777" w:rsidR="008B68C9" w:rsidRPr="000C3638" w:rsidRDefault="008B68C9" w:rsidP="006A0717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</w:p>
          <w:p w14:paraId="564829E5" w14:textId="77777777" w:rsidR="008B68C9" w:rsidRPr="000C3638" w:rsidRDefault="008B68C9" w:rsidP="008B68C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Posteriormente, este campo é preenchido segundo o seguinte tratamento:</w:t>
            </w:r>
          </w:p>
          <w:p w14:paraId="297C0FCF" w14:textId="77777777" w:rsidR="008B68C9" w:rsidRPr="000C3638" w:rsidRDefault="008B68C9" w:rsidP="008B68C9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inclui ‘SC0304’;</w:t>
            </w:r>
          </w:p>
          <w:p w14:paraId="177734F8" w14:textId="77777777" w:rsidR="008B68C9" w:rsidRPr="000C3638" w:rsidRDefault="008B68C9" w:rsidP="008B68C9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inclui ‘GSPUR1’;</w:t>
            </w:r>
          </w:p>
          <w:p w14:paraId="5337CD7B" w14:textId="77777777" w:rsidR="008B68C9" w:rsidRPr="000C3638" w:rsidRDefault="008B68C9" w:rsidP="008B68C9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eccca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for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; </w:t>
            </w:r>
          </w:p>
          <w:p w14:paraId="1ED2DB27" w14:textId="77777777" w:rsidR="008B68C9" w:rsidRPr="000C3638" w:rsidRDefault="008B68C9" w:rsidP="008B68C9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destas condições se verifique, é mantido o valor original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eccca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423BD0" w:rsidRPr="000C3638" w14:paraId="00631D82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539E3B0" w14:textId="77777777" w:rsidR="00423BD0" w:rsidRPr="000C3638" w:rsidRDefault="0068559C" w:rsidP="00423BD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e</w:t>
            </w:r>
            <w:r w:rsidR="00423BD0" w:rsidRPr="000C3638">
              <w:rPr>
                <w:rFonts w:cs="Arial"/>
                <w:sz w:val="18"/>
                <w:szCs w:val="18"/>
              </w:rPr>
              <w:t>nccca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E0D890" w14:textId="77777777" w:rsidR="00226ACE" w:rsidRPr="000C3638" w:rsidRDefault="00226ACE" w:rsidP="00226ACE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enabling amount.</w:t>
            </w:r>
          </w:p>
          <w:p w14:paraId="74E0EF71" w14:textId="77777777" w:rsidR="00423BD0" w:rsidRPr="000C3638" w:rsidRDefault="00423BD0" w:rsidP="00226AC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44EA7CD" w14:textId="77777777" w:rsidR="00423BD0" w:rsidRPr="000C3638" w:rsidRDefault="009D44DE" w:rsidP="006A0717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Soma do campo, com o mesmo nome, 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bu_esg_work.pilar3_sar84_dref_tabaux6</w:t>
            </w:r>
            <w:r w:rsidRPr="000C3638">
              <w:rPr>
                <w:rFonts w:cs="Arial"/>
                <w:sz w:val="18"/>
                <w:szCs w:val="18"/>
              </w:rPr>
              <w:t>, agrupando pelos campos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reporting_soc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counterparty_soc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adjustment_code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eu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cnael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nace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’.</w:t>
            </w:r>
          </w:p>
          <w:p w14:paraId="08885717" w14:textId="77777777" w:rsidR="00B97053" w:rsidRPr="000C3638" w:rsidRDefault="00B97053" w:rsidP="006A0717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</w:p>
          <w:p w14:paraId="7181CB52" w14:textId="77777777" w:rsidR="00B97053" w:rsidRPr="000C3638" w:rsidRDefault="00B97053" w:rsidP="00B9705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Posteriormente, este campo é preenchido segundo o seguinte tratamento:</w:t>
            </w:r>
          </w:p>
          <w:p w14:paraId="1B61EAF3" w14:textId="77777777" w:rsidR="00B97053" w:rsidRPr="000C3638" w:rsidRDefault="00B97053" w:rsidP="00B97053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inclui ‘SC0304’;</w:t>
            </w:r>
          </w:p>
          <w:p w14:paraId="167F1DF5" w14:textId="77777777" w:rsidR="00B97053" w:rsidRPr="000C3638" w:rsidRDefault="00B97053" w:rsidP="00B97053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inclui ‘GSPUR1’;</w:t>
            </w:r>
          </w:p>
          <w:p w14:paraId="25AD03E4" w14:textId="77777777" w:rsidR="00B97053" w:rsidRPr="000C3638" w:rsidRDefault="00B97053" w:rsidP="00B97053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enccca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for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; </w:t>
            </w:r>
          </w:p>
          <w:p w14:paraId="797B0B08" w14:textId="77777777" w:rsidR="00B97053" w:rsidRPr="000C3638" w:rsidRDefault="00B97053" w:rsidP="00B97053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destas condições se verifique, é mantido o valor original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enccca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423BD0" w:rsidRPr="000C3638" w14:paraId="3A88A455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56FB168" w14:textId="77777777" w:rsidR="00423BD0" w:rsidRPr="000C3638" w:rsidRDefault="0068559C" w:rsidP="00423BD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c</w:t>
            </w:r>
            <w:r w:rsidR="00423BD0" w:rsidRPr="000C3638">
              <w:rPr>
                <w:rFonts w:cs="Arial"/>
                <w:sz w:val="18"/>
                <w:szCs w:val="18"/>
              </w:rPr>
              <w:t>awtr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F5D0ED" w14:textId="77777777" w:rsidR="00226ACE" w:rsidRPr="000C3638" w:rsidRDefault="00226ACE" w:rsidP="00226AC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amount.</w:t>
            </w:r>
          </w:p>
          <w:p w14:paraId="695CFCC5" w14:textId="77777777" w:rsidR="00423BD0" w:rsidRPr="000C3638" w:rsidRDefault="00423BD0" w:rsidP="00226AC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F5A0841" w14:textId="77777777" w:rsidR="00423BD0" w:rsidRPr="000C3638" w:rsidRDefault="00696B39" w:rsidP="00FB3D21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Soma do campo, com o mesmo nome, 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bu_esg_work.pilar3_sar84_dref_tabaux6</w:t>
            </w:r>
            <w:r w:rsidRPr="000C3638">
              <w:rPr>
                <w:rFonts w:cs="Arial"/>
                <w:sz w:val="18"/>
                <w:szCs w:val="18"/>
              </w:rPr>
              <w:t>, agrupando pelos campos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reporting_soc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counterparty_soc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adjustment_code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eu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cnael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nace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’.</w:t>
            </w:r>
          </w:p>
          <w:p w14:paraId="2BFB74AA" w14:textId="77777777" w:rsidR="000207A9" w:rsidRPr="000C3638" w:rsidRDefault="000207A9" w:rsidP="00FB3D21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</w:p>
          <w:p w14:paraId="68B7696F" w14:textId="77777777" w:rsidR="000207A9" w:rsidRPr="000C3638" w:rsidRDefault="000207A9" w:rsidP="000207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Posteriormente, este campo é preenchido segundo o seguinte tratamento:</w:t>
            </w:r>
          </w:p>
          <w:p w14:paraId="5F54B2B2" w14:textId="77777777" w:rsidR="000207A9" w:rsidRPr="000C3638" w:rsidRDefault="000207A9" w:rsidP="000207A9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inclui ‘SC0304’;</w:t>
            </w:r>
          </w:p>
          <w:p w14:paraId="4F583BAB" w14:textId="77777777" w:rsidR="000207A9" w:rsidRPr="000C3638" w:rsidRDefault="000207A9" w:rsidP="000207A9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inclui ‘GSPUR1’;</w:t>
            </w:r>
          </w:p>
          <w:p w14:paraId="06F5E345" w14:textId="77777777" w:rsidR="000207A9" w:rsidRPr="000C3638" w:rsidRDefault="000207A9" w:rsidP="000207A9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cawtr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for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; </w:t>
            </w:r>
          </w:p>
          <w:p w14:paraId="221C80DF" w14:textId="77777777" w:rsidR="000207A9" w:rsidRPr="000C3638" w:rsidRDefault="000207A9" w:rsidP="000207A9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destas condições se verifique, é mantido o valor original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cawtr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423BD0" w:rsidRPr="000C3638" w14:paraId="5FE73CE6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71528FF" w14:textId="77777777" w:rsidR="00423BD0" w:rsidRPr="000C3638" w:rsidRDefault="00721A37" w:rsidP="00423BD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e</w:t>
            </w:r>
            <w:r w:rsidR="00423BD0" w:rsidRPr="000C3638">
              <w:rPr>
                <w:rFonts w:cs="Arial"/>
                <w:sz w:val="18"/>
                <w:szCs w:val="18"/>
              </w:rPr>
              <w:t>cwtr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D2897D" w14:textId="77777777" w:rsidR="00226ACE" w:rsidRPr="000C3638" w:rsidRDefault="00226ACE" w:rsidP="00226AC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pure amount.</w:t>
            </w:r>
          </w:p>
          <w:p w14:paraId="34F16BDC" w14:textId="77777777" w:rsidR="00423BD0" w:rsidRPr="000C3638" w:rsidRDefault="00423BD0" w:rsidP="00226AC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CC39CAE" w14:textId="77777777" w:rsidR="00423BD0" w:rsidRPr="000C3638" w:rsidRDefault="00696B39" w:rsidP="007E599D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Soma do campo, com o mesmo nome, 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bu_esg_work.pilar3_sar84_dref_tabaux6</w:t>
            </w:r>
            <w:r w:rsidRPr="000C3638">
              <w:rPr>
                <w:rFonts w:cs="Arial"/>
                <w:sz w:val="18"/>
                <w:szCs w:val="18"/>
              </w:rPr>
              <w:t>, agrupando pelos campos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reporting_soc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counterparty_soc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adjustment_code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eu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cnael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nace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’.</w:t>
            </w:r>
          </w:p>
          <w:p w14:paraId="675E9D2B" w14:textId="77777777" w:rsidR="00077099" w:rsidRPr="000C3638" w:rsidRDefault="00077099" w:rsidP="007E599D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</w:p>
          <w:p w14:paraId="33C07248" w14:textId="77777777" w:rsidR="00077099" w:rsidRPr="000C3638" w:rsidRDefault="00077099" w:rsidP="0007709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Posteriormente, este campo é preenchido segundo o seguinte tratamento:</w:t>
            </w:r>
          </w:p>
          <w:p w14:paraId="78ED1110" w14:textId="77777777" w:rsidR="00077099" w:rsidRPr="000C3638" w:rsidRDefault="00077099" w:rsidP="00077099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inclui ‘SC0304’;</w:t>
            </w:r>
          </w:p>
          <w:p w14:paraId="39B49C02" w14:textId="77777777" w:rsidR="00077099" w:rsidRPr="000C3638" w:rsidRDefault="00077099" w:rsidP="00077099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inclui ‘GSPUR1’;</w:t>
            </w:r>
          </w:p>
          <w:p w14:paraId="60D1C2AE" w14:textId="77777777" w:rsidR="00077099" w:rsidRPr="000C3638" w:rsidRDefault="00077099" w:rsidP="00077099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o campo ‘</w:t>
            </w:r>
            <w:r w:rsidR="00D26C52" w:rsidRPr="000C3638">
              <w:rPr>
                <w:rFonts w:cs="Arial"/>
                <w:i/>
                <w:iCs/>
                <w:sz w:val="18"/>
                <w:szCs w:val="18"/>
              </w:rPr>
              <w:t>ecwtr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for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; </w:t>
            </w:r>
          </w:p>
          <w:p w14:paraId="6A2671C3" w14:textId="77777777" w:rsidR="00077099" w:rsidRPr="000C3638" w:rsidRDefault="00077099" w:rsidP="0007709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Caso nenhuma destas condições se verifique, é mantido o valor original do campo ‘</w:t>
            </w:r>
            <w:r w:rsidR="00D26C52" w:rsidRPr="000C3638">
              <w:rPr>
                <w:rFonts w:cs="Arial"/>
                <w:i/>
                <w:iCs/>
                <w:sz w:val="18"/>
                <w:szCs w:val="18"/>
              </w:rPr>
              <w:t>ecwtr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423BD0" w:rsidRPr="000C3638" w14:paraId="6C673361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5183572" w14:textId="77777777" w:rsidR="00423BD0" w:rsidRPr="000C3638" w:rsidRDefault="00721A37" w:rsidP="00423BD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e</w:t>
            </w:r>
            <w:r w:rsidR="00423BD0" w:rsidRPr="000C3638">
              <w:rPr>
                <w:rFonts w:cs="Arial"/>
                <w:sz w:val="18"/>
                <w:szCs w:val="18"/>
              </w:rPr>
              <w:t>ncwtr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C733D9" w14:textId="77777777" w:rsidR="00226ACE" w:rsidRPr="000C3638" w:rsidRDefault="00226ACE" w:rsidP="00226ACE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enabling amount.</w:t>
            </w:r>
          </w:p>
          <w:p w14:paraId="111CF915" w14:textId="77777777" w:rsidR="00423BD0" w:rsidRPr="000C3638" w:rsidRDefault="00423BD0" w:rsidP="00226AC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F8C47AA" w14:textId="77777777" w:rsidR="00423BD0" w:rsidRPr="000C3638" w:rsidRDefault="00696B39" w:rsidP="007A7412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Soma do campo, com o mesmo nome, 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bu_esg_work.pilar3_sar84_dref_tabaux6</w:t>
            </w:r>
            <w:r w:rsidRPr="000C3638">
              <w:rPr>
                <w:rFonts w:cs="Arial"/>
                <w:sz w:val="18"/>
                <w:szCs w:val="18"/>
              </w:rPr>
              <w:t>, agrupando pelos campos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reporting_soc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counterparty_soc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adjustment_code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eu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cnael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nace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’.</w:t>
            </w:r>
          </w:p>
          <w:p w14:paraId="63A5FE9A" w14:textId="77777777" w:rsidR="00D75D43" w:rsidRPr="000C3638" w:rsidRDefault="00D75D43" w:rsidP="007A7412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</w:p>
          <w:p w14:paraId="72253C79" w14:textId="77777777" w:rsidR="00D75D43" w:rsidRPr="000C3638" w:rsidRDefault="00D75D43" w:rsidP="00D75D4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Posteriormente, este campo é preenchido segundo o seguinte tratamento:</w:t>
            </w:r>
          </w:p>
          <w:p w14:paraId="198DE8B1" w14:textId="77777777" w:rsidR="00D75D43" w:rsidRPr="000C3638" w:rsidRDefault="00D75D43" w:rsidP="00D75D43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inclui ‘SC0304’;</w:t>
            </w:r>
          </w:p>
          <w:p w14:paraId="74249627" w14:textId="77777777" w:rsidR="00D75D43" w:rsidRPr="000C3638" w:rsidRDefault="00D75D43" w:rsidP="00D75D43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inclui ‘GSPUR1’;</w:t>
            </w:r>
          </w:p>
          <w:p w14:paraId="3AA15DCA" w14:textId="77777777" w:rsidR="00D75D43" w:rsidRPr="000C3638" w:rsidRDefault="00D75D43" w:rsidP="00D75D43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o campo ‘</w:t>
            </w:r>
            <w:r w:rsidR="00D30083" w:rsidRPr="000C3638">
              <w:rPr>
                <w:rFonts w:cs="Arial"/>
                <w:i/>
                <w:iCs/>
                <w:sz w:val="18"/>
                <w:szCs w:val="18"/>
              </w:rPr>
              <w:t>encwtr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for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; </w:t>
            </w:r>
          </w:p>
          <w:p w14:paraId="5B97DF87" w14:textId="77777777" w:rsidR="00D75D43" w:rsidRPr="000C3638" w:rsidRDefault="00D75D43" w:rsidP="00FC3188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destas condições se verifique, é mantido o valor original do campo ‘</w:t>
            </w:r>
            <w:r w:rsidR="00D30083" w:rsidRPr="000C3638">
              <w:rPr>
                <w:rFonts w:cs="Arial"/>
                <w:i/>
                <w:iCs/>
                <w:sz w:val="18"/>
                <w:szCs w:val="18"/>
              </w:rPr>
              <w:t>encwtr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423BD0" w:rsidRPr="000C3638" w14:paraId="38ED96C0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2AFB4F" w14:textId="77777777" w:rsidR="00423BD0" w:rsidRPr="000C3638" w:rsidRDefault="00721A37" w:rsidP="00423BD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c</w:t>
            </w:r>
            <w:r w:rsidR="00423BD0" w:rsidRPr="000C3638">
              <w:rPr>
                <w:rFonts w:cs="Arial"/>
                <w:sz w:val="18"/>
                <w:szCs w:val="18"/>
              </w:rPr>
              <w:t>ace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1F7F544" w14:textId="77777777" w:rsidR="00226ACE" w:rsidRPr="000C3638" w:rsidRDefault="00226ACE" w:rsidP="00226AC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amount.</w:t>
            </w:r>
          </w:p>
          <w:p w14:paraId="00891D4E" w14:textId="77777777" w:rsidR="00423BD0" w:rsidRPr="000C3638" w:rsidRDefault="00423BD0" w:rsidP="00226AC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735E685" w14:textId="77777777" w:rsidR="00423BD0" w:rsidRPr="000C3638" w:rsidRDefault="00D7096E" w:rsidP="00437638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Soma do campo, com o mesmo nome, 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bu_esg_work.pilar3_sar84_dref_tabaux6</w:t>
            </w:r>
            <w:r w:rsidRPr="000C3638">
              <w:rPr>
                <w:rFonts w:cs="Arial"/>
                <w:sz w:val="18"/>
                <w:szCs w:val="18"/>
              </w:rPr>
              <w:t>, agrupando pelos campos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reporting_soc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counterparty_soc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adjustment_code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eu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cnael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nace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’.</w:t>
            </w:r>
          </w:p>
          <w:p w14:paraId="59D94419" w14:textId="77777777" w:rsidR="00001AD9" w:rsidRPr="000C3638" w:rsidRDefault="00001AD9" w:rsidP="00437638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</w:p>
          <w:p w14:paraId="7F1658DE" w14:textId="77777777" w:rsidR="00001AD9" w:rsidRPr="000C3638" w:rsidRDefault="00001AD9" w:rsidP="00001AD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Posteriormente, este campo é preenchido segundo o seguinte tratamento:</w:t>
            </w:r>
          </w:p>
          <w:p w14:paraId="175C46D2" w14:textId="77777777" w:rsidR="00001AD9" w:rsidRPr="000C3638" w:rsidRDefault="00001AD9" w:rsidP="00001AD9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inclui ‘SC0304’;</w:t>
            </w:r>
          </w:p>
          <w:p w14:paraId="4A1597AB" w14:textId="77777777" w:rsidR="00001AD9" w:rsidRPr="000C3638" w:rsidRDefault="00001AD9" w:rsidP="00001AD9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inclui ‘GSPUR1’;</w:t>
            </w:r>
          </w:p>
          <w:p w14:paraId="3968497F" w14:textId="77777777" w:rsidR="00001AD9" w:rsidRPr="000C3638" w:rsidRDefault="00001AD9" w:rsidP="00001AD9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o campo ‘</w:t>
            </w:r>
            <w:r w:rsidR="0063340C" w:rsidRPr="000C3638">
              <w:rPr>
                <w:rFonts w:cs="Arial"/>
                <w:i/>
                <w:iCs/>
                <w:sz w:val="18"/>
                <w:szCs w:val="18"/>
              </w:rPr>
              <w:t>cace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for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; </w:t>
            </w:r>
          </w:p>
          <w:p w14:paraId="70D866D3" w14:textId="77777777" w:rsidR="00001AD9" w:rsidRPr="000C3638" w:rsidRDefault="00001AD9" w:rsidP="00001AD9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destas condições se verifique, é mantido o valor original do campo ‘</w:t>
            </w:r>
            <w:r w:rsidR="0063340C" w:rsidRPr="000C3638">
              <w:rPr>
                <w:rFonts w:cs="Arial"/>
                <w:i/>
                <w:iCs/>
                <w:sz w:val="18"/>
                <w:szCs w:val="18"/>
              </w:rPr>
              <w:t>cace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423BD0" w:rsidRPr="000C3638" w14:paraId="71CEEB68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DBD2563" w14:textId="77777777" w:rsidR="00423BD0" w:rsidRPr="000C3638" w:rsidRDefault="00721A37" w:rsidP="00423BD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e</w:t>
            </w:r>
            <w:r w:rsidR="00423BD0" w:rsidRPr="000C3638">
              <w:rPr>
                <w:rFonts w:cs="Arial"/>
                <w:sz w:val="18"/>
                <w:szCs w:val="18"/>
              </w:rPr>
              <w:t>cce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C4FEE14" w14:textId="77777777" w:rsidR="00226ACE" w:rsidRPr="000C3638" w:rsidRDefault="00226ACE" w:rsidP="00226AC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pure amount.</w:t>
            </w:r>
          </w:p>
          <w:p w14:paraId="116D4811" w14:textId="77777777" w:rsidR="00423BD0" w:rsidRPr="000C3638" w:rsidRDefault="00423BD0" w:rsidP="00226AC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8725CA4" w14:textId="77777777" w:rsidR="00423BD0" w:rsidRPr="000C3638" w:rsidRDefault="001E5193" w:rsidP="009908AD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Soma do campo, com o mesmo nome, 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bu_esg_work.pilar3_sar84_dref_tabaux6</w:t>
            </w:r>
            <w:r w:rsidRPr="000C3638">
              <w:rPr>
                <w:rFonts w:cs="Arial"/>
                <w:sz w:val="18"/>
                <w:szCs w:val="18"/>
              </w:rPr>
              <w:t>, agrupando pelos campos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reporting_soc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counterparty_soc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adjustment_code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eu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cnael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nace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’.</w:t>
            </w:r>
          </w:p>
          <w:p w14:paraId="4658B65A" w14:textId="77777777" w:rsidR="006F1768" w:rsidRPr="000C3638" w:rsidRDefault="006F1768" w:rsidP="009908AD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</w:p>
          <w:p w14:paraId="54586C11" w14:textId="77777777" w:rsidR="006F1768" w:rsidRPr="000C3638" w:rsidRDefault="006F1768" w:rsidP="006F176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Posteriormente, este campo é preenchido segundo o seguinte tratamento:</w:t>
            </w:r>
          </w:p>
          <w:p w14:paraId="5F36AC0E" w14:textId="77777777" w:rsidR="006F1768" w:rsidRPr="000C3638" w:rsidRDefault="006F1768" w:rsidP="006F1768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inclui ‘SC0304’;</w:t>
            </w:r>
          </w:p>
          <w:p w14:paraId="4F7373CB" w14:textId="77777777" w:rsidR="006F1768" w:rsidRPr="000C3638" w:rsidRDefault="006F1768" w:rsidP="006F1768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inclui ‘GSPUR1’;</w:t>
            </w:r>
          </w:p>
          <w:p w14:paraId="1B2E235E" w14:textId="77777777" w:rsidR="006F1768" w:rsidRPr="000C3638" w:rsidRDefault="006F1768" w:rsidP="006F1768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ecce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for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; </w:t>
            </w:r>
          </w:p>
          <w:p w14:paraId="540F80D9" w14:textId="77777777" w:rsidR="006F1768" w:rsidRPr="000C3638" w:rsidRDefault="006F1768" w:rsidP="006F1768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destas condições se verifique, é mantido o valor original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ecce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423BD0" w:rsidRPr="000C3638" w14:paraId="29328935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A29E82C" w14:textId="77777777" w:rsidR="00423BD0" w:rsidRPr="000C3638" w:rsidRDefault="00721A37" w:rsidP="00423BD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e</w:t>
            </w:r>
            <w:r w:rsidR="00423BD0" w:rsidRPr="000C3638">
              <w:rPr>
                <w:rFonts w:cs="Arial"/>
                <w:sz w:val="18"/>
                <w:szCs w:val="18"/>
              </w:rPr>
              <w:t>ncce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4BCAF56" w14:textId="77777777" w:rsidR="00226ACE" w:rsidRPr="000C3638" w:rsidRDefault="00226ACE" w:rsidP="00226ACE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enabling amount.</w:t>
            </w:r>
          </w:p>
          <w:p w14:paraId="759F376D" w14:textId="77777777" w:rsidR="00423BD0" w:rsidRPr="000C3638" w:rsidRDefault="00423BD0" w:rsidP="00226AC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81E51D9" w14:textId="77777777" w:rsidR="00423BD0" w:rsidRPr="000C3638" w:rsidRDefault="009B46E6" w:rsidP="008E5C73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 xml:space="preserve">Soma do campo, com o mesmo nome, 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bu_esg_work.pilar3_sar84_dref_tabaux6</w:t>
            </w:r>
            <w:r w:rsidRPr="000C3638">
              <w:rPr>
                <w:rFonts w:cs="Arial"/>
                <w:sz w:val="18"/>
                <w:szCs w:val="18"/>
              </w:rPr>
              <w:t>, agrupando pelos campos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reporting_soc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counterparty_soc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adjustment_code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eu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cnael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nace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’.</w:t>
            </w:r>
          </w:p>
          <w:p w14:paraId="3E36D869" w14:textId="77777777" w:rsidR="00150F6C" w:rsidRPr="000C3638" w:rsidRDefault="00150F6C" w:rsidP="008E5C73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</w:p>
          <w:p w14:paraId="5919013F" w14:textId="77777777" w:rsidR="00150F6C" w:rsidRPr="000C3638" w:rsidRDefault="00150F6C" w:rsidP="00150F6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Posteriormente, este campo é preenchido segundo o seguinte tratamento:</w:t>
            </w:r>
          </w:p>
          <w:p w14:paraId="2F51A435" w14:textId="77777777" w:rsidR="00150F6C" w:rsidRPr="000C3638" w:rsidRDefault="00150F6C" w:rsidP="00150F6C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inclui ‘SC0304’;</w:t>
            </w:r>
          </w:p>
          <w:p w14:paraId="6A154251" w14:textId="77777777" w:rsidR="00150F6C" w:rsidRPr="000C3638" w:rsidRDefault="00150F6C" w:rsidP="00150F6C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inclui ‘GSPUR1’;</w:t>
            </w:r>
          </w:p>
          <w:p w14:paraId="4C9E1F0D" w14:textId="77777777" w:rsidR="00150F6C" w:rsidRPr="000C3638" w:rsidRDefault="00150F6C" w:rsidP="00150F6C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o campo ‘</w:t>
            </w:r>
            <w:r w:rsidR="00166DC1" w:rsidRPr="000C3638">
              <w:rPr>
                <w:rFonts w:cs="Arial"/>
                <w:i/>
                <w:iCs/>
                <w:sz w:val="18"/>
                <w:szCs w:val="18"/>
              </w:rPr>
              <w:t>encce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for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; </w:t>
            </w:r>
          </w:p>
          <w:p w14:paraId="691A18B3" w14:textId="77777777" w:rsidR="00150F6C" w:rsidRPr="000C3638" w:rsidRDefault="00150F6C" w:rsidP="00166DC1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destas condições se verifique, é mantido o valor original do campo ‘</w:t>
            </w:r>
            <w:r w:rsidR="00166DC1" w:rsidRPr="000C3638">
              <w:rPr>
                <w:rFonts w:cs="Arial"/>
                <w:i/>
                <w:iCs/>
                <w:sz w:val="18"/>
                <w:szCs w:val="18"/>
              </w:rPr>
              <w:t>encce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423BD0" w:rsidRPr="000C3638" w14:paraId="47BEFD1C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2C68B9A" w14:textId="77777777" w:rsidR="00423BD0" w:rsidRPr="000C3638" w:rsidRDefault="00721A37" w:rsidP="00423BD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c</w:t>
            </w:r>
            <w:r w:rsidR="00423BD0" w:rsidRPr="000C3638">
              <w:rPr>
                <w:rFonts w:cs="Arial"/>
                <w:sz w:val="18"/>
                <w:szCs w:val="18"/>
              </w:rPr>
              <w:t>appc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5E64226" w14:textId="77777777" w:rsidR="00226ACE" w:rsidRPr="000C3638" w:rsidRDefault="00226ACE" w:rsidP="00226AC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(PPC) amount.</w:t>
            </w:r>
          </w:p>
          <w:p w14:paraId="4D849647" w14:textId="77777777" w:rsidR="00423BD0" w:rsidRPr="000C3638" w:rsidRDefault="00423BD0" w:rsidP="00226AC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285FFE6" w14:textId="77777777" w:rsidR="00423BD0" w:rsidRPr="000C3638" w:rsidRDefault="009B46E6" w:rsidP="00E076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Soma do campo, com o mesmo nome, 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bu_esg_work.pilar3_sar84_dref_tabaux6</w:t>
            </w:r>
            <w:r w:rsidRPr="000C3638">
              <w:rPr>
                <w:rFonts w:cs="Arial"/>
                <w:sz w:val="18"/>
                <w:szCs w:val="18"/>
              </w:rPr>
              <w:t>, agrupando pelos campos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reporting_soc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counterparty_soc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adjustment_code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eu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cnael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nace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’.</w:t>
            </w:r>
          </w:p>
          <w:p w14:paraId="19B72028" w14:textId="77777777" w:rsidR="000654B2" w:rsidRPr="000C3638" w:rsidRDefault="000654B2" w:rsidP="00E0765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</w:p>
          <w:p w14:paraId="21594CEA" w14:textId="77777777" w:rsidR="000654B2" w:rsidRPr="000C3638" w:rsidRDefault="000654B2" w:rsidP="000654B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Posteriormente, este campo é preenchido segundo o seguinte tratamento:</w:t>
            </w:r>
          </w:p>
          <w:p w14:paraId="79E87130" w14:textId="77777777" w:rsidR="000654B2" w:rsidRPr="000C3638" w:rsidRDefault="000654B2" w:rsidP="000654B2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inclui ‘SC0304’;</w:t>
            </w:r>
          </w:p>
          <w:p w14:paraId="654B49E1" w14:textId="77777777" w:rsidR="000654B2" w:rsidRPr="000C3638" w:rsidRDefault="000654B2" w:rsidP="000654B2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inclui ‘GSPUR1’;</w:t>
            </w:r>
          </w:p>
          <w:p w14:paraId="145E17EE" w14:textId="77777777" w:rsidR="000654B2" w:rsidRPr="000C3638" w:rsidRDefault="000654B2" w:rsidP="000654B2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cappc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for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; </w:t>
            </w:r>
          </w:p>
          <w:p w14:paraId="78C8BB1B" w14:textId="77777777" w:rsidR="000654B2" w:rsidRPr="000C3638" w:rsidRDefault="000654B2" w:rsidP="000654B2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destas condições se verifique, é mantido o valor original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cappc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423BD0" w:rsidRPr="000C3638" w14:paraId="6CF1A494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500F038" w14:textId="77777777" w:rsidR="00423BD0" w:rsidRPr="000C3638" w:rsidRDefault="00721A37" w:rsidP="00423BD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e</w:t>
            </w:r>
            <w:r w:rsidR="00423BD0" w:rsidRPr="000C3638">
              <w:rPr>
                <w:rFonts w:cs="Arial"/>
                <w:sz w:val="18"/>
                <w:szCs w:val="18"/>
              </w:rPr>
              <w:t>cppc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00C4E0B" w14:textId="77777777" w:rsidR="00226ACE" w:rsidRPr="000C3638" w:rsidRDefault="00226ACE" w:rsidP="00226AC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(PPC) pure amount.</w:t>
            </w:r>
          </w:p>
          <w:p w14:paraId="431AAA3A" w14:textId="77777777" w:rsidR="00423BD0" w:rsidRPr="000C3638" w:rsidRDefault="00423BD0" w:rsidP="00226AC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1014FAE" w14:textId="77777777" w:rsidR="00423BD0" w:rsidRPr="000C3638" w:rsidRDefault="007A714E" w:rsidP="007A714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Soma do campo, com o mesmo nome, 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bu_esg_work.pilar3_sar84_dref_tabaux6</w:t>
            </w:r>
            <w:r w:rsidRPr="000C3638">
              <w:rPr>
                <w:rFonts w:cs="Arial"/>
                <w:sz w:val="18"/>
                <w:szCs w:val="18"/>
              </w:rPr>
              <w:t>, agrupando pelos campos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reporting_soc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counterparty_soc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adjustment_code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eu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cnael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nace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’.</w:t>
            </w:r>
          </w:p>
          <w:p w14:paraId="5A5AB388" w14:textId="77777777" w:rsidR="007523F5" w:rsidRPr="000C3638" w:rsidRDefault="007523F5" w:rsidP="007A714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</w:p>
          <w:p w14:paraId="64A642D8" w14:textId="77777777" w:rsidR="007523F5" w:rsidRPr="000C3638" w:rsidRDefault="007523F5" w:rsidP="007523F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Posteriormente, este campo é preenchido segundo o seguinte tratamento:</w:t>
            </w:r>
          </w:p>
          <w:p w14:paraId="595F3B86" w14:textId="77777777" w:rsidR="007523F5" w:rsidRPr="000C3638" w:rsidRDefault="007523F5" w:rsidP="007523F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inclui ‘SC0304’;</w:t>
            </w:r>
          </w:p>
          <w:p w14:paraId="357B6277" w14:textId="77777777" w:rsidR="007523F5" w:rsidRPr="000C3638" w:rsidRDefault="007523F5" w:rsidP="007523F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inclui ‘GSPUR1’;</w:t>
            </w:r>
          </w:p>
          <w:p w14:paraId="597D4074" w14:textId="77777777" w:rsidR="007523F5" w:rsidRPr="000C3638" w:rsidRDefault="007523F5" w:rsidP="007523F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o campo ‘</w:t>
            </w:r>
            <w:r w:rsidR="0007018A" w:rsidRPr="000C3638">
              <w:rPr>
                <w:rFonts w:cs="Arial"/>
                <w:i/>
                <w:iCs/>
                <w:sz w:val="18"/>
                <w:szCs w:val="18"/>
              </w:rPr>
              <w:t>ecppc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for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; </w:t>
            </w:r>
          </w:p>
          <w:p w14:paraId="351E7816" w14:textId="77777777" w:rsidR="007523F5" w:rsidRPr="000C3638" w:rsidRDefault="007523F5" w:rsidP="00320DE1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destas condições se verifique, é mantido o valor original do campo ‘</w:t>
            </w:r>
            <w:r w:rsidR="0007018A" w:rsidRPr="000C3638">
              <w:rPr>
                <w:rFonts w:cs="Arial"/>
                <w:i/>
                <w:iCs/>
                <w:sz w:val="18"/>
                <w:szCs w:val="18"/>
              </w:rPr>
              <w:t>ecppc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423BD0" w:rsidRPr="000C3638" w14:paraId="4F0302FF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D43B1A3" w14:textId="77777777" w:rsidR="00423BD0" w:rsidRPr="000C3638" w:rsidRDefault="00721A37" w:rsidP="00423BD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c</w:t>
            </w:r>
            <w:r w:rsidR="00423BD0" w:rsidRPr="000C3638">
              <w:rPr>
                <w:rFonts w:cs="Arial"/>
                <w:sz w:val="18"/>
                <w:szCs w:val="18"/>
              </w:rPr>
              <w:t>abio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9027508" w14:textId="77777777" w:rsidR="00226ACE" w:rsidRPr="000C3638" w:rsidRDefault="00226ACE" w:rsidP="00226AC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(BIO) amount.</w:t>
            </w:r>
          </w:p>
          <w:p w14:paraId="6E50A44C" w14:textId="77777777" w:rsidR="00423BD0" w:rsidRPr="000C3638" w:rsidRDefault="00423BD0" w:rsidP="00226AC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6BBE322" w14:textId="77777777" w:rsidR="00423BD0" w:rsidRPr="000C3638" w:rsidRDefault="007A714E" w:rsidP="007A714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Soma do campo, com o mesmo nome, 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bu_esg_work.pilar3_sar84_dref_tabaux6</w:t>
            </w:r>
            <w:r w:rsidRPr="000C3638">
              <w:rPr>
                <w:rFonts w:cs="Arial"/>
                <w:sz w:val="18"/>
                <w:szCs w:val="18"/>
              </w:rPr>
              <w:t>, agrupando pelos campos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reporting_soc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counterparty_soc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adjustment_code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eu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cnael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nace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’.</w:t>
            </w:r>
          </w:p>
          <w:p w14:paraId="11055C02" w14:textId="77777777" w:rsidR="00C718F6" w:rsidRPr="000C3638" w:rsidRDefault="00C718F6" w:rsidP="007A714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</w:p>
          <w:p w14:paraId="15A7653D" w14:textId="77777777" w:rsidR="00C718F6" w:rsidRPr="000C3638" w:rsidRDefault="00C718F6" w:rsidP="00C718F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Posteriormente, este campo é preenchido segundo o seguinte tratamento:</w:t>
            </w:r>
          </w:p>
          <w:p w14:paraId="51E38497" w14:textId="77777777" w:rsidR="00C718F6" w:rsidRPr="000C3638" w:rsidRDefault="00C718F6" w:rsidP="00C718F6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inclui ‘SC0304’;</w:t>
            </w:r>
          </w:p>
          <w:p w14:paraId="20626DDF" w14:textId="77777777" w:rsidR="00C718F6" w:rsidRPr="000C3638" w:rsidRDefault="00C718F6" w:rsidP="00C718F6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inclui ‘GSPUR1’;</w:t>
            </w:r>
          </w:p>
          <w:p w14:paraId="7B1DD5C1" w14:textId="77777777" w:rsidR="00C718F6" w:rsidRPr="000C3638" w:rsidRDefault="00C718F6" w:rsidP="00C718F6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o campo ‘</w:t>
            </w:r>
            <w:r w:rsidR="00FA7CCB" w:rsidRPr="000C3638">
              <w:rPr>
                <w:rFonts w:cs="Arial"/>
                <w:i/>
                <w:iCs/>
                <w:sz w:val="18"/>
                <w:szCs w:val="18"/>
              </w:rPr>
              <w:t>cabio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for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; </w:t>
            </w:r>
          </w:p>
          <w:p w14:paraId="429E53D6" w14:textId="77777777" w:rsidR="00C718F6" w:rsidRPr="000C3638" w:rsidRDefault="00C718F6" w:rsidP="00C718F6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destas condições se verifique, é mantido o valor original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cabio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423BD0" w:rsidRPr="000C3638" w14:paraId="380179A8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196CAB3" w14:textId="77777777" w:rsidR="00423BD0" w:rsidRPr="000C3638" w:rsidRDefault="00721A37" w:rsidP="00423BD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e</w:t>
            </w:r>
            <w:r w:rsidR="00423BD0" w:rsidRPr="000C3638">
              <w:rPr>
                <w:rFonts w:cs="Arial"/>
                <w:sz w:val="18"/>
                <w:szCs w:val="18"/>
              </w:rPr>
              <w:t>cbio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0EB1B9A" w14:textId="77777777" w:rsidR="00226ACE" w:rsidRPr="000C3638" w:rsidRDefault="00226ACE" w:rsidP="00226AC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(BIO) pure amount.</w:t>
            </w:r>
          </w:p>
          <w:p w14:paraId="668ED655" w14:textId="77777777" w:rsidR="00423BD0" w:rsidRPr="000C3638" w:rsidRDefault="00423BD0" w:rsidP="00226AC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0C17098" w14:textId="77777777" w:rsidR="00423BD0" w:rsidRPr="000C3638" w:rsidRDefault="007A714E" w:rsidP="007A714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Soma do campo, com o mesmo nome, proveniente da tabela </w:t>
            </w:r>
            <w:r w:rsidRPr="000C3638">
              <w:rPr>
                <w:rFonts w:cs="Arial"/>
                <w:b/>
                <w:bCs/>
                <w:i/>
                <w:iCs/>
                <w:sz w:val="18"/>
                <w:szCs w:val="18"/>
              </w:rPr>
              <w:t>bu_esg_work.pilar3_sar84_dref_tabaux6</w:t>
            </w:r>
            <w:r w:rsidRPr="000C3638">
              <w:rPr>
                <w:rFonts w:cs="Arial"/>
                <w:sz w:val="18"/>
                <w:szCs w:val="18"/>
              </w:rPr>
              <w:t>, agrupando pelos campos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reporting_soc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counterparty_soc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adjustment_code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eu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cnael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nace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’.</w:t>
            </w:r>
          </w:p>
          <w:p w14:paraId="68093867" w14:textId="77777777" w:rsidR="00A84530" w:rsidRPr="000C3638" w:rsidRDefault="00A84530" w:rsidP="007A714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</w:p>
          <w:p w14:paraId="44C5C8AB" w14:textId="77777777" w:rsidR="00A84530" w:rsidRPr="000C3638" w:rsidRDefault="00A84530" w:rsidP="00A8453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Posteriormente, este campo é preenchido segundo o seguinte tratamento:</w:t>
            </w:r>
          </w:p>
          <w:p w14:paraId="72B02E9F" w14:textId="77777777" w:rsidR="00A84530" w:rsidRPr="000C3638" w:rsidRDefault="00A84530" w:rsidP="00A84530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inclui ‘SC0304’;</w:t>
            </w:r>
          </w:p>
          <w:p w14:paraId="6BF9762E" w14:textId="77777777" w:rsidR="00A84530" w:rsidRPr="000C3638" w:rsidRDefault="00A84530" w:rsidP="00A84530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‘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id_comb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inclui ‘GSPUR1’;</w:t>
            </w:r>
          </w:p>
          <w:p w14:paraId="5C37BC9E" w14:textId="77777777" w:rsidR="00A84530" w:rsidRPr="000C3638" w:rsidRDefault="00A84530" w:rsidP="00A84530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o campo ‘</w:t>
            </w:r>
            <w:r w:rsidR="008536FC" w:rsidRPr="000C3638">
              <w:rPr>
                <w:rFonts w:cs="Arial"/>
                <w:i/>
                <w:iCs/>
                <w:sz w:val="18"/>
                <w:szCs w:val="18"/>
              </w:rPr>
              <w:t>ecbio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for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; </w:t>
            </w:r>
          </w:p>
          <w:p w14:paraId="614BE79E" w14:textId="77777777" w:rsidR="00A84530" w:rsidRPr="000C3638" w:rsidRDefault="00A84530" w:rsidP="00A84530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destas condições se verifique, é mantido o valor original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ecbio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</w:tbl>
    <w:p w14:paraId="2BA4F308" w14:textId="77777777" w:rsidR="0075334A" w:rsidRPr="000C3638" w:rsidRDefault="0075334A" w:rsidP="0075334A">
      <w:pPr>
        <w:jc w:val="both"/>
        <w:rPr>
          <w:rFonts w:cstheme="minorHAnsi"/>
        </w:rPr>
      </w:pPr>
    </w:p>
    <w:p w14:paraId="720C3AF1" w14:textId="77777777" w:rsidR="000B6576" w:rsidRPr="000C3638" w:rsidRDefault="000B6576" w:rsidP="00787EE3">
      <w:pPr>
        <w:pStyle w:val="Heading3"/>
        <w:numPr>
          <w:ilvl w:val="2"/>
          <w:numId w:val="3"/>
        </w:numPr>
        <w:rPr>
          <w:rFonts w:ascii="Santander Text" w:hAnsi="Santander Text" w:cstheme="minorHAnsi"/>
          <w:i/>
        </w:rPr>
      </w:pPr>
      <w:r w:rsidRPr="000C3638">
        <w:rPr>
          <w:rFonts w:ascii="Santander Text" w:hAnsi="Santander Text" w:cstheme="minorHAnsi"/>
        </w:rPr>
        <w:t>Tabelas auxiliares de agregação de informação do Satélite 84:</w:t>
      </w:r>
      <w:r w:rsidRPr="000C3638">
        <w:rPr>
          <w:rFonts w:ascii="Santander Text" w:hAnsi="Santander Text" w:cstheme="minorHAnsi"/>
          <w:i/>
        </w:rPr>
        <w:t xml:space="preserve"> </w:t>
      </w:r>
      <w:r w:rsidR="00E2137C" w:rsidRPr="000C3638">
        <w:rPr>
          <w:rFonts w:ascii="Santander Text" w:hAnsi="Santander Text" w:cstheme="minorHAnsi"/>
          <w:i/>
        </w:rPr>
        <w:t>bu_esg_work.pilar3_sat84_dref_adj_tabaux1,</w:t>
      </w:r>
      <w:r w:rsidRPr="000C3638">
        <w:rPr>
          <w:rFonts w:ascii="Santander Text" w:hAnsi="Santander Text" w:cstheme="minorHAnsi"/>
          <w:i/>
        </w:rPr>
        <w:t xml:space="preserve"> </w:t>
      </w:r>
      <w:r w:rsidR="00E2137C" w:rsidRPr="000C3638">
        <w:rPr>
          <w:rFonts w:ascii="Santander Text" w:hAnsi="Santander Text" w:cstheme="minorHAnsi"/>
          <w:i/>
        </w:rPr>
        <w:t>bu_esg_work.pilar3_sat84_dref_adj_tabaux2 e bu_esg_work.pilar3_sat84_dref_adj_tabaux3</w:t>
      </w:r>
    </w:p>
    <w:p w14:paraId="5A3E22DD" w14:textId="77777777" w:rsidR="000B6576" w:rsidRPr="000C3638" w:rsidRDefault="000B657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Visão Geral</w:t>
      </w:r>
    </w:p>
    <w:p w14:paraId="1CCC671B" w14:textId="77777777" w:rsidR="0005051F" w:rsidRPr="000C3638" w:rsidRDefault="00DA1926" w:rsidP="00150877">
      <w:pPr>
        <w:jc w:val="both"/>
      </w:pPr>
      <w:r w:rsidRPr="000C3638">
        <w:t xml:space="preserve">Tabelas </w:t>
      </w:r>
      <w:r w:rsidR="00F20E73" w:rsidRPr="000C3638">
        <w:t>de definição</w:t>
      </w:r>
      <w:r w:rsidRPr="000C3638">
        <w:t xml:space="preserve"> </w:t>
      </w:r>
      <w:r w:rsidR="00F20E73" w:rsidRPr="000C3638">
        <w:t>d</w:t>
      </w:r>
      <w:r w:rsidRPr="000C3638">
        <w:t xml:space="preserve">o universo de </w:t>
      </w:r>
      <w:r w:rsidR="00F20E73" w:rsidRPr="000C3638">
        <w:t xml:space="preserve">bens </w:t>
      </w:r>
      <w:r w:rsidRPr="000C3638">
        <w:t>adjudicados a reportar no Satélite 84,</w:t>
      </w:r>
      <w:r w:rsidR="008A214F" w:rsidRPr="000C3638">
        <w:t xml:space="preserve"> sel</w:t>
      </w:r>
      <w:r w:rsidR="00F20E73" w:rsidRPr="000C3638">
        <w:t>eção</w:t>
      </w:r>
      <w:r w:rsidR="008A214F" w:rsidRPr="000C3638">
        <w:t xml:space="preserve"> </w:t>
      </w:r>
      <w:r w:rsidR="00F20E73" w:rsidRPr="000C3638">
        <w:t>d</w:t>
      </w:r>
      <w:r w:rsidR="008A214F" w:rsidRPr="000C3638">
        <w:t xml:space="preserve">as variáveis importantes no âmbito </w:t>
      </w:r>
      <w:r w:rsidR="00F20E73" w:rsidRPr="000C3638">
        <w:t>deste</w:t>
      </w:r>
      <w:r w:rsidR="008A214F" w:rsidRPr="000C3638">
        <w:t xml:space="preserve"> Satélite </w:t>
      </w:r>
      <w:r w:rsidR="006636A3" w:rsidRPr="000C3638">
        <w:t xml:space="preserve">e </w:t>
      </w:r>
      <w:r w:rsidR="00F20E73" w:rsidRPr="000C3638">
        <w:t>construção</w:t>
      </w:r>
      <w:r w:rsidR="006636A3" w:rsidRPr="000C3638">
        <w:t xml:space="preserve"> </w:t>
      </w:r>
      <w:r w:rsidR="00F20E73" w:rsidRPr="000C3638">
        <w:t>de</w:t>
      </w:r>
      <w:r w:rsidR="00150877" w:rsidRPr="000C3638">
        <w:t xml:space="preserve"> campos de elegibilidade e alinhamento.</w:t>
      </w:r>
    </w:p>
    <w:p w14:paraId="689C4315" w14:textId="77777777" w:rsidR="000B6576" w:rsidRPr="000C3638" w:rsidRDefault="000B657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Granularidade e chave</w:t>
      </w:r>
    </w:p>
    <w:p w14:paraId="4DC67962" w14:textId="77777777" w:rsidR="000B6576" w:rsidRPr="000C3638" w:rsidRDefault="000B6576" w:rsidP="000B6576">
      <w:pPr>
        <w:jc w:val="both"/>
        <w:rPr>
          <w:rFonts w:cstheme="minorHAnsi"/>
        </w:rPr>
      </w:pPr>
      <w:r w:rsidRPr="000C3638">
        <w:rPr>
          <w:rFonts w:cstheme="minorHAnsi"/>
          <w:iCs/>
          <w:sz w:val="20"/>
          <w:szCs w:val="20"/>
        </w:rPr>
        <w:t xml:space="preserve">As </w:t>
      </w:r>
      <w:r w:rsidR="004B7416" w:rsidRPr="000C3638">
        <w:rPr>
          <w:rFonts w:cstheme="minorHAnsi"/>
          <w:iCs/>
          <w:sz w:val="20"/>
          <w:szCs w:val="20"/>
        </w:rPr>
        <w:t xml:space="preserve">tabelas </w:t>
      </w:r>
      <w:r w:rsidR="00E2137C" w:rsidRPr="000C3638">
        <w:rPr>
          <w:rFonts w:cstheme="minorHAnsi"/>
          <w:b/>
          <w:bCs/>
          <w:i/>
        </w:rPr>
        <w:t>bu_esg_work.pilar3_sat84_dref_adj_tabaux1</w:t>
      </w:r>
      <w:r w:rsidR="00E2137C" w:rsidRPr="000C3638">
        <w:rPr>
          <w:rFonts w:cstheme="minorHAnsi"/>
          <w:b/>
          <w:bCs/>
          <w:i/>
          <w:sz w:val="20"/>
          <w:szCs w:val="20"/>
        </w:rPr>
        <w:t xml:space="preserve">, </w:t>
      </w:r>
      <w:r w:rsidR="00E2137C" w:rsidRPr="000C3638">
        <w:rPr>
          <w:rFonts w:cstheme="minorHAnsi"/>
          <w:b/>
          <w:bCs/>
          <w:i/>
        </w:rPr>
        <w:t xml:space="preserve">bu_esg_work.pilar3_sat84_dref_adj_tabaux2 </w:t>
      </w:r>
      <w:r w:rsidR="00E2137C" w:rsidRPr="000C3638">
        <w:rPr>
          <w:rFonts w:cstheme="minorHAnsi"/>
          <w:iCs/>
        </w:rPr>
        <w:t>e</w:t>
      </w:r>
      <w:r w:rsidR="00E2137C" w:rsidRPr="000C3638">
        <w:rPr>
          <w:rFonts w:cstheme="minorHAnsi"/>
          <w:b/>
          <w:bCs/>
          <w:i/>
        </w:rPr>
        <w:t xml:space="preserve"> bu_esg_work.pilar3_sat84_dref_adj_tabaux3</w:t>
      </w:r>
      <w:r w:rsidRPr="000C3638">
        <w:rPr>
          <w:rFonts w:cstheme="minorHAnsi"/>
          <w:b/>
          <w:bCs/>
          <w:i/>
          <w:sz w:val="20"/>
          <w:szCs w:val="20"/>
        </w:rPr>
        <w:t xml:space="preserve"> </w:t>
      </w:r>
      <w:r w:rsidRPr="000C3638">
        <w:rPr>
          <w:rFonts w:cstheme="minorHAnsi"/>
        </w:rPr>
        <w:t xml:space="preserve">apresentam granularidade ao nível do </w:t>
      </w:r>
      <w:r w:rsidRPr="000C3638">
        <w:rPr>
          <w:rFonts w:cstheme="minorHAnsi"/>
          <w:i/>
          <w:iCs/>
        </w:rPr>
        <w:t>IDCOMB</w:t>
      </w:r>
      <w:r w:rsidR="00366830" w:rsidRPr="000C3638">
        <w:rPr>
          <w:rFonts w:cstheme="minorHAnsi"/>
        </w:rPr>
        <w:t xml:space="preserve"> e código de imóvel.</w:t>
      </w:r>
    </w:p>
    <w:p w14:paraId="522B8F00" w14:textId="77777777" w:rsidR="000B6576" w:rsidRPr="000C3638" w:rsidRDefault="000B6576" w:rsidP="000B6576">
      <w:pPr>
        <w:jc w:val="both"/>
        <w:rPr>
          <w:rFonts w:cstheme="minorHAnsi"/>
        </w:rPr>
      </w:pPr>
      <w:r w:rsidRPr="000C3638">
        <w:rPr>
          <w:rFonts w:cstheme="minorHAnsi"/>
        </w:rPr>
        <w:t xml:space="preserve">As chaves primárias das tabelas são compostas pelos campos identificadores de cada </w:t>
      </w:r>
      <w:r w:rsidRPr="000C3638">
        <w:rPr>
          <w:rFonts w:cstheme="minorHAnsi"/>
          <w:i/>
          <w:iCs/>
        </w:rPr>
        <w:t>IDCOMB</w:t>
      </w:r>
      <w:r w:rsidRPr="000C3638">
        <w:rPr>
          <w:rFonts w:cstheme="minorHAnsi"/>
        </w:rPr>
        <w:t xml:space="preserve"> (i.e., ‘</w:t>
      </w:r>
      <w:r w:rsidRPr="000C3638">
        <w:rPr>
          <w:rFonts w:cstheme="minorHAnsi"/>
          <w:i/>
          <w:iCs/>
        </w:rPr>
        <w:t>idcomb</w:t>
      </w:r>
      <w:r w:rsidR="00EF678A" w:rsidRPr="000C3638">
        <w:rPr>
          <w:rFonts w:cstheme="minorHAnsi"/>
          <w:i/>
          <w:iCs/>
        </w:rPr>
        <w:t>_satelite</w:t>
      </w:r>
      <w:r w:rsidRPr="000C3638">
        <w:rPr>
          <w:rFonts w:cstheme="minorHAnsi"/>
          <w:i/>
          <w:iCs/>
        </w:rPr>
        <w:t>’</w:t>
      </w:r>
      <w:r w:rsidRPr="000C3638">
        <w:rPr>
          <w:rFonts w:cstheme="minorHAnsi"/>
        </w:rPr>
        <w:t>)</w:t>
      </w:r>
      <w:r w:rsidR="00D7106A" w:rsidRPr="000C3638">
        <w:rPr>
          <w:rFonts w:cstheme="minorHAnsi"/>
        </w:rPr>
        <w:t xml:space="preserve"> e</w:t>
      </w:r>
      <w:r w:rsidR="00EF678A" w:rsidRPr="000C3638">
        <w:rPr>
          <w:rFonts w:cstheme="minorHAnsi"/>
        </w:rPr>
        <w:t xml:space="preserve"> código de imóvel</w:t>
      </w:r>
      <w:r w:rsidRPr="000C3638">
        <w:rPr>
          <w:rFonts w:cstheme="minorHAnsi"/>
        </w:rPr>
        <w:t xml:space="preserve"> (i.e., ‘</w:t>
      </w:r>
      <w:r w:rsidR="00EF678A" w:rsidRPr="000C3638">
        <w:rPr>
          <w:rFonts w:cstheme="minorHAnsi"/>
          <w:i/>
          <w:iCs/>
        </w:rPr>
        <w:t>cod_imovel</w:t>
      </w:r>
      <w:r w:rsidRPr="000C3638">
        <w:rPr>
          <w:rFonts w:cstheme="minorHAnsi"/>
        </w:rPr>
        <w:t xml:space="preserve">’). Neste sentido, não </w:t>
      </w:r>
      <w:r w:rsidRPr="000C3638">
        <w:rPr>
          <w:rFonts w:cstheme="minorHAnsi"/>
        </w:rPr>
        <w:lastRenderedPageBreak/>
        <w:t>será possível observar duplicações na combinação dos campos chaves existindo, para cada data de reporte, apenas um registo para cada combinação anteriormente apresentada.</w:t>
      </w:r>
    </w:p>
    <w:p w14:paraId="6C19CA24" w14:textId="77777777" w:rsidR="000B6576" w:rsidRPr="000C3638" w:rsidRDefault="000B657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Periodicidade</w:t>
      </w:r>
    </w:p>
    <w:p w14:paraId="346CAA6F" w14:textId="77777777" w:rsidR="000B6576" w:rsidRPr="000C3638" w:rsidRDefault="000B6576" w:rsidP="000B6576">
      <w:pPr>
        <w:jc w:val="both"/>
      </w:pPr>
      <w:r w:rsidRPr="000C3638">
        <w:rPr>
          <w:rFonts w:cstheme="minorHAnsi"/>
        </w:rPr>
        <w:t xml:space="preserve">As tabelas </w:t>
      </w:r>
      <w:r w:rsidR="00EF678A" w:rsidRPr="000C3638">
        <w:rPr>
          <w:rFonts w:cstheme="minorHAnsi"/>
          <w:b/>
          <w:bCs/>
          <w:i/>
        </w:rPr>
        <w:t>bu_esg_work.pilar3_sat84_dref_adj_tabaux1</w:t>
      </w:r>
      <w:r w:rsidR="00EF678A" w:rsidRPr="000C3638">
        <w:rPr>
          <w:rFonts w:cstheme="minorHAnsi"/>
          <w:b/>
          <w:bCs/>
          <w:i/>
          <w:sz w:val="20"/>
          <w:szCs w:val="20"/>
        </w:rPr>
        <w:t xml:space="preserve">, </w:t>
      </w:r>
      <w:r w:rsidR="00EF678A" w:rsidRPr="000C3638">
        <w:rPr>
          <w:rFonts w:cstheme="minorHAnsi"/>
          <w:b/>
          <w:bCs/>
          <w:i/>
        </w:rPr>
        <w:t xml:space="preserve">bu_esg_work.pilar3_sat84_dref_adj_tabaux2 </w:t>
      </w:r>
      <w:r w:rsidR="00EF678A" w:rsidRPr="000C3638">
        <w:rPr>
          <w:rFonts w:cstheme="minorHAnsi"/>
          <w:iCs/>
        </w:rPr>
        <w:t>e</w:t>
      </w:r>
      <w:r w:rsidR="00EF678A" w:rsidRPr="000C3638">
        <w:rPr>
          <w:rFonts w:cstheme="minorHAnsi"/>
          <w:b/>
          <w:bCs/>
          <w:i/>
        </w:rPr>
        <w:t xml:space="preserve"> bu_esg_work.pilar3_sat84_dref_adj_tabaux3</w:t>
      </w:r>
      <w:r w:rsidR="00EF678A" w:rsidRPr="000C3638">
        <w:rPr>
          <w:rFonts w:cstheme="minorHAnsi"/>
          <w:b/>
          <w:bCs/>
          <w:i/>
          <w:sz w:val="20"/>
          <w:szCs w:val="20"/>
        </w:rPr>
        <w:t xml:space="preserve"> </w:t>
      </w:r>
      <w:r w:rsidRPr="000C3638">
        <w:rPr>
          <w:rFonts w:cstheme="minorHAnsi"/>
        </w:rPr>
        <w:t>são geradas em cada exercício no qual se procede ao reporte do Satélite 84 (periodicidade semestral).</w:t>
      </w:r>
    </w:p>
    <w:p w14:paraId="47D338C5" w14:textId="77777777" w:rsidR="000B6576" w:rsidRPr="000C3638" w:rsidRDefault="000B657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Aprovisionamento</w:t>
      </w:r>
    </w:p>
    <w:p w14:paraId="0D35AC3F" w14:textId="77777777" w:rsidR="00AD5398" w:rsidRPr="000C3638" w:rsidRDefault="000B6576" w:rsidP="00A54088">
      <w:pPr>
        <w:jc w:val="both"/>
        <w:rPr>
          <w:rFonts w:cstheme="minorHAnsi"/>
          <w:iCs/>
        </w:rPr>
      </w:pPr>
      <w:r w:rsidRPr="000C3638">
        <w:rPr>
          <w:iCs/>
        </w:rPr>
        <w:t>A</w:t>
      </w:r>
      <w:r w:rsidR="004B7416" w:rsidRPr="000C3638">
        <w:rPr>
          <w:iCs/>
        </w:rPr>
        <w:t>s</w:t>
      </w:r>
      <w:r w:rsidRPr="000C3638">
        <w:rPr>
          <w:iCs/>
        </w:rPr>
        <w:t xml:space="preserve"> tabela</w:t>
      </w:r>
      <w:r w:rsidR="004B7416" w:rsidRPr="000C3638">
        <w:rPr>
          <w:iCs/>
        </w:rPr>
        <w:t>s</w:t>
      </w:r>
      <w:r w:rsidRPr="000C3638">
        <w:rPr>
          <w:iCs/>
        </w:rPr>
        <w:t xml:space="preserve"> </w:t>
      </w:r>
      <w:r w:rsidR="00211460" w:rsidRPr="000C3638">
        <w:rPr>
          <w:rFonts w:cstheme="minorHAnsi"/>
          <w:b/>
          <w:bCs/>
          <w:i/>
        </w:rPr>
        <w:t>bu_esg_work.pilar3_sat84_dref_adj_tabaux1</w:t>
      </w:r>
      <w:r w:rsidR="00211460" w:rsidRPr="000C3638">
        <w:rPr>
          <w:rFonts w:cstheme="minorHAnsi"/>
          <w:b/>
          <w:bCs/>
          <w:i/>
          <w:sz w:val="20"/>
          <w:szCs w:val="20"/>
        </w:rPr>
        <w:t xml:space="preserve">, </w:t>
      </w:r>
      <w:r w:rsidR="00211460" w:rsidRPr="000C3638">
        <w:rPr>
          <w:rFonts w:cstheme="minorHAnsi"/>
          <w:b/>
          <w:bCs/>
          <w:i/>
        </w:rPr>
        <w:t xml:space="preserve">bu_esg_work.pilar3_sat84_dref_adj_tabaux2 </w:t>
      </w:r>
      <w:r w:rsidR="00211460" w:rsidRPr="000C3638">
        <w:rPr>
          <w:rFonts w:cstheme="minorHAnsi"/>
          <w:iCs/>
        </w:rPr>
        <w:t>e</w:t>
      </w:r>
      <w:r w:rsidR="00211460" w:rsidRPr="000C3638">
        <w:rPr>
          <w:rFonts w:cstheme="minorHAnsi"/>
          <w:b/>
          <w:bCs/>
          <w:i/>
        </w:rPr>
        <w:t xml:space="preserve"> bu_esg_work.pilar3_sat84_dref_adj_tabaux3</w:t>
      </w:r>
      <w:r w:rsidR="00211460" w:rsidRPr="000C3638">
        <w:rPr>
          <w:rFonts w:cstheme="minorHAnsi"/>
          <w:b/>
          <w:bCs/>
          <w:i/>
          <w:sz w:val="20"/>
          <w:szCs w:val="20"/>
        </w:rPr>
        <w:t xml:space="preserve"> </w:t>
      </w:r>
      <w:r w:rsidR="00A54088" w:rsidRPr="000C3638">
        <w:rPr>
          <w:rFonts w:cstheme="minorHAnsi"/>
        </w:rPr>
        <w:t>resultam da ligação (</w:t>
      </w:r>
      <w:r w:rsidR="00A54088" w:rsidRPr="000C3638">
        <w:rPr>
          <w:rFonts w:cstheme="minorHAnsi"/>
          <w:i/>
        </w:rPr>
        <w:t>left join</w:t>
      </w:r>
      <w:r w:rsidR="00A54088" w:rsidRPr="000C3638">
        <w:rPr>
          <w:rFonts w:cstheme="minorHAnsi"/>
        </w:rPr>
        <w:t>)</w:t>
      </w:r>
      <w:r w:rsidR="00A54088" w:rsidRPr="000C3638">
        <w:rPr>
          <w:rFonts w:cstheme="minorHAnsi"/>
          <w:iCs/>
          <w:sz w:val="20"/>
          <w:szCs w:val="20"/>
        </w:rPr>
        <w:t xml:space="preserve"> </w:t>
      </w:r>
      <w:r w:rsidR="00A54088" w:rsidRPr="000C3638">
        <w:rPr>
          <w:rFonts w:cstheme="minorHAnsi"/>
          <w:iCs/>
        </w:rPr>
        <w:t xml:space="preserve">entre a tabela de universo corporativo (tabela </w:t>
      </w:r>
      <w:r w:rsidR="00A54088" w:rsidRPr="000C3638">
        <w:rPr>
          <w:rFonts w:cstheme="minorHAnsi"/>
          <w:b/>
          <w:bCs/>
          <w:i/>
        </w:rPr>
        <w:t>bu_esg_work.rf_pilar3_universo_full</w:t>
      </w:r>
      <w:r w:rsidR="00A54088" w:rsidRPr="000C3638">
        <w:rPr>
          <w:rFonts w:cstheme="minorHAnsi"/>
          <w:iCs/>
        </w:rPr>
        <w:t xml:space="preserve"> filtrada à data de referência através do campo ‘</w:t>
      </w:r>
      <w:r w:rsidR="00A54088" w:rsidRPr="000C3638">
        <w:rPr>
          <w:rFonts w:cstheme="minorHAnsi"/>
          <w:i/>
        </w:rPr>
        <w:t>dt_rfrnc</w:t>
      </w:r>
      <w:r w:rsidR="00A54088" w:rsidRPr="000C3638">
        <w:rPr>
          <w:rFonts w:cstheme="minorHAnsi"/>
          <w:iCs/>
        </w:rPr>
        <w:t xml:space="preserve">’, pelo </w:t>
      </w:r>
      <w:r w:rsidR="00A54088" w:rsidRPr="000C3638">
        <w:rPr>
          <w:rFonts w:cstheme="minorHAnsi"/>
          <w:i/>
        </w:rPr>
        <w:t xml:space="preserve">id </w:t>
      </w:r>
      <w:r w:rsidR="00A54088" w:rsidRPr="000C3638">
        <w:rPr>
          <w:rFonts w:cstheme="minorHAnsi"/>
          <w:iCs/>
        </w:rPr>
        <w:t>de corrida mais recente através do campo ‘</w:t>
      </w:r>
      <w:r w:rsidR="00A54088" w:rsidRPr="000C3638">
        <w:rPr>
          <w:rFonts w:cstheme="minorHAnsi"/>
          <w:i/>
        </w:rPr>
        <w:t>id_corrida’</w:t>
      </w:r>
      <w:r w:rsidR="00A54088" w:rsidRPr="000C3638">
        <w:rPr>
          <w:rFonts w:cstheme="minorHAnsi"/>
          <w:iCs/>
        </w:rPr>
        <w:t xml:space="preserve">, </w:t>
      </w:r>
      <w:r w:rsidR="00A54088" w:rsidRPr="000C3638">
        <w:rPr>
          <w:rFonts w:cstheme="minorHAnsi"/>
          <w:i/>
        </w:rPr>
        <w:t xml:space="preserve">csatelite </w:t>
      </w:r>
      <w:r w:rsidR="00A54088" w:rsidRPr="000C3638">
        <w:rPr>
          <w:rFonts w:cstheme="minorHAnsi"/>
          <w:iCs/>
        </w:rPr>
        <w:t xml:space="preserve">= ‘84’ e apenas considerando o universo de adjudicados através do filtro </w:t>
      </w:r>
      <w:r w:rsidR="00A54088" w:rsidRPr="000C3638">
        <w:rPr>
          <w:rFonts w:cstheme="minorHAnsi"/>
          <w:i/>
        </w:rPr>
        <w:t>idcomb_satelite</w:t>
      </w:r>
      <w:r w:rsidR="00A54088" w:rsidRPr="000C3638">
        <w:rPr>
          <w:rFonts w:cstheme="minorHAnsi"/>
          <w:iCs/>
        </w:rPr>
        <w:t xml:space="preserve"> </w:t>
      </w:r>
      <w:r w:rsidR="00A54088" w:rsidRPr="000C3638">
        <w:rPr>
          <w:rFonts w:cstheme="minorHAnsi"/>
          <w:i/>
        </w:rPr>
        <w:t>like</w:t>
      </w:r>
      <w:r w:rsidR="00A54088" w:rsidRPr="000C3638">
        <w:rPr>
          <w:rFonts w:cstheme="minorHAnsi"/>
          <w:iCs/>
        </w:rPr>
        <w:t xml:space="preserve"> </w:t>
      </w:r>
      <w:r w:rsidR="00CF5BC1" w:rsidRPr="000C3638">
        <w:rPr>
          <w:rFonts w:cstheme="minorHAnsi"/>
          <w:iCs/>
        </w:rPr>
        <w:t>(</w:t>
      </w:r>
      <w:r w:rsidR="00A54088" w:rsidRPr="000C3638">
        <w:rPr>
          <w:rFonts w:cstheme="minorHAnsi"/>
          <w:iCs/>
        </w:rPr>
        <w:t>'%MC10%')</w:t>
      </w:r>
      <w:r w:rsidR="005058ED" w:rsidRPr="000C3638">
        <w:rPr>
          <w:rFonts w:cstheme="minorHAnsi"/>
          <w:iCs/>
        </w:rPr>
        <w:t xml:space="preserve"> e a tabela que possui o universo de adjudicados e respetivas campos de mapeamento já obtidos através do processo de aprovisionamento anteriormente explicado (</w:t>
      </w:r>
      <w:r w:rsidR="00AD5398" w:rsidRPr="000C3638">
        <w:rPr>
          <w:rFonts w:cstheme="minorHAnsi"/>
          <w:b/>
          <w:bCs/>
          <w:i/>
        </w:rPr>
        <w:t>bu_esg_work.adjudicados_dref_final</w:t>
      </w:r>
      <w:r w:rsidR="005058ED" w:rsidRPr="000C3638">
        <w:rPr>
          <w:rFonts w:cstheme="minorHAnsi"/>
          <w:iCs/>
        </w:rPr>
        <w:t>)</w:t>
      </w:r>
      <w:r w:rsidR="008F66C6" w:rsidRPr="000C3638">
        <w:rPr>
          <w:rFonts w:cstheme="minorHAnsi"/>
          <w:iCs/>
        </w:rPr>
        <w:t>, via chave de conta cargabal (i.e, campos ‘</w:t>
      </w:r>
      <w:r w:rsidR="008F66C6" w:rsidRPr="000C3638">
        <w:rPr>
          <w:rFonts w:cstheme="minorHAnsi"/>
          <w:i/>
        </w:rPr>
        <w:t>cargabal_ct</w:t>
      </w:r>
      <w:r w:rsidR="008F66C6" w:rsidRPr="000C3638">
        <w:rPr>
          <w:rFonts w:cstheme="minorHAnsi"/>
          <w:iCs/>
        </w:rPr>
        <w:t>’ e ‘</w:t>
      </w:r>
      <w:r w:rsidR="008F66C6" w:rsidRPr="000C3638">
        <w:rPr>
          <w:rFonts w:cstheme="minorHAnsi"/>
          <w:i/>
        </w:rPr>
        <w:t>cargabal_vc</w:t>
      </w:r>
      <w:r w:rsidR="008F66C6" w:rsidRPr="000C3638">
        <w:rPr>
          <w:rFonts w:cstheme="minorHAnsi"/>
          <w:iCs/>
        </w:rPr>
        <w:t>’)</w:t>
      </w:r>
      <w:r w:rsidR="00AD5398" w:rsidRPr="000C3638">
        <w:rPr>
          <w:rFonts w:cstheme="minorHAnsi"/>
          <w:iCs/>
        </w:rPr>
        <w:t>. De notar que, para obtenção da informação energética associada a cada bem adjudicado, procede-se ao cruzamento (</w:t>
      </w:r>
      <w:r w:rsidR="00AD5398" w:rsidRPr="000C3638">
        <w:rPr>
          <w:rFonts w:cstheme="minorHAnsi"/>
          <w:i/>
        </w:rPr>
        <w:t>left join</w:t>
      </w:r>
      <w:r w:rsidR="00AD5398" w:rsidRPr="000C3638">
        <w:rPr>
          <w:rFonts w:cstheme="minorHAnsi"/>
          <w:iCs/>
        </w:rPr>
        <w:t>) entre a tabela de adjudicados (</w:t>
      </w:r>
      <w:r w:rsidR="00AD5398" w:rsidRPr="000C3638">
        <w:rPr>
          <w:rFonts w:cstheme="minorHAnsi"/>
          <w:b/>
          <w:bCs/>
          <w:i/>
        </w:rPr>
        <w:t>bu_esg_work.adjudicados_dref_final</w:t>
      </w:r>
      <w:r w:rsidR="00AD5398" w:rsidRPr="000C3638">
        <w:rPr>
          <w:rFonts w:cstheme="minorHAnsi"/>
          <w:iCs/>
        </w:rPr>
        <w:t>) e a tabela que possui esta mesma informação (</w:t>
      </w:r>
      <w:r w:rsidR="002762E5" w:rsidRPr="000C3638">
        <w:rPr>
          <w:rFonts w:cstheme="minorHAnsi"/>
          <w:b/>
          <w:bCs/>
          <w:i/>
        </w:rPr>
        <w:t>bu_esg_work.gloval_clase_energetica_dref</w:t>
      </w:r>
      <w:r w:rsidR="00AD5398" w:rsidRPr="000C3638">
        <w:rPr>
          <w:rFonts w:cstheme="minorHAnsi"/>
          <w:iCs/>
        </w:rPr>
        <w:t>)</w:t>
      </w:r>
      <w:r w:rsidR="002762E5" w:rsidRPr="000C3638">
        <w:rPr>
          <w:rFonts w:cstheme="minorHAnsi"/>
          <w:iCs/>
        </w:rPr>
        <w:t xml:space="preserve"> através dos campos ‘</w:t>
      </w:r>
      <w:r w:rsidR="002762E5" w:rsidRPr="000C3638">
        <w:rPr>
          <w:rFonts w:cstheme="minorHAnsi"/>
          <w:i/>
        </w:rPr>
        <w:t>cod_imovel</w:t>
      </w:r>
      <w:r w:rsidR="002762E5" w:rsidRPr="000C3638">
        <w:rPr>
          <w:rFonts w:cstheme="minorHAnsi"/>
          <w:iCs/>
        </w:rPr>
        <w:t>’ e ‘</w:t>
      </w:r>
      <w:r w:rsidR="002762E5" w:rsidRPr="000C3638">
        <w:rPr>
          <w:rFonts w:cstheme="minorHAnsi"/>
          <w:i/>
        </w:rPr>
        <w:t>chave_banco_atual</w:t>
      </w:r>
      <w:r w:rsidR="002762E5" w:rsidRPr="000C3638">
        <w:rPr>
          <w:rFonts w:cstheme="minorHAnsi"/>
          <w:iCs/>
        </w:rPr>
        <w:t>’, respetivamente</w:t>
      </w:r>
      <w:r w:rsidR="008F66C6" w:rsidRPr="000C3638">
        <w:rPr>
          <w:rFonts w:cstheme="minorHAnsi"/>
          <w:iCs/>
        </w:rPr>
        <w:t>.</w:t>
      </w:r>
    </w:p>
    <w:p w14:paraId="5F1D95B9" w14:textId="77777777" w:rsidR="000B6576" w:rsidRPr="000C3638" w:rsidRDefault="000B657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Detalhe dos Campos</w:t>
      </w:r>
    </w:p>
    <w:p w14:paraId="0D05B3D3" w14:textId="77777777" w:rsidR="000B6576" w:rsidRPr="000C3638" w:rsidRDefault="000B6576" w:rsidP="000B6576">
      <w:pPr>
        <w:jc w:val="both"/>
        <w:rPr>
          <w:rFonts w:cstheme="minorHAnsi"/>
        </w:rPr>
      </w:pPr>
      <w:r w:rsidRPr="000C3638">
        <w:rPr>
          <w:rFonts w:cstheme="minorHAnsi"/>
        </w:rPr>
        <w:t xml:space="preserve">As tabelas </w:t>
      </w:r>
      <w:r w:rsidR="00692F14" w:rsidRPr="000C3638">
        <w:rPr>
          <w:rFonts w:cstheme="minorHAnsi"/>
          <w:b/>
          <w:bCs/>
          <w:i/>
        </w:rPr>
        <w:t>bu_esg_work.pilar3_sat84_dref_adj_tabaux1</w:t>
      </w:r>
      <w:r w:rsidR="00692F14" w:rsidRPr="000C3638">
        <w:rPr>
          <w:rFonts w:cstheme="minorHAnsi"/>
          <w:b/>
          <w:bCs/>
          <w:i/>
          <w:sz w:val="20"/>
          <w:szCs w:val="20"/>
        </w:rPr>
        <w:t xml:space="preserve">, </w:t>
      </w:r>
      <w:r w:rsidR="00692F14" w:rsidRPr="000C3638">
        <w:rPr>
          <w:rFonts w:cstheme="minorHAnsi"/>
          <w:b/>
          <w:bCs/>
          <w:i/>
        </w:rPr>
        <w:t xml:space="preserve">bu_esg_work.pilar3_sat84_dref_adj_tabaux2 </w:t>
      </w:r>
      <w:r w:rsidR="00692F14" w:rsidRPr="000C3638">
        <w:rPr>
          <w:rFonts w:cstheme="minorHAnsi"/>
          <w:iCs/>
        </w:rPr>
        <w:t>e</w:t>
      </w:r>
      <w:r w:rsidR="00692F14" w:rsidRPr="000C3638">
        <w:rPr>
          <w:rFonts w:cstheme="minorHAnsi"/>
          <w:b/>
          <w:bCs/>
          <w:i/>
        </w:rPr>
        <w:t xml:space="preserve"> bu_esg_work.pilar3_sat84_dref_adj_tabaux3</w:t>
      </w:r>
      <w:r w:rsidR="00692F14" w:rsidRPr="000C3638">
        <w:rPr>
          <w:rFonts w:cstheme="minorHAnsi"/>
          <w:b/>
          <w:bCs/>
          <w:i/>
          <w:sz w:val="20"/>
          <w:szCs w:val="20"/>
        </w:rPr>
        <w:t xml:space="preserve"> </w:t>
      </w:r>
      <w:r w:rsidRPr="000C3638">
        <w:rPr>
          <w:rFonts w:cstheme="minorHAnsi"/>
        </w:rPr>
        <w:t xml:space="preserve">e os seus atributos são detalhados </w:t>
      </w:r>
      <w:r w:rsidRPr="000C3638">
        <w:rPr>
          <w:rFonts w:cstheme="minorHAnsi"/>
          <w:i/>
          <w:iCs/>
        </w:rPr>
        <w:t>infra</w:t>
      </w:r>
      <w:r w:rsidRPr="000C3638">
        <w:rPr>
          <w:rFonts w:cstheme="minorHAnsi"/>
        </w:rPr>
        <w:t>. O detalhe dos campos inclui a listagem de todos os campos da tabela, bem como o seu significado.</w:t>
      </w:r>
    </w:p>
    <w:tbl>
      <w:tblPr>
        <w:tblW w:w="808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1"/>
        <w:gridCol w:w="5396"/>
      </w:tblGrid>
      <w:tr w:rsidR="00DC5E87" w:rsidRPr="000C3638" w14:paraId="77F22F39" w14:textId="77777777" w:rsidTr="00C34411">
        <w:trPr>
          <w:trHeight w:val="270"/>
          <w:tblHeader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ED0626C" w14:textId="77777777" w:rsidR="000B6576" w:rsidRPr="000C3638" w:rsidRDefault="000B6576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0C3638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</w:t>
            </w:r>
            <w:r w:rsidR="001A42B1" w:rsidRPr="000C3638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</w:t>
            </w:r>
            <w:r w:rsidRPr="000C3638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tabela</w:t>
            </w:r>
            <w:r w:rsidR="001A42B1" w:rsidRPr="000C3638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</w:t>
            </w:r>
          </w:p>
        </w:tc>
        <w:tc>
          <w:tcPr>
            <w:tcW w:w="5396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B5C88A1" w14:textId="77777777" w:rsidR="000B6576" w:rsidRPr="000C3638" w:rsidRDefault="000B6576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0B6576" w:rsidRPr="000C3638" w14:paraId="31A06E94" w14:textId="77777777" w:rsidTr="00C34411">
        <w:trPr>
          <w:trHeight w:val="304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10A9A64" w14:textId="77777777" w:rsidR="000B6576" w:rsidRPr="000C3638" w:rsidRDefault="00201C5D" w:rsidP="002E41B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idcomb_satelite</w:t>
            </w:r>
          </w:p>
        </w:tc>
        <w:tc>
          <w:tcPr>
            <w:tcW w:w="53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ED1AB65" w14:textId="77777777" w:rsidR="007C464E" w:rsidRPr="000C3638" w:rsidRDefault="0059542E" w:rsidP="007C464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="007C464E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32E9A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contabilístico do </w:t>
            </w:r>
            <w:r w:rsidR="007C464E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Satélite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CA91CF4" w14:textId="77777777" w:rsidR="007C464E" w:rsidRPr="000C3638" w:rsidRDefault="007C464E" w:rsidP="007C464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C89F9F" w14:textId="77777777" w:rsidR="000B6576" w:rsidRPr="000C3638" w:rsidRDefault="007C464E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B6576" w:rsidRPr="000C3638" w14:paraId="7E0510E1" w14:textId="77777777" w:rsidTr="00C34411">
        <w:trPr>
          <w:trHeight w:val="304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2BEF91B" w14:textId="77777777" w:rsidR="000B6576" w:rsidRPr="000C3638" w:rsidRDefault="00BC67A6" w:rsidP="002E41B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53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3677CBE" w14:textId="77777777" w:rsidR="00520DA9" w:rsidRPr="000C3638" w:rsidRDefault="00520DA9" w:rsidP="00520DA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soc. de contraparte.</w:t>
            </w:r>
          </w:p>
          <w:p w14:paraId="54294948" w14:textId="77777777" w:rsidR="00520DA9" w:rsidRPr="000C3638" w:rsidRDefault="00520DA9" w:rsidP="00520DA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EED3B34" w14:textId="77777777" w:rsidR="000B6576" w:rsidRPr="000C3638" w:rsidRDefault="00520DA9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B6576" w:rsidRPr="000C3638" w14:paraId="67789EAE" w14:textId="77777777" w:rsidTr="00C34411">
        <w:trPr>
          <w:trHeight w:val="304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3658386" w14:textId="77777777" w:rsidR="000B6576" w:rsidRPr="000C3638" w:rsidRDefault="0092269D" w:rsidP="002E41B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cod_ajust</w:t>
            </w:r>
          </w:p>
        </w:tc>
        <w:tc>
          <w:tcPr>
            <w:tcW w:w="53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7361DB" w14:textId="77777777" w:rsidR="00F7719E" w:rsidRPr="000C3638" w:rsidRDefault="00F7719E" w:rsidP="00F771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Cód. de ajuste contabilístico</w:t>
            </w:r>
            <w:r w:rsidR="00357B34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D7DCE8C" w14:textId="77777777" w:rsidR="00F7719E" w:rsidRPr="000C3638" w:rsidRDefault="00F7719E" w:rsidP="00F771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E69AF57" w14:textId="77777777" w:rsidR="000B6576" w:rsidRPr="000C3638" w:rsidRDefault="00F7719E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4B3EED" w:rsidRPr="000C3638" w14:paraId="70DE8D2C" w14:textId="77777777" w:rsidTr="00C34411">
        <w:trPr>
          <w:trHeight w:val="304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96C5FA4" w14:textId="77777777" w:rsidR="004B3EED" w:rsidRPr="000C3638" w:rsidRDefault="00C3441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cargabal_ct</w:t>
            </w:r>
          </w:p>
        </w:tc>
        <w:tc>
          <w:tcPr>
            <w:tcW w:w="53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9DD5AA" w14:textId="77777777" w:rsidR="00EA22BC" w:rsidRPr="000C3638" w:rsidRDefault="00EA22BC" w:rsidP="00EA22B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cargabal</w:t>
            </w:r>
            <w:r w:rsidR="00357B34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B1AD8B6" w14:textId="77777777" w:rsidR="00F7719E" w:rsidRPr="000C3638" w:rsidRDefault="00F7719E" w:rsidP="00F771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FF8A4FF" w14:textId="77777777" w:rsidR="004B3EED" w:rsidRPr="000C3638" w:rsidRDefault="00EA22B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953CE" w:rsidRPr="000C3638" w14:paraId="304699FE" w14:textId="77777777" w:rsidTr="006820BE">
        <w:trPr>
          <w:trHeight w:val="304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4DAB637" w14:textId="77777777" w:rsidR="004B3EED" w:rsidRPr="000C3638" w:rsidRDefault="00C3441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saldo_ct</w:t>
            </w:r>
          </w:p>
        </w:tc>
        <w:tc>
          <w:tcPr>
            <w:tcW w:w="53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58D1EBD" w14:textId="77777777" w:rsidR="006820BE" w:rsidRPr="000C3638" w:rsidRDefault="002F41D0" w:rsidP="006820B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Saldo </w:t>
            </w:r>
            <w:r w:rsidR="00D840D6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contabilístico</w:t>
            </w:r>
            <w:r w:rsidR="00804F4B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1E132CB" w14:textId="77777777" w:rsidR="006820BE" w:rsidRPr="000C3638" w:rsidRDefault="006820BE" w:rsidP="006820B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7667294" w14:textId="77777777" w:rsidR="004B3EED" w:rsidRPr="000C3638" w:rsidRDefault="006820B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 soma do campo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saldo_ct’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agrupando pelos campos ‘</w:t>
            </w:r>
            <w:r w:rsidR="00315A10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</w:t>
            </w:r>
            <w:r w:rsidRPr="000C363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</w:t>
            </w:r>
            <w:r w:rsidR="00BA6E29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sociedade_contraparte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</w:t>
            </w:r>
            <w:r w:rsidR="00932B4A" w:rsidRPr="000C363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cod_</w:t>
            </w:r>
            <w:r w:rsidR="00932B4A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ajust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4941D1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</w:t>
            </w:r>
            <w:r w:rsidR="004941D1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cargabal</w:t>
            </w:r>
            <w:r w:rsidRPr="000C363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_ct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086D77" w:rsidRPr="000C3638" w14:paraId="58EB82CF" w14:textId="77777777" w:rsidTr="00EA22BC">
        <w:trPr>
          <w:trHeight w:val="304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F8E736D" w14:textId="77777777" w:rsidR="004B3EED" w:rsidRPr="000C3638" w:rsidRDefault="00C3441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cod_imovel</w:t>
            </w:r>
          </w:p>
        </w:tc>
        <w:tc>
          <w:tcPr>
            <w:tcW w:w="53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6EEE162" w14:textId="77777777" w:rsidR="008A5D86" w:rsidRPr="000C3638" w:rsidRDefault="00D51AE9" w:rsidP="006820B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único dos imóveis adjudicados</w:t>
            </w:r>
            <w:r w:rsidR="00357B34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5493CB4" w14:textId="77777777" w:rsidR="00357B34" w:rsidRPr="000C3638" w:rsidRDefault="00357B34" w:rsidP="006820B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5AA7F88" w14:textId="77777777" w:rsidR="004B3EED" w:rsidRPr="000C3638" w:rsidRDefault="008A5D8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9D78D6"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adjudicados_</w:t>
            </w:r>
            <w:r w:rsidR="00E42FBB"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="009D78D6"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_final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86D77" w:rsidRPr="000C3638" w14:paraId="193A03AD" w14:textId="77777777" w:rsidTr="00EA22BC">
        <w:trPr>
          <w:trHeight w:val="304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E062972" w14:textId="77777777" w:rsidR="004B3EED" w:rsidRPr="000C3638" w:rsidRDefault="00C3441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tipo_adjudicado</w:t>
            </w:r>
          </w:p>
        </w:tc>
        <w:tc>
          <w:tcPr>
            <w:tcW w:w="53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70E9FC" w14:textId="77777777" w:rsidR="006820BE" w:rsidRPr="000C3638" w:rsidRDefault="00F114C6" w:rsidP="006820B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Origem dos imóveis adjudicados</w:t>
            </w:r>
            <w:r w:rsidR="00357B34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FCD2DC7" w14:textId="77777777" w:rsidR="00F114C6" w:rsidRPr="000C3638" w:rsidRDefault="00F114C6" w:rsidP="006820B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D622533" w14:textId="77777777" w:rsidR="004B3EED" w:rsidRPr="000C3638" w:rsidRDefault="0052780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86D77" w:rsidRPr="000C3638" w14:paraId="77EC6AAC" w14:textId="77777777" w:rsidTr="00EA22BC">
        <w:trPr>
          <w:trHeight w:val="304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ABB7C5" w14:textId="77777777" w:rsidR="006408B5" w:rsidRPr="000C3638" w:rsidRDefault="00C3441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valor_cargabal_vc</w:t>
            </w:r>
          </w:p>
        </w:tc>
        <w:tc>
          <w:tcPr>
            <w:tcW w:w="53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B5FC0D" w14:textId="77777777" w:rsidR="00731B02" w:rsidRPr="000C3638" w:rsidRDefault="0058528A" w:rsidP="006820B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de cada imóvel</w:t>
            </w:r>
            <w:r w:rsidR="00731B02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7933F63" w14:textId="77777777" w:rsidR="00731B02" w:rsidRPr="000C3638" w:rsidRDefault="00731B02" w:rsidP="006820B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F3896F" w14:textId="77777777" w:rsidR="006408B5" w:rsidRPr="000C3638" w:rsidRDefault="00DF005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86D77" w:rsidRPr="000C3638" w14:paraId="0EB512B5" w14:textId="77777777" w:rsidTr="00EA22BC">
        <w:trPr>
          <w:trHeight w:val="304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3C5325C" w14:textId="77777777" w:rsidR="006408B5" w:rsidRPr="000C3638" w:rsidRDefault="00C3441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fin_imovel</w:t>
            </w:r>
          </w:p>
        </w:tc>
        <w:tc>
          <w:tcPr>
            <w:tcW w:w="53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F29C038" w14:textId="77777777" w:rsidR="006820BE" w:rsidRPr="000C3638" w:rsidRDefault="00B61249" w:rsidP="006820B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Finalidade do imóvel</w:t>
            </w:r>
            <w:r w:rsidR="0076074D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FC02B83" w14:textId="77777777" w:rsidR="00B61249" w:rsidRPr="000C3638" w:rsidRDefault="00B61249" w:rsidP="006820B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23482" w14:textId="77777777" w:rsidR="006408B5" w:rsidRPr="000C3638" w:rsidRDefault="00B6124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86D77" w:rsidRPr="000C3638" w14:paraId="15998A08" w14:textId="77777777" w:rsidTr="00EA22BC">
        <w:trPr>
          <w:trHeight w:val="304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39B5510" w14:textId="77777777" w:rsidR="006408B5" w:rsidRPr="000C3638" w:rsidRDefault="00C3441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4_collateral_nuts</w:t>
            </w:r>
          </w:p>
        </w:tc>
        <w:tc>
          <w:tcPr>
            <w:tcW w:w="53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91B2035" w14:textId="77777777" w:rsidR="009D78A0" w:rsidRPr="000C3638" w:rsidRDefault="009D78A0" w:rsidP="009D78A0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NUTS III do bem imóvel.</w:t>
            </w:r>
          </w:p>
          <w:p w14:paraId="70AF391D" w14:textId="77777777" w:rsidR="009D78A0" w:rsidRPr="000C3638" w:rsidRDefault="009D78A0" w:rsidP="009D78A0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D2EFFA8" w14:textId="77777777" w:rsidR="009D78A0" w:rsidRPr="000C3638" w:rsidRDefault="009D78A0" w:rsidP="009D78A0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da seguinte forma, realizando um remapeamento:</w:t>
            </w:r>
          </w:p>
          <w:p w14:paraId="5F1275B8" w14:textId="77777777" w:rsidR="009D78A0" w:rsidRPr="000C3638" w:rsidRDefault="009D78A0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‘PT16H’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‘PT195’;</w:t>
            </w:r>
          </w:p>
          <w:p w14:paraId="623AFBB1" w14:textId="77777777" w:rsidR="009D78A0" w:rsidRPr="000C3638" w:rsidRDefault="009D78A0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‘PT16I’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‘PT1D2’;</w:t>
            </w:r>
          </w:p>
          <w:p w14:paraId="0BD6AC11" w14:textId="77777777" w:rsidR="009D78A0" w:rsidRPr="000C3638" w:rsidRDefault="009D78A0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‘PT16B’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‘PT1D1’;</w:t>
            </w:r>
          </w:p>
          <w:p w14:paraId="4593B7D5" w14:textId="77777777" w:rsidR="009D78A0" w:rsidRPr="000C3638" w:rsidRDefault="009D78A0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‘PT16D’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‘PT191’;</w:t>
            </w:r>
          </w:p>
          <w:p w14:paraId="4F002DEF" w14:textId="77777777" w:rsidR="009D78A0" w:rsidRPr="000C3638" w:rsidRDefault="009D78A0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‘PT16E’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‘PT192’;</w:t>
            </w:r>
          </w:p>
          <w:p w14:paraId="54EF1592" w14:textId="77777777" w:rsidR="009D78A0" w:rsidRPr="000C3638" w:rsidRDefault="009D78A0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‘PT16F’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‘PT193’;</w:t>
            </w:r>
          </w:p>
          <w:p w14:paraId="731B6385" w14:textId="77777777" w:rsidR="009D78A0" w:rsidRPr="000C3638" w:rsidRDefault="009D78A0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‘PT16G’se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‘PT194’;</w:t>
            </w:r>
          </w:p>
          <w:p w14:paraId="7CC5CB37" w14:textId="77777777" w:rsidR="009D78A0" w:rsidRPr="000C3638" w:rsidRDefault="009D78A0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‘PT181’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‘PT1C1’;</w:t>
            </w:r>
          </w:p>
          <w:p w14:paraId="4B11FE62" w14:textId="77777777" w:rsidR="009D78A0" w:rsidRPr="000C3638" w:rsidRDefault="009D78A0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‘PT184’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‘PT1C2’;</w:t>
            </w:r>
          </w:p>
          <w:p w14:paraId="0C58C3C1" w14:textId="77777777" w:rsidR="009D78A0" w:rsidRPr="000C3638" w:rsidRDefault="009D78A0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‘PT185’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‘PT1D3’;</w:t>
            </w:r>
          </w:p>
          <w:p w14:paraId="445A87E6" w14:textId="77777777" w:rsidR="009D78A0" w:rsidRPr="000C3638" w:rsidRDefault="009D78A0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‘PT186’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‘PT1C3’;</w:t>
            </w:r>
          </w:p>
          <w:p w14:paraId="601C52A7" w14:textId="77777777" w:rsidR="009D78A0" w:rsidRPr="000C3638" w:rsidRDefault="009D78A0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‘PT187’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estiver preenchido com ‘PT1C4’;</w:t>
            </w:r>
          </w:p>
          <w:p w14:paraId="399BB12D" w14:textId="77777777" w:rsidR="009D78A0" w:rsidRPr="000C3638" w:rsidRDefault="009D78A0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‘PT116J’ se o campo ‘4_collateral_nuts’ estiver preenchido com ‘PT196’;</w:t>
            </w:r>
          </w:p>
          <w:p w14:paraId="24E8E364" w14:textId="77777777" w:rsidR="009D78A0" w:rsidRPr="000C3638" w:rsidRDefault="009D78A0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‘PT170’ se o campo ‘4_collateral_nuts’ estiver preenchido com ‘PT1B0’ ou ‘PT</w:t>
            </w:r>
            <w:r w:rsidR="00B600DF" w:rsidRPr="000C3638">
              <w:rPr>
                <w:rFonts w:cs="Arial"/>
                <w:sz w:val="18"/>
                <w:szCs w:val="18"/>
              </w:rPr>
              <w:t>1A0</w:t>
            </w:r>
            <w:r w:rsidRPr="000C3638">
              <w:rPr>
                <w:rFonts w:cs="Arial"/>
                <w:sz w:val="18"/>
                <w:szCs w:val="18"/>
              </w:rPr>
              <w:t>’;</w:t>
            </w:r>
          </w:p>
          <w:p w14:paraId="15683737" w14:textId="77777777" w:rsidR="009D78A0" w:rsidRPr="000C3638" w:rsidRDefault="009D78A0" w:rsidP="00787E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Nos restant</w:t>
            </w:r>
            <w:r w:rsidR="00995FF5" w:rsidRPr="000C3638">
              <w:rPr>
                <w:rFonts w:cs="Arial"/>
                <w:sz w:val="18"/>
                <w:szCs w:val="18"/>
              </w:rPr>
              <w:t>e</w:t>
            </w:r>
            <w:r w:rsidRPr="000C3638">
              <w:rPr>
                <w:rFonts w:cs="Arial"/>
                <w:sz w:val="18"/>
                <w:szCs w:val="18"/>
              </w:rPr>
              <w:t>s casos, é mantido o valor do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’.</w:t>
            </w:r>
          </w:p>
          <w:p w14:paraId="5A1B022F" w14:textId="77777777" w:rsidR="009D78A0" w:rsidRPr="000C3638" w:rsidRDefault="009D78A0" w:rsidP="009D78A0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592FB0AC" w14:textId="77777777" w:rsidR="006408B5" w:rsidRPr="000C3638" w:rsidRDefault="009D78A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4_collateral_nuts</w:t>
            </w:r>
            <w:r w:rsidRPr="000C3638">
              <w:rPr>
                <w:rFonts w:cs="Arial"/>
                <w:sz w:val="18"/>
                <w:szCs w:val="18"/>
              </w:rPr>
              <w:t>’ é originalmente p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0C3638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2F45E0"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adjudicados_dref_final</w:t>
            </w:r>
            <w:r w:rsidR="00077526"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86D77" w:rsidRPr="000C3638" w14:paraId="0C5F91C8" w14:textId="77777777" w:rsidTr="00EA22BC">
        <w:trPr>
          <w:trHeight w:val="304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E511CB0" w14:textId="77777777" w:rsidR="006408B5" w:rsidRPr="000C3638" w:rsidRDefault="00C3441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5_collateral_zip_code</w:t>
            </w:r>
          </w:p>
        </w:tc>
        <w:tc>
          <w:tcPr>
            <w:tcW w:w="53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C6663A" w14:textId="77777777" w:rsidR="00C34646" w:rsidRPr="000C3638" w:rsidRDefault="005058FA" w:rsidP="00C3464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postal do bem imóvel.</w:t>
            </w:r>
          </w:p>
          <w:p w14:paraId="7E4C942F" w14:textId="77777777" w:rsidR="00265A72" w:rsidRPr="000C3638" w:rsidRDefault="00265A72" w:rsidP="00265A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DDDC76" w14:textId="77777777" w:rsidR="006408B5" w:rsidRPr="000C3638" w:rsidRDefault="0012093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86D77" w:rsidRPr="000C3638" w14:paraId="6E735444" w14:textId="77777777" w:rsidTr="00EA22BC">
        <w:trPr>
          <w:trHeight w:val="304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968633F" w14:textId="77777777" w:rsidR="006408B5" w:rsidRPr="000C3638" w:rsidRDefault="00C3441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tipo_imovel</w:t>
            </w:r>
          </w:p>
        </w:tc>
        <w:tc>
          <w:tcPr>
            <w:tcW w:w="53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B44D90" w14:textId="77777777" w:rsidR="006849BD" w:rsidRPr="000C3638" w:rsidRDefault="00A45DEC" w:rsidP="006849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finalidade do bem.</w:t>
            </w:r>
          </w:p>
          <w:p w14:paraId="541079CF" w14:textId="77777777" w:rsidR="006849BD" w:rsidRPr="000C3638" w:rsidRDefault="006849BD" w:rsidP="006849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1DD4A4" w14:textId="77777777" w:rsidR="006408B5" w:rsidRPr="000C3638" w:rsidRDefault="006849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86D77" w:rsidRPr="000C3638" w14:paraId="27292EAA" w14:textId="77777777" w:rsidTr="00EA22BC">
        <w:trPr>
          <w:trHeight w:val="304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974B9D9" w14:textId="77777777" w:rsidR="006408B5" w:rsidRPr="000C3638" w:rsidRDefault="00C3441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data_aquisicao</w:t>
            </w:r>
          </w:p>
        </w:tc>
        <w:tc>
          <w:tcPr>
            <w:tcW w:w="53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0AB17D" w14:textId="77777777" w:rsidR="006849BD" w:rsidRPr="000C3638" w:rsidRDefault="003E4B1D" w:rsidP="006849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aquisição do imóvel adjudicado.</w:t>
            </w:r>
          </w:p>
          <w:p w14:paraId="2B480BB0" w14:textId="77777777" w:rsidR="006849BD" w:rsidRPr="000C3638" w:rsidRDefault="006849BD" w:rsidP="006849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F51B69" w14:textId="77777777" w:rsidR="006408B5" w:rsidRPr="000C3638" w:rsidRDefault="006849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86D77" w:rsidRPr="000C3638" w14:paraId="1A840722" w14:textId="77777777" w:rsidTr="00EA22BC">
        <w:trPr>
          <w:trHeight w:val="304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EFE6FA" w14:textId="77777777" w:rsidR="006408B5" w:rsidRPr="000C3638" w:rsidRDefault="00C3441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esg_subsector</w:t>
            </w:r>
          </w:p>
        </w:tc>
        <w:tc>
          <w:tcPr>
            <w:tcW w:w="53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7D0001" w14:textId="77777777" w:rsidR="00265A72" w:rsidRPr="000C3638" w:rsidRDefault="00763F8B" w:rsidP="00265A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do setor da contraparte da operação (ex.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 xml:space="preserve">Sovereigns, </w:t>
            </w:r>
            <w:r w:rsidR="004E298C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Investment Firms</w:t>
            </w:r>
            <w:r w:rsidR="004E298C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etc.).</w:t>
            </w:r>
          </w:p>
          <w:p w14:paraId="2575F185" w14:textId="77777777" w:rsidR="00265A72" w:rsidRPr="000C3638" w:rsidRDefault="00265A72" w:rsidP="00265A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8BF35E9" w14:textId="77777777" w:rsidR="006408B5" w:rsidRPr="000C3638" w:rsidRDefault="00265A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vazio.</w:t>
            </w:r>
          </w:p>
        </w:tc>
      </w:tr>
      <w:tr w:rsidR="00086D77" w:rsidRPr="000C3638" w14:paraId="4CADD8BE" w14:textId="77777777" w:rsidTr="00EA22BC">
        <w:trPr>
          <w:trHeight w:val="304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1274DF" w14:textId="77777777" w:rsidR="006408B5" w:rsidRPr="000C3638" w:rsidRDefault="00C3441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purpose_esg</w:t>
            </w:r>
          </w:p>
        </w:tc>
        <w:tc>
          <w:tcPr>
            <w:tcW w:w="53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D1A80D5" w14:textId="77777777" w:rsidR="00265A72" w:rsidRPr="000C3638" w:rsidRDefault="00614521" w:rsidP="00265A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propósi</w:t>
            </w:r>
            <w:r w:rsidR="008B3512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to </w:t>
            </w:r>
            <w:r w:rsidR="00AD07CE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específico</w:t>
            </w:r>
            <w:r w:rsidR="008B3512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à operação (</w:t>
            </w:r>
            <w:r w:rsidR="005B5C47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ex. </w:t>
            </w:r>
            <w:r w:rsidR="005B5C47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Building Renovation Loans, </w:t>
            </w:r>
            <w:r w:rsidR="00536642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Motor vehicle loan</w:t>
            </w:r>
            <w:r w:rsidR="00536642" w:rsidRPr="000C3638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, etc.</w:t>
            </w:r>
            <w:r w:rsidR="008B3512" w:rsidRPr="000C3638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)</w:t>
            </w:r>
          </w:p>
          <w:p w14:paraId="1CCD1B7C" w14:textId="77777777" w:rsidR="00265A72" w:rsidRPr="000C3638" w:rsidRDefault="00265A72" w:rsidP="00265A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3A42F0E" w14:textId="77777777" w:rsidR="006408B5" w:rsidRPr="000C3638" w:rsidRDefault="00265A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vazio.</w:t>
            </w:r>
          </w:p>
        </w:tc>
      </w:tr>
      <w:tr w:rsidR="00086D77" w:rsidRPr="000C3638" w14:paraId="5207E4D5" w14:textId="77777777" w:rsidTr="00EA22BC">
        <w:trPr>
          <w:trHeight w:val="304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60D4C1" w14:textId="77777777" w:rsidR="004B3EED" w:rsidRPr="000C3638" w:rsidRDefault="00C3441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nfrd_disclosures</w:t>
            </w:r>
          </w:p>
        </w:tc>
        <w:tc>
          <w:tcPr>
            <w:tcW w:w="53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CEC0E3" w14:textId="77777777" w:rsidR="00265A72" w:rsidRPr="000C3638" w:rsidRDefault="004C0C5B" w:rsidP="00265A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Identificação de associação da contraparte </w:t>
            </w:r>
            <w:r w:rsidR="00F211DE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aos requisitos das diretivas de NFRD (sujeito ou não sujeito a NFRD).</w:t>
            </w:r>
          </w:p>
          <w:p w14:paraId="03CA96F7" w14:textId="77777777" w:rsidR="00265A72" w:rsidRPr="000C3638" w:rsidRDefault="00265A72" w:rsidP="00265A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E0E34AF" w14:textId="77777777" w:rsidR="004B3EED" w:rsidRPr="000C3638" w:rsidRDefault="00265A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vazio.</w:t>
            </w:r>
          </w:p>
        </w:tc>
      </w:tr>
      <w:tr w:rsidR="00086D77" w:rsidRPr="000C3638" w14:paraId="19690958" w14:textId="77777777" w:rsidTr="00EA22BC">
        <w:trPr>
          <w:trHeight w:val="304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3E28F41" w14:textId="77777777" w:rsidR="004B3EED" w:rsidRPr="000C3638" w:rsidRDefault="00C3441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53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59E7C37" w14:textId="77777777" w:rsidR="00B66DAD" w:rsidRPr="000C3638" w:rsidRDefault="00B66DAD" w:rsidP="00B66DA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Identificação de associação da contraparte a países dentro ou </w:t>
            </w:r>
            <w:r w:rsidR="00CC2A29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ora da União Europeia.</w:t>
            </w:r>
          </w:p>
          <w:p w14:paraId="5C102E62" w14:textId="77777777" w:rsidR="00265A72" w:rsidRPr="000C3638" w:rsidRDefault="00265A72" w:rsidP="00265A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3D04EB9" w14:textId="77777777" w:rsidR="004B3EED" w:rsidRPr="000C3638" w:rsidRDefault="00265A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vazio.</w:t>
            </w:r>
          </w:p>
        </w:tc>
      </w:tr>
      <w:tr w:rsidR="00086D77" w:rsidRPr="000C3638" w14:paraId="2EC1C350" w14:textId="77777777" w:rsidTr="00EA22BC">
        <w:trPr>
          <w:trHeight w:val="304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D982B70" w14:textId="77777777" w:rsidR="004B3EED" w:rsidRPr="000C3638" w:rsidRDefault="00C3441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specialised_lending</w:t>
            </w:r>
          </w:p>
        </w:tc>
        <w:tc>
          <w:tcPr>
            <w:tcW w:w="53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C769EB" w14:textId="77777777" w:rsidR="00695B09" w:rsidRPr="000C3638" w:rsidRDefault="00FF08FE" w:rsidP="00695B0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valor </w:t>
            </w:r>
            <w:r w:rsidR="00744C70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SPLE1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se trate de um o contrato de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Project Finance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 w:rsidR="00744C70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SPLE2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contrário.</w:t>
            </w:r>
          </w:p>
          <w:p w14:paraId="5A370428" w14:textId="77777777" w:rsidR="00695B09" w:rsidRPr="000C3638" w:rsidRDefault="00695B09" w:rsidP="00695B0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BA75DAF" w14:textId="77777777" w:rsidR="004B3EED" w:rsidRPr="000C3638" w:rsidRDefault="00A206B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vazio.</w:t>
            </w:r>
          </w:p>
        </w:tc>
      </w:tr>
      <w:tr w:rsidR="00086D77" w:rsidRPr="000C3638" w14:paraId="7858AEDC" w14:textId="77777777" w:rsidTr="00EA22BC">
        <w:trPr>
          <w:trHeight w:val="304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A6EAB81" w14:textId="77777777" w:rsidR="004B3EED" w:rsidRPr="000C3638" w:rsidRDefault="00C3441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originated_during_period</w:t>
            </w:r>
          </w:p>
        </w:tc>
        <w:tc>
          <w:tcPr>
            <w:tcW w:w="53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2B64CBA" w14:textId="77777777" w:rsidR="00B44326" w:rsidRPr="000C3638" w:rsidRDefault="002A4803" w:rsidP="00B4432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Campo caracterizador da data de aquisição da operação.</w:t>
            </w:r>
          </w:p>
          <w:p w14:paraId="06AA65BF" w14:textId="77777777" w:rsidR="008407FA" w:rsidRPr="000C3638" w:rsidRDefault="008407FA" w:rsidP="00B4432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520E129F" w14:textId="77777777" w:rsidR="00B44326" w:rsidRPr="000C3638" w:rsidRDefault="00B44326" w:rsidP="00B4432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da seguinte forma:</w:t>
            </w:r>
          </w:p>
          <w:p w14:paraId="00ED4D7C" w14:textId="77777777" w:rsidR="00B44326" w:rsidRPr="000C3638" w:rsidRDefault="00B44326" w:rsidP="00787EE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‘ORDP1’ se o campo ‘</w:t>
            </w:r>
            <w:r w:rsidR="0007458F" w:rsidRPr="000C3638">
              <w:rPr>
                <w:rFonts w:cs="Arial"/>
                <w:i/>
                <w:sz w:val="18"/>
                <w:szCs w:val="18"/>
              </w:rPr>
              <w:t>data_aquisicao</w:t>
            </w:r>
            <w:r w:rsidR="00695B09" w:rsidRPr="000C3638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for igual ou posterior à data de referência;</w:t>
            </w:r>
          </w:p>
          <w:p w14:paraId="2AC23ADB" w14:textId="77777777" w:rsidR="004B3EED" w:rsidRPr="000C3638" w:rsidRDefault="00B44326" w:rsidP="00787EE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‘ORDP2’ em caso contrário.</w:t>
            </w:r>
          </w:p>
        </w:tc>
      </w:tr>
      <w:tr w:rsidR="00086D77" w:rsidRPr="000C3638" w14:paraId="5FCD35B7" w14:textId="77777777" w:rsidTr="00EA22BC">
        <w:trPr>
          <w:trHeight w:val="304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D392850" w14:textId="77777777" w:rsidR="006408B5" w:rsidRPr="000C3638" w:rsidRDefault="001F32C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</w:t>
            </w:r>
            <w:r w:rsidR="00C34411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mount</w:t>
            </w:r>
          </w:p>
        </w:tc>
        <w:tc>
          <w:tcPr>
            <w:tcW w:w="53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CC8D5C" w14:textId="77777777" w:rsidR="00AC699D" w:rsidRPr="000C3638" w:rsidRDefault="00AC699D" w:rsidP="00AC69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 saldo contabilístico que corresponde ao bem imóvel.</w:t>
            </w:r>
          </w:p>
          <w:p w14:paraId="0657C57D" w14:textId="77777777" w:rsidR="006849BD" w:rsidRPr="000C3638" w:rsidRDefault="006849BD" w:rsidP="006849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03FEF53" w14:textId="77777777" w:rsidR="006408B5" w:rsidRPr="000C3638" w:rsidRDefault="00535BD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="00DB4177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6F5CBA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simétrico </w:t>
            </w:r>
            <w:r w:rsidR="00C25095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do</w:t>
            </w:r>
            <w:r w:rsidR="006F5CBA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695B09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‘</w:t>
            </w:r>
            <w:r w:rsidR="00597CAD" w:rsidRPr="000C363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saldo_</w:t>
            </w:r>
            <w:r w:rsidR="00597CAD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ct</w:t>
            </w:r>
            <w:r w:rsidR="009C13EB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9A2566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FC5F08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FC5F08"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="009A2566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se o campo</w:t>
            </w:r>
            <w:r w:rsidR="0067517E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</w:t>
            </w:r>
            <w:r w:rsidR="0075089C" w:rsidRPr="000C363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cargabal_ct</w:t>
            </w:r>
            <w:r w:rsidR="000E61B4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EF4B24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vazio</w:t>
            </w:r>
            <w:r w:rsidR="0085658F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Caso contrário</w:t>
            </w:r>
            <w:r w:rsidR="00B178B7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preenchido </w:t>
            </w:r>
            <w:r w:rsidR="00695B09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pelo</w:t>
            </w:r>
            <w:r w:rsidR="007C2519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 valores do</w:t>
            </w:r>
            <w:r w:rsidR="00A62155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campo </w:t>
            </w:r>
            <w:r w:rsidR="007C5A57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7C5A57" w:rsidRPr="000C363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valor_cargabal_vc</w:t>
            </w:r>
            <w:r w:rsidR="007C5A57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7C2519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86D77" w:rsidRPr="000C3638" w14:paraId="3CA16ACC" w14:textId="77777777" w:rsidTr="00EA22BC">
        <w:trPr>
          <w:trHeight w:val="304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E92A357" w14:textId="77777777" w:rsidR="006408B5" w:rsidRPr="000C3638" w:rsidRDefault="00C3441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general_specific_purpose</w:t>
            </w:r>
          </w:p>
        </w:tc>
        <w:tc>
          <w:tcPr>
            <w:tcW w:w="53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A913618" w14:textId="77777777" w:rsidR="002A4803" w:rsidRPr="000C3638" w:rsidRDefault="002A48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Identifica </w:t>
            </w:r>
            <w:r w:rsidR="00CC19DF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a operação possui uma finalidade especifica.</w:t>
            </w:r>
          </w:p>
          <w:p w14:paraId="6FD5095D" w14:textId="77777777" w:rsidR="002A4803" w:rsidRPr="000C3638" w:rsidRDefault="002A48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D51C09" w14:textId="77777777" w:rsidR="006408B5" w:rsidRPr="000C3638" w:rsidRDefault="00C85E16">
            <w:pPr>
              <w:spacing w:after="0" w:line="240" w:lineRule="auto"/>
              <w:rPr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 preenchimento do campo é forçado a </w:t>
            </w:r>
            <w:r w:rsidR="00617326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‘GSPUR</w:t>
            </w:r>
            <w:r w:rsidR="00A50B9A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2</w:t>
            </w:r>
            <w:r w:rsidR="00617326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424021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86D77" w:rsidRPr="000C3638" w14:paraId="5FF25754" w14:textId="77777777" w:rsidTr="00EA22BC">
        <w:trPr>
          <w:trHeight w:val="304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78AF2AC" w14:textId="77777777" w:rsidR="006408B5" w:rsidRPr="000C3638" w:rsidRDefault="00C3441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specific_eligible</w:t>
            </w:r>
          </w:p>
        </w:tc>
        <w:tc>
          <w:tcPr>
            <w:tcW w:w="53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8C6CCD" w14:textId="77777777" w:rsidR="002A4803" w:rsidRPr="000C3638" w:rsidRDefault="00CC19D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 se a operação se encontra elegível segundo a Taxonomia Europeia.</w:t>
            </w:r>
          </w:p>
          <w:p w14:paraId="4E36D6C7" w14:textId="77777777" w:rsidR="002A4803" w:rsidRPr="000C3638" w:rsidRDefault="002A48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DA761F" w14:textId="77777777" w:rsidR="006408B5" w:rsidRPr="000C3638" w:rsidRDefault="00C85E1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 preenchimento do campo é forçado a </w:t>
            </w:r>
            <w:r w:rsidR="00424021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‘SELI3’.</w:t>
            </w:r>
          </w:p>
        </w:tc>
      </w:tr>
      <w:tr w:rsidR="00086D77" w:rsidRPr="000C3638" w14:paraId="48051E47" w14:textId="77777777" w:rsidTr="00EA22BC">
        <w:trPr>
          <w:trHeight w:val="304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0D2A13" w14:textId="77777777" w:rsidR="006408B5" w:rsidRPr="000C3638" w:rsidRDefault="00C3441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specific_sustainable</w:t>
            </w:r>
          </w:p>
        </w:tc>
        <w:tc>
          <w:tcPr>
            <w:tcW w:w="53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13FEB4" w14:textId="77777777" w:rsidR="0060219E" w:rsidRPr="000C3638" w:rsidRDefault="00CC19DF" w:rsidP="0042402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 se a operação se encontra alinhada com a Taxonomia Europeia.</w:t>
            </w:r>
          </w:p>
          <w:p w14:paraId="051F3D80" w14:textId="77777777" w:rsidR="0060219E" w:rsidRPr="000C3638" w:rsidRDefault="0060219E" w:rsidP="0042402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A86FF84" w14:textId="77777777" w:rsidR="006408B5" w:rsidRPr="000C3638" w:rsidRDefault="008035A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vazio.</w:t>
            </w:r>
          </w:p>
        </w:tc>
      </w:tr>
    </w:tbl>
    <w:p w14:paraId="076773E5" w14:textId="77777777" w:rsidR="000B6576" w:rsidRPr="000C3638" w:rsidRDefault="000B6576" w:rsidP="000B6576">
      <w:pPr>
        <w:jc w:val="both"/>
        <w:rPr>
          <w:rFonts w:cstheme="minorHAnsi"/>
        </w:rPr>
      </w:pPr>
    </w:p>
    <w:p w14:paraId="26D5D376" w14:textId="77777777" w:rsidR="00692F14" w:rsidRPr="000C3638" w:rsidRDefault="00692F14" w:rsidP="00787EE3">
      <w:pPr>
        <w:pStyle w:val="Heading3"/>
        <w:numPr>
          <w:ilvl w:val="2"/>
          <w:numId w:val="3"/>
        </w:numPr>
        <w:rPr>
          <w:rFonts w:ascii="Santander Text" w:hAnsi="Santander Text" w:cstheme="minorHAnsi"/>
          <w:i/>
        </w:rPr>
      </w:pPr>
      <w:r w:rsidRPr="000C3638">
        <w:rPr>
          <w:rFonts w:ascii="Santander Text" w:hAnsi="Santander Text" w:cstheme="minorHAnsi"/>
        </w:rPr>
        <w:t>Tabelas auxiliares de agregação de informação do Satélite 84:</w:t>
      </w:r>
      <w:r w:rsidRPr="000C3638">
        <w:rPr>
          <w:rFonts w:ascii="Santander Text" w:hAnsi="Santander Text" w:cstheme="minorHAnsi"/>
          <w:i/>
        </w:rPr>
        <w:t xml:space="preserve"> bu_esg_work.pilar3_sat84_dref_adj_tabaux4, bu_esg_work.pilar3_sat84_dref_adj_tabaux5 e bu_esg_work.pilar3_sat84_dref_adj_tabaux6</w:t>
      </w:r>
    </w:p>
    <w:p w14:paraId="741E2357" w14:textId="77777777" w:rsidR="00692F14" w:rsidRPr="000C3638" w:rsidRDefault="00692F14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Visão Geral</w:t>
      </w:r>
    </w:p>
    <w:p w14:paraId="433EB9C4" w14:textId="77777777" w:rsidR="001C0295" w:rsidRPr="000C3638" w:rsidRDefault="001C0295" w:rsidP="00D07C61">
      <w:pPr>
        <w:jc w:val="both"/>
      </w:pPr>
      <w:r w:rsidRPr="000C3638">
        <w:t xml:space="preserve">Tabelas de agregação de métricas e valores de </w:t>
      </w:r>
      <w:r w:rsidR="008D248D" w:rsidRPr="000C3638">
        <w:t>elegibilidade</w:t>
      </w:r>
      <w:r w:rsidRPr="000C3638">
        <w:t xml:space="preserve"> e alinhamento opor </w:t>
      </w:r>
      <w:r w:rsidRPr="000C3638">
        <w:rPr>
          <w:i/>
          <w:iCs/>
        </w:rPr>
        <w:t>IDCOMB</w:t>
      </w:r>
      <w:r w:rsidRPr="000C3638">
        <w:t xml:space="preserve">, </w:t>
      </w:r>
      <w:r w:rsidR="00DB4DBE" w:rsidRPr="000C3638">
        <w:t xml:space="preserve">tratamento de </w:t>
      </w:r>
      <w:r w:rsidR="00DB4DBE" w:rsidRPr="000C3638">
        <w:rPr>
          <w:i/>
          <w:iCs/>
        </w:rPr>
        <w:t>IDCOMB</w:t>
      </w:r>
      <w:r w:rsidR="00DB4DBE" w:rsidRPr="000C3638">
        <w:t>s de forma que cumpram o</w:t>
      </w:r>
      <w:r w:rsidR="00E72A6B" w:rsidRPr="000C3638">
        <w:t>s</w:t>
      </w:r>
      <w:r w:rsidR="00DB4DBE" w:rsidRPr="000C3638">
        <w:t xml:space="preserve"> </w:t>
      </w:r>
      <w:r w:rsidR="007D4593" w:rsidRPr="000C3638">
        <w:t>requisitos</w:t>
      </w:r>
      <w:r w:rsidR="00DB4DBE" w:rsidRPr="000C3638">
        <w:t xml:space="preserve"> estabelecidos corporativamente </w:t>
      </w:r>
      <w:r w:rsidR="00E62640" w:rsidRPr="000C3638">
        <w:t xml:space="preserve">e agregação de valores por </w:t>
      </w:r>
      <w:r w:rsidR="00E62640" w:rsidRPr="000C3638">
        <w:rPr>
          <w:i/>
          <w:iCs/>
        </w:rPr>
        <w:t>IDCOMB</w:t>
      </w:r>
      <w:r w:rsidR="00E62640" w:rsidRPr="000C3638">
        <w:t xml:space="preserve"> e métricas ESG.</w:t>
      </w:r>
    </w:p>
    <w:p w14:paraId="5869631A" w14:textId="77777777" w:rsidR="00692F14" w:rsidRPr="000C3638" w:rsidRDefault="00692F14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Granularidade e chave</w:t>
      </w:r>
    </w:p>
    <w:p w14:paraId="5E0BC08C" w14:textId="77777777" w:rsidR="00692F14" w:rsidRPr="000C3638" w:rsidRDefault="00692F14" w:rsidP="00692F14">
      <w:pPr>
        <w:jc w:val="both"/>
        <w:rPr>
          <w:rFonts w:cstheme="minorHAnsi"/>
        </w:rPr>
      </w:pPr>
      <w:r w:rsidRPr="000C3638">
        <w:rPr>
          <w:rFonts w:cstheme="minorHAnsi"/>
          <w:iCs/>
          <w:sz w:val="20"/>
          <w:szCs w:val="20"/>
        </w:rPr>
        <w:t xml:space="preserve">As tabelas </w:t>
      </w:r>
      <w:r w:rsidRPr="000C3638">
        <w:rPr>
          <w:rFonts w:cstheme="minorHAnsi"/>
          <w:b/>
          <w:bCs/>
          <w:i/>
        </w:rPr>
        <w:t>bu_esg_work.pilar3_sat84_dref_adj_tabaux4</w:t>
      </w:r>
      <w:r w:rsidRPr="000C3638">
        <w:rPr>
          <w:rFonts w:cstheme="minorHAnsi"/>
          <w:b/>
          <w:bCs/>
          <w:i/>
          <w:sz w:val="20"/>
          <w:szCs w:val="20"/>
        </w:rPr>
        <w:t xml:space="preserve">, </w:t>
      </w:r>
      <w:r w:rsidRPr="000C3638">
        <w:rPr>
          <w:rFonts w:cstheme="minorHAnsi"/>
          <w:b/>
          <w:bCs/>
          <w:i/>
        </w:rPr>
        <w:t xml:space="preserve">bu_esg_work.pilar3_sat84_dref_adj_tabaux5 </w:t>
      </w:r>
      <w:r w:rsidRPr="000C3638">
        <w:rPr>
          <w:rFonts w:cstheme="minorHAnsi"/>
          <w:iCs/>
        </w:rPr>
        <w:t>e</w:t>
      </w:r>
      <w:r w:rsidRPr="000C3638">
        <w:rPr>
          <w:rFonts w:cstheme="minorHAnsi"/>
          <w:b/>
          <w:bCs/>
          <w:i/>
        </w:rPr>
        <w:t xml:space="preserve"> bu_esg_work.pilar3_sat84_dref_adj_tabaux6</w:t>
      </w:r>
      <w:r w:rsidRPr="000C3638">
        <w:rPr>
          <w:rFonts w:cstheme="minorHAnsi"/>
          <w:b/>
          <w:bCs/>
          <w:i/>
          <w:sz w:val="20"/>
          <w:szCs w:val="20"/>
        </w:rPr>
        <w:t xml:space="preserve"> </w:t>
      </w:r>
      <w:r w:rsidRPr="000C3638">
        <w:rPr>
          <w:rFonts w:cstheme="minorHAnsi"/>
        </w:rPr>
        <w:t>apresentam granularidade ao nível d</w:t>
      </w:r>
      <w:r w:rsidR="00FC7406" w:rsidRPr="000C3638">
        <w:rPr>
          <w:rFonts w:cstheme="minorHAnsi"/>
        </w:rPr>
        <w:t>a entidade de reporte, contraparte e</w:t>
      </w:r>
      <w:r w:rsidRPr="000C3638">
        <w:rPr>
          <w:rFonts w:cstheme="minorHAnsi"/>
        </w:rPr>
        <w:t xml:space="preserve"> </w:t>
      </w:r>
      <w:r w:rsidRPr="000C3638">
        <w:rPr>
          <w:rFonts w:cstheme="minorHAnsi"/>
          <w:i/>
          <w:iCs/>
        </w:rPr>
        <w:t>IDCOMB</w:t>
      </w:r>
      <w:r w:rsidRPr="000C3638">
        <w:rPr>
          <w:rFonts w:cstheme="minorHAnsi"/>
        </w:rPr>
        <w:t>.</w:t>
      </w:r>
    </w:p>
    <w:p w14:paraId="03E6AE7A" w14:textId="77777777" w:rsidR="00692F14" w:rsidRPr="000C3638" w:rsidRDefault="00692F14" w:rsidP="00692F14">
      <w:pPr>
        <w:jc w:val="both"/>
        <w:rPr>
          <w:rFonts w:cstheme="minorHAnsi"/>
        </w:rPr>
      </w:pPr>
      <w:r w:rsidRPr="000C3638">
        <w:rPr>
          <w:rFonts w:cstheme="minorHAnsi"/>
        </w:rPr>
        <w:t xml:space="preserve">As chaves primárias das tabelas são compostas pelos campos identificadores de </w:t>
      </w:r>
      <w:r w:rsidR="00FC7406" w:rsidRPr="000C3638">
        <w:rPr>
          <w:rFonts w:cstheme="minorHAnsi"/>
        </w:rPr>
        <w:t>código da entidade de reporte</w:t>
      </w:r>
      <w:r w:rsidRPr="000C3638">
        <w:rPr>
          <w:rFonts w:cstheme="minorHAnsi"/>
        </w:rPr>
        <w:t xml:space="preserve"> (i.e., ‘</w:t>
      </w:r>
      <w:r w:rsidR="00ED2B15" w:rsidRPr="000C3638">
        <w:rPr>
          <w:rFonts w:cstheme="minorHAnsi"/>
          <w:i/>
          <w:iCs/>
        </w:rPr>
        <w:t>reporting_soc</w:t>
      </w:r>
      <w:r w:rsidRPr="000C3638">
        <w:rPr>
          <w:rFonts w:cstheme="minorHAnsi"/>
          <w:i/>
          <w:iCs/>
        </w:rPr>
        <w:t>’</w:t>
      </w:r>
      <w:r w:rsidRPr="000C3638">
        <w:rPr>
          <w:rFonts w:cstheme="minorHAnsi"/>
        </w:rPr>
        <w:t xml:space="preserve">) e </w:t>
      </w:r>
      <w:r w:rsidR="00FC7406" w:rsidRPr="000C3638">
        <w:rPr>
          <w:rFonts w:cstheme="minorHAnsi"/>
        </w:rPr>
        <w:t>código da contraparte</w:t>
      </w:r>
      <w:r w:rsidRPr="000C3638">
        <w:rPr>
          <w:rFonts w:cstheme="minorHAnsi"/>
        </w:rPr>
        <w:t xml:space="preserve"> (i.e., ‘</w:t>
      </w:r>
      <w:r w:rsidR="00ED2B15" w:rsidRPr="000C3638">
        <w:rPr>
          <w:rFonts w:cstheme="minorHAnsi"/>
          <w:i/>
          <w:iCs/>
        </w:rPr>
        <w:t>counterparty_soc</w:t>
      </w:r>
      <w:r w:rsidRPr="000C3638">
        <w:rPr>
          <w:rFonts w:cstheme="minorHAnsi"/>
        </w:rPr>
        <w:t>’)</w:t>
      </w:r>
      <w:r w:rsidR="00FC7406" w:rsidRPr="000C3638">
        <w:rPr>
          <w:rFonts w:cstheme="minorHAnsi"/>
        </w:rPr>
        <w:t xml:space="preserve"> e </w:t>
      </w:r>
      <w:r w:rsidR="00FC7406" w:rsidRPr="000C3638">
        <w:rPr>
          <w:rFonts w:cstheme="minorHAnsi"/>
          <w:i/>
          <w:iCs/>
        </w:rPr>
        <w:t>IDCOMB</w:t>
      </w:r>
      <w:r w:rsidR="00FC7406" w:rsidRPr="000C3638">
        <w:rPr>
          <w:rFonts w:cstheme="minorHAnsi"/>
        </w:rPr>
        <w:t xml:space="preserve"> (i.e., ‘</w:t>
      </w:r>
      <w:r w:rsidR="00FC7406" w:rsidRPr="000C3638">
        <w:rPr>
          <w:rFonts w:cstheme="minorHAnsi"/>
          <w:i/>
          <w:iCs/>
        </w:rPr>
        <w:t>id_comb</w:t>
      </w:r>
      <w:r w:rsidR="00FC7406" w:rsidRPr="000C3638">
        <w:rPr>
          <w:rFonts w:cstheme="minorHAnsi"/>
        </w:rPr>
        <w:t>’)</w:t>
      </w:r>
      <w:r w:rsidRPr="000C3638">
        <w:rPr>
          <w:rFonts w:cstheme="minorHAnsi"/>
        </w:rPr>
        <w:t>. Neste sentido, não será possível observar duplicações na combinação dos campos chaves existindo, para cada data de reporte, apenas um registo para cada combinação anteriormente apresentada.</w:t>
      </w:r>
    </w:p>
    <w:p w14:paraId="43C03C36" w14:textId="77777777" w:rsidR="00692F14" w:rsidRPr="000C3638" w:rsidRDefault="00692F14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Periodicidade</w:t>
      </w:r>
    </w:p>
    <w:p w14:paraId="40D2BECE" w14:textId="77777777" w:rsidR="00692F14" w:rsidRPr="000C3638" w:rsidRDefault="00692F14" w:rsidP="00692F14">
      <w:pPr>
        <w:jc w:val="both"/>
      </w:pPr>
      <w:r w:rsidRPr="000C3638">
        <w:rPr>
          <w:rFonts w:cstheme="minorHAnsi"/>
        </w:rPr>
        <w:t xml:space="preserve">As tabelas </w:t>
      </w:r>
      <w:r w:rsidRPr="000C3638">
        <w:rPr>
          <w:rFonts w:cstheme="minorHAnsi"/>
          <w:b/>
          <w:bCs/>
          <w:i/>
        </w:rPr>
        <w:t>bu_esg_work.pilar3_sat84_dref_adj_tabaux4</w:t>
      </w:r>
      <w:r w:rsidRPr="000C3638">
        <w:rPr>
          <w:rFonts w:cstheme="minorHAnsi"/>
          <w:b/>
          <w:bCs/>
          <w:i/>
          <w:sz w:val="20"/>
          <w:szCs w:val="20"/>
        </w:rPr>
        <w:t xml:space="preserve">, </w:t>
      </w:r>
      <w:r w:rsidRPr="000C3638">
        <w:rPr>
          <w:rFonts w:cstheme="minorHAnsi"/>
          <w:b/>
          <w:bCs/>
          <w:i/>
        </w:rPr>
        <w:t xml:space="preserve">bu_esg_work.pilar3_sat84_dref_adj_tabaux5 </w:t>
      </w:r>
      <w:r w:rsidRPr="000C3638">
        <w:rPr>
          <w:rFonts w:cstheme="minorHAnsi"/>
          <w:iCs/>
        </w:rPr>
        <w:t>e</w:t>
      </w:r>
      <w:r w:rsidRPr="000C3638">
        <w:rPr>
          <w:rFonts w:cstheme="minorHAnsi"/>
          <w:b/>
          <w:bCs/>
          <w:i/>
        </w:rPr>
        <w:t xml:space="preserve"> bu_esg_work.pilar3_sat84_dref_adj_tabaux6</w:t>
      </w:r>
      <w:r w:rsidRPr="000C3638">
        <w:rPr>
          <w:rFonts w:cstheme="minorHAnsi"/>
          <w:b/>
          <w:bCs/>
          <w:i/>
          <w:sz w:val="20"/>
          <w:szCs w:val="20"/>
        </w:rPr>
        <w:t xml:space="preserve"> </w:t>
      </w:r>
      <w:r w:rsidRPr="000C3638">
        <w:rPr>
          <w:rFonts w:cstheme="minorHAnsi"/>
        </w:rPr>
        <w:t>são geradas em cada exercício no qual se procede ao reporte do Satélite 84 (periodicidade semestral).</w:t>
      </w:r>
    </w:p>
    <w:p w14:paraId="6FEEC0D8" w14:textId="77777777" w:rsidR="00692F14" w:rsidRPr="000C3638" w:rsidRDefault="00692F14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Aprovisionamento</w:t>
      </w:r>
    </w:p>
    <w:p w14:paraId="356920C5" w14:textId="77777777" w:rsidR="00692F14" w:rsidRPr="000C3638" w:rsidRDefault="00692F14" w:rsidP="00692F14">
      <w:pPr>
        <w:jc w:val="both"/>
        <w:rPr>
          <w:rFonts w:cstheme="minorHAnsi"/>
          <w:iCs/>
        </w:rPr>
      </w:pPr>
      <w:r w:rsidRPr="000C3638">
        <w:rPr>
          <w:iCs/>
        </w:rPr>
        <w:t xml:space="preserve">As tabelas </w:t>
      </w:r>
      <w:r w:rsidRPr="000C3638">
        <w:rPr>
          <w:rFonts w:cstheme="minorHAnsi"/>
          <w:b/>
          <w:bCs/>
          <w:i/>
        </w:rPr>
        <w:t>bu_esg_work.pilar3_sat84_dref_adj_tabaux4</w:t>
      </w:r>
      <w:r w:rsidRPr="000C3638">
        <w:rPr>
          <w:rFonts w:cstheme="minorHAnsi"/>
          <w:b/>
          <w:i/>
        </w:rPr>
        <w:t xml:space="preserve">, </w:t>
      </w:r>
      <w:r w:rsidRPr="000C3638">
        <w:rPr>
          <w:rFonts w:cstheme="minorHAnsi"/>
          <w:b/>
          <w:bCs/>
          <w:i/>
        </w:rPr>
        <w:t xml:space="preserve">bu_esg_work.pilar3_sat84_dref_adj_tabaux5 </w:t>
      </w:r>
      <w:r w:rsidRPr="000C3638">
        <w:rPr>
          <w:rFonts w:cstheme="minorHAnsi"/>
          <w:iCs/>
        </w:rPr>
        <w:t>e</w:t>
      </w:r>
      <w:r w:rsidRPr="000C3638">
        <w:rPr>
          <w:rFonts w:cstheme="minorHAnsi"/>
          <w:b/>
          <w:bCs/>
          <w:i/>
        </w:rPr>
        <w:t xml:space="preserve"> bu_esg_work.pilar3_sat84_dref_adj_tabaux6</w:t>
      </w:r>
      <w:r w:rsidR="00E749A5" w:rsidRPr="000C3638">
        <w:rPr>
          <w:rFonts w:cstheme="minorHAnsi"/>
          <w:iCs/>
        </w:rPr>
        <w:t xml:space="preserve"> são </w:t>
      </w:r>
      <w:r w:rsidR="00E749A5" w:rsidRPr="000C3638">
        <w:rPr>
          <w:rFonts w:cstheme="minorHAnsi"/>
        </w:rPr>
        <w:t>aprovisionadas a partir da tabela criada anteriormente (</w:t>
      </w:r>
      <w:r w:rsidR="0090372C" w:rsidRPr="000C3638">
        <w:rPr>
          <w:rFonts w:cstheme="minorHAnsi"/>
          <w:b/>
          <w:i/>
        </w:rPr>
        <w:t>bu_esg_work.pilar3_sat84_Jun24_adj_tabaux3</w:t>
      </w:r>
      <w:r w:rsidR="0090372C" w:rsidRPr="000C3638">
        <w:rPr>
          <w:rFonts w:cstheme="minorHAnsi"/>
        </w:rPr>
        <w:t>,</w:t>
      </w:r>
      <w:r w:rsidR="0090372C" w:rsidRPr="000C3638">
        <w:rPr>
          <w:rFonts w:cstheme="minorHAnsi"/>
          <w:b/>
          <w:i/>
        </w:rPr>
        <w:t xml:space="preserve"> </w:t>
      </w:r>
      <w:r w:rsidR="0090372C" w:rsidRPr="000C3638">
        <w:rPr>
          <w:rFonts w:cstheme="minorHAnsi"/>
        </w:rPr>
        <w:t>filtrada por montantes diferentes de zero</w:t>
      </w:r>
      <w:r w:rsidR="00E749A5" w:rsidRPr="000C3638">
        <w:rPr>
          <w:rFonts w:cstheme="minorHAnsi"/>
        </w:rPr>
        <w:t>), sendo efetuado um agrupamento (</w:t>
      </w:r>
      <w:r w:rsidR="00E749A5" w:rsidRPr="000C3638">
        <w:rPr>
          <w:rFonts w:cstheme="minorHAnsi"/>
          <w:i/>
        </w:rPr>
        <w:t>group by</w:t>
      </w:r>
      <w:r w:rsidR="00E749A5" w:rsidRPr="000C3638">
        <w:rPr>
          <w:rFonts w:cstheme="minorHAnsi"/>
        </w:rPr>
        <w:t>) dos montantes de elegibilidade e alinhamento pelos seguintes campos: ‘</w:t>
      </w:r>
      <w:r w:rsidR="00E749A5" w:rsidRPr="000C3638">
        <w:rPr>
          <w:rFonts w:cstheme="minorHAnsi"/>
          <w:i/>
        </w:rPr>
        <w:t>reporting_soc’, ‘counterparty_soc’, ‘adjustment_code’, ‘id_comb’, ‘EU’, ‘CNAEL’</w:t>
      </w:r>
      <w:r w:rsidR="00E749A5" w:rsidRPr="000C3638">
        <w:rPr>
          <w:rFonts w:cstheme="minorHAnsi"/>
        </w:rPr>
        <w:t xml:space="preserve"> e ‘</w:t>
      </w:r>
      <w:r w:rsidR="00E749A5" w:rsidRPr="000C3638">
        <w:rPr>
          <w:rFonts w:cstheme="minorHAnsi"/>
          <w:i/>
        </w:rPr>
        <w:t>NACE’.</w:t>
      </w:r>
    </w:p>
    <w:p w14:paraId="1D1AFA9D" w14:textId="77777777" w:rsidR="00692F14" w:rsidRPr="000C3638" w:rsidRDefault="00692F14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lastRenderedPageBreak/>
        <w:t>Detalhe dos Campos</w:t>
      </w:r>
    </w:p>
    <w:p w14:paraId="2F0D12BB" w14:textId="77777777" w:rsidR="00692F14" w:rsidRPr="000C3638" w:rsidRDefault="00692F14" w:rsidP="00692F14">
      <w:pPr>
        <w:jc w:val="both"/>
        <w:rPr>
          <w:rFonts w:cstheme="minorHAnsi"/>
        </w:rPr>
      </w:pPr>
      <w:r w:rsidRPr="000C3638">
        <w:rPr>
          <w:rFonts w:cstheme="minorHAnsi"/>
        </w:rPr>
        <w:t xml:space="preserve">As tabelas </w:t>
      </w:r>
      <w:r w:rsidRPr="000C3638">
        <w:rPr>
          <w:rFonts w:cstheme="minorHAnsi"/>
          <w:b/>
          <w:bCs/>
          <w:i/>
        </w:rPr>
        <w:t>bu_esg_work.pilar3_sat84_dref_adj_tabaux4</w:t>
      </w:r>
      <w:r w:rsidRPr="000C3638">
        <w:rPr>
          <w:rFonts w:cstheme="minorHAnsi"/>
          <w:b/>
          <w:bCs/>
          <w:i/>
          <w:sz w:val="20"/>
          <w:szCs w:val="20"/>
        </w:rPr>
        <w:t xml:space="preserve">, </w:t>
      </w:r>
      <w:r w:rsidRPr="000C3638">
        <w:rPr>
          <w:rFonts w:cstheme="minorHAnsi"/>
          <w:b/>
          <w:bCs/>
          <w:i/>
        </w:rPr>
        <w:t xml:space="preserve">bu_esg_work.pilar3_sat84_dref_adj_tabaux5 </w:t>
      </w:r>
      <w:r w:rsidRPr="000C3638">
        <w:rPr>
          <w:rFonts w:cstheme="minorHAnsi"/>
          <w:iCs/>
        </w:rPr>
        <w:t>e</w:t>
      </w:r>
      <w:r w:rsidRPr="000C3638">
        <w:rPr>
          <w:rFonts w:cstheme="minorHAnsi"/>
          <w:b/>
          <w:bCs/>
          <w:i/>
        </w:rPr>
        <w:t xml:space="preserve"> bu_esg_work.pilar3_sat84_dref_adj_tabaux6</w:t>
      </w:r>
      <w:r w:rsidRPr="000C3638">
        <w:rPr>
          <w:rFonts w:cstheme="minorHAnsi"/>
          <w:b/>
          <w:bCs/>
          <w:i/>
          <w:sz w:val="20"/>
          <w:szCs w:val="20"/>
        </w:rPr>
        <w:t xml:space="preserve"> </w:t>
      </w:r>
      <w:r w:rsidRPr="000C3638">
        <w:rPr>
          <w:rFonts w:cstheme="minorHAnsi"/>
        </w:rPr>
        <w:t xml:space="preserve">e os seus atributos são detalhados </w:t>
      </w:r>
      <w:r w:rsidRPr="000C3638">
        <w:rPr>
          <w:rFonts w:cstheme="minorHAnsi"/>
          <w:i/>
          <w:iCs/>
        </w:rPr>
        <w:t>infra</w:t>
      </w:r>
      <w:r w:rsidRPr="000C3638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692F14" w:rsidRPr="000C3638" w14:paraId="78EBD2FC" w14:textId="77777777" w:rsidTr="002E41B6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3946488" w14:textId="77777777" w:rsidR="00692F14" w:rsidRPr="000C3638" w:rsidRDefault="00692F1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0C3638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</w:t>
            </w:r>
            <w:r w:rsidR="001A42B1" w:rsidRPr="000C3638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</w:t>
            </w:r>
            <w:r w:rsidRPr="000C3638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tabela</w:t>
            </w:r>
            <w:r w:rsidR="001A42B1" w:rsidRPr="000C3638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EE16BA8" w14:textId="77777777" w:rsidR="00692F14" w:rsidRPr="000C3638" w:rsidRDefault="00692F1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692F14" w:rsidRPr="000C3638" w14:paraId="2B104C70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A0A0E47" w14:textId="77777777" w:rsidR="00692F14" w:rsidRPr="000C3638" w:rsidRDefault="00EA575D" w:rsidP="002E41B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reporting_soc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ED26FAB" w14:textId="77777777" w:rsidR="006223B4" w:rsidRPr="000C3638" w:rsidRDefault="002C1345" w:rsidP="00EA575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 entidade de reporte.</w:t>
            </w:r>
          </w:p>
          <w:p w14:paraId="2A12BD9A" w14:textId="77777777" w:rsidR="006223B4" w:rsidRPr="000C3638" w:rsidRDefault="006223B4" w:rsidP="00EA575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C00858D" w14:textId="77777777" w:rsidR="00692F14" w:rsidRPr="000C3638" w:rsidRDefault="00A52757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 preenchimento do campo é forçado </w:t>
            </w:r>
            <w:r w:rsidR="00131700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 ‘00411</w:t>
            </w:r>
            <w:r w:rsidR="00244C95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692F14" w:rsidRPr="000C3638" w14:paraId="224B0FC6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B5132D7" w14:textId="77777777" w:rsidR="00692F14" w:rsidRPr="000C3638" w:rsidRDefault="00EA575D" w:rsidP="002E41B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counterparty_soc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51826E3" w14:textId="77777777" w:rsidR="002C1345" w:rsidRPr="000C3638" w:rsidRDefault="002C1345" w:rsidP="002C1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soc. de contraparte.</w:t>
            </w:r>
          </w:p>
          <w:p w14:paraId="6A98C8ED" w14:textId="77777777" w:rsidR="005C541A" w:rsidRPr="000C3638" w:rsidRDefault="005C541A" w:rsidP="005C541A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2610C9C" w14:textId="77777777" w:rsidR="005C541A" w:rsidRPr="000C3638" w:rsidRDefault="005C541A" w:rsidP="00891B1A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da seguinte forma:</w:t>
            </w:r>
          </w:p>
          <w:p w14:paraId="602D6E59" w14:textId="77777777" w:rsidR="005C541A" w:rsidRPr="000C3638" w:rsidRDefault="005C541A" w:rsidP="00891B1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‘00</w:t>
            </w:r>
            <w:r w:rsidR="006C207D" w:rsidRPr="000C3638">
              <w:rPr>
                <w:rFonts w:cs="Arial"/>
                <w:sz w:val="18"/>
                <w:szCs w:val="18"/>
              </w:rPr>
              <w:t>0</w:t>
            </w:r>
            <w:r w:rsidRPr="000C3638">
              <w:rPr>
                <w:rFonts w:cs="Arial"/>
                <w:sz w:val="18"/>
                <w:szCs w:val="18"/>
              </w:rPr>
              <w:t>00’ se o campo ‘</w:t>
            </w:r>
            <w:r w:rsidR="00F73EF0" w:rsidRPr="000C3638">
              <w:rPr>
                <w:rFonts w:cs="Arial"/>
                <w:i/>
                <w:iCs/>
                <w:sz w:val="18"/>
                <w:szCs w:val="18"/>
              </w:rPr>
              <w:t>socieadade_contraparte</w:t>
            </w:r>
            <w:r w:rsidRPr="000C3638">
              <w:rPr>
                <w:rFonts w:cs="Arial"/>
                <w:sz w:val="18"/>
                <w:szCs w:val="18"/>
              </w:rPr>
              <w:t xml:space="preserve">’ </w:t>
            </w:r>
            <w:r w:rsidR="003A7033" w:rsidRPr="000C3638">
              <w:rPr>
                <w:rFonts w:cs="Arial"/>
                <w:sz w:val="18"/>
                <w:szCs w:val="18"/>
              </w:rPr>
              <w:t>estiver vazio</w:t>
            </w:r>
            <w:r w:rsidRPr="000C3638">
              <w:rPr>
                <w:rFonts w:cs="Arial"/>
                <w:sz w:val="18"/>
                <w:szCs w:val="18"/>
              </w:rPr>
              <w:t>;</w:t>
            </w:r>
          </w:p>
          <w:p w14:paraId="49EF3695" w14:textId="77777777" w:rsidR="006C207D" w:rsidRPr="000C3638" w:rsidRDefault="006C207D" w:rsidP="00891B1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‘00000’ se o campo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socieadade_contraparte</w:t>
            </w:r>
            <w:r w:rsidRPr="000C3638">
              <w:rPr>
                <w:rFonts w:cs="Arial"/>
                <w:sz w:val="18"/>
                <w:szCs w:val="18"/>
              </w:rPr>
              <w:t xml:space="preserve">’ estiver </w:t>
            </w:r>
            <w:r w:rsidR="00C84130" w:rsidRPr="000C3638">
              <w:rPr>
                <w:rFonts w:cs="Arial"/>
                <w:sz w:val="18"/>
                <w:szCs w:val="18"/>
              </w:rPr>
              <w:t>preenchido com ‘</w:t>
            </w:r>
            <w:r w:rsidR="009F498A" w:rsidRPr="000C3638">
              <w:rPr>
                <w:rFonts w:cs="Arial"/>
                <w:sz w:val="18"/>
                <w:szCs w:val="18"/>
              </w:rPr>
              <w:t>01278</w:t>
            </w:r>
            <w:r w:rsidR="00C84130" w:rsidRPr="000C3638">
              <w:rPr>
                <w:rFonts w:cs="Arial"/>
                <w:sz w:val="18"/>
                <w:szCs w:val="18"/>
              </w:rPr>
              <w:t>’</w:t>
            </w:r>
            <w:r w:rsidR="00F401D2" w:rsidRPr="000C3638">
              <w:rPr>
                <w:rFonts w:cs="Arial"/>
                <w:sz w:val="18"/>
                <w:szCs w:val="18"/>
              </w:rPr>
              <w:t>;</w:t>
            </w:r>
          </w:p>
          <w:p w14:paraId="790DD255" w14:textId="77777777" w:rsidR="00692F14" w:rsidRPr="000C3638" w:rsidRDefault="00CB07C6" w:rsidP="00CB07C6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Nos restant</w:t>
            </w:r>
            <w:r w:rsidR="00995FF5" w:rsidRPr="000C3638">
              <w:rPr>
                <w:rFonts w:cs="Arial"/>
                <w:sz w:val="18"/>
                <w:szCs w:val="18"/>
              </w:rPr>
              <w:t>e</w:t>
            </w:r>
            <w:r w:rsidRPr="000C3638">
              <w:rPr>
                <w:rFonts w:cs="Arial"/>
                <w:sz w:val="18"/>
                <w:szCs w:val="18"/>
              </w:rPr>
              <w:t>s casos, é mantido o valor do campo ‘</w:t>
            </w:r>
            <w:r w:rsidR="00891B1A" w:rsidRPr="000C3638">
              <w:rPr>
                <w:rFonts w:cs="Arial"/>
                <w:i/>
                <w:iCs/>
                <w:sz w:val="18"/>
                <w:szCs w:val="18"/>
              </w:rPr>
              <w:t>sociedade_contraparte</w:t>
            </w:r>
            <w:r w:rsidRPr="000C3638">
              <w:rPr>
                <w:rFonts w:cs="Arial"/>
                <w:sz w:val="18"/>
                <w:szCs w:val="18"/>
              </w:rPr>
              <w:t>’.</w:t>
            </w:r>
          </w:p>
        </w:tc>
      </w:tr>
      <w:tr w:rsidR="00692F14" w:rsidRPr="000C3638" w14:paraId="304217F7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A8F360" w14:textId="77777777" w:rsidR="00692F14" w:rsidRPr="000C3638" w:rsidRDefault="00EA575D" w:rsidP="002E41B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adjustment_code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08D788D" w14:textId="77777777" w:rsidR="002C1345" w:rsidRPr="000C3638" w:rsidRDefault="002C1345" w:rsidP="002C1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Cód. de ajuste contabilístico.</w:t>
            </w:r>
          </w:p>
          <w:p w14:paraId="5E56886C" w14:textId="77777777" w:rsidR="00931364" w:rsidRPr="000C3638" w:rsidRDefault="00931364" w:rsidP="0093136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8BC70D9" w14:textId="77777777" w:rsidR="00692F14" w:rsidRPr="000C3638" w:rsidRDefault="00931364" w:rsidP="002E41B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‘</w:t>
            </w:r>
            <w:r w:rsidR="0069590C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BI00411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572641" w:rsidRPr="000C3638" w14:paraId="761B0F59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29E1E1E" w14:textId="77777777" w:rsidR="00572641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id_comb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6F6585D" w14:textId="77777777" w:rsidR="00D77ABD" w:rsidRPr="000C3638" w:rsidRDefault="00A33F84" w:rsidP="002C1345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 xml:space="preserve">IDCOMB </w:t>
            </w:r>
            <w:r w:rsidR="00732E9A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completo do</w:t>
            </w:r>
            <w:r w:rsidR="00732E9A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Satélite.</w:t>
            </w:r>
          </w:p>
          <w:p w14:paraId="23A8BE2E" w14:textId="77777777" w:rsidR="00D77ABD" w:rsidRPr="000C3638" w:rsidRDefault="00D77ABD" w:rsidP="00D77ABD">
            <w:pPr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</w:p>
          <w:p w14:paraId="1B94AEC0" w14:textId="77777777" w:rsidR="00D77ABD" w:rsidRPr="000C3638" w:rsidRDefault="00D77ABD" w:rsidP="00D77ABD">
            <w:pPr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0C3638">
              <w:rPr>
                <w:rFonts w:cstheme="minorHAnsi"/>
                <w:iCs/>
                <w:sz w:val="18"/>
                <w:szCs w:val="18"/>
              </w:rPr>
              <w:t>Preenchido da seguinte forma:</w:t>
            </w:r>
          </w:p>
          <w:p w14:paraId="3200AC88" w14:textId="77777777" w:rsidR="00D77ABD" w:rsidRPr="000C3638" w:rsidRDefault="00D77ABD" w:rsidP="00D77AB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0C3638">
              <w:rPr>
                <w:rFonts w:cstheme="minorHAnsi"/>
                <w:iCs/>
                <w:sz w:val="18"/>
                <w:szCs w:val="18"/>
              </w:rPr>
              <w:t xml:space="preserve">Preenchido com </w:t>
            </w:r>
            <w:r w:rsidR="00B71B89" w:rsidRPr="000C3638">
              <w:rPr>
                <w:rFonts w:cstheme="minorHAnsi"/>
                <w:iCs/>
                <w:sz w:val="18"/>
                <w:szCs w:val="18"/>
              </w:rPr>
              <w:t xml:space="preserve">a </w:t>
            </w:r>
            <w:r w:rsidR="006F636C" w:rsidRPr="000C3638">
              <w:rPr>
                <w:rFonts w:cstheme="minorHAnsi"/>
                <w:iCs/>
                <w:sz w:val="18"/>
                <w:szCs w:val="18"/>
              </w:rPr>
              <w:t>concaten</w:t>
            </w:r>
            <w:r w:rsidR="005A519E" w:rsidRPr="000C3638">
              <w:rPr>
                <w:rFonts w:cstheme="minorHAnsi"/>
                <w:iCs/>
                <w:sz w:val="18"/>
                <w:szCs w:val="18"/>
              </w:rPr>
              <w:t>ação dos campos</w:t>
            </w:r>
            <w:r w:rsidR="00D17F70" w:rsidRPr="000C3638">
              <w:rPr>
                <w:rFonts w:cstheme="minorHAnsi"/>
                <w:iCs/>
                <w:sz w:val="18"/>
                <w:szCs w:val="18"/>
              </w:rPr>
              <w:t xml:space="preserve"> ’</w:t>
            </w:r>
            <w:r w:rsidR="00D17F70" w:rsidRPr="000C3638">
              <w:rPr>
                <w:rFonts w:cstheme="minorHAnsi"/>
                <w:i/>
                <w:sz w:val="18"/>
                <w:szCs w:val="18"/>
              </w:rPr>
              <w:t>idcomb_satelite</w:t>
            </w:r>
            <w:r w:rsidR="00D17F70" w:rsidRPr="000C3638">
              <w:rPr>
                <w:rFonts w:cstheme="minorHAnsi"/>
                <w:iCs/>
                <w:sz w:val="18"/>
                <w:szCs w:val="18"/>
              </w:rPr>
              <w:t>’</w:t>
            </w:r>
            <w:r w:rsidR="008167AB" w:rsidRPr="000C3638">
              <w:rPr>
                <w:rFonts w:cstheme="minorHAnsi"/>
                <w:iCs/>
                <w:sz w:val="18"/>
                <w:szCs w:val="18"/>
              </w:rPr>
              <w:t>, ‘</w:t>
            </w:r>
            <w:r w:rsidR="004233C1" w:rsidRPr="000C3638">
              <w:rPr>
                <w:rFonts w:cstheme="minorHAnsi"/>
                <w:i/>
                <w:sz w:val="18"/>
                <w:szCs w:val="18"/>
              </w:rPr>
              <w:t>esg_subsector</w:t>
            </w:r>
            <w:r w:rsidR="008167AB" w:rsidRPr="000C3638">
              <w:rPr>
                <w:rFonts w:cstheme="minorHAnsi"/>
                <w:iCs/>
                <w:sz w:val="18"/>
                <w:szCs w:val="18"/>
              </w:rPr>
              <w:t>’</w:t>
            </w:r>
            <w:r w:rsidR="00D17F70" w:rsidRPr="000C3638">
              <w:rPr>
                <w:rFonts w:cstheme="minorHAnsi"/>
                <w:iCs/>
                <w:sz w:val="18"/>
                <w:szCs w:val="18"/>
              </w:rPr>
              <w:t xml:space="preserve"> </w:t>
            </w:r>
            <w:r w:rsidR="004431FF" w:rsidRPr="000C3638">
              <w:rPr>
                <w:rFonts w:cstheme="minorHAnsi"/>
                <w:iCs/>
                <w:sz w:val="18"/>
                <w:szCs w:val="18"/>
              </w:rPr>
              <w:t>e ‘</w:t>
            </w:r>
            <w:r w:rsidR="004431FF" w:rsidRPr="000C3638">
              <w:rPr>
                <w:rFonts w:cstheme="minorHAnsi"/>
                <w:i/>
                <w:sz w:val="18"/>
                <w:szCs w:val="18"/>
              </w:rPr>
              <w:t>originated_during_peridod</w:t>
            </w:r>
            <w:r w:rsidR="004431FF" w:rsidRPr="000C3638">
              <w:rPr>
                <w:rFonts w:cstheme="minorHAnsi"/>
                <w:iCs/>
                <w:sz w:val="18"/>
                <w:szCs w:val="18"/>
              </w:rPr>
              <w:t>’</w:t>
            </w:r>
            <w:r w:rsidR="00D17F70" w:rsidRPr="000C3638">
              <w:rPr>
                <w:rFonts w:cstheme="minorHAnsi"/>
                <w:iCs/>
                <w:sz w:val="18"/>
                <w:szCs w:val="18"/>
              </w:rPr>
              <w:t xml:space="preserve"> </w:t>
            </w:r>
            <w:r w:rsidRPr="000C3638">
              <w:rPr>
                <w:rFonts w:cstheme="minorHAnsi"/>
                <w:iCs/>
                <w:sz w:val="18"/>
                <w:szCs w:val="18"/>
              </w:rPr>
              <w:t>se o preenchimento do campo ‘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25C12" w:rsidRPr="000C3638">
              <w:t xml:space="preserve"> </w:t>
            </w:r>
            <w:r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pilar3_</w:t>
            </w:r>
            <w:r w:rsidR="00825C12"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sat84_dref_adj_tabaux3</w:t>
            </w:r>
            <w:r w:rsidRPr="000C3638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062580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possuir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‘</w:t>
            </w:r>
            <w:r w:rsidR="0097643D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ORIG3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97643D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, ‘ORIG2’, </w:t>
            </w:r>
            <w:r w:rsidR="00293A8D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‘</w:t>
            </w:r>
            <w:r w:rsidR="00C45520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ORIG1</w:t>
            </w:r>
            <w:r w:rsidR="00293A8D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C45520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, ‘</w:t>
            </w:r>
            <w:r w:rsidR="002C0A1F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MC1001</w:t>
            </w:r>
            <w:r w:rsidR="00C45520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2C0A1F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, ‘MC1002’, ‘MC1003’</w:t>
            </w:r>
            <w:r w:rsidR="00F150FE"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ou ‘MC1004’</w:t>
            </w: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5EE79A65" w14:textId="77777777" w:rsidR="00572641" w:rsidRPr="000C3638" w:rsidRDefault="00D77ABD" w:rsidP="00D77AB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0C3638">
              <w:rPr>
                <w:rFonts w:cstheme="minorHAnsi"/>
                <w:sz w:val="18"/>
                <w:szCs w:val="18"/>
              </w:rPr>
              <w:t>Em quaisquer outros casos</w:t>
            </w:r>
            <w:r w:rsidR="00B678EA" w:rsidRPr="000C3638">
              <w:rPr>
                <w:rFonts w:cstheme="minorHAnsi"/>
                <w:iCs/>
                <w:sz w:val="18"/>
                <w:szCs w:val="18"/>
              </w:rPr>
              <w:t>, o campo é preenchido p</w:t>
            </w:r>
            <w:r w:rsidR="00CB39E1" w:rsidRPr="000C3638">
              <w:rPr>
                <w:rFonts w:cstheme="minorHAnsi"/>
                <w:iCs/>
                <w:sz w:val="18"/>
                <w:szCs w:val="18"/>
              </w:rPr>
              <w:t>ela concatenação dos campos ‘</w:t>
            </w:r>
            <w:r w:rsidR="00CB39E1" w:rsidRPr="000C3638">
              <w:rPr>
                <w:rFonts w:cstheme="minorHAnsi"/>
                <w:i/>
                <w:sz w:val="18"/>
                <w:szCs w:val="18"/>
              </w:rPr>
              <w:t>idcomb_satelite</w:t>
            </w:r>
            <w:r w:rsidR="00CB39E1" w:rsidRPr="000C3638">
              <w:rPr>
                <w:rFonts w:cstheme="minorHAnsi"/>
                <w:iCs/>
                <w:sz w:val="18"/>
                <w:szCs w:val="18"/>
              </w:rPr>
              <w:t>’</w:t>
            </w:r>
            <w:r w:rsidR="00691E06" w:rsidRPr="000C3638">
              <w:rPr>
                <w:rFonts w:cstheme="minorHAnsi"/>
                <w:iCs/>
                <w:sz w:val="18"/>
                <w:szCs w:val="18"/>
              </w:rPr>
              <w:t>, ‘</w:t>
            </w:r>
            <w:r w:rsidR="00691E06" w:rsidRPr="000C3638">
              <w:rPr>
                <w:rFonts w:cstheme="minorHAnsi"/>
                <w:i/>
                <w:sz w:val="18"/>
                <w:szCs w:val="18"/>
              </w:rPr>
              <w:t>esg_subsector</w:t>
            </w:r>
            <w:r w:rsidR="00691E06" w:rsidRPr="000C3638">
              <w:rPr>
                <w:rFonts w:cstheme="minorHAnsi"/>
                <w:iCs/>
                <w:sz w:val="18"/>
                <w:szCs w:val="18"/>
              </w:rPr>
              <w:t>’</w:t>
            </w:r>
            <w:r w:rsidR="00205023" w:rsidRPr="000C3638">
              <w:rPr>
                <w:rFonts w:cstheme="minorHAnsi"/>
                <w:iCs/>
                <w:sz w:val="18"/>
                <w:szCs w:val="18"/>
              </w:rPr>
              <w:t>, ‘</w:t>
            </w:r>
            <w:r w:rsidR="00205023" w:rsidRPr="000C3638">
              <w:rPr>
                <w:rFonts w:cstheme="minorHAnsi"/>
                <w:i/>
                <w:sz w:val="18"/>
                <w:szCs w:val="18"/>
              </w:rPr>
              <w:t>purpose_esg</w:t>
            </w:r>
            <w:r w:rsidR="00205023" w:rsidRPr="000C3638">
              <w:rPr>
                <w:rFonts w:cstheme="minorHAnsi"/>
                <w:iCs/>
                <w:sz w:val="18"/>
                <w:szCs w:val="18"/>
              </w:rPr>
              <w:t>’</w:t>
            </w:r>
            <w:r w:rsidR="00F85FBA" w:rsidRPr="000C3638">
              <w:rPr>
                <w:rFonts w:cstheme="minorHAnsi"/>
                <w:iCs/>
                <w:sz w:val="18"/>
                <w:szCs w:val="18"/>
              </w:rPr>
              <w:t xml:space="preserve">, </w:t>
            </w:r>
            <w:r w:rsidR="0014555F" w:rsidRPr="000C3638">
              <w:rPr>
                <w:rFonts w:cstheme="minorHAnsi"/>
                <w:iCs/>
                <w:sz w:val="18"/>
                <w:szCs w:val="18"/>
              </w:rPr>
              <w:t>‘</w:t>
            </w:r>
            <w:r w:rsidR="008D0EF2" w:rsidRPr="000C3638">
              <w:rPr>
                <w:rFonts w:cstheme="minorHAnsi"/>
                <w:i/>
                <w:sz w:val="18"/>
                <w:szCs w:val="18"/>
              </w:rPr>
              <w:t>nfrd</w:t>
            </w:r>
            <w:r w:rsidR="004375EC" w:rsidRPr="000C3638">
              <w:rPr>
                <w:rFonts w:cstheme="minorHAnsi"/>
                <w:i/>
                <w:sz w:val="18"/>
                <w:szCs w:val="18"/>
              </w:rPr>
              <w:t>_disclosures</w:t>
            </w:r>
            <w:r w:rsidR="0014555F" w:rsidRPr="000C3638">
              <w:rPr>
                <w:rFonts w:cstheme="minorHAnsi"/>
                <w:iCs/>
                <w:sz w:val="18"/>
                <w:szCs w:val="18"/>
              </w:rPr>
              <w:t>’</w:t>
            </w:r>
            <w:r w:rsidR="00E36D71" w:rsidRPr="000C3638">
              <w:rPr>
                <w:rFonts w:cstheme="minorHAnsi"/>
                <w:iCs/>
                <w:sz w:val="18"/>
                <w:szCs w:val="18"/>
              </w:rPr>
              <w:t>, ‘</w:t>
            </w:r>
            <w:r w:rsidR="00E36D71" w:rsidRPr="000C3638">
              <w:rPr>
                <w:rFonts w:cstheme="minorHAnsi"/>
                <w:i/>
                <w:sz w:val="18"/>
                <w:szCs w:val="18"/>
              </w:rPr>
              <w:t>originated_during_period</w:t>
            </w:r>
            <w:r w:rsidR="00E36D71" w:rsidRPr="000C3638">
              <w:rPr>
                <w:rFonts w:cstheme="minorHAnsi"/>
                <w:iCs/>
                <w:sz w:val="18"/>
                <w:szCs w:val="18"/>
              </w:rPr>
              <w:t>’</w:t>
            </w:r>
            <w:r w:rsidR="00192D89" w:rsidRPr="000C3638">
              <w:rPr>
                <w:rFonts w:cstheme="minorHAnsi"/>
                <w:iCs/>
                <w:sz w:val="18"/>
                <w:szCs w:val="18"/>
              </w:rPr>
              <w:t>, ‘</w:t>
            </w:r>
            <w:r w:rsidR="008A1B5C" w:rsidRPr="000C3638">
              <w:rPr>
                <w:rFonts w:cstheme="minorHAnsi"/>
                <w:i/>
                <w:sz w:val="18"/>
                <w:szCs w:val="18"/>
              </w:rPr>
              <w:t>general_specific_purpose</w:t>
            </w:r>
            <w:r w:rsidR="00192D89" w:rsidRPr="000C3638">
              <w:rPr>
                <w:rFonts w:cstheme="minorHAnsi"/>
                <w:iCs/>
                <w:sz w:val="18"/>
                <w:szCs w:val="18"/>
              </w:rPr>
              <w:t>’</w:t>
            </w:r>
            <w:r w:rsidR="008A1B5C" w:rsidRPr="000C3638">
              <w:rPr>
                <w:rFonts w:cstheme="minorHAnsi"/>
                <w:iCs/>
                <w:sz w:val="18"/>
                <w:szCs w:val="18"/>
              </w:rPr>
              <w:t>, ‘</w:t>
            </w:r>
            <w:r w:rsidR="00072D1A" w:rsidRPr="000C3638">
              <w:rPr>
                <w:rFonts w:cstheme="minorHAnsi"/>
                <w:i/>
                <w:sz w:val="18"/>
                <w:szCs w:val="18"/>
              </w:rPr>
              <w:t>specialised</w:t>
            </w:r>
            <w:r w:rsidR="00C65AF5" w:rsidRPr="000C3638">
              <w:rPr>
                <w:rFonts w:cstheme="minorHAnsi"/>
                <w:i/>
                <w:sz w:val="18"/>
                <w:szCs w:val="18"/>
              </w:rPr>
              <w:t>_lending</w:t>
            </w:r>
            <w:r w:rsidR="008A1B5C" w:rsidRPr="000C3638">
              <w:rPr>
                <w:rFonts w:cstheme="minorHAnsi"/>
                <w:iCs/>
                <w:sz w:val="18"/>
                <w:szCs w:val="18"/>
              </w:rPr>
              <w:t>’</w:t>
            </w:r>
            <w:r w:rsidR="0062155C" w:rsidRPr="000C3638">
              <w:rPr>
                <w:rFonts w:cstheme="minorHAnsi"/>
                <w:iCs/>
                <w:sz w:val="18"/>
                <w:szCs w:val="18"/>
              </w:rPr>
              <w:t>, ‘</w:t>
            </w:r>
            <w:r w:rsidR="0062155C" w:rsidRPr="000C3638">
              <w:rPr>
                <w:rFonts w:cstheme="minorHAnsi"/>
                <w:i/>
                <w:sz w:val="18"/>
                <w:szCs w:val="18"/>
              </w:rPr>
              <w:t>spe</w:t>
            </w:r>
            <w:r w:rsidR="009C4F30" w:rsidRPr="000C3638">
              <w:rPr>
                <w:rFonts w:cstheme="minorHAnsi"/>
                <w:i/>
                <w:sz w:val="18"/>
                <w:szCs w:val="18"/>
              </w:rPr>
              <w:t>cific_eligible</w:t>
            </w:r>
            <w:r w:rsidR="0062155C" w:rsidRPr="000C3638">
              <w:rPr>
                <w:rFonts w:cstheme="minorHAnsi"/>
                <w:iCs/>
                <w:sz w:val="18"/>
                <w:szCs w:val="18"/>
              </w:rPr>
              <w:t>’</w:t>
            </w:r>
            <w:r w:rsidR="006E2EB2" w:rsidRPr="000C3638">
              <w:rPr>
                <w:rFonts w:cstheme="minorHAnsi"/>
                <w:iCs/>
                <w:sz w:val="18"/>
                <w:szCs w:val="18"/>
              </w:rPr>
              <w:t xml:space="preserve"> e ‘</w:t>
            </w:r>
            <w:r w:rsidR="006E2EB2" w:rsidRPr="000C3638">
              <w:rPr>
                <w:rFonts w:cstheme="minorHAnsi"/>
                <w:i/>
                <w:sz w:val="18"/>
                <w:szCs w:val="18"/>
              </w:rPr>
              <w:t>specific_sustainable</w:t>
            </w:r>
            <w:r w:rsidR="006E2EB2" w:rsidRPr="000C3638">
              <w:rPr>
                <w:rFonts w:cstheme="minorHAnsi"/>
                <w:iCs/>
                <w:sz w:val="18"/>
                <w:szCs w:val="18"/>
              </w:rPr>
              <w:t>’</w:t>
            </w:r>
            <w:r w:rsidR="00CB39E1" w:rsidRPr="000C3638">
              <w:rPr>
                <w:rFonts w:cstheme="minorHAnsi"/>
                <w:iCs/>
                <w:sz w:val="18"/>
                <w:szCs w:val="18"/>
              </w:rPr>
              <w:t>.</w:t>
            </w:r>
          </w:p>
        </w:tc>
      </w:tr>
      <w:tr w:rsidR="00572641" w:rsidRPr="000C3638" w14:paraId="02DD21F0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28B070" w14:textId="77777777" w:rsidR="00572641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0569C4" w14:textId="77777777" w:rsidR="00931CEC" w:rsidRPr="000C3638" w:rsidRDefault="00931CEC" w:rsidP="00931CE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do saldo contabilístico </w:t>
            </w:r>
            <w:r w:rsidR="00A33F84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 operação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DB75D11" w14:textId="77777777" w:rsidR="00931364" w:rsidRPr="000C3638" w:rsidRDefault="00931364" w:rsidP="0093136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E7A3F5A" w14:textId="77777777" w:rsidR="00572641" w:rsidRPr="000C3638" w:rsidRDefault="00130B5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 soma do campo ‘</w:t>
            </w:r>
            <w:r w:rsidR="00524A3B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amount</w:t>
            </w:r>
            <w:r w:rsidRPr="000C36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pt-PT"/>
              </w:rPr>
              <w:t>’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B26262" w:rsidRPr="000C3638">
              <w:t xml:space="preserve"> </w:t>
            </w:r>
            <w:r w:rsidR="00D77ABD" w:rsidRPr="000C36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pilar3_sat84_dref_adj_tabaux3</w:t>
            </w:r>
            <w:r w:rsidR="00D77ABD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agrupando pelos campos </w:t>
            </w:r>
            <w:r w:rsidR="00FB6A03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FB6A03" w:rsidRPr="000C363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reporting_soc</w:t>
            </w:r>
            <w:r w:rsidR="00FB6A03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’, </w:t>
            </w:r>
            <w:r w:rsidR="00B07D15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395F4C" w:rsidRPr="000C363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counterparty_soc</w:t>
            </w:r>
            <w:r w:rsidR="00395F4C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5212AE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‘</w:t>
            </w:r>
            <w:r w:rsidR="00DB0CD8" w:rsidRPr="000C363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adjustment_code</w:t>
            </w:r>
            <w:r w:rsidR="005212AE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717798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‘</w:t>
            </w:r>
            <w:r w:rsidR="00013685" w:rsidRPr="000C363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id_comb</w:t>
            </w:r>
            <w:r w:rsidR="00717798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942554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572ADB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572ADB" w:rsidRPr="000C363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EU</w:t>
            </w:r>
            <w:r w:rsidR="00572ADB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</w:t>
            </w:r>
            <w:r w:rsidR="00572ADB" w:rsidRPr="000C363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CNAEL</w:t>
            </w:r>
            <w:r w:rsidR="00572ADB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565DC0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 w:rsidR="00572ADB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</w:t>
            </w:r>
            <w:r w:rsidR="00572ADB" w:rsidRPr="000C363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NACE</w:t>
            </w:r>
            <w:r w:rsidR="00572ADB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565DC0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72641" w:rsidRPr="000C3638" w14:paraId="756BE7A2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86B972D" w14:textId="77777777" w:rsidR="00572641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eu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9392E2" w14:textId="77777777" w:rsidR="00DE0E43" w:rsidRPr="000C3638" w:rsidRDefault="00DE0E43" w:rsidP="00DE0E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0276CA7D" w14:textId="77777777" w:rsidR="002C5CA3" w:rsidRPr="000C3638" w:rsidRDefault="002C5CA3" w:rsidP="002C5CA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242BD7B" w14:textId="77777777" w:rsidR="00572641" w:rsidRPr="000C3638" w:rsidRDefault="002C5CA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vazio.</w:t>
            </w:r>
          </w:p>
        </w:tc>
      </w:tr>
      <w:tr w:rsidR="00572641" w:rsidRPr="000C3638" w14:paraId="28310CE5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7A21B6D" w14:textId="77777777" w:rsidR="00572641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cnael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102FBE4" w14:textId="77777777" w:rsidR="00DE0E43" w:rsidRPr="000C3638" w:rsidRDefault="00DE0E43" w:rsidP="00DE0E4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Nomenclatura das Atividades Económicas (NACE level 1).</w:t>
            </w:r>
          </w:p>
          <w:p w14:paraId="5A8624C1" w14:textId="77777777" w:rsidR="002C5CA3" w:rsidRPr="000C3638" w:rsidRDefault="002C5CA3" w:rsidP="002C5CA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73CF287" w14:textId="77777777" w:rsidR="00572641" w:rsidRPr="000C3638" w:rsidRDefault="002C5CA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vazio.</w:t>
            </w:r>
          </w:p>
        </w:tc>
      </w:tr>
      <w:tr w:rsidR="00572641" w:rsidRPr="000C3638" w14:paraId="1034C3E4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C87D96" w14:textId="77777777" w:rsidR="00572641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nace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286DFE0" w14:textId="77777777" w:rsidR="002C5CA3" w:rsidRPr="000C3638" w:rsidRDefault="0017468F" w:rsidP="002C5CA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Nomenclatura das Atividades Económicas (NACE level 4).</w:t>
            </w:r>
          </w:p>
          <w:p w14:paraId="7B475BEE" w14:textId="77777777" w:rsidR="002C5CA3" w:rsidRPr="000C3638" w:rsidRDefault="002C5CA3" w:rsidP="002C5CA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B9EA534" w14:textId="77777777" w:rsidR="00572641" w:rsidRPr="000C3638" w:rsidRDefault="002C5CA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vazio.</w:t>
            </w:r>
          </w:p>
        </w:tc>
      </w:tr>
      <w:tr w:rsidR="00572641" w:rsidRPr="000C3638" w14:paraId="78CBBCDC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34BA904" w14:textId="77777777" w:rsidR="00572641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tuccm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9FD838" w14:textId="77777777" w:rsidR="00850ED1" w:rsidRPr="000C3638" w:rsidRDefault="00304609" w:rsidP="00EA575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Taxonomy </w:t>
            </w:r>
            <w:r w:rsidR="007F79E9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el</w:t>
            </w:r>
            <w:r w:rsidR="002B1A65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i</w:t>
            </w:r>
            <w:r w:rsidR="007F79E9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gible turnover (CCM) amount</w:t>
            </w:r>
            <w:r w:rsidR="0067548A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4736A70C" w14:textId="77777777" w:rsidR="00850ED1" w:rsidRPr="000C3638" w:rsidRDefault="00850ED1" w:rsidP="00EA575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6B354DF" w14:textId="77777777" w:rsidR="00572641" w:rsidRPr="000C3638" w:rsidRDefault="002357A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 preenchimento do campo é forçado a </w:t>
            </w:r>
            <w:r w:rsidR="00623DAF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0.</w:t>
            </w:r>
          </w:p>
        </w:tc>
      </w:tr>
      <w:tr w:rsidR="00572641" w:rsidRPr="000C3638" w14:paraId="7E5FCE32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B19398F" w14:textId="77777777" w:rsidR="00572641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etccm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C203AE" w14:textId="77777777" w:rsidR="004D4D74" w:rsidRPr="000C3638" w:rsidRDefault="007F79E9" w:rsidP="004D4D7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</w:t>
            </w:r>
            <w:r w:rsidR="005C5D37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 </w:t>
            </w:r>
            <w:r w:rsidR="005B1D14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aligned </w:t>
            </w:r>
            <w:r w:rsidR="00F06690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turnover (CCM) </w:t>
            </w:r>
            <w:r w:rsidR="00CB25AC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pure</w:t>
            </w:r>
            <w:r w:rsidR="00584F7E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 amount</w:t>
            </w:r>
            <w:r w:rsidR="0067548A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1B141729" w14:textId="77777777" w:rsidR="00C7755A" w:rsidRPr="000C3638" w:rsidRDefault="00C7755A" w:rsidP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CC9376A" w14:textId="77777777" w:rsidR="00572641" w:rsidRPr="000C3638" w:rsidRDefault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0.</w:t>
            </w:r>
          </w:p>
        </w:tc>
      </w:tr>
      <w:tr w:rsidR="00572641" w:rsidRPr="000C3638" w14:paraId="233E1512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C765B8F" w14:textId="77777777" w:rsidR="00572641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trant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3A35F7B" w14:textId="77777777" w:rsidR="00C7755A" w:rsidRPr="000C3638" w:rsidRDefault="002B1A65" w:rsidP="00C7755A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transitional amount.</w:t>
            </w:r>
          </w:p>
          <w:p w14:paraId="4D92C60D" w14:textId="77777777" w:rsidR="002B1A65" w:rsidRPr="000C3638" w:rsidRDefault="002B1A65" w:rsidP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2C4CECC" w14:textId="77777777" w:rsidR="00572641" w:rsidRPr="000C3638" w:rsidRDefault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0.</w:t>
            </w:r>
          </w:p>
        </w:tc>
      </w:tr>
      <w:tr w:rsidR="00572641" w:rsidRPr="000C3638" w14:paraId="5550EA03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FBB066B" w14:textId="77777777" w:rsidR="00572641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4F1F728" w14:textId="77777777" w:rsidR="00C7755A" w:rsidRPr="000C3638" w:rsidRDefault="00CB25AC" w:rsidP="00C7755A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Taxonomy aligned turnover (CCM) </w:t>
            </w:r>
            <w:r w:rsidR="00BC6BE7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enabling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 amount.</w:t>
            </w:r>
          </w:p>
          <w:p w14:paraId="31A3B3E4" w14:textId="77777777" w:rsidR="00230AAC" w:rsidRPr="000C3638" w:rsidRDefault="00230AAC" w:rsidP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038FD0E" w14:textId="77777777" w:rsidR="00572641" w:rsidRPr="000C3638" w:rsidRDefault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0.</w:t>
            </w:r>
          </w:p>
        </w:tc>
      </w:tr>
      <w:tr w:rsidR="00572641" w:rsidRPr="000C3638" w14:paraId="14899533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2E4C89" w14:textId="77777777" w:rsidR="00572641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tucca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73AD646" w14:textId="77777777" w:rsidR="00106110" w:rsidRPr="000C3638" w:rsidRDefault="00106110" w:rsidP="0010611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</w:t>
            </w:r>
            <w:r w:rsidR="00B1286E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A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) amount.</w:t>
            </w:r>
          </w:p>
          <w:p w14:paraId="673AFF3D" w14:textId="77777777" w:rsidR="00C7755A" w:rsidRPr="000C3638" w:rsidRDefault="00C7755A" w:rsidP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D5EAFC2" w14:textId="77777777" w:rsidR="00572641" w:rsidRPr="000C3638" w:rsidRDefault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0.</w:t>
            </w:r>
          </w:p>
        </w:tc>
      </w:tr>
      <w:tr w:rsidR="00572641" w:rsidRPr="000C3638" w14:paraId="771F0990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D2D7255" w14:textId="77777777" w:rsidR="00572641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etcca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388188B" w14:textId="77777777" w:rsidR="00526E68" w:rsidRPr="000C3638" w:rsidRDefault="00526E68" w:rsidP="00526E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(CCA) pure amount.</w:t>
            </w:r>
          </w:p>
          <w:p w14:paraId="27227B77" w14:textId="77777777" w:rsidR="00C7755A" w:rsidRPr="000C3638" w:rsidRDefault="00C7755A" w:rsidP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0E75E71" w14:textId="77777777" w:rsidR="00572641" w:rsidRPr="000C3638" w:rsidRDefault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0.</w:t>
            </w:r>
          </w:p>
        </w:tc>
      </w:tr>
      <w:tr w:rsidR="00572641" w:rsidRPr="000C3638" w14:paraId="45CF2A63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BEC488" w14:textId="77777777" w:rsidR="00572641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D8692E9" w14:textId="77777777" w:rsidR="00526E68" w:rsidRPr="000C3638" w:rsidRDefault="00526E68" w:rsidP="00526E68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Taxonomy aligned turnover (CCA) </w:t>
            </w:r>
            <w:r w:rsidR="00DE3AB0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enabling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 amount.</w:t>
            </w:r>
          </w:p>
          <w:p w14:paraId="6EBED812" w14:textId="77777777" w:rsidR="00C7755A" w:rsidRPr="000C3638" w:rsidRDefault="00C7755A" w:rsidP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A742C2B" w14:textId="77777777" w:rsidR="00572641" w:rsidRPr="000C3638" w:rsidRDefault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0.</w:t>
            </w:r>
          </w:p>
        </w:tc>
      </w:tr>
      <w:tr w:rsidR="00572641" w:rsidRPr="000C3638" w14:paraId="03F25D8D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799FDB8" w14:textId="77777777" w:rsidR="00572641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tuwtr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9A748F2" w14:textId="77777777" w:rsidR="007625ED" w:rsidRPr="000C3638" w:rsidRDefault="007625ED" w:rsidP="007625E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(WTR) amount.</w:t>
            </w:r>
          </w:p>
          <w:p w14:paraId="11A6423C" w14:textId="77777777" w:rsidR="00C7755A" w:rsidRPr="000C3638" w:rsidRDefault="00C7755A" w:rsidP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247B4DD" w14:textId="77777777" w:rsidR="00572641" w:rsidRPr="000C3638" w:rsidRDefault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0.</w:t>
            </w:r>
          </w:p>
        </w:tc>
      </w:tr>
      <w:tr w:rsidR="00572641" w:rsidRPr="000C3638" w14:paraId="1DB9B601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FBA6D8" w14:textId="77777777" w:rsidR="00572641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etwtr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83C5DEB" w14:textId="77777777" w:rsidR="00CC73F5" w:rsidRPr="000C3638" w:rsidRDefault="00CC73F5" w:rsidP="00CC73F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(WTR) pure amount.</w:t>
            </w:r>
          </w:p>
          <w:p w14:paraId="6EEBFC13" w14:textId="77777777" w:rsidR="00C7755A" w:rsidRPr="000C3638" w:rsidRDefault="00C7755A" w:rsidP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E3260D5" w14:textId="77777777" w:rsidR="00572641" w:rsidRPr="000C3638" w:rsidRDefault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0.</w:t>
            </w:r>
          </w:p>
        </w:tc>
      </w:tr>
      <w:tr w:rsidR="00572641" w:rsidRPr="000C3638" w14:paraId="7847400A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8880A1E" w14:textId="77777777" w:rsidR="00572641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F9253A" w14:textId="77777777" w:rsidR="00633483" w:rsidRPr="000C3638" w:rsidRDefault="00633483" w:rsidP="00633483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(WTR) enabling amount.</w:t>
            </w:r>
          </w:p>
          <w:p w14:paraId="1215CD28" w14:textId="77777777" w:rsidR="00C7755A" w:rsidRPr="000C3638" w:rsidRDefault="00C7755A" w:rsidP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96C3C03" w14:textId="77777777" w:rsidR="00572641" w:rsidRPr="000C3638" w:rsidRDefault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0.</w:t>
            </w:r>
          </w:p>
        </w:tc>
      </w:tr>
      <w:tr w:rsidR="00572641" w:rsidRPr="000C3638" w14:paraId="6DC53E80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070B09F" w14:textId="77777777" w:rsidR="00572641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tuce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E34C0AA" w14:textId="77777777" w:rsidR="00A90D2F" w:rsidRPr="000C3638" w:rsidRDefault="00A90D2F" w:rsidP="00A90D2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(CE) amount.</w:t>
            </w:r>
          </w:p>
          <w:p w14:paraId="28D03218" w14:textId="77777777" w:rsidR="00C7755A" w:rsidRPr="000C3638" w:rsidRDefault="00C7755A" w:rsidP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61E919E" w14:textId="77777777" w:rsidR="00572641" w:rsidRPr="000C3638" w:rsidRDefault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0.</w:t>
            </w:r>
          </w:p>
        </w:tc>
      </w:tr>
      <w:tr w:rsidR="00572641" w:rsidRPr="000C3638" w14:paraId="0FC63BDE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FBA81D" w14:textId="77777777" w:rsidR="00572641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etce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6D44DD" w14:textId="77777777" w:rsidR="0040666D" w:rsidRPr="000C3638" w:rsidRDefault="0040666D" w:rsidP="0040666D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Taxonomy aligned turnover (CE) </w:t>
            </w:r>
            <w:r w:rsidR="00AE6396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pure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 amount.</w:t>
            </w:r>
          </w:p>
          <w:p w14:paraId="39F7B471" w14:textId="77777777" w:rsidR="00C7755A" w:rsidRPr="000C3638" w:rsidRDefault="00C7755A" w:rsidP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ED22AF0" w14:textId="77777777" w:rsidR="00572641" w:rsidRPr="000C3638" w:rsidRDefault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0.</w:t>
            </w:r>
          </w:p>
        </w:tc>
      </w:tr>
      <w:tr w:rsidR="00572641" w:rsidRPr="000C3638" w14:paraId="452B267F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F35EBB" w14:textId="77777777" w:rsidR="00572641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8616C9" w14:textId="77777777" w:rsidR="00AE6396" w:rsidRPr="000C3638" w:rsidRDefault="00AE6396" w:rsidP="00AE6396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(CE) enabling amount.</w:t>
            </w:r>
          </w:p>
          <w:p w14:paraId="6C24D13E" w14:textId="77777777" w:rsidR="00C7755A" w:rsidRPr="000C3638" w:rsidRDefault="00C7755A" w:rsidP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B7C2884" w14:textId="77777777" w:rsidR="00572641" w:rsidRPr="000C3638" w:rsidRDefault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0.</w:t>
            </w:r>
          </w:p>
        </w:tc>
      </w:tr>
      <w:tr w:rsidR="00572641" w:rsidRPr="000C3638" w14:paraId="1A693A0F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370A81C" w14:textId="77777777" w:rsidR="00572641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tuppc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EE0913" w14:textId="77777777" w:rsidR="004D4D74" w:rsidRPr="000C3638" w:rsidRDefault="00173F2C" w:rsidP="004D4D7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(PPC) amount.</w:t>
            </w:r>
          </w:p>
          <w:p w14:paraId="4DDEDBA5" w14:textId="77777777" w:rsidR="00C7755A" w:rsidRPr="000C3638" w:rsidRDefault="00C7755A" w:rsidP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99D1630" w14:textId="77777777" w:rsidR="00572641" w:rsidRPr="000C3638" w:rsidRDefault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0.</w:t>
            </w:r>
          </w:p>
        </w:tc>
      </w:tr>
      <w:tr w:rsidR="00572641" w:rsidRPr="000C3638" w14:paraId="71F98290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1E5066C" w14:textId="77777777" w:rsidR="00572641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etppc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A34472F" w14:textId="77777777" w:rsidR="00ED5DC3" w:rsidRPr="000C3638" w:rsidRDefault="00ED5DC3" w:rsidP="00ED5DC3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(PPC) pure amount.</w:t>
            </w:r>
          </w:p>
          <w:p w14:paraId="229BA9C5" w14:textId="77777777" w:rsidR="00C7755A" w:rsidRPr="000C3638" w:rsidRDefault="00C7755A" w:rsidP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48CCC049" w14:textId="77777777" w:rsidR="00572641" w:rsidRPr="000C3638" w:rsidRDefault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0.</w:t>
            </w:r>
          </w:p>
        </w:tc>
      </w:tr>
      <w:tr w:rsidR="00572641" w:rsidRPr="000C3638" w14:paraId="26920E50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12CA8C" w14:textId="77777777" w:rsidR="00572641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tubio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7F116A1" w14:textId="77777777" w:rsidR="005762EC" w:rsidRPr="000C3638" w:rsidRDefault="005762EC" w:rsidP="005762E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(BIO) amount.</w:t>
            </w:r>
          </w:p>
          <w:p w14:paraId="06FDFA0E" w14:textId="77777777" w:rsidR="00C7755A" w:rsidRPr="000C3638" w:rsidRDefault="00C7755A" w:rsidP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86E9D36" w14:textId="77777777" w:rsidR="00572641" w:rsidRPr="000C3638" w:rsidRDefault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0.</w:t>
            </w:r>
          </w:p>
        </w:tc>
      </w:tr>
      <w:tr w:rsidR="00572641" w:rsidRPr="000C3638" w14:paraId="28D00188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C3BE9E7" w14:textId="77777777" w:rsidR="00572641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etbio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18930C4" w14:textId="77777777" w:rsidR="00375150" w:rsidRPr="000C3638" w:rsidRDefault="00375150" w:rsidP="00375150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(BIO) pure amount.</w:t>
            </w:r>
          </w:p>
          <w:p w14:paraId="77208D9E" w14:textId="77777777" w:rsidR="00C7755A" w:rsidRPr="000C3638" w:rsidRDefault="00C7755A" w:rsidP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6E5CC01" w14:textId="77777777" w:rsidR="00572641" w:rsidRPr="000C3638" w:rsidRDefault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0.</w:t>
            </w:r>
          </w:p>
        </w:tc>
      </w:tr>
      <w:tr w:rsidR="00572641" w:rsidRPr="000C3638" w14:paraId="2BDF3674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D7769A" w14:textId="77777777" w:rsidR="00572641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AEDD4A0" w14:textId="77777777" w:rsidR="00D0160E" w:rsidRPr="000C3638" w:rsidRDefault="00D0160E" w:rsidP="00D0160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</w:t>
            </w:r>
            <w:r w:rsidR="003225FB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M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) amount.</w:t>
            </w:r>
          </w:p>
          <w:p w14:paraId="5102E06E" w14:textId="77777777" w:rsidR="00C7755A" w:rsidRPr="000C3638" w:rsidRDefault="00C7755A" w:rsidP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668C1C9" w14:textId="77777777" w:rsidR="00572641" w:rsidRPr="000C3638" w:rsidRDefault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0.</w:t>
            </w:r>
          </w:p>
        </w:tc>
      </w:tr>
      <w:tr w:rsidR="00572641" w:rsidRPr="000C3638" w14:paraId="19810097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38D27D" w14:textId="77777777" w:rsidR="00572641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ecccm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7EFD0C9" w14:textId="77777777" w:rsidR="00CB4C7D" w:rsidRPr="000C3638" w:rsidRDefault="00CB4C7D" w:rsidP="00CB4C7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Taxonomy eligible capex (CCM) </w:t>
            </w:r>
            <w:r w:rsidR="008E1FE4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pure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amount.</w:t>
            </w:r>
          </w:p>
          <w:p w14:paraId="4629A4E2" w14:textId="77777777" w:rsidR="00C7755A" w:rsidRPr="000C3638" w:rsidRDefault="00C7755A" w:rsidP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46A7414D" w14:textId="77777777" w:rsidR="00572641" w:rsidRPr="000C3638" w:rsidRDefault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0.</w:t>
            </w:r>
          </w:p>
        </w:tc>
      </w:tr>
      <w:tr w:rsidR="00572641" w:rsidRPr="000C3638" w14:paraId="3A928CCB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5005DA0" w14:textId="77777777" w:rsidR="00572641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tranc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148283" w14:textId="77777777" w:rsidR="00C55D2C" w:rsidRPr="000C3638" w:rsidRDefault="00C55D2C" w:rsidP="00C55D2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Taxonomy eligible capex (CCM) </w:t>
            </w:r>
            <w:r w:rsidR="007C0F6F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transitional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 amount.</w:t>
            </w:r>
          </w:p>
          <w:p w14:paraId="7FDFCF0D" w14:textId="77777777" w:rsidR="00C7755A" w:rsidRPr="000C3638" w:rsidRDefault="00C7755A" w:rsidP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4817227A" w14:textId="77777777" w:rsidR="00572641" w:rsidRPr="000C3638" w:rsidRDefault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0.</w:t>
            </w:r>
          </w:p>
        </w:tc>
      </w:tr>
      <w:tr w:rsidR="00572641" w:rsidRPr="000C3638" w14:paraId="3FB30831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33025DC" w14:textId="77777777" w:rsidR="00572641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encccm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92921CC" w14:textId="77777777" w:rsidR="00C7755A" w:rsidRPr="000C3638" w:rsidRDefault="007C0F6F" w:rsidP="00C7755A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Taxonomy eligible capex (CCM) </w:t>
            </w:r>
            <w:r w:rsidR="008117C0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enabling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 amount.</w:t>
            </w:r>
          </w:p>
          <w:p w14:paraId="0A023D6B" w14:textId="77777777" w:rsidR="007C0F6F" w:rsidRPr="000C3638" w:rsidRDefault="007C0F6F" w:rsidP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2FAEF17" w14:textId="77777777" w:rsidR="00572641" w:rsidRPr="000C3638" w:rsidRDefault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0.</w:t>
            </w:r>
          </w:p>
        </w:tc>
      </w:tr>
      <w:tr w:rsidR="00572641" w:rsidRPr="000C3638" w14:paraId="74725203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24E1A8A" w14:textId="77777777" w:rsidR="00572641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5CF8B3" w14:textId="77777777" w:rsidR="005A235D" w:rsidRPr="000C3638" w:rsidRDefault="005A235D" w:rsidP="005A235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amount.</w:t>
            </w:r>
          </w:p>
          <w:p w14:paraId="1EBDB954" w14:textId="77777777" w:rsidR="00C7755A" w:rsidRPr="000C3638" w:rsidRDefault="00C7755A" w:rsidP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F7B9E3C" w14:textId="77777777" w:rsidR="00572641" w:rsidRPr="000C3638" w:rsidRDefault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0.</w:t>
            </w:r>
          </w:p>
        </w:tc>
      </w:tr>
      <w:tr w:rsidR="0020318B" w:rsidRPr="000C3638" w14:paraId="4EC6B6C5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0C144C9" w14:textId="77777777" w:rsidR="0020318B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eccca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78AB0F" w14:textId="77777777" w:rsidR="00EF0D33" w:rsidRPr="000C3638" w:rsidRDefault="00EF0D33" w:rsidP="00EF0D3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pure amount.</w:t>
            </w:r>
          </w:p>
          <w:p w14:paraId="3D4748B3" w14:textId="77777777" w:rsidR="00C7755A" w:rsidRPr="000C3638" w:rsidRDefault="00C7755A" w:rsidP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2BCC461" w14:textId="77777777" w:rsidR="0020318B" w:rsidRPr="000C3638" w:rsidRDefault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0.</w:t>
            </w:r>
          </w:p>
        </w:tc>
      </w:tr>
      <w:tr w:rsidR="0020318B" w:rsidRPr="000C3638" w14:paraId="13FABEB0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85E9562" w14:textId="77777777" w:rsidR="0020318B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enccca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F95A712" w14:textId="77777777" w:rsidR="008117C0" w:rsidRPr="000C3638" w:rsidRDefault="008117C0" w:rsidP="008117C0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enabling amount.</w:t>
            </w:r>
          </w:p>
          <w:p w14:paraId="4B37288B" w14:textId="77777777" w:rsidR="00C7755A" w:rsidRPr="000C3638" w:rsidRDefault="00C7755A" w:rsidP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E1B2F85" w14:textId="77777777" w:rsidR="0020318B" w:rsidRPr="000C3638" w:rsidRDefault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0.</w:t>
            </w:r>
          </w:p>
        </w:tc>
      </w:tr>
      <w:tr w:rsidR="0020318B" w:rsidRPr="000C3638" w14:paraId="3AEEE897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572105A" w14:textId="77777777" w:rsidR="0020318B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3E9F8D4" w14:textId="77777777" w:rsidR="0002203F" w:rsidRPr="000C3638" w:rsidRDefault="0002203F" w:rsidP="0002203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amount.</w:t>
            </w:r>
          </w:p>
          <w:p w14:paraId="51FBB654" w14:textId="77777777" w:rsidR="00C7755A" w:rsidRPr="000C3638" w:rsidRDefault="00C7755A" w:rsidP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408EA223" w14:textId="77777777" w:rsidR="0020318B" w:rsidRPr="000C3638" w:rsidRDefault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0.</w:t>
            </w:r>
          </w:p>
        </w:tc>
      </w:tr>
      <w:tr w:rsidR="0020318B" w:rsidRPr="000C3638" w14:paraId="3418E7C8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A5DB474" w14:textId="77777777" w:rsidR="0020318B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ecwtr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7E0D0E8" w14:textId="77777777" w:rsidR="004B29E8" w:rsidRPr="000C3638" w:rsidRDefault="004B29E8" w:rsidP="004B29E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pure amount.</w:t>
            </w:r>
          </w:p>
          <w:p w14:paraId="06BB3D69" w14:textId="77777777" w:rsidR="00C7755A" w:rsidRPr="000C3638" w:rsidRDefault="00C7755A" w:rsidP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82F92A0" w14:textId="77777777" w:rsidR="0020318B" w:rsidRPr="000C3638" w:rsidRDefault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0.</w:t>
            </w:r>
          </w:p>
        </w:tc>
      </w:tr>
      <w:tr w:rsidR="0020318B" w:rsidRPr="000C3638" w14:paraId="7C9BF35C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A80AD76" w14:textId="77777777" w:rsidR="0020318B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encwtr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58B5E7B" w14:textId="77777777" w:rsidR="00F44348" w:rsidRPr="000C3638" w:rsidRDefault="00F44348" w:rsidP="00F44348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enabling amount.</w:t>
            </w:r>
          </w:p>
          <w:p w14:paraId="7EB493FC" w14:textId="77777777" w:rsidR="00C7755A" w:rsidRPr="000C3638" w:rsidRDefault="00C7755A" w:rsidP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09E1BC3" w14:textId="77777777" w:rsidR="0020318B" w:rsidRPr="000C3638" w:rsidRDefault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0.</w:t>
            </w:r>
          </w:p>
        </w:tc>
      </w:tr>
      <w:tr w:rsidR="0020318B" w:rsidRPr="000C3638" w14:paraId="0DDE8096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5D40371" w14:textId="77777777" w:rsidR="0020318B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194B2A2" w14:textId="77777777" w:rsidR="00C7755A" w:rsidRPr="000C3638" w:rsidRDefault="00D80239" w:rsidP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amount.</w:t>
            </w:r>
          </w:p>
          <w:p w14:paraId="3095CD9D" w14:textId="77777777" w:rsidR="00D80239" w:rsidRPr="000C3638" w:rsidRDefault="00D80239" w:rsidP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DFDD4ED" w14:textId="77777777" w:rsidR="0020318B" w:rsidRPr="000C3638" w:rsidRDefault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0.</w:t>
            </w:r>
          </w:p>
        </w:tc>
      </w:tr>
      <w:tr w:rsidR="0020318B" w:rsidRPr="000C3638" w14:paraId="30A9C4ED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BF7B0F7" w14:textId="77777777" w:rsidR="0020318B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ecce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4CCF97" w14:textId="77777777" w:rsidR="00520587" w:rsidRPr="000C3638" w:rsidRDefault="00520587" w:rsidP="005205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pure amount.</w:t>
            </w:r>
          </w:p>
          <w:p w14:paraId="15C4C839" w14:textId="77777777" w:rsidR="00C7755A" w:rsidRPr="000C3638" w:rsidRDefault="00C7755A" w:rsidP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941E98E" w14:textId="77777777" w:rsidR="0020318B" w:rsidRPr="000C3638" w:rsidRDefault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0.</w:t>
            </w:r>
          </w:p>
        </w:tc>
      </w:tr>
      <w:tr w:rsidR="0020318B" w:rsidRPr="000C3638" w14:paraId="69A2C38C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BF497DA" w14:textId="77777777" w:rsidR="0020318B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encce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728BA4" w14:textId="77777777" w:rsidR="00520587" w:rsidRPr="000C3638" w:rsidRDefault="00520587" w:rsidP="00520587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enabling amount.</w:t>
            </w:r>
          </w:p>
          <w:p w14:paraId="5263FFBF" w14:textId="77777777" w:rsidR="00C7755A" w:rsidRPr="000C3638" w:rsidRDefault="00C7755A" w:rsidP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1573540" w14:textId="77777777" w:rsidR="0020318B" w:rsidRPr="000C3638" w:rsidRDefault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0.</w:t>
            </w:r>
          </w:p>
        </w:tc>
      </w:tr>
      <w:tr w:rsidR="0020318B" w:rsidRPr="000C3638" w14:paraId="6B789D7F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434AFE5" w14:textId="77777777" w:rsidR="0020318B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cappc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4CBC76" w14:textId="77777777" w:rsidR="004D4D74" w:rsidRPr="000C3638" w:rsidRDefault="00CB00B2" w:rsidP="004D4D7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(PPC) amount</w:t>
            </w:r>
            <w:r w:rsidR="0067548A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5EE6AD4B" w14:textId="77777777" w:rsidR="00C7755A" w:rsidRPr="000C3638" w:rsidRDefault="00C7755A" w:rsidP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292F973" w14:textId="77777777" w:rsidR="0020318B" w:rsidRPr="000C3638" w:rsidRDefault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0.</w:t>
            </w:r>
          </w:p>
        </w:tc>
      </w:tr>
      <w:tr w:rsidR="0020318B" w:rsidRPr="000C3638" w14:paraId="0266CE1D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D3F007C" w14:textId="77777777" w:rsidR="0020318B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ecppc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5024587" w14:textId="77777777" w:rsidR="006A6F43" w:rsidRPr="000C3638" w:rsidRDefault="006A6F43" w:rsidP="006A6F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(PPC) pure amount.</w:t>
            </w:r>
          </w:p>
          <w:p w14:paraId="03321387" w14:textId="77777777" w:rsidR="00C7755A" w:rsidRPr="000C3638" w:rsidRDefault="00C7755A" w:rsidP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323E076" w14:textId="77777777" w:rsidR="0020318B" w:rsidRPr="000C3638" w:rsidRDefault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0.</w:t>
            </w:r>
          </w:p>
        </w:tc>
      </w:tr>
      <w:tr w:rsidR="0020318B" w:rsidRPr="000C3638" w14:paraId="1513AB60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CFDDE57" w14:textId="77777777" w:rsidR="0020318B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cabio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2478519" w14:textId="77777777" w:rsidR="00A11BCC" w:rsidRPr="000C3638" w:rsidRDefault="00A11BCC" w:rsidP="00A11BC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(BIO) amount.</w:t>
            </w:r>
          </w:p>
          <w:p w14:paraId="3CCA0A97" w14:textId="77777777" w:rsidR="00C7755A" w:rsidRPr="000C3638" w:rsidRDefault="00C7755A" w:rsidP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E051C19" w14:textId="77777777" w:rsidR="0020318B" w:rsidRPr="000C3638" w:rsidRDefault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0.</w:t>
            </w:r>
          </w:p>
        </w:tc>
      </w:tr>
      <w:tr w:rsidR="0020318B" w:rsidRPr="000C3638" w14:paraId="39777465" w14:textId="77777777" w:rsidTr="0049685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EA22F82" w14:textId="77777777" w:rsidR="0020318B" w:rsidRPr="000C3638" w:rsidRDefault="00EA575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ecbio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F055975" w14:textId="77777777" w:rsidR="00A11BCC" w:rsidRPr="000C3638" w:rsidRDefault="00A11BCC" w:rsidP="00A11BC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Taxonomy eligible capex (BIO) </w:t>
            </w:r>
            <w:r w:rsidR="00226ACE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pure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 amount.</w:t>
            </w:r>
          </w:p>
          <w:p w14:paraId="2B459F11" w14:textId="77777777" w:rsidR="00C7755A" w:rsidRPr="000C3638" w:rsidRDefault="00C7755A" w:rsidP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8F4268B" w14:textId="77777777" w:rsidR="0020318B" w:rsidRPr="000C3638" w:rsidRDefault="00C7755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preenchimento do campo é forçado a 0.</w:t>
            </w:r>
          </w:p>
        </w:tc>
      </w:tr>
    </w:tbl>
    <w:p w14:paraId="36B90EA0" w14:textId="77777777" w:rsidR="0075334A" w:rsidRPr="000C3638" w:rsidRDefault="0075334A" w:rsidP="002B59C4">
      <w:pPr>
        <w:jc w:val="both"/>
        <w:rPr>
          <w:rFonts w:cstheme="minorHAnsi"/>
        </w:rPr>
      </w:pPr>
    </w:p>
    <w:p w14:paraId="7472D1FC" w14:textId="77777777" w:rsidR="00544C89" w:rsidRPr="000C3638" w:rsidRDefault="00544C89" w:rsidP="00787EE3">
      <w:pPr>
        <w:pStyle w:val="Heading3"/>
        <w:numPr>
          <w:ilvl w:val="2"/>
          <w:numId w:val="3"/>
        </w:numPr>
        <w:rPr>
          <w:rFonts w:ascii="Santander Text" w:hAnsi="Santander Text" w:cstheme="minorHAnsi"/>
          <w:i/>
        </w:rPr>
      </w:pPr>
      <w:r w:rsidRPr="000C3638">
        <w:rPr>
          <w:rFonts w:ascii="Santander Text" w:hAnsi="Santander Text" w:cstheme="minorHAnsi"/>
        </w:rPr>
        <w:t>Tabelas auxiliares de agregação de informação do Satélite 84:</w:t>
      </w:r>
      <w:r w:rsidRPr="000C3638">
        <w:rPr>
          <w:rFonts w:ascii="Santander Text" w:hAnsi="Santander Text" w:cstheme="minorHAnsi"/>
          <w:i/>
        </w:rPr>
        <w:t xml:space="preserve"> bu_esg_work</w:t>
      </w:r>
      <w:r w:rsidR="00260F93" w:rsidRPr="000C3638">
        <w:rPr>
          <w:rFonts w:ascii="Santander Text" w:hAnsi="Santander Text"/>
        </w:rPr>
        <w:t>.</w:t>
      </w:r>
      <w:r w:rsidR="00260F93" w:rsidRPr="000C3638">
        <w:rPr>
          <w:rFonts w:ascii="Santander Text" w:hAnsi="Santander Text" w:cstheme="minorHAnsi"/>
          <w:i/>
        </w:rPr>
        <w:t>pilar3_sat84_dref_final</w:t>
      </w:r>
    </w:p>
    <w:p w14:paraId="73EEA3C9" w14:textId="77777777" w:rsidR="00544C89" w:rsidRPr="000C3638" w:rsidRDefault="00544C89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Visão Geral</w:t>
      </w:r>
    </w:p>
    <w:p w14:paraId="250E3DF2" w14:textId="77777777" w:rsidR="00A16306" w:rsidRPr="000C3638" w:rsidRDefault="00A16306" w:rsidP="002F1708">
      <w:pPr>
        <w:jc w:val="both"/>
      </w:pPr>
      <w:r w:rsidRPr="000C3638">
        <w:t>Tabela de agregação de informação de operaç</w:t>
      </w:r>
      <w:r w:rsidR="005B44B2" w:rsidRPr="000C3638">
        <w:t>ões</w:t>
      </w:r>
      <w:r w:rsidRPr="000C3638">
        <w:t xml:space="preserve"> gerais e adjudicados</w:t>
      </w:r>
      <w:r w:rsidR="002F1708" w:rsidRPr="000C3638">
        <w:t xml:space="preserve"> preparada anteriormente.</w:t>
      </w:r>
      <w:r w:rsidRPr="000C3638">
        <w:t xml:space="preserve"> </w:t>
      </w:r>
    </w:p>
    <w:p w14:paraId="2E6B445B" w14:textId="77777777" w:rsidR="00544C89" w:rsidRPr="000C3638" w:rsidRDefault="00544C89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Granularidade e chave</w:t>
      </w:r>
    </w:p>
    <w:p w14:paraId="642A2FEC" w14:textId="0E196058" w:rsidR="00544C89" w:rsidRPr="000C3638" w:rsidRDefault="00544C89" w:rsidP="00544C89">
      <w:pPr>
        <w:jc w:val="both"/>
        <w:rPr>
          <w:rFonts w:cstheme="minorHAnsi"/>
        </w:rPr>
      </w:pPr>
      <w:r w:rsidRPr="000C3638">
        <w:rPr>
          <w:rFonts w:cstheme="minorHAnsi"/>
          <w:iCs/>
          <w:sz w:val="20"/>
          <w:szCs w:val="20"/>
        </w:rPr>
        <w:t xml:space="preserve">A tabela </w:t>
      </w:r>
      <w:r w:rsidRPr="000C3638">
        <w:rPr>
          <w:rFonts w:cstheme="minorHAnsi"/>
          <w:b/>
          <w:bCs/>
          <w:i/>
        </w:rPr>
        <w:t>bu_esg_work.</w:t>
      </w:r>
      <w:r w:rsidR="00260F93" w:rsidRPr="000C3638">
        <w:rPr>
          <w:rFonts w:cstheme="minorHAnsi"/>
          <w:b/>
          <w:bCs/>
          <w:i/>
        </w:rPr>
        <w:t>pilar3_sat84_dref_final</w:t>
      </w:r>
      <w:r w:rsidR="00260F93" w:rsidRPr="000C3638">
        <w:rPr>
          <w:rFonts w:cstheme="minorHAnsi"/>
        </w:rPr>
        <w:t xml:space="preserve"> </w:t>
      </w:r>
      <w:r w:rsidRPr="000C3638">
        <w:rPr>
          <w:rFonts w:cstheme="minorHAnsi"/>
        </w:rPr>
        <w:t>apresenta granularidade ao nível da entidade de reporte, contraparte</w:t>
      </w:r>
      <w:r w:rsidR="00DB5A6C" w:rsidRPr="000C3638">
        <w:rPr>
          <w:rFonts w:cstheme="minorHAnsi"/>
        </w:rPr>
        <w:t xml:space="preserve">, </w:t>
      </w:r>
      <w:r w:rsidRPr="000C3638">
        <w:rPr>
          <w:rFonts w:cstheme="minorHAnsi"/>
          <w:i/>
          <w:iCs/>
        </w:rPr>
        <w:t>IDCOMB</w:t>
      </w:r>
      <w:r w:rsidR="00B045F6" w:rsidRPr="000C3638">
        <w:rPr>
          <w:rFonts w:cstheme="minorHAnsi"/>
          <w:i/>
          <w:iCs/>
        </w:rPr>
        <w:t xml:space="preserve">, </w:t>
      </w:r>
      <w:r w:rsidR="00B045F6" w:rsidRPr="000C3638">
        <w:rPr>
          <w:rFonts w:cstheme="minorHAnsi"/>
          <w:iCs/>
        </w:rPr>
        <w:t xml:space="preserve">zona de localização contratual e </w:t>
      </w:r>
      <w:r w:rsidR="00DB5A6C" w:rsidRPr="000C3638">
        <w:rPr>
          <w:rFonts w:cstheme="minorHAnsi"/>
          <w:iCs/>
        </w:rPr>
        <w:t>código de identificação da atividade da empresa</w:t>
      </w:r>
      <w:r w:rsidRPr="000C3638">
        <w:rPr>
          <w:rFonts w:cstheme="minorHAnsi"/>
        </w:rPr>
        <w:t>.</w:t>
      </w:r>
    </w:p>
    <w:p w14:paraId="417D5AE8" w14:textId="77777777" w:rsidR="00544C89" w:rsidRPr="000C3638" w:rsidRDefault="00544C89" w:rsidP="00544C89">
      <w:pPr>
        <w:jc w:val="both"/>
        <w:rPr>
          <w:rFonts w:cstheme="minorHAnsi"/>
        </w:rPr>
      </w:pPr>
      <w:r w:rsidRPr="000C3638">
        <w:rPr>
          <w:rFonts w:cstheme="minorHAnsi"/>
        </w:rPr>
        <w:t xml:space="preserve">As chaves primárias das tabelas são compostas pelos campos identificadores de </w:t>
      </w:r>
      <w:r w:rsidR="00A16F7B" w:rsidRPr="000C3638">
        <w:rPr>
          <w:rFonts w:cstheme="minorHAnsi"/>
        </w:rPr>
        <w:t xml:space="preserve">cada </w:t>
      </w:r>
      <w:r w:rsidR="00A16F7B" w:rsidRPr="000C3638">
        <w:rPr>
          <w:rFonts w:cstheme="minorHAnsi"/>
          <w:i/>
          <w:iCs/>
        </w:rPr>
        <w:t>IDCOMB</w:t>
      </w:r>
      <w:r w:rsidR="00A16F7B" w:rsidRPr="000C3638">
        <w:rPr>
          <w:rFonts w:cstheme="minorHAnsi"/>
        </w:rPr>
        <w:t xml:space="preserve"> (i.e., ‘</w:t>
      </w:r>
      <w:r w:rsidR="00A16F7B" w:rsidRPr="000C3638">
        <w:rPr>
          <w:rFonts w:cstheme="minorHAnsi"/>
          <w:i/>
          <w:iCs/>
        </w:rPr>
        <w:t>id_comb’</w:t>
      </w:r>
      <w:r w:rsidR="00A16F7B" w:rsidRPr="000C3638">
        <w:rPr>
          <w:rFonts w:cstheme="minorHAnsi"/>
        </w:rPr>
        <w:t>),</w:t>
      </w:r>
      <w:r w:rsidRPr="000C3638">
        <w:t xml:space="preserve"> código da contraparte (i.e., ‘</w:t>
      </w:r>
      <w:r w:rsidRPr="000C3638">
        <w:rPr>
          <w:rFonts w:cstheme="minorHAnsi"/>
          <w:i/>
          <w:iCs/>
        </w:rPr>
        <w:t>counterparty_soc</w:t>
      </w:r>
      <w:r w:rsidRPr="000C3638">
        <w:rPr>
          <w:rFonts w:cstheme="minorHAnsi"/>
        </w:rPr>
        <w:t>’</w:t>
      </w:r>
      <w:r w:rsidR="00A16F7B" w:rsidRPr="000C3638">
        <w:rPr>
          <w:rFonts w:cstheme="minorHAnsi"/>
        </w:rPr>
        <w:t>), identificação de União Europeia (i.e., ‘</w:t>
      </w:r>
      <w:r w:rsidR="00A16F7B" w:rsidRPr="000C3638">
        <w:rPr>
          <w:rFonts w:cstheme="minorHAnsi"/>
          <w:i/>
          <w:iCs/>
        </w:rPr>
        <w:t>EU</w:t>
      </w:r>
      <w:r w:rsidR="00A16F7B" w:rsidRPr="000C3638">
        <w:rPr>
          <w:rFonts w:cstheme="minorHAnsi"/>
        </w:rPr>
        <w:t xml:space="preserve">’), código </w:t>
      </w:r>
      <w:r w:rsidR="00A16F7B" w:rsidRPr="000C3638">
        <w:rPr>
          <w:rFonts w:cstheme="minorHAnsi"/>
          <w:i/>
          <w:iCs/>
        </w:rPr>
        <w:t>CNAEL</w:t>
      </w:r>
      <w:r w:rsidRPr="000C3638">
        <w:rPr>
          <w:rFonts w:cstheme="minorHAnsi"/>
        </w:rPr>
        <w:t xml:space="preserve"> (i.e., </w:t>
      </w:r>
      <w:r w:rsidR="00A16F7B" w:rsidRPr="000C3638">
        <w:rPr>
          <w:rFonts w:cstheme="minorHAnsi"/>
        </w:rPr>
        <w:t>‘</w:t>
      </w:r>
      <w:r w:rsidR="00A16F7B" w:rsidRPr="000C3638">
        <w:rPr>
          <w:rFonts w:cstheme="minorHAnsi"/>
          <w:i/>
          <w:iCs/>
        </w:rPr>
        <w:t>CNAEL</w:t>
      </w:r>
      <w:r w:rsidR="00A16F7B" w:rsidRPr="000C3638">
        <w:rPr>
          <w:rFonts w:cstheme="minorHAnsi"/>
        </w:rPr>
        <w:t xml:space="preserve">’) e código </w:t>
      </w:r>
      <w:r w:rsidR="00A16F7B" w:rsidRPr="000C3638">
        <w:rPr>
          <w:rFonts w:cstheme="minorHAnsi"/>
          <w:i/>
          <w:iCs/>
        </w:rPr>
        <w:t>NACE</w:t>
      </w:r>
      <w:r w:rsidR="00A16F7B" w:rsidRPr="000C3638">
        <w:rPr>
          <w:rFonts w:cstheme="minorHAnsi"/>
        </w:rPr>
        <w:t xml:space="preserve"> </w:t>
      </w:r>
      <w:r w:rsidR="00A16F7B" w:rsidRPr="000C3638">
        <w:rPr>
          <w:rFonts w:cstheme="minorHAnsi"/>
          <w:i/>
          <w:iCs/>
        </w:rPr>
        <w:t>ESG</w:t>
      </w:r>
      <w:r w:rsidR="00A16F7B" w:rsidRPr="000C3638">
        <w:rPr>
          <w:rFonts w:cstheme="minorHAnsi"/>
        </w:rPr>
        <w:t xml:space="preserve"> (i.e., ‘</w:t>
      </w:r>
      <w:r w:rsidR="00A16F7B" w:rsidRPr="000C3638">
        <w:rPr>
          <w:rFonts w:cstheme="minorHAnsi"/>
          <w:i/>
          <w:iCs/>
        </w:rPr>
        <w:t>NACE</w:t>
      </w:r>
      <w:r w:rsidR="00A16F7B" w:rsidRPr="000C3638">
        <w:rPr>
          <w:rFonts w:cstheme="minorHAnsi"/>
        </w:rPr>
        <w:t xml:space="preserve">’). </w:t>
      </w:r>
      <w:r w:rsidRPr="000C3638">
        <w:rPr>
          <w:rFonts w:cstheme="minorHAnsi"/>
        </w:rPr>
        <w:t>Neste sentido, não será possível observar duplicações na combinação dos campos chaves existindo, para cada data de reporte, apenas um registo para cada combinação anteriormente apresentada.</w:t>
      </w:r>
    </w:p>
    <w:p w14:paraId="01155EE3" w14:textId="77777777" w:rsidR="00544C89" w:rsidRPr="000C3638" w:rsidRDefault="00544C89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Periodicidade</w:t>
      </w:r>
    </w:p>
    <w:p w14:paraId="2BE5CD75" w14:textId="77777777" w:rsidR="00544C89" w:rsidRPr="000C3638" w:rsidRDefault="00544C89" w:rsidP="00544C89">
      <w:pPr>
        <w:jc w:val="both"/>
      </w:pPr>
      <w:r w:rsidRPr="000C3638">
        <w:rPr>
          <w:rFonts w:cstheme="minorHAnsi"/>
        </w:rPr>
        <w:t xml:space="preserve">A tabela </w:t>
      </w:r>
      <w:r w:rsidRPr="000C3638">
        <w:rPr>
          <w:rFonts w:cstheme="minorHAnsi"/>
          <w:b/>
          <w:bCs/>
          <w:i/>
        </w:rPr>
        <w:t>bu_esg_work</w:t>
      </w:r>
      <w:r w:rsidR="00B15A00" w:rsidRPr="000C3638">
        <w:rPr>
          <w:rFonts w:cstheme="minorHAnsi"/>
          <w:b/>
          <w:bCs/>
          <w:i/>
        </w:rPr>
        <w:t>.pilar3_sat84_dref_final</w:t>
      </w:r>
      <w:r w:rsidRPr="000C3638">
        <w:rPr>
          <w:rFonts w:cstheme="minorHAnsi"/>
          <w:b/>
          <w:bCs/>
          <w:i/>
          <w:sz w:val="20"/>
          <w:szCs w:val="20"/>
        </w:rPr>
        <w:t xml:space="preserve"> </w:t>
      </w:r>
      <w:r w:rsidR="00B15A00" w:rsidRPr="000C3638">
        <w:rPr>
          <w:rFonts w:cstheme="minorHAnsi"/>
        </w:rPr>
        <w:t>é</w:t>
      </w:r>
      <w:r w:rsidRPr="000C3638">
        <w:rPr>
          <w:rFonts w:cstheme="minorHAnsi"/>
        </w:rPr>
        <w:t xml:space="preserve"> gerada em cada exercício no qual se procede ao reporte do Satélite 84 (periodicidade semestral).</w:t>
      </w:r>
    </w:p>
    <w:p w14:paraId="2A07D4AD" w14:textId="77777777" w:rsidR="00544C89" w:rsidRPr="000C3638" w:rsidRDefault="00544C89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Aprovisionamento</w:t>
      </w:r>
    </w:p>
    <w:p w14:paraId="0976C7A8" w14:textId="77777777" w:rsidR="00544C89" w:rsidRPr="000C3638" w:rsidRDefault="00544C89" w:rsidP="00544C89">
      <w:pPr>
        <w:jc w:val="both"/>
        <w:rPr>
          <w:rFonts w:cstheme="minorHAnsi"/>
          <w:iCs/>
        </w:rPr>
      </w:pPr>
      <w:r w:rsidRPr="000C3638">
        <w:rPr>
          <w:iCs/>
        </w:rPr>
        <w:t xml:space="preserve">A tabela </w:t>
      </w:r>
      <w:r w:rsidRPr="000C3638">
        <w:rPr>
          <w:rFonts w:cstheme="minorHAnsi"/>
          <w:b/>
          <w:bCs/>
          <w:i/>
        </w:rPr>
        <w:t>bu_esg_work.</w:t>
      </w:r>
      <w:r w:rsidR="00B15A00" w:rsidRPr="000C3638">
        <w:rPr>
          <w:rFonts w:cstheme="minorHAnsi"/>
          <w:b/>
          <w:bCs/>
          <w:i/>
        </w:rPr>
        <w:t>pilar3_sat84_dref_final</w:t>
      </w:r>
      <w:r w:rsidR="00B15A00" w:rsidRPr="000C3638">
        <w:rPr>
          <w:rFonts w:cstheme="minorHAnsi"/>
          <w:iCs/>
        </w:rPr>
        <w:t xml:space="preserve"> é</w:t>
      </w:r>
      <w:r w:rsidRPr="000C3638">
        <w:rPr>
          <w:rFonts w:cstheme="minorHAnsi"/>
          <w:iCs/>
        </w:rPr>
        <w:t xml:space="preserve"> aprovisionada a partir </w:t>
      </w:r>
      <w:r w:rsidR="00B15A00" w:rsidRPr="000C3638">
        <w:rPr>
          <w:rFonts w:cstheme="minorHAnsi"/>
          <w:iCs/>
        </w:rPr>
        <w:t>agregação da tabela que contém o universo de operações gerais (</w:t>
      </w:r>
      <w:r w:rsidR="00C77D67" w:rsidRPr="000C3638">
        <w:rPr>
          <w:rFonts w:cstheme="minorHAnsi"/>
          <w:b/>
          <w:bCs/>
          <w:i/>
        </w:rPr>
        <w:t>bu_esg_work.pilar3_sat84_dref_tabaux8</w:t>
      </w:r>
      <w:r w:rsidR="00B15A00" w:rsidRPr="000C3638">
        <w:rPr>
          <w:rFonts w:cstheme="minorHAnsi"/>
          <w:iCs/>
        </w:rPr>
        <w:t>) e a tabela que contém o universo de adjudicados (</w:t>
      </w:r>
      <w:r w:rsidR="00C77D67" w:rsidRPr="000C3638">
        <w:rPr>
          <w:rFonts w:cstheme="minorHAnsi"/>
          <w:b/>
          <w:bCs/>
          <w:i/>
        </w:rPr>
        <w:t>bu_esg_work.pilar3_sat84_dref_adj_tabaux6</w:t>
      </w:r>
      <w:r w:rsidR="00B15A00" w:rsidRPr="000C3638">
        <w:rPr>
          <w:rFonts w:cstheme="minorHAnsi"/>
          <w:iCs/>
        </w:rPr>
        <w:t>)</w:t>
      </w:r>
      <w:r w:rsidRPr="000C3638">
        <w:rPr>
          <w:rFonts w:cstheme="minorHAnsi"/>
          <w:i/>
        </w:rPr>
        <w:t>.</w:t>
      </w:r>
    </w:p>
    <w:p w14:paraId="2CD628D9" w14:textId="77777777" w:rsidR="00544C89" w:rsidRPr="000C3638" w:rsidRDefault="00544C89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0C3638">
        <w:rPr>
          <w:rFonts w:ascii="Santander Text" w:hAnsi="Santander Text" w:cstheme="minorHAnsi"/>
        </w:rPr>
        <w:t>Detalhe dos Campos</w:t>
      </w:r>
    </w:p>
    <w:p w14:paraId="2EE9E07E" w14:textId="77777777" w:rsidR="00544C89" w:rsidRPr="000C3638" w:rsidRDefault="00544C89" w:rsidP="00544C89">
      <w:pPr>
        <w:jc w:val="both"/>
        <w:rPr>
          <w:rFonts w:cstheme="minorHAnsi"/>
        </w:rPr>
      </w:pPr>
      <w:r w:rsidRPr="000C3638">
        <w:rPr>
          <w:rFonts w:cstheme="minorHAnsi"/>
        </w:rPr>
        <w:t xml:space="preserve">A tabela </w:t>
      </w:r>
      <w:r w:rsidR="00C8460B" w:rsidRPr="000C3638">
        <w:rPr>
          <w:rFonts w:cstheme="minorHAnsi"/>
          <w:b/>
          <w:bCs/>
          <w:i/>
        </w:rPr>
        <w:t>bu_esg_work.pilar3_sat84_dref_final</w:t>
      </w:r>
      <w:r w:rsidR="00C8460B" w:rsidRPr="000C3638">
        <w:rPr>
          <w:rFonts w:cstheme="minorHAnsi"/>
        </w:rPr>
        <w:t xml:space="preserve"> </w:t>
      </w:r>
      <w:r w:rsidRPr="000C3638">
        <w:rPr>
          <w:rFonts w:cstheme="minorHAnsi"/>
        </w:rPr>
        <w:t xml:space="preserve">e os seus atributos são detalhados </w:t>
      </w:r>
      <w:r w:rsidRPr="000C3638">
        <w:rPr>
          <w:rFonts w:cstheme="minorHAnsi"/>
          <w:i/>
          <w:iCs/>
        </w:rPr>
        <w:t>infra</w:t>
      </w:r>
      <w:r w:rsidRPr="000C3638">
        <w:rPr>
          <w:rFonts w:cstheme="minorHAnsi"/>
        </w:rPr>
        <w:t>. O detalhe dos campos inclui a listagem de todos os campos da tabela, bem como o seu significado.</w:t>
      </w:r>
    </w:p>
    <w:p w14:paraId="5D5600D3" w14:textId="77777777" w:rsidR="00E553C6" w:rsidRPr="000C3638" w:rsidRDefault="00E553C6" w:rsidP="00E553C6">
      <w:pPr>
        <w:jc w:val="both"/>
        <w:rPr>
          <w:rFonts w:cstheme="minorHAnsi"/>
        </w:rPr>
      </w:pP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E553C6" w:rsidRPr="000C3638" w14:paraId="31C4DD1D" w14:textId="77777777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76A85F1" w14:textId="77777777" w:rsidR="00E553C6" w:rsidRPr="000C3638" w:rsidRDefault="00E553C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0C3638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CA14444" w14:textId="77777777" w:rsidR="00E553C6" w:rsidRPr="000C3638" w:rsidRDefault="00E553C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E553C6" w:rsidRPr="000C3638" w14:paraId="1CE31185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8637767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reporting_soc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AE88A67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 entidade de reporte.</w:t>
            </w:r>
          </w:p>
          <w:p w14:paraId="56125F0B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9D509BB" w14:textId="77777777" w:rsidR="00E553C6" w:rsidRPr="000C3638" w:rsidRDefault="00DD49E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lastRenderedPageBreak/>
              <w:t xml:space="preserve">Universo de operações gerais </w:t>
            </w:r>
            <w:r w:rsidR="00BE1043"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valor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proveniente da tabela </w:t>
            </w:r>
            <w:r w:rsidR="00BE1043"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</w:t>
            </w:r>
            <w:r w:rsidR="00BE1043"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valor proveniente da tabela </w:t>
            </w:r>
            <w:r w:rsidR="00BE1043"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="00BE1043"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00913D5C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23D2D6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counterparty_soc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F5C4C6F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soc. de contraparte.</w:t>
            </w:r>
          </w:p>
          <w:p w14:paraId="22ED1F5C" w14:textId="77777777" w:rsidR="00E553C6" w:rsidRPr="000C3638" w:rsidRDefault="00E553C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7DD8C883" w14:textId="77777777" w:rsidR="00E553C6" w:rsidRPr="000C3638" w:rsidRDefault="00BE1043" w:rsidP="00E553C6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456F182F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EEB97F6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adjustment_code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319249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Cód. de ajuste contabilístico.</w:t>
            </w:r>
          </w:p>
          <w:p w14:paraId="7BC5B842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B3AAF97" w14:textId="77777777" w:rsidR="00E553C6" w:rsidRPr="000C3638" w:rsidRDefault="00BE1043" w:rsidP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52C3C910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1FFA54E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id_comb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7758032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 xml:space="preserve">IDCOMB </w:t>
            </w:r>
            <w:r w:rsidR="00732E9A"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completo do 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Satélite.</w:t>
            </w:r>
          </w:p>
          <w:p w14:paraId="51C3D65B" w14:textId="77777777" w:rsidR="00E553C6" w:rsidRPr="000C3638" w:rsidRDefault="00E553C6">
            <w:pPr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</w:p>
          <w:p w14:paraId="610332E1" w14:textId="77777777" w:rsidR="00E553C6" w:rsidRPr="000C3638" w:rsidRDefault="00BE1043" w:rsidP="00E553C6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34D0582E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C055729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ED8C66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 saldo contabilístico da operação.</w:t>
            </w:r>
          </w:p>
          <w:p w14:paraId="3B2FE9FD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8306CF2" w14:textId="77777777" w:rsidR="00E553C6" w:rsidRPr="000C3638" w:rsidRDefault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55F34BA5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7D3B580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eu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FE6D2B4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652E301C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7F89184" w14:textId="77777777" w:rsidR="00E553C6" w:rsidRPr="000C3638" w:rsidRDefault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43F26AC2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A9D8D9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cnael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F0E9DB" w14:textId="77777777" w:rsidR="00E553C6" w:rsidRPr="000C3638" w:rsidRDefault="00E553C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Nomenclatura das Atividades Económicas (NACE level 1).</w:t>
            </w:r>
          </w:p>
          <w:p w14:paraId="04483521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2AD9CD" w14:textId="77777777" w:rsidR="00E553C6" w:rsidRPr="000C3638" w:rsidRDefault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53645FC3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5F673C9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nace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C4C1A9" w14:textId="77777777" w:rsidR="00E553C6" w:rsidRPr="000C3638" w:rsidRDefault="00E553C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Nomenclatura das Atividades Económicas (NACE level 4).</w:t>
            </w:r>
          </w:p>
          <w:p w14:paraId="0946297E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3B289FB" w14:textId="77777777" w:rsidR="00E553C6" w:rsidRPr="000C3638" w:rsidRDefault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65DA98EE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CBAA62A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tuccm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F85696F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(CCM) amount.</w:t>
            </w:r>
          </w:p>
          <w:p w14:paraId="2C2A8870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6C1049B" w14:textId="77777777" w:rsidR="00E553C6" w:rsidRPr="000C3638" w:rsidRDefault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349A2A78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E29CE96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etccm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E70816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pure amount.</w:t>
            </w:r>
          </w:p>
          <w:p w14:paraId="5E2E2BA7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C4D82A8" w14:textId="77777777" w:rsidR="00E553C6" w:rsidRPr="000C3638" w:rsidRDefault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7EF2825F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95C035B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trant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9F971A7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transitional amount.</w:t>
            </w:r>
          </w:p>
          <w:p w14:paraId="718A0B53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7E17280" w14:textId="77777777" w:rsidR="00E553C6" w:rsidRPr="000C3638" w:rsidRDefault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4365A187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880699A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16012C9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enabling amount.</w:t>
            </w:r>
          </w:p>
          <w:p w14:paraId="4DBD7AB1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918B1B0" w14:textId="77777777" w:rsidR="00E553C6" w:rsidRPr="000C3638" w:rsidRDefault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lastRenderedPageBreak/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6A340CC7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F283CC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tucca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B6F516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(CCA) amount.</w:t>
            </w:r>
          </w:p>
          <w:p w14:paraId="7BE52DDF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21DBEF9" w14:textId="77777777" w:rsidR="00E553C6" w:rsidRPr="000C3638" w:rsidRDefault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157499CA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9DB2294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etcca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6CA8460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(CCA) pure amount.</w:t>
            </w:r>
          </w:p>
          <w:p w14:paraId="72450CF8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E0F8BD7" w14:textId="77777777" w:rsidR="00E553C6" w:rsidRPr="000C3638" w:rsidRDefault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2A5C73BF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53C9654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5FD3FA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(CCA) enabling amount.</w:t>
            </w:r>
          </w:p>
          <w:p w14:paraId="27541841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03347F5" w14:textId="77777777" w:rsidR="00E553C6" w:rsidRPr="000C3638" w:rsidRDefault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648FDAFF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7D135E3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tuwtr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0D1496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(WTR) amount.</w:t>
            </w:r>
          </w:p>
          <w:p w14:paraId="40DBB780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481B90D3" w14:textId="77777777" w:rsidR="00E553C6" w:rsidRPr="000C3638" w:rsidRDefault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2C03A7B2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DD15B80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etwtr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3B028CC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(WTR) pure amount.</w:t>
            </w:r>
          </w:p>
          <w:p w14:paraId="7819F824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7517BB6" w14:textId="77777777" w:rsidR="00E553C6" w:rsidRPr="000C3638" w:rsidRDefault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171386ED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3452272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E472D88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(WTR) enabling amount.</w:t>
            </w:r>
          </w:p>
          <w:p w14:paraId="7BAA8422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79C025D" w14:textId="77777777" w:rsidR="00E553C6" w:rsidRPr="000C3638" w:rsidRDefault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1769D004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32BDD1B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tuce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4CE38B1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(CE) amount.</w:t>
            </w:r>
          </w:p>
          <w:p w14:paraId="166196A6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8DD288F" w14:textId="77777777" w:rsidR="00E553C6" w:rsidRPr="000C3638" w:rsidRDefault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1D6873BC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15DE9AA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etce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DA1226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(CE) pure amount.</w:t>
            </w:r>
          </w:p>
          <w:p w14:paraId="3AF70B28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273BEB8" w14:textId="77777777" w:rsidR="00E553C6" w:rsidRPr="000C3638" w:rsidRDefault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22D04DC9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2CB36F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CEC95C0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(CE) enabling amount.</w:t>
            </w:r>
          </w:p>
          <w:p w14:paraId="6B3993DB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AEA1FBD" w14:textId="77777777" w:rsidR="00E553C6" w:rsidRPr="000C3638" w:rsidRDefault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2F7392AF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44CD5F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tuppc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877593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(PPC) amount.</w:t>
            </w:r>
          </w:p>
          <w:p w14:paraId="75B66DDA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2A14226" w14:textId="77777777" w:rsidR="00E553C6" w:rsidRPr="000C3638" w:rsidRDefault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18BC2BDA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FCF062F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etppc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2D2545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(PPC) pure amount.</w:t>
            </w:r>
          </w:p>
          <w:p w14:paraId="12FBACFF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C287FD0" w14:textId="77777777" w:rsidR="00E553C6" w:rsidRPr="000C3638" w:rsidRDefault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lastRenderedPageBreak/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109B060F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5EB0325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tubio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3E457B8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(BIO) amount.</w:t>
            </w:r>
          </w:p>
          <w:p w14:paraId="0A05E6F1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F796EC4" w14:textId="77777777" w:rsidR="00E553C6" w:rsidRPr="000C3638" w:rsidRDefault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458BA05D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443169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etbio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1285952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(BIO) pure amount.</w:t>
            </w:r>
          </w:p>
          <w:p w14:paraId="23F75FE7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426F4D6" w14:textId="77777777" w:rsidR="00E553C6" w:rsidRPr="000C3638" w:rsidRDefault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02C1E774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893FBD6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030F160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amount.</w:t>
            </w:r>
          </w:p>
          <w:p w14:paraId="70A89EED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FE5ED01" w14:textId="77777777" w:rsidR="00E553C6" w:rsidRPr="000C3638" w:rsidRDefault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401AECB4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3D9076F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ecccm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FF134F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pure amount.</w:t>
            </w:r>
          </w:p>
          <w:p w14:paraId="2F9469FC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BB2A96F" w14:textId="77777777" w:rsidR="00E553C6" w:rsidRPr="000C3638" w:rsidRDefault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3C4A57D9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3F78616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tranc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9DFEBE3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transitional amount.</w:t>
            </w:r>
          </w:p>
          <w:p w14:paraId="0E691A8A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12BE703" w14:textId="77777777" w:rsidR="00E553C6" w:rsidRPr="000C3638" w:rsidRDefault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21B4B1DB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B19001E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encccm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264208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enabling amount.</w:t>
            </w:r>
          </w:p>
          <w:p w14:paraId="2BC02385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51F6D67" w14:textId="77777777" w:rsidR="00E553C6" w:rsidRPr="000C3638" w:rsidRDefault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40C90E8C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17E332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73B754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amount.</w:t>
            </w:r>
          </w:p>
          <w:p w14:paraId="114CD3E8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4B6A1C36" w14:textId="77777777" w:rsidR="00E553C6" w:rsidRPr="000C3638" w:rsidRDefault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58C2F7DF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3FDCE9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eccca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90ABE7F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pure amount.</w:t>
            </w:r>
          </w:p>
          <w:p w14:paraId="6C3ADEAF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97DC388" w14:textId="77777777" w:rsidR="00E553C6" w:rsidRPr="000C3638" w:rsidRDefault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24901E57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ABFA15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enccca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2A5C9D3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enabling amount.</w:t>
            </w:r>
          </w:p>
          <w:p w14:paraId="6D3C8774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46256B3F" w14:textId="77777777" w:rsidR="00E553C6" w:rsidRPr="000C3638" w:rsidRDefault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2F2B746C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7E8A9E6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CAC288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amount.</w:t>
            </w:r>
          </w:p>
          <w:p w14:paraId="5495BD69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F905577" w14:textId="77777777" w:rsidR="00E553C6" w:rsidRPr="000C3638" w:rsidRDefault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2955FD10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11E23EF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ecwtr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C555359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pure amount.</w:t>
            </w:r>
          </w:p>
          <w:p w14:paraId="206B8122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745BC4F" w14:textId="77777777" w:rsidR="00E553C6" w:rsidRPr="000C3638" w:rsidRDefault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lastRenderedPageBreak/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7203ED1B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2DA2AE6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encwtr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AC9C75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enabling amount.</w:t>
            </w:r>
          </w:p>
          <w:p w14:paraId="06FB2BB8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CC8E4F1" w14:textId="77777777" w:rsidR="00E553C6" w:rsidRPr="000C3638" w:rsidRDefault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23E3740E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AC12E1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5D1522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amount.</w:t>
            </w:r>
          </w:p>
          <w:p w14:paraId="15009990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30FE57B" w14:textId="77777777" w:rsidR="00E553C6" w:rsidRPr="000C3638" w:rsidRDefault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1E1CC9E4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E804CA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ecce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0CB311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pure amount.</w:t>
            </w:r>
          </w:p>
          <w:p w14:paraId="413E6C6A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2D2052A" w14:textId="77777777" w:rsidR="00E553C6" w:rsidRPr="000C3638" w:rsidRDefault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4535F36D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179FB0E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encce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FA13003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enabling amount.</w:t>
            </w:r>
          </w:p>
          <w:p w14:paraId="75BBBA74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DECEC67" w14:textId="77777777" w:rsidR="00E553C6" w:rsidRPr="000C3638" w:rsidRDefault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22051760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1C8656E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cappc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E7F5B7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(PPC) amount.</w:t>
            </w:r>
          </w:p>
          <w:p w14:paraId="40CA55A2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D43EDC3" w14:textId="77777777" w:rsidR="00E553C6" w:rsidRPr="000C3638" w:rsidRDefault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623C5972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85E86EE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ecppc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D6B3620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(PPC) pure amount.</w:t>
            </w:r>
          </w:p>
          <w:p w14:paraId="35081F0D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39BFCC2" w14:textId="77777777" w:rsidR="00E553C6" w:rsidRPr="000C3638" w:rsidRDefault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0B2D268B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0404261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cabio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C3F6684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(BIO) amount.</w:t>
            </w:r>
          </w:p>
          <w:p w14:paraId="274CC9A5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47E083CD" w14:textId="77777777" w:rsidR="00E553C6" w:rsidRPr="000C3638" w:rsidRDefault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E553C6" w:rsidRPr="000C3638" w14:paraId="4E1A4887" w14:textId="7777777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E2C5885" w14:textId="77777777" w:rsidR="00E553C6" w:rsidRPr="000C3638" w:rsidRDefault="00E553C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ecbio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4CBEBB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Taxonomy eligible capex (BIO) </w:t>
            </w:r>
            <w:r w:rsidR="00226ACE"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pure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 amount.</w:t>
            </w:r>
          </w:p>
          <w:p w14:paraId="293DF2A9" w14:textId="77777777" w:rsidR="00E553C6" w:rsidRPr="000C3638" w:rsidRDefault="00E553C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4893185B" w14:textId="77777777" w:rsidR="00E553C6" w:rsidRPr="000C3638" w:rsidRDefault="00BE104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Universo de operações gerais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 xml:space="preserve">bu_esg_work.pilar3_sat84_dref_tabaux8 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 xml:space="preserve">e universo de adjudicados valor proveniente da tabela </w:t>
            </w:r>
            <w:r w:rsidRPr="000C3638">
              <w:rPr>
                <w:rFonts w:cstheme="minorHAnsi"/>
                <w:b/>
                <w:bCs/>
                <w:i/>
                <w:sz w:val="16"/>
                <w:szCs w:val="16"/>
              </w:rPr>
              <w:t>bu_esg_work.pilar3_sat84_dref_adj_tabaux6</w:t>
            </w:r>
            <w:r w:rsidRPr="000C3638">
              <w:rPr>
                <w:rFonts w:eastAsia="Times New Roman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</w:tbl>
    <w:p w14:paraId="615D4B57" w14:textId="77777777" w:rsidR="00E553C6" w:rsidRPr="000C3638" w:rsidRDefault="00E553C6" w:rsidP="00E553C6">
      <w:pPr>
        <w:jc w:val="both"/>
        <w:rPr>
          <w:rFonts w:cstheme="minorHAnsi"/>
        </w:rPr>
      </w:pPr>
    </w:p>
    <w:p w14:paraId="532042D0" w14:textId="77777777" w:rsidR="00544C89" w:rsidRPr="000C3638" w:rsidRDefault="00544C89" w:rsidP="002B59C4">
      <w:pPr>
        <w:jc w:val="both"/>
        <w:rPr>
          <w:rFonts w:cstheme="minorHAnsi"/>
        </w:rPr>
      </w:pPr>
    </w:p>
    <w:sectPr w:rsidR="00544C89" w:rsidRPr="000C36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4" w:author="Ana Rita Geraldo de Caguerelho" w:date="2024-11-05T10:32:00Z" w:initials="ARGdC">
    <w:p w14:paraId="6C57023B" w14:textId="77777777" w:rsidR="00AD10FC" w:rsidRDefault="00AD10FC">
      <w:pPr>
        <w:pStyle w:val="CommentText"/>
      </w:pPr>
      <w:r>
        <w:rPr>
          <w:rStyle w:val="CommentReference"/>
        </w:rPr>
        <w:annotationRef/>
      </w:r>
      <w:r>
        <w:t>Ajustar após compilação do documento</w:t>
      </w:r>
    </w:p>
  </w:comment>
  <w:comment w:id="5" w:author="Ana Rita Geraldo de Caguerelho" w:date="2024-11-05T10:32:00Z" w:initials="ARGdC">
    <w:p w14:paraId="373BAC2A" w14:textId="77777777" w:rsidR="00AD10FC" w:rsidRDefault="00AD10FC" w:rsidP="00743FA2">
      <w:pPr>
        <w:pStyle w:val="CommentText"/>
      </w:pPr>
      <w:r>
        <w:rPr>
          <w:rStyle w:val="CommentReference"/>
        </w:rPr>
        <w:annotationRef/>
      </w:r>
      <w:r>
        <w:t>Ajustar após compilação do documento</w:t>
      </w:r>
    </w:p>
  </w:comment>
  <w:comment w:id="8" w:author="Escaleira, Diogo Alexandre" w:date="2024-11-05T00:30:00Z" w:initials="DE">
    <w:p w14:paraId="3304EE01" w14:textId="77777777" w:rsidR="00AD10FC" w:rsidRDefault="00AD10FC" w:rsidP="00412F61">
      <w:pPr>
        <w:pStyle w:val="CommentText"/>
      </w:pPr>
      <w:r>
        <w:rPr>
          <w:rStyle w:val="CommentReference"/>
        </w:rPr>
        <w:annotationRef/>
      </w:r>
      <w:r>
        <w:t>Irá alterar via MunichRe a dez/24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C57023B" w15:done="0"/>
  <w15:commentEx w15:paraId="373BAC2A" w15:done="0"/>
  <w15:commentEx w15:paraId="3304EE0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C57023B" w16cid:durableId="147F525C"/>
  <w16cid:commentId w16cid:paraId="373BAC2A" w16cid:durableId="60B3EC25"/>
  <w16cid:commentId w16cid:paraId="3304EE01" w16cid:durableId="4936839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2FB52E" w14:textId="77777777" w:rsidR="00AD10FC" w:rsidRDefault="00AD10FC" w:rsidP="00FC3ABA">
      <w:pPr>
        <w:spacing w:after="0" w:line="240" w:lineRule="auto"/>
      </w:pPr>
      <w:r>
        <w:separator/>
      </w:r>
    </w:p>
  </w:endnote>
  <w:endnote w:type="continuationSeparator" w:id="0">
    <w:p w14:paraId="436DD163" w14:textId="77777777" w:rsidR="00AD10FC" w:rsidRDefault="00AD10FC" w:rsidP="00FC3ABA">
      <w:pPr>
        <w:spacing w:after="0" w:line="240" w:lineRule="auto"/>
      </w:pPr>
      <w:r>
        <w:continuationSeparator/>
      </w:r>
    </w:p>
  </w:endnote>
  <w:endnote w:type="continuationNotice" w:id="1">
    <w:p w14:paraId="0272AB41" w14:textId="77777777" w:rsidR="00AD10FC" w:rsidRDefault="00AD10F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C72025" w14:textId="77777777" w:rsidR="00AD10FC" w:rsidRDefault="00AD10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0CBDB2" w14:textId="77777777" w:rsidR="00AD10FC" w:rsidRDefault="00AD10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70207F" w14:textId="77777777" w:rsidR="00AD10FC" w:rsidRDefault="00AD10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8C81CA" w14:textId="77777777" w:rsidR="00AD10FC" w:rsidRDefault="00AD10FC" w:rsidP="00FC3ABA">
      <w:pPr>
        <w:spacing w:after="0" w:line="240" w:lineRule="auto"/>
      </w:pPr>
      <w:r>
        <w:separator/>
      </w:r>
    </w:p>
  </w:footnote>
  <w:footnote w:type="continuationSeparator" w:id="0">
    <w:p w14:paraId="64D1406E" w14:textId="77777777" w:rsidR="00AD10FC" w:rsidRDefault="00AD10FC" w:rsidP="00FC3ABA">
      <w:pPr>
        <w:spacing w:after="0" w:line="240" w:lineRule="auto"/>
      </w:pPr>
      <w:r>
        <w:continuationSeparator/>
      </w:r>
    </w:p>
  </w:footnote>
  <w:footnote w:type="continuationNotice" w:id="1">
    <w:p w14:paraId="398E6B00" w14:textId="77777777" w:rsidR="00AD10FC" w:rsidRDefault="00AD10FC">
      <w:pPr>
        <w:spacing w:after="0" w:line="240" w:lineRule="auto"/>
      </w:pPr>
    </w:p>
  </w:footnote>
  <w:footnote w:id="2">
    <w:p w14:paraId="669562DD" w14:textId="77777777" w:rsidR="00AD10FC" w:rsidRPr="005C3B57" w:rsidRDefault="00AD10FC" w:rsidP="0069015E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Atividades económicas elegíveis encontram-se descritas em “</w:t>
      </w:r>
      <w:r w:rsidRPr="005C3B57">
        <w:rPr>
          <w:i/>
          <w:iCs/>
        </w:rPr>
        <w:t>Climate Delegated Act as adopted on 4 June 2021</w:t>
      </w:r>
      <w:r>
        <w:t>”.</w:t>
      </w:r>
    </w:p>
  </w:footnote>
  <w:footnote w:id="3">
    <w:p w14:paraId="0BFE9CC5" w14:textId="77777777" w:rsidR="00AD10FC" w:rsidRDefault="00AD10FC" w:rsidP="00C37622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Será ainda importante garantir esta estabilidade aquando da criação de qualquer outra tabela intermédia ao processo de geração dos Satélites.</w:t>
      </w:r>
    </w:p>
  </w:footnote>
  <w:footnote w:id="4">
    <w:p w14:paraId="41D0EBF0" w14:textId="77777777" w:rsidR="00AD10FC" w:rsidRDefault="00AD10FC">
      <w:pPr>
        <w:pStyle w:val="FootnoteText"/>
      </w:pPr>
      <w:r>
        <w:rPr>
          <w:rStyle w:val="FootnoteReference"/>
        </w:rPr>
        <w:footnoteRef/>
      </w:r>
      <w:r>
        <w:t xml:space="preserve"> Certificados apurados pela Gloval e certificados internos detidos pelo Banco.</w:t>
      </w:r>
    </w:p>
  </w:footnote>
  <w:footnote w:id="5">
    <w:p w14:paraId="06F81CC6" w14:textId="77777777" w:rsidR="00AD10FC" w:rsidRDefault="00AD10FC" w:rsidP="00743FA2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Ligação efetuada de forma supletiva por LEI Code e KGL.</w:t>
      </w:r>
    </w:p>
  </w:footnote>
  <w:footnote w:id="6">
    <w:p w14:paraId="77748F73" w14:textId="7E91D74C" w:rsidR="00AD10FC" w:rsidRDefault="00AD10FC" w:rsidP="0082714B">
      <w:pPr>
        <w:pStyle w:val="CommentText"/>
        <w:jc w:val="both"/>
      </w:pPr>
      <w:r>
        <w:rPr>
          <w:rStyle w:val="FootnoteReference"/>
        </w:rPr>
        <w:footnoteRef/>
      </w:r>
      <w:r>
        <w:t xml:space="preserve"> </w:t>
      </w:r>
      <w:r>
        <w:rPr>
          <w:iCs/>
        </w:rPr>
        <w:t>Ficheiro disponibilizado internamente pela área do CDO, de modo a permitir o mapeamento entre as chaves ‘</w:t>
      </w:r>
      <w:r w:rsidRPr="00267D57">
        <w:rPr>
          <w:i/>
        </w:rPr>
        <w:t>zcliente</w:t>
      </w:r>
      <w:r>
        <w:rPr>
          <w:iCs/>
        </w:rPr>
        <w:t>’ e ‘</w:t>
      </w:r>
      <w:r w:rsidRPr="00267D57">
        <w:rPr>
          <w:i/>
        </w:rPr>
        <w:t>kgl</w:t>
      </w:r>
      <w:r>
        <w:rPr>
          <w:iCs/>
        </w:rPr>
        <w:t xml:space="preserve">’, possibilitando a obtenção de </w:t>
      </w:r>
      <w:r>
        <w:t xml:space="preserve">mais universo de KGL's que não estão nas tabelas do </w:t>
      </w:r>
      <w:r w:rsidRPr="0082714B">
        <w:rPr>
          <w:i/>
        </w:rPr>
        <w:t>Data Lake</w:t>
      </w:r>
      <w:r>
        <w:rPr>
          <w:iCs/>
        </w:rPr>
        <w:t>.</w:t>
      </w:r>
      <w:r w:rsidRPr="00743FA2">
        <w:t xml:space="preserve"> </w:t>
      </w:r>
      <w:r>
        <w:t xml:space="preserve">De notar que, futuramente, a presente tabela será ingestada no </w:t>
      </w:r>
      <w:r w:rsidRPr="0082714B">
        <w:rPr>
          <w:i/>
        </w:rPr>
        <w:t>Data Lake</w:t>
      </w:r>
      <w:r>
        <w:t>.</w:t>
      </w:r>
    </w:p>
    <w:p w14:paraId="4DB01F78" w14:textId="77777777" w:rsidR="00AD10FC" w:rsidRDefault="00AD10FC" w:rsidP="0099620A">
      <w:pPr>
        <w:pStyle w:val="FootnoteText"/>
        <w:jc w:val="both"/>
      </w:pPr>
    </w:p>
  </w:footnote>
  <w:footnote w:id="7">
    <w:p w14:paraId="78B41F9F" w14:textId="77777777" w:rsidR="00AD10FC" w:rsidRDefault="00AD10F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ascii="Santander Headline" w:hAnsi="Santander Headline" w:cstheme="minorHAnsi"/>
          <w:iCs/>
        </w:rPr>
        <w:t>T</w:t>
      </w:r>
      <w:r w:rsidRPr="002330D0">
        <w:rPr>
          <w:rFonts w:ascii="Santander Headline" w:hAnsi="Santander Headline" w:cstheme="minorHAnsi"/>
          <w:iCs/>
        </w:rPr>
        <w:t xml:space="preserve">abela resultante da importação de </w:t>
      </w:r>
      <w:r w:rsidRPr="002330D0">
        <w:rPr>
          <w:rFonts w:ascii="Santander Headline" w:hAnsi="Santander Headline" w:cstheme="minorHAnsi"/>
          <w:i/>
        </w:rPr>
        <w:t>inputs</w:t>
      </w:r>
      <w:r w:rsidRPr="002330D0">
        <w:rPr>
          <w:rFonts w:ascii="Santander Headline" w:hAnsi="Santander Headline" w:cstheme="minorHAnsi"/>
          <w:iCs/>
        </w:rPr>
        <w:t xml:space="preserve"> corporativos</w:t>
      </w:r>
      <w:r>
        <w:rPr>
          <w:rFonts w:ascii="Santander Headline" w:hAnsi="Santander Headline" w:cstheme="minorHAnsi"/>
          <w:iCs/>
        </w:rPr>
        <w:t>.</w:t>
      </w:r>
    </w:p>
  </w:footnote>
  <w:footnote w:id="8">
    <w:p w14:paraId="312E1F95" w14:textId="77777777" w:rsidR="00AD10FC" w:rsidRDefault="00AD10FC" w:rsidP="00C2225C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Ligação efetuada de forma supletiva por LEI Code e KGL.</w:t>
      </w:r>
    </w:p>
  </w:footnote>
  <w:footnote w:id="9">
    <w:p w14:paraId="517E64AE" w14:textId="77777777" w:rsidR="00AD10FC" w:rsidRDefault="00AD10FC" w:rsidP="0018092C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r>
        <w:rPr>
          <w:iCs/>
        </w:rPr>
        <w:t>ficheiro disponibilizado internamente pela área do CDO, de modo a permitir o mapeamento entre as chaves ‘</w:t>
      </w:r>
      <w:r w:rsidRPr="00267D57">
        <w:rPr>
          <w:i/>
        </w:rPr>
        <w:t>zcliente</w:t>
      </w:r>
      <w:r>
        <w:rPr>
          <w:iCs/>
        </w:rPr>
        <w:t>’ e ‘</w:t>
      </w:r>
      <w:r w:rsidRPr="00267D57">
        <w:rPr>
          <w:i/>
        </w:rPr>
        <w:t>kgl</w:t>
      </w:r>
      <w:r>
        <w:rPr>
          <w:iCs/>
        </w:rPr>
        <w:t>’.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2E1DB5" w14:textId="77777777" w:rsidR="00AD10FC" w:rsidRDefault="00AD10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33853D" w14:textId="77777777" w:rsidR="00AD10FC" w:rsidRDefault="00AD10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533DE2" w14:textId="77777777" w:rsidR="00AD10FC" w:rsidRDefault="00AD10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56B86"/>
    <w:multiLevelType w:val="multilevel"/>
    <w:tmpl w:val="EC8C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85927"/>
    <w:multiLevelType w:val="hybridMultilevel"/>
    <w:tmpl w:val="040CC1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D212A"/>
    <w:multiLevelType w:val="hybridMultilevel"/>
    <w:tmpl w:val="1CD44C5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56ACE"/>
    <w:multiLevelType w:val="multilevel"/>
    <w:tmpl w:val="EC8C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45BFE"/>
    <w:multiLevelType w:val="multilevel"/>
    <w:tmpl w:val="EC8C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7463B"/>
    <w:multiLevelType w:val="hybridMultilevel"/>
    <w:tmpl w:val="017C6D0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EB3828"/>
    <w:multiLevelType w:val="hybridMultilevel"/>
    <w:tmpl w:val="0EBED4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DB0AD4"/>
    <w:multiLevelType w:val="hybridMultilevel"/>
    <w:tmpl w:val="568CC5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0066A0"/>
    <w:multiLevelType w:val="hybridMultilevel"/>
    <w:tmpl w:val="CD2EFC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E6C2D"/>
    <w:multiLevelType w:val="multilevel"/>
    <w:tmpl w:val="9722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F23A7"/>
    <w:multiLevelType w:val="hybridMultilevel"/>
    <w:tmpl w:val="CBBED4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DB1981"/>
    <w:multiLevelType w:val="hybridMultilevel"/>
    <w:tmpl w:val="531475A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F80013"/>
    <w:multiLevelType w:val="hybridMultilevel"/>
    <w:tmpl w:val="EA2EA6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E17A18"/>
    <w:multiLevelType w:val="hybridMultilevel"/>
    <w:tmpl w:val="80B4DD9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D5705C"/>
    <w:multiLevelType w:val="hybridMultilevel"/>
    <w:tmpl w:val="A80EA31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FC5116"/>
    <w:multiLevelType w:val="multilevel"/>
    <w:tmpl w:val="EC8C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550858"/>
    <w:multiLevelType w:val="hybridMultilevel"/>
    <w:tmpl w:val="836095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A01335"/>
    <w:multiLevelType w:val="hybridMultilevel"/>
    <w:tmpl w:val="FB02FDA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3D7AFB"/>
    <w:multiLevelType w:val="hybridMultilevel"/>
    <w:tmpl w:val="6D18CB0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8C3885"/>
    <w:multiLevelType w:val="hybridMultilevel"/>
    <w:tmpl w:val="0408EC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067466"/>
    <w:multiLevelType w:val="hybridMultilevel"/>
    <w:tmpl w:val="63C299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455D4A6B"/>
    <w:multiLevelType w:val="hybridMultilevel"/>
    <w:tmpl w:val="640A3A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8AC3022"/>
    <w:multiLevelType w:val="multilevel"/>
    <w:tmpl w:val="EC8C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370B14"/>
    <w:multiLevelType w:val="multilevel"/>
    <w:tmpl w:val="EC8C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BA249D"/>
    <w:multiLevelType w:val="hybridMultilevel"/>
    <w:tmpl w:val="B77236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EC61FB"/>
    <w:multiLevelType w:val="hybridMultilevel"/>
    <w:tmpl w:val="68E45F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5809ED"/>
    <w:multiLevelType w:val="multilevel"/>
    <w:tmpl w:val="EC8C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557D6F"/>
    <w:multiLevelType w:val="multilevel"/>
    <w:tmpl w:val="DC1A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632472"/>
    <w:multiLevelType w:val="multilevel"/>
    <w:tmpl w:val="EC8C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936A9C"/>
    <w:multiLevelType w:val="multilevel"/>
    <w:tmpl w:val="EC8C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315D0F"/>
    <w:multiLevelType w:val="multilevel"/>
    <w:tmpl w:val="EC8C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BD6AC4"/>
    <w:multiLevelType w:val="hybridMultilevel"/>
    <w:tmpl w:val="77B03D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BA570C"/>
    <w:multiLevelType w:val="hybridMultilevel"/>
    <w:tmpl w:val="4EDCDE2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A30D2F"/>
    <w:multiLevelType w:val="hybridMultilevel"/>
    <w:tmpl w:val="15082F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8A0DCB"/>
    <w:multiLevelType w:val="hybridMultilevel"/>
    <w:tmpl w:val="C8CA6E42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9"/>
  </w:num>
  <w:num w:numId="3">
    <w:abstractNumId w:val="24"/>
  </w:num>
  <w:num w:numId="4">
    <w:abstractNumId w:val="21"/>
  </w:num>
  <w:num w:numId="5">
    <w:abstractNumId w:val="7"/>
  </w:num>
  <w:num w:numId="6">
    <w:abstractNumId w:val="14"/>
  </w:num>
  <w:num w:numId="7">
    <w:abstractNumId w:val="30"/>
  </w:num>
  <w:num w:numId="8">
    <w:abstractNumId w:val="16"/>
  </w:num>
  <w:num w:numId="9">
    <w:abstractNumId w:val="1"/>
  </w:num>
  <w:num w:numId="10">
    <w:abstractNumId w:val="23"/>
  </w:num>
  <w:num w:numId="11">
    <w:abstractNumId w:val="12"/>
  </w:num>
  <w:num w:numId="12">
    <w:abstractNumId w:val="8"/>
  </w:num>
  <w:num w:numId="13">
    <w:abstractNumId w:val="19"/>
  </w:num>
  <w:num w:numId="14">
    <w:abstractNumId w:val="5"/>
  </w:num>
  <w:num w:numId="15">
    <w:abstractNumId w:val="2"/>
  </w:num>
  <w:num w:numId="16">
    <w:abstractNumId w:val="37"/>
  </w:num>
  <w:num w:numId="17">
    <w:abstractNumId w:val="6"/>
  </w:num>
  <w:num w:numId="18">
    <w:abstractNumId w:val="28"/>
  </w:num>
  <w:num w:numId="19">
    <w:abstractNumId w:val="36"/>
  </w:num>
  <w:num w:numId="20">
    <w:abstractNumId w:val="20"/>
  </w:num>
  <w:num w:numId="21">
    <w:abstractNumId w:val="27"/>
  </w:num>
  <w:num w:numId="22">
    <w:abstractNumId w:val="17"/>
  </w:num>
  <w:num w:numId="23">
    <w:abstractNumId w:val="18"/>
  </w:num>
  <w:num w:numId="24">
    <w:abstractNumId w:val="15"/>
  </w:num>
  <w:num w:numId="25">
    <w:abstractNumId w:val="32"/>
  </w:num>
  <w:num w:numId="26">
    <w:abstractNumId w:val="9"/>
  </w:num>
  <w:num w:numId="27">
    <w:abstractNumId w:val="34"/>
  </w:num>
  <w:num w:numId="28">
    <w:abstractNumId w:val="35"/>
  </w:num>
  <w:num w:numId="29">
    <w:abstractNumId w:val="25"/>
  </w:num>
  <w:num w:numId="30">
    <w:abstractNumId w:val="26"/>
  </w:num>
  <w:num w:numId="31">
    <w:abstractNumId w:val="3"/>
  </w:num>
  <w:num w:numId="32">
    <w:abstractNumId w:val="4"/>
  </w:num>
  <w:num w:numId="33">
    <w:abstractNumId w:val="31"/>
  </w:num>
  <w:num w:numId="34">
    <w:abstractNumId w:val="0"/>
  </w:num>
  <w:num w:numId="35">
    <w:abstractNumId w:val="33"/>
  </w:num>
  <w:num w:numId="36">
    <w:abstractNumId w:val="11"/>
  </w:num>
  <w:num w:numId="37">
    <w:abstractNumId w:val="38"/>
  </w:num>
  <w:num w:numId="38">
    <w:abstractNumId w:val="39"/>
  </w:num>
  <w:num w:numId="39">
    <w:abstractNumId w:val="10"/>
  </w:num>
  <w:num w:numId="40">
    <w:abstractNumId w:val="13"/>
  </w:num>
  <w:numIdMacAtCleanup w:val="2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Cruz, Jose Pedro">
    <w15:presenceInfo w15:providerId="AD" w15:userId="S::joscruz@neyond.pt::6708b06b-436f-4b00-85a8-1da06de366c4"/>
  </w15:person>
  <w15:person w15:author="Ana Rita Geraldo de Caguerelho">
    <w15:presenceInfo w15:providerId="AD" w15:userId="S-1-5-21-478741036-1442749419-1446792091-251329"/>
  </w15:person>
  <w15:person w15:author="Escaleira, Diogo Alexandre">
    <w15:presenceInfo w15:providerId="AD" w15:userId="S::descaleira@neyond.pt::72fb12db-bc92-4c43-9b41-3ac15f1f989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activeWritingStyle w:appName="MSWord" w:lang="pt-PT" w:vendorID="64" w:dllVersion="131078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6B15"/>
    <w:rsid w:val="00006CBE"/>
    <w:rsid w:val="0000702A"/>
    <w:rsid w:val="0000711F"/>
    <w:rsid w:val="00007837"/>
    <w:rsid w:val="000079F9"/>
    <w:rsid w:val="0001031F"/>
    <w:rsid w:val="00010429"/>
    <w:rsid w:val="0001068C"/>
    <w:rsid w:val="00010CF8"/>
    <w:rsid w:val="00010E6D"/>
    <w:rsid w:val="00010FEC"/>
    <w:rsid w:val="0001132E"/>
    <w:rsid w:val="000115E9"/>
    <w:rsid w:val="000116E1"/>
    <w:rsid w:val="0001172D"/>
    <w:rsid w:val="00011886"/>
    <w:rsid w:val="00011C03"/>
    <w:rsid w:val="00012B21"/>
    <w:rsid w:val="00012EE4"/>
    <w:rsid w:val="00013685"/>
    <w:rsid w:val="00013B0B"/>
    <w:rsid w:val="000146A5"/>
    <w:rsid w:val="00014B56"/>
    <w:rsid w:val="00014DDB"/>
    <w:rsid w:val="00014F1B"/>
    <w:rsid w:val="0001539C"/>
    <w:rsid w:val="000158C7"/>
    <w:rsid w:val="0001719A"/>
    <w:rsid w:val="000172E9"/>
    <w:rsid w:val="0001739E"/>
    <w:rsid w:val="00017777"/>
    <w:rsid w:val="00020269"/>
    <w:rsid w:val="00020502"/>
    <w:rsid w:val="000207A9"/>
    <w:rsid w:val="00020E00"/>
    <w:rsid w:val="000212D3"/>
    <w:rsid w:val="0002148F"/>
    <w:rsid w:val="0002203F"/>
    <w:rsid w:val="00022804"/>
    <w:rsid w:val="0002305B"/>
    <w:rsid w:val="000230C2"/>
    <w:rsid w:val="00023A3E"/>
    <w:rsid w:val="00023A5C"/>
    <w:rsid w:val="00023A9A"/>
    <w:rsid w:val="00023AAB"/>
    <w:rsid w:val="00023F4F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879"/>
    <w:rsid w:val="00032989"/>
    <w:rsid w:val="00032F04"/>
    <w:rsid w:val="000330C1"/>
    <w:rsid w:val="000333BC"/>
    <w:rsid w:val="000333C2"/>
    <w:rsid w:val="00033768"/>
    <w:rsid w:val="00033A7A"/>
    <w:rsid w:val="00033AC9"/>
    <w:rsid w:val="00034C1B"/>
    <w:rsid w:val="00035180"/>
    <w:rsid w:val="00035BCB"/>
    <w:rsid w:val="00035CAD"/>
    <w:rsid w:val="00035D82"/>
    <w:rsid w:val="00035E34"/>
    <w:rsid w:val="00036A42"/>
    <w:rsid w:val="00037488"/>
    <w:rsid w:val="000374BE"/>
    <w:rsid w:val="00037FB8"/>
    <w:rsid w:val="000400C1"/>
    <w:rsid w:val="0004085F"/>
    <w:rsid w:val="00040C40"/>
    <w:rsid w:val="000420DE"/>
    <w:rsid w:val="000421BA"/>
    <w:rsid w:val="000422C8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B52"/>
    <w:rsid w:val="000476BC"/>
    <w:rsid w:val="00047C44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BC2"/>
    <w:rsid w:val="00051ED4"/>
    <w:rsid w:val="00051F80"/>
    <w:rsid w:val="00054D2C"/>
    <w:rsid w:val="00055550"/>
    <w:rsid w:val="00055C50"/>
    <w:rsid w:val="00055CCE"/>
    <w:rsid w:val="00055EF8"/>
    <w:rsid w:val="000563D3"/>
    <w:rsid w:val="0005749E"/>
    <w:rsid w:val="00057AF9"/>
    <w:rsid w:val="00057BE8"/>
    <w:rsid w:val="00057D34"/>
    <w:rsid w:val="00057D59"/>
    <w:rsid w:val="00057F4A"/>
    <w:rsid w:val="000601B1"/>
    <w:rsid w:val="0006021D"/>
    <w:rsid w:val="00060523"/>
    <w:rsid w:val="0006066C"/>
    <w:rsid w:val="000620C5"/>
    <w:rsid w:val="000624F6"/>
    <w:rsid w:val="00062580"/>
    <w:rsid w:val="00062F95"/>
    <w:rsid w:val="0006377D"/>
    <w:rsid w:val="00063862"/>
    <w:rsid w:val="00064464"/>
    <w:rsid w:val="00064992"/>
    <w:rsid w:val="00064DB8"/>
    <w:rsid w:val="00064EBA"/>
    <w:rsid w:val="000653F8"/>
    <w:rsid w:val="00065422"/>
    <w:rsid w:val="00065458"/>
    <w:rsid w:val="000654B2"/>
    <w:rsid w:val="00065691"/>
    <w:rsid w:val="000656C3"/>
    <w:rsid w:val="0006587A"/>
    <w:rsid w:val="00065A58"/>
    <w:rsid w:val="00066542"/>
    <w:rsid w:val="00066A9D"/>
    <w:rsid w:val="00066AA1"/>
    <w:rsid w:val="000670F2"/>
    <w:rsid w:val="00067391"/>
    <w:rsid w:val="0006739F"/>
    <w:rsid w:val="00067DA7"/>
    <w:rsid w:val="00067DBA"/>
    <w:rsid w:val="0007018A"/>
    <w:rsid w:val="00070196"/>
    <w:rsid w:val="00070409"/>
    <w:rsid w:val="00070B11"/>
    <w:rsid w:val="0007125A"/>
    <w:rsid w:val="00071769"/>
    <w:rsid w:val="00071D95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E21"/>
    <w:rsid w:val="00073F32"/>
    <w:rsid w:val="0007401D"/>
    <w:rsid w:val="0007420A"/>
    <w:rsid w:val="0007446A"/>
    <w:rsid w:val="0007458F"/>
    <w:rsid w:val="00074BBB"/>
    <w:rsid w:val="000750C1"/>
    <w:rsid w:val="00075C7E"/>
    <w:rsid w:val="00077099"/>
    <w:rsid w:val="00077526"/>
    <w:rsid w:val="00077971"/>
    <w:rsid w:val="00080755"/>
    <w:rsid w:val="000819DA"/>
    <w:rsid w:val="000821C7"/>
    <w:rsid w:val="00082626"/>
    <w:rsid w:val="00082A7F"/>
    <w:rsid w:val="00082FE1"/>
    <w:rsid w:val="000830D1"/>
    <w:rsid w:val="0008371C"/>
    <w:rsid w:val="00083917"/>
    <w:rsid w:val="000843C0"/>
    <w:rsid w:val="000843C7"/>
    <w:rsid w:val="000843ED"/>
    <w:rsid w:val="000849B0"/>
    <w:rsid w:val="000851C6"/>
    <w:rsid w:val="0008523E"/>
    <w:rsid w:val="0008534E"/>
    <w:rsid w:val="00085D97"/>
    <w:rsid w:val="00086074"/>
    <w:rsid w:val="0008694E"/>
    <w:rsid w:val="00086AFA"/>
    <w:rsid w:val="00086D77"/>
    <w:rsid w:val="000871B0"/>
    <w:rsid w:val="0008783A"/>
    <w:rsid w:val="00087B8A"/>
    <w:rsid w:val="00090350"/>
    <w:rsid w:val="000904E2"/>
    <w:rsid w:val="000909E7"/>
    <w:rsid w:val="00091CD6"/>
    <w:rsid w:val="00092114"/>
    <w:rsid w:val="00092847"/>
    <w:rsid w:val="00092864"/>
    <w:rsid w:val="0009298C"/>
    <w:rsid w:val="000929C0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A9E"/>
    <w:rsid w:val="000A0BBA"/>
    <w:rsid w:val="000A0C99"/>
    <w:rsid w:val="000A0D77"/>
    <w:rsid w:val="000A1776"/>
    <w:rsid w:val="000A2A22"/>
    <w:rsid w:val="000A2B22"/>
    <w:rsid w:val="000A2F2F"/>
    <w:rsid w:val="000A2F68"/>
    <w:rsid w:val="000A2F8C"/>
    <w:rsid w:val="000A3374"/>
    <w:rsid w:val="000A3C2A"/>
    <w:rsid w:val="000A3D55"/>
    <w:rsid w:val="000A4681"/>
    <w:rsid w:val="000A4902"/>
    <w:rsid w:val="000A54DB"/>
    <w:rsid w:val="000A7B33"/>
    <w:rsid w:val="000A7D7C"/>
    <w:rsid w:val="000B02F3"/>
    <w:rsid w:val="000B03FC"/>
    <w:rsid w:val="000B0778"/>
    <w:rsid w:val="000B0EE0"/>
    <w:rsid w:val="000B1059"/>
    <w:rsid w:val="000B106D"/>
    <w:rsid w:val="000B12FF"/>
    <w:rsid w:val="000B15E9"/>
    <w:rsid w:val="000B1AFA"/>
    <w:rsid w:val="000B1E34"/>
    <w:rsid w:val="000B2197"/>
    <w:rsid w:val="000B2784"/>
    <w:rsid w:val="000B2B61"/>
    <w:rsid w:val="000B2D40"/>
    <w:rsid w:val="000B3753"/>
    <w:rsid w:val="000B3940"/>
    <w:rsid w:val="000B3E98"/>
    <w:rsid w:val="000B3ECD"/>
    <w:rsid w:val="000B4FB4"/>
    <w:rsid w:val="000B551B"/>
    <w:rsid w:val="000B5A26"/>
    <w:rsid w:val="000B5EE0"/>
    <w:rsid w:val="000B6012"/>
    <w:rsid w:val="000B6576"/>
    <w:rsid w:val="000B66D9"/>
    <w:rsid w:val="000B67FA"/>
    <w:rsid w:val="000B68EA"/>
    <w:rsid w:val="000B6AEE"/>
    <w:rsid w:val="000B6E68"/>
    <w:rsid w:val="000B7C32"/>
    <w:rsid w:val="000B7E08"/>
    <w:rsid w:val="000C0E2E"/>
    <w:rsid w:val="000C1663"/>
    <w:rsid w:val="000C1773"/>
    <w:rsid w:val="000C1EA0"/>
    <w:rsid w:val="000C23E0"/>
    <w:rsid w:val="000C2935"/>
    <w:rsid w:val="000C2B7E"/>
    <w:rsid w:val="000C2E56"/>
    <w:rsid w:val="000C2E6B"/>
    <w:rsid w:val="000C2E98"/>
    <w:rsid w:val="000C3638"/>
    <w:rsid w:val="000C36C2"/>
    <w:rsid w:val="000C4D69"/>
    <w:rsid w:val="000C4F79"/>
    <w:rsid w:val="000C5B7C"/>
    <w:rsid w:val="000C5F08"/>
    <w:rsid w:val="000C63C7"/>
    <w:rsid w:val="000C6D31"/>
    <w:rsid w:val="000C6D6F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124F"/>
    <w:rsid w:val="000D2727"/>
    <w:rsid w:val="000D28FA"/>
    <w:rsid w:val="000D2939"/>
    <w:rsid w:val="000D2B32"/>
    <w:rsid w:val="000D318D"/>
    <w:rsid w:val="000D3961"/>
    <w:rsid w:val="000D4154"/>
    <w:rsid w:val="000D49DE"/>
    <w:rsid w:val="000D4B48"/>
    <w:rsid w:val="000D506E"/>
    <w:rsid w:val="000D529D"/>
    <w:rsid w:val="000D5638"/>
    <w:rsid w:val="000D5E1F"/>
    <w:rsid w:val="000D6494"/>
    <w:rsid w:val="000D6520"/>
    <w:rsid w:val="000D6709"/>
    <w:rsid w:val="000D6775"/>
    <w:rsid w:val="000D7173"/>
    <w:rsid w:val="000D721A"/>
    <w:rsid w:val="000D7271"/>
    <w:rsid w:val="000D75EF"/>
    <w:rsid w:val="000D79B8"/>
    <w:rsid w:val="000D7B2E"/>
    <w:rsid w:val="000E00D0"/>
    <w:rsid w:val="000E01AD"/>
    <w:rsid w:val="000E0A74"/>
    <w:rsid w:val="000E0AC2"/>
    <w:rsid w:val="000E0F8C"/>
    <w:rsid w:val="000E179F"/>
    <w:rsid w:val="000E17FB"/>
    <w:rsid w:val="000E190E"/>
    <w:rsid w:val="000E1B9A"/>
    <w:rsid w:val="000E22EA"/>
    <w:rsid w:val="000E235F"/>
    <w:rsid w:val="000E272B"/>
    <w:rsid w:val="000E3201"/>
    <w:rsid w:val="000E32AA"/>
    <w:rsid w:val="000E3A8C"/>
    <w:rsid w:val="000E4113"/>
    <w:rsid w:val="000E539D"/>
    <w:rsid w:val="000E53E2"/>
    <w:rsid w:val="000E5663"/>
    <w:rsid w:val="000E59F8"/>
    <w:rsid w:val="000E5D73"/>
    <w:rsid w:val="000E5E11"/>
    <w:rsid w:val="000E61B4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11C0"/>
    <w:rsid w:val="000F17E8"/>
    <w:rsid w:val="000F1FD4"/>
    <w:rsid w:val="000F2058"/>
    <w:rsid w:val="000F2BDF"/>
    <w:rsid w:val="000F326C"/>
    <w:rsid w:val="000F3649"/>
    <w:rsid w:val="000F36A1"/>
    <w:rsid w:val="000F3B3A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DF"/>
    <w:rsid w:val="000F69CE"/>
    <w:rsid w:val="000F6E61"/>
    <w:rsid w:val="000F7E3E"/>
    <w:rsid w:val="00100573"/>
    <w:rsid w:val="00101143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3062"/>
    <w:rsid w:val="00103352"/>
    <w:rsid w:val="001034A5"/>
    <w:rsid w:val="00103B08"/>
    <w:rsid w:val="00103C07"/>
    <w:rsid w:val="00103E56"/>
    <w:rsid w:val="0010407C"/>
    <w:rsid w:val="00104A27"/>
    <w:rsid w:val="00104ACD"/>
    <w:rsid w:val="00104F9F"/>
    <w:rsid w:val="001052B2"/>
    <w:rsid w:val="0010567C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15A"/>
    <w:rsid w:val="001079A0"/>
    <w:rsid w:val="00107A11"/>
    <w:rsid w:val="00107C60"/>
    <w:rsid w:val="00107DDF"/>
    <w:rsid w:val="0011080E"/>
    <w:rsid w:val="00110E12"/>
    <w:rsid w:val="00110E8E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40E6"/>
    <w:rsid w:val="00114AD5"/>
    <w:rsid w:val="00114B4F"/>
    <w:rsid w:val="00114E3B"/>
    <w:rsid w:val="00114FD8"/>
    <w:rsid w:val="001154AE"/>
    <w:rsid w:val="00115A1D"/>
    <w:rsid w:val="00115A67"/>
    <w:rsid w:val="00115B40"/>
    <w:rsid w:val="00116F89"/>
    <w:rsid w:val="001177A9"/>
    <w:rsid w:val="0012074D"/>
    <w:rsid w:val="00120889"/>
    <w:rsid w:val="00120931"/>
    <w:rsid w:val="00120B8B"/>
    <w:rsid w:val="00120C3A"/>
    <w:rsid w:val="00120E89"/>
    <w:rsid w:val="00121065"/>
    <w:rsid w:val="00121512"/>
    <w:rsid w:val="001215D3"/>
    <w:rsid w:val="001217F4"/>
    <w:rsid w:val="001218B0"/>
    <w:rsid w:val="00122527"/>
    <w:rsid w:val="00122689"/>
    <w:rsid w:val="001228A9"/>
    <w:rsid w:val="001229A7"/>
    <w:rsid w:val="00122DC0"/>
    <w:rsid w:val="001233B1"/>
    <w:rsid w:val="001237CC"/>
    <w:rsid w:val="00123F7F"/>
    <w:rsid w:val="0012413E"/>
    <w:rsid w:val="001242FF"/>
    <w:rsid w:val="001249B6"/>
    <w:rsid w:val="00124F53"/>
    <w:rsid w:val="00125223"/>
    <w:rsid w:val="00125847"/>
    <w:rsid w:val="00125982"/>
    <w:rsid w:val="00125B28"/>
    <w:rsid w:val="00126684"/>
    <w:rsid w:val="00126A1E"/>
    <w:rsid w:val="00126CCC"/>
    <w:rsid w:val="00126D06"/>
    <w:rsid w:val="001273B7"/>
    <w:rsid w:val="00127439"/>
    <w:rsid w:val="00127494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11D4"/>
    <w:rsid w:val="00131254"/>
    <w:rsid w:val="00131397"/>
    <w:rsid w:val="00131667"/>
    <w:rsid w:val="00131700"/>
    <w:rsid w:val="001318A8"/>
    <w:rsid w:val="001319DA"/>
    <w:rsid w:val="00132002"/>
    <w:rsid w:val="00132619"/>
    <w:rsid w:val="001335FE"/>
    <w:rsid w:val="00133F4B"/>
    <w:rsid w:val="00134D4E"/>
    <w:rsid w:val="00135180"/>
    <w:rsid w:val="00136476"/>
    <w:rsid w:val="00136BDC"/>
    <w:rsid w:val="00136CD0"/>
    <w:rsid w:val="00140598"/>
    <w:rsid w:val="00140935"/>
    <w:rsid w:val="0014105B"/>
    <w:rsid w:val="00141886"/>
    <w:rsid w:val="00141F50"/>
    <w:rsid w:val="001424B2"/>
    <w:rsid w:val="001427BB"/>
    <w:rsid w:val="00142854"/>
    <w:rsid w:val="00142D2C"/>
    <w:rsid w:val="00143269"/>
    <w:rsid w:val="00143DE1"/>
    <w:rsid w:val="001443FA"/>
    <w:rsid w:val="001449A6"/>
    <w:rsid w:val="0014513F"/>
    <w:rsid w:val="001454CD"/>
    <w:rsid w:val="0014555F"/>
    <w:rsid w:val="00145916"/>
    <w:rsid w:val="00145967"/>
    <w:rsid w:val="00145BC4"/>
    <w:rsid w:val="001463A8"/>
    <w:rsid w:val="00146E0D"/>
    <w:rsid w:val="00147215"/>
    <w:rsid w:val="001473B4"/>
    <w:rsid w:val="00147652"/>
    <w:rsid w:val="0014776E"/>
    <w:rsid w:val="00147D73"/>
    <w:rsid w:val="00150643"/>
    <w:rsid w:val="00150877"/>
    <w:rsid w:val="00150F6C"/>
    <w:rsid w:val="001511E0"/>
    <w:rsid w:val="00151220"/>
    <w:rsid w:val="001513A8"/>
    <w:rsid w:val="001513BC"/>
    <w:rsid w:val="00151BA6"/>
    <w:rsid w:val="00152040"/>
    <w:rsid w:val="00152086"/>
    <w:rsid w:val="0015234E"/>
    <w:rsid w:val="001526DC"/>
    <w:rsid w:val="00152CDC"/>
    <w:rsid w:val="001536D5"/>
    <w:rsid w:val="00154003"/>
    <w:rsid w:val="001546C4"/>
    <w:rsid w:val="00154831"/>
    <w:rsid w:val="00154B76"/>
    <w:rsid w:val="00154DE8"/>
    <w:rsid w:val="0015553C"/>
    <w:rsid w:val="00155E27"/>
    <w:rsid w:val="00156307"/>
    <w:rsid w:val="00156636"/>
    <w:rsid w:val="00156F2A"/>
    <w:rsid w:val="001573BE"/>
    <w:rsid w:val="00157E5D"/>
    <w:rsid w:val="00157F59"/>
    <w:rsid w:val="00160338"/>
    <w:rsid w:val="0016093B"/>
    <w:rsid w:val="00160E56"/>
    <w:rsid w:val="001612E5"/>
    <w:rsid w:val="0016145B"/>
    <w:rsid w:val="00161962"/>
    <w:rsid w:val="00162570"/>
    <w:rsid w:val="001641D8"/>
    <w:rsid w:val="0016442D"/>
    <w:rsid w:val="0016454A"/>
    <w:rsid w:val="001653A7"/>
    <w:rsid w:val="0016588A"/>
    <w:rsid w:val="001662F3"/>
    <w:rsid w:val="001669F3"/>
    <w:rsid w:val="00166DC1"/>
    <w:rsid w:val="001703F3"/>
    <w:rsid w:val="00170724"/>
    <w:rsid w:val="00170940"/>
    <w:rsid w:val="00170CA2"/>
    <w:rsid w:val="00171BA8"/>
    <w:rsid w:val="00171C57"/>
    <w:rsid w:val="00171E14"/>
    <w:rsid w:val="001723FA"/>
    <w:rsid w:val="001727B4"/>
    <w:rsid w:val="00172A8B"/>
    <w:rsid w:val="00172DE6"/>
    <w:rsid w:val="00172F59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620"/>
    <w:rsid w:val="0017678C"/>
    <w:rsid w:val="00176D21"/>
    <w:rsid w:val="00176EBC"/>
    <w:rsid w:val="00177189"/>
    <w:rsid w:val="001775F6"/>
    <w:rsid w:val="00177645"/>
    <w:rsid w:val="00177CBE"/>
    <w:rsid w:val="0018092C"/>
    <w:rsid w:val="00180D7D"/>
    <w:rsid w:val="001813F2"/>
    <w:rsid w:val="001815FD"/>
    <w:rsid w:val="00181604"/>
    <w:rsid w:val="0018162E"/>
    <w:rsid w:val="001819C6"/>
    <w:rsid w:val="0018281D"/>
    <w:rsid w:val="00184324"/>
    <w:rsid w:val="00184975"/>
    <w:rsid w:val="00184D89"/>
    <w:rsid w:val="00184EB3"/>
    <w:rsid w:val="00185EB8"/>
    <w:rsid w:val="00186A7A"/>
    <w:rsid w:val="00186D6E"/>
    <w:rsid w:val="00186F77"/>
    <w:rsid w:val="001871E3"/>
    <w:rsid w:val="0018751B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3422"/>
    <w:rsid w:val="00194177"/>
    <w:rsid w:val="00194256"/>
    <w:rsid w:val="00194659"/>
    <w:rsid w:val="001956FD"/>
    <w:rsid w:val="0019570B"/>
    <w:rsid w:val="00195C1C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42B1"/>
    <w:rsid w:val="001A4485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611"/>
    <w:rsid w:val="001A6F7C"/>
    <w:rsid w:val="001A7D5F"/>
    <w:rsid w:val="001A7D7B"/>
    <w:rsid w:val="001B02E8"/>
    <w:rsid w:val="001B03D1"/>
    <w:rsid w:val="001B0595"/>
    <w:rsid w:val="001B071F"/>
    <w:rsid w:val="001B08EF"/>
    <w:rsid w:val="001B0B32"/>
    <w:rsid w:val="001B0C00"/>
    <w:rsid w:val="001B0CF4"/>
    <w:rsid w:val="001B11DA"/>
    <w:rsid w:val="001B1856"/>
    <w:rsid w:val="001B1EDC"/>
    <w:rsid w:val="001B2160"/>
    <w:rsid w:val="001B2175"/>
    <w:rsid w:val="001B259D"/>
    <w:rsid w:val="001B2602"/>
    <w:rsid w:val="001B26BA"/>
    <w:rsid w:val="001B2DB8"/>
    <w:rsid w:val="001B3352"/>
    <w:rsid w:val="001B3853"/>
    <w:rsid w:val="001B3F02"/>
    <w:rsid w:val="001B4332"/>
    <w:rsid w:val="001B4852"/>
    <w:rsid w:val="001B56FB"/>
    <w:rsid w:val="001B58C7"/>
    <w:rsid w:val="001B594F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F8C"/>
    <w:rsid w:val="001C38C4"/>
    <w:rsid w:val="001C3D28"/>
    <w:rsid w:val="001C3DAC"/>
    <w:rsid w:val="001C3E40"/>
    <w:rsid w:val="001C4BE3"/>
    <w:rsid w:val="001C4C9C"/>
    <w:rsid w:val="001C50A9"/>
    <w:rsid w:val="001C541D"/>
    <w:rsid w:val="001C5FB8"/>
    <w:rsid w:val="001C7DCB"/>
    <w:rsid w:val="001D020E"/>
    <w:rsid w:val="001D0B02"/>
    <w:rsid w:val="001D0D31"/>
    <w:rsid w:val="001D0F89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96B"/>
    <w:rsid w:val="001D4A30"/>
    <w:rsid w:val="001D4D95"/>
    <w:rsid w:val="001D53C0"/>
    <w:rsid w:val="001D552C"/>
    <w:rsid w:val="001D566A"/>
    <w:rsid w:val="001D5E0D"/>
    <w:rsid w:val="001D618A"/>
    <w:rsid w:val="001D6642"/>
    <w:rsid w:val="001D69BA"/>
    <w:rsid w:val="001D6A99"/>
    <w:rsid w:val="001D7480"/>
    <w:rsid w:val="001D7A87"/>
    <w:rsid w:val="001D7FB1"/>
    <w:rsid w:val="001E050E"/>
    <w:rsid w:val="001E06FE"/>
    <w:rsid w:val="001E07AE"/>
    <w:rsid w:val="001E0D6C"/>
    <w:rsid w:val="001E0FF4"/>
    <w:rsid w:val="001E1870"/>
    <w:rsid w:val="001E1963"/>
    <w:rsid w:val="001E1F88"/>
    <w:rsid w:val="001E27ED"/>
    <w:rsid w:val="001E3128"/>
    <w:rsid w:val="001E32FF"/>
    <w:rsid w:val="001E3CF7"/>
    <w:rsid w:val="001E4A05"/>
    <w:rsid w:val="001E4F91"/>
    <w:rsid w:val="001E5193"/>
    <w:rsid w:val="001E5406"/>
    <w:rsid w:val="001E55DE"/>
    <w:rsid w:val="001E5D00"/>
    <w:rsid w:val="001E5D6C"/>
    <w:rsid w:val="001E6793"/>
    <w:rsid w:val="001E6CC4"/>
    <w:rsid w:val="001E6D86"/>
    <w:rsid w:val="001E6D88"/>
    <w:rsid w:val="001E6DC2"/>
    <w:rsid w:val="001E6F33"/>
    <w:rsid w:val="001E720A"/>
    <w:rsid w:val="001E72C0"/>
    <w:rsid w:val="001E7459"/>
    <w:rsid w:val="001E7479"/>
    <w:rsid w:val="001E74B5"/>
    <w:rsid w:val="001E76F3"/>
    <w:rsid w:val="001E7D80"/>
    <w:rsid w:val="001F054B"/>
    <w:rsid w:val="001F0D15"/>
    <w:rsid w:val="001F15E2"/>
    <w:rsid w:val="001F1C81"/>
    <w:rsid w:val="001F2186"/>
    <w:rsid w:val="001F2FC7"/>
    <w:rsid w:val="001F30E4"/>
    <w:rsid w:val="001F3118"/>
    <w:rsid w:val="001F32C9"/>
    <w:rsid w:val="001F3E7C"/>
    <w:rsid w:val="001F4A48"/>
    <w:rsid w:val="001F5009"/>
    <w:rsid w:val="001F5421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F5"/>
    <w:rsid w:val="001F78E8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DD6"/>
    <w:rsid w:val="0020665C"/>
    <w:rsid w:val="00206744"/>
    <w:rsid w:val="00206B70"/>
    <w:rsid w:val="00206E6B"/>
    <w:rsid w:val="002070E1"/>
    <w:rsid w:val="00207C53"/>
    <w:rsid w:val="0021084E"/>
    <w:rsid w:val="00210C85"/>
    <w:rsid w:val="00210E18"/>
    <w:rsid w:val="002112EC"/>
    <w:rsid w:val="00211460"/>
    <w:rsid w:val="00211C6E"/>
    <w:rsid w:val="00211EED"/>
    <w:rsid w:val="00211EFD"/>
    <w:rsid w:val="002121CD"/>
    <w:rsid w:val="00212E90"/>
    <w:rsid w:val="00213515"/>
    <w:rsid w:val="00213AC0"/>
    <w:rsid w:val="00213CA4"/>
    <w:rsid w:val="00213CDD"/>
    <w:rsid w:val="00214150"/>
    <w:rsid w:val="002141B9"/>
    <w:rsid w:val="0021426E"/>
    <w:rsid w:val="00214728"/>
    <w:rsid w:val="00214DFD"/>
    <w:rsid w:val="00215345"/>
    <w:rsid w:val="0021576A"/>
    <w:rsid w:val="0021638B"/>
    <w:rsid w:val="00216AA3"/>
    <w:rsid w:val="0021701E"/>
    <w:rsid w:val="0022007A"/>
    <w:rsid w:val="00220221"/>
    <w:rsid w:val="002206DE"/>
    <w:rsid w:val="002210AF"/>
    <w:rsid w:val="00221EC7"/>
    <w:rsid w:val="002227C8"/>
    <w:rsid w:val="00222E6F"/>
    <w:rsid w:val="0022354A"/>
    <w:rsid w:val="0022370E"/>
    <w:rsid w:val="00224FBD"/>
    <w:rsid w:val="002257C3"/>
    <w:rsid w:val="00225CFE"/>
    <w:rsid w:val="002264B0"/>
    <w:rsid w:val="002267DF"/>
    <w:rsid w:val="00226ACE"/>
    <w:rsid w:val="00226E89"/>
    <w:rsid w:val="0022701C"/>
    <w:rsid w:val="00227741"/>
    <w:rsid w:val="00227830"/>
    <w:rsid w:val="00227D5B"/>
    <w:rsid w:val="002301CD"/>
    <w:rsid w:val="0023047A"/>
    <w:rsid w:val="00230AAC"/>
    <w:rsid w:val="00230E2D"/>
    <w:rsid w:val="002313FA"/>
    <w:rsid w:val="00231F37"/>
    <w:rsid w:val="002324FD"/>
    <w:rsid w:val="002325EF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92"/>
    <w:rsid w:val="00234D85"/>
    <w:rsid w:val="00234E41"/>
    <w:rsid w:val="00235067"/>
    <w:rsid w:val="002350E2"/>
    <w:rsid w:val="0023568B"/>
    <w:rsid w:val="002357AC"/>
    <w:rsid w:val="00235EF3"/>
    <w:rsid w:val="0023614B"/>
    <w:rsid w:val="0023655C"/>
    <w:rsid w:val="002365F4"/>
    <w:rsid w:val="0023672C"/>
    <w:rsid w:val="002368FF"/>
    <w:rsid w:val="00237142"/>
    <w:rsid w:val="002376A3"/>
    <w:rsid w:val="00240D74"/>
    <w:rsid w:val="00240DF7"/>
    <w:rsid w:val="002414C8"/>
    <w:rsid w:val="00241638"/>
    <w:rsid w:val="00241939"/>
    <w:rsid w:val="00241B7B"/>
    <w:rsid w:val="00242617"/>
    <w:rsid w:val="00242692"/>
    <w:rsid w:val="0024273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386"/>
    <w:rsid w:val="0024649A"/>
    <w:rsid w:val="00246C6F"/>
    <w:rsid w:val="00246D8D"/>
    <w:rsid w:val="00247480"/>
    <w:rsid w:val="00247B27"/>
    <w:rsid w:val="00247EE8"/>
    <w:rsid w:val="00250389"/>
    <w:rsid w:val="002504EE"/>
    <w:rsid w:val="00250D3B"/>
    <w:rsid w:val="00251384"/>
    <w:rsid w:val="0025185C"/>
    <w:rsid w:val="002525E1"/>
    <w:rsid w:val="00252736"/>
    <w:rsid w:val="002531A6"/>
    <w:rsid w:val="00253A9C"/>
    <w:rsid w:val="002542F3"/>
    <w:rsid w:val="00254426"/>
    <w:rsid w:val="00254FCD"/>
    <w:rsid w:val="0025594B"/>
    <w:rsid w:val="00255CFE"/>
    <w:rsid w:val="00255D6A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B80"/>
    <w:rsid w:val="00260BEC"/>
    <w:rsid w:val="00260F93"/>
    <w:rsid w:val="00261797"/>
    <w:rsid w:val="0026192D"/>
    <w:rsid w:val="00261BFD"/>
    <w:rsid w:val="00261C51"/>
    <w:rsid w:val="002623A6"/>
    <w:rsid w:val="00262657"/>
    <w:rsid w:val="002628CB"/>
    <w:rsid w:val="00263009"/>
    <w:rsid w:val="00263170"/>
    <w:rsid w:val="00263320"/>
    <w:rsid w:val="002635AA"/>
    <w:rsid w:val="00263664"/>
    <w:rsid w:val="00263961"/>
    <w:rsid w:val="002640AA"/>
    <w:rsid w:val="002646A1"/>
    <w:rsid w:val="00264831"/>
    <w:rsid w:val="0026486B"/>
    <w:rsid w:val="00264BC0"/>
    <w:rsid w:val="00265192"/>
    <w:rsid w:val="00265A72"/>
    <w:rsid w:val="00265F8C"/>
    <w:rsid w:val="00266082"/>
    <w:rsid w:val="002665CF"/>
    <w:rsid w:val="00266901"/>
    <w:rsid w:val="00266A6A"/>
    <w:rsid w:val="00266EC0"/>
    <w:rsid w:val="00266F13"/>
    <w:rsid w:val="00267756"/>
    <w:rsid w:val="00267AF4"/>
    <w:rsid w:val="00267B97"/>
    <w:rsid w:val="00267D57"/>
    <w:rsid w:val="00267EEF"/>
    <w:rsid w:val="00267F8C"/>
    <w:rsid w:val="00270F37"/>
    <w:rsid w:val="00271CAC"/>
    <w:rsid w:val="00272160"/>
    <w:rsid w:val="00272530"/>
    <w:rsid w:val="0027266E"/>
    <w:rsid w:val="00272DAE"/>
    <w:rsid w:val="00273684"/>
    <w:rsid w:val="00273B49"/>
    <w:rsid w:val="0027494B"/>
    <w:rsid w:val="00274CCA"/>
    <w:rsid w:val="00275B59"/>
    <w:rsid w:val="00275E2C"/>
    <w:rsid w:val="00275F6A"/>
    <w:rsid w:val="002762E5"/>
    <w:rsid w:val="0027650F"/>
    <w:rsid w:val="00277113"/>
    <w:rsid w:val="00277664"/>
    <w:rsid w:val="002777F4"/>
    <w:rsid w:val="00277946"/>
    <w:rsid w:val="00277E50"/>
    <w:rsid w:val="00280352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4A51"/>
    <w:rsid w:val="00285051"/>
    <w:rsid w:val="00285076"/>
    <w:rsid w:val="00285104"/>
    <w:rsid w:val="00285867"/>
    <w:rsid w:val="002859FC"/>
    <w:rsid w:val="00285EC1"/>
    <w:rsid w:val="00286157"/>
    <w:rsid w:val="00286240"/>
    <w:rsid w:val="00286629"/>
    <w:rsid w:val="002871F4"/>
    <w:rsid w:val="00287464"/>
    <w:rsid w:val="00287A8A"/>
    <w:rsid w:val="00287C73"/>
    <w:rsid w:val="00290024"/>
    <w:rsid w:val="00290326"/>
    <w:rsid w:val="00290382"/>
    <w:rsid w:val="00290953"/>
    <w:rsid w:val="00290A69"/>
    <w:rsid w:val="00290AAB"/>
    <w:rsid w:val="0029157B"/>
    <w:rsid w:val="002922CD"/>
    <w:rsid w:val="00292BF8"/>
    <w:rsid w:val="00292EE2"/>
    <w:rsid w:val="002932F8"/>
    <w:rsid w:val="00293861"/>
    <w:rsid w:val="002938A5"/>
    <w:rsid w:val="00293A8D"/>
    <w:rsid w:val="00293F2E"/>
    <w:rsid w:val="0029402A"/>
    <w:rsid w:val="00294084"/>
    <w:rsid w:val="00294D5B"/>
    <w:rsid w:val="0029600E"/>
    <w:rsid w:val="002961C8"/>
    <w:rsid w:val="002967BF"/>
    <w:rsid w:val="00296B2A"/>
    <w:rsid w:val="00296BA7"/>
    <w:rsid w:val="0029716E"/>
    <w:rsid w:val="002971B0"/>
    <w:rsid w:val="002972C0"/>
    <w:rsid w:val="00297B3D"/>
    <w:rsid w:val="00297D0C"/>
    <w:rsid w:val="002A01DE"/>
    <w:rsid w:val="002A1106"/>
    <w:rsid w:val="002A2471"/>
    <w:rsid w:val="002A304A"/>
    <w:rsid w:val="002A3243"/>
    <w:rsid w:val="002A38A7"/>
    <w:rsid w:val="002A399C"/>
    <w:rsid w:val="002A3B2F"/>
    <w:rsid w:val="002A3F88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758E"/>
    <w:rsid w:val="002A7698"/>
    <w:rsid w:val="002A76EF"/>
    <w:rsid w:val="002A7DF7"/>
    <w:rsid w:val="002B00EA"/>
    <w:rsid w:val="002B0C87"/>
    <w:rsid w:val="002B1A65"/>
    <w:rsid w:val="002B2B3B"/>
    <w:rsid w:val="002B2C31"/>
    <w:rsid w:val="002B31A3"/>
    <w:rsid w:val="002B3327"/>
    <w:rsid w:val="002B35D3"/>
    <w:rsid w:val="002B36AC"/>
    <w:rsid w:val="002B45E1"/>
    <w:rsid w:val="002B4921"/>
    <w:rsid w:val="002B4D60"/>
    <w:rsid w:val="002B4E3A"/>
    <w:rsid w:val="002B53F5"/>
    <w:rsid w:val="002B59C4"/>
    <w:rsid w:val="002B5FDF"/>
    <w:rsid w:val="002B62F8"/>
    <w:rsid w:val="002B64DD"/>
    <w:rsid w:val="002B6BF1"/>
    <w:rsid w:val="002B6CC1"/>
    <w:rsid w:val="002B6FA9"/>
    <w:rsid w:val="002B6FF8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9FA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CB"/>
    <w:rsid w:val="002C601A"/>
    <w:rsid w:val="002C68DF"/>
    <w:rsid w:val="002C6BAE"/>
    <w:rsid w:val="002C6CCF"/>
    <w:rsid w:val="002C704B"/>
    <w:rsid w:val="002C72C8"/>
    <w:rsid w:val="002C7F11"/>
    <w:rsid w:val="002D046E"/>
    <w:rsid w:val="002D158C"/>
    <w:rsid w:val="002D18C6"/>
    <w:rsid w:val="002D191E"/>
    <w:rsid w:val="002D1DE7"/>
    <w:rsid w:val="002D23F4"/>
    <w:rsid w:val="002D24F3"/>
    <w:rsid w:val="002D2BBD"/>
    <w:rsid w:val="002D3ADE"/>
    <w:rsid w:val="002D3DC6"/>
    <w:rsid w:val="002D4817"/>
    <w:rsid w:val="002D4995"/>
    <w:rsid w:val="002D5026"/>
    <w:rsid w:val="002D5221"/>
    <w:rsid w:val="002D531C"/>
    <w:rsid w:val="002D584D"/>
    <w:rsid w:val="002D5871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DEC"/>
    <w:rsid w:val="002E2E1C"/>
    <w:rsid w:val="002E2F10"/>
    <w:rsid w:val="002E2F11"/>
    <w:rsid w:val="002E34D9"/>
    <w:rsid w:val="002E38CC"/>
    <w:rsid w:val="002E38EA"/>
    <w:rsid w:val="002E3B98"/>
    <w:rsid w:val="002E41B6"/>
    <w:rsid w:val="002E422E"/>
    <w:rsid w:val="002E50DA"/>
    <w:rsid w:val="002E567D"/>
    <w:rsid w:val="002E5BFA"/>
    <w:rsid w:val="002E5F56"/>
    <w:rsid w:val="002E699A"/>
    <w:rsid w:val="002E6DCB"/>
    <w:rsid w:val="002E6F1B"/>
    <w:rsid w:val="002E7660"/>
    <w:rsid w:val="002E769B"/>
    <w:rsid w:val="002F00A0"/>
    <w:rsid w:val="002F0DFB"/>
    <w:rsid w:val="002F0FB2"/>
    <w:rsid w:val="002F1708"/>
    <w:rsid w:val="002F18A3"/>
    <w:rsid w:val="002F1B4E"/>
    <w:rsid w:val="002F2A86"/>
    <w:rsid w:val="002F3257"/>
    <w:rsid w:val="002F33F4"/>
    <w:rsid w:val="002F3519"/>
    <w:rsid w:val="002F3A3A"/>
    <w:rsid w:val="002F3BC7"/>
    <w:rsid w:val="002F3C96"/>
    <w:rsid w:val="002F40D9"/>
    <w:rsid w:val="002F41CD"/>
    <w:rsid w:val="002F41D0"/>
    <w:rsid w:val="002F4469"/>
    <w:rsid w:val="002F44D0"/>
    <w:rsid w:val="002F45E0"/>
    <w:rsid w:val="002F4620"/>
    <w:rsid w:val="002F498E"/>
    <w:rsid w:val="002F4C44"/>
    <w:rsid w:val="002F4EB7"/>
    <w:rsid w:val="002F4ED8"/>
    <w:rsid w:val="002F4ED9"/>
    <w:rsid w:val="002F546A"/>
    <w:rsid w:val="002F5698"/>
    <w:rsid w:val="002F5CB6"/>
    <w:rsid w:val="002F7135"/>
    <w:rsid w:val="002F738F"/>
    <w:rsid w:val="002F76B5"/>
    <w:rsid w:val="0030007B"/>
    <w:rsid w:val="00300799"/>
    <w:rsid w:val="003015B1"/>
    <w:rsid w:val="0030187C"/>
    <w:rsid w:val="00301A92"/>
    <w:rsid w:val="00302206"/>
    <w:rsid w:val="00302358"/>
    <w:rsid w:val="00302BCE"/>
    <w:rsid w:val="00302DEB"/>
    <w:rsid w:val="003033CC"/>
    <w:rsid w:val="0030386F"/>
    <w:rsid w:val="0030425F"/>
    <w:rsid w:val="00304609"/>
    <w:rsid w:val="003047BF"/>
    <w:rsid w:val="00304C1C"/>
    <w:rsid w:val="0030547A"/>
    <w:rsid w:val="00305736"/>
    <w:rsid w:val="0030747B"/>
    <w:rsid w:val="00307796"/>
    <w:rsid w:val="003104D9"/>
    <w:rsid w:val="003108B9"/>
    <w:rsid w:val="00310919"/>
    <w:rsid w:val="00310F6B"/>
    <w:rsid w:val="003111B0"/>
    <w:rsid w:val="0031187D"/>
    <w:rsid w:val="00311C2C"/>
    <w:rsid w:val="00311E33"/>
    <w:rsid w:val="00312542"/>
    <w:rsid w:val="003130BE"/>
    <w:rsid w:val="003131DB"/>
    <w:rsid w:val="00313C93"/>
    <w:rsid w:val="003141A4"/>
    <w:rsid w:val="00314655"/>
    <w:rsid w:val="00314A2A"/>
    <w:rsid w:val="00314E67"/>
    <w:rsid w:val="00315076"/>
    <w:rsid w:val="0031533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DE1"/>
    <w:rsid w:val="003216B3"/>
    <w:rsid w:val="00321F6D"/>
    <w:rsid w:val="003225FB"/>
    <w:rsid w:val="00322623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D3A"/>
    <w:rsid w:val="00326DD3"/>
    <w:rsid w:val="00326EA4"/>
    <w:rsid w:val="00327217"/>
    <w:rsid w:val="00327E80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31D2"/>
    <w:rsid w:val="0033343D"/>
    <w:rsid w:val="00333EC3"/>
    <w:rsid w:val="003346CB"/>
    <w:rsid w:val="003348EE"/>
    <w:rsid w:val="00334CF9"/>
    <w:rsid w:val="00334FCF"/>
    <w:rsid w:val="003354B3"/>
    <w:rsid w:val="003368BD"/>
    <w:rsid w:val="00336B81"/>
    <w:rsid w:val="00337107"/>
    <w:rsid w:val="003373BF"/>
    <w:rsid w:val="00337528"/>
    <w:rsid w:val="0034023D"/>
    <w:rsid w:val="00340D7C"/>
    <w:rsid w:val="00341652"/>
    <w:rsid w:val="0034217A"/>
    <w:rsid w:val="00342459"/>
    <w:rsid w:val="0034351E"/>
    <w:rsid w:val="00343788"/>
    <w:rsid w:val="003439FD"/>
    <w:rsid w:val="00343C4F"/>
    <w:rsid w:val="0034467D"/>
    <w:rsid w:val="00344710"/>
    <w:rsid w:val="0034479C"/>
    <w:rsid w:val="00344CDD"/>
    <w:rsid w:val="00344EBC"/>
    <w:rsid w:val="00344F16"/>
    <w:rsid w:val="003454D4"/>
    <w:rsid w:val="0034595C"/>
    <w:rsid w:val="00345A39"/>
    <w:rsid w:val="0034628B"/>
    <w:rsid w:val="003466B9"/>
    <w:rsid w:val="003469BC"/>
    <w:rsid w:val="00346BF7"/>
    <w:rsid w:val="00346DB0"/>
    <w:rsid w:val="00346FB5"/>
    <w:rsid w:val="0034797B"/>
    <w:rsid w:val="00350D25"/>
    <w:rsid w:val="00351009"/>
    <w:rsid w:val="003512B4"/>
    <w:rsid w:val="003514AF"/>
    <w:rsid w:val="003515E7"/>
    <w:rsid w:val="00352266"/>
    <w:rsid w:val="0035277C"/>
    <w:rsid w:val="00352B15"/>
    <w:rsid w:val="00352FBF"/>
    <w:rsid w:val="00353008"/>
    <w:rsid w:val="00353022"/>
    <w:rsid w:val="00353081"/>
    <w:rsid w:val="00353421"/>
    <w:rsid w:val="00353894"/>
    <w:rsid w:val="00353BC9"/>
    <w:rsid w:val="00353F16"/>
    <w:rsid w:val="00353F44"/>
    <w:rsid w:val="00354666"/>
    <w:rsid w:val="0035467F"/>
    <w:rsid w:val="00354839"/>
    <w:rsid w:val="00354DB3"/>
    <w:rsid w:val="00355DCB"/>
    <w:rsid w:val="00357062"/>
    <w:rsid w:val="003572AF"/>
    <w:rsid w:val="00357B34"/>
    <w:rsid w:val="00357C20"/>
    <w:rsid w:val="00360431"/>
    <w:rsid w:val="003613F7"/>
    <w:rsid w:val="0036150D"/>
    <w:rsid w:val="00361829"/>
    <w:rsid w:val="00362B18"/>
    <w:rsid w:val="00363BDE"/>
    <w:rsid w:val="003646E4"/>
    <w:rsid w:val="0036550D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ECC"/>
    <w:rsid w:val="00372463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927"/>
    <w:rsid w:val="00374CB4"/>
    <w:rsid w:val="00375150"/>
    <w:rsid w:val="00375565"/>
    <w:rsid w:val="00375667"/>
    <w:rsid w:val="003757F8"/>
    <w:rsid w:val="00375F78"/>
    <w:rsid w:val="0037601D"/>
    <w:rsid w:val="003760E4"/>
    <w:rsid w:val="003767D7"/>
    <w:rsid w:val="00376A26"/>
    <w:rsid w:val="00377171"/>
    <w:rsid w:val="0037719E"/>
    <w:rsid w:val="00377266"/>
    <w:rsid w:val="003774C8"/>
    <w:rsid w:val="00377EA9"/>
    <w:rsid w:val="0038088E"/>
    <w:rsid w:val="00380AEF"/>
    <w:rsid w:val="003811E9"/>
    <w:rsid w:val="0038148A"/>
    <w:rsid w:val="00381DB3"/>
    <w:rsid w:val="00381DE3"/>
    <w:rsid w:val="0038224F"/>
    <w:rsid w:val="00382EF2"/>
    <w:rsid w:val="003831E2"/>
    <w:rsid w:val="003831E6"/>
    <w:rsid w:val="00384087"/>
    <w:rsid w:val="0038490D"/>
    <w:rsid w:val="00384B39"/>
    <w:rsid w:val="00384C41"/>
    <w:rsid w:val="00384E55"/>
    <w:rsid w:val="00385947"/>
    <w:rsid w:val="00385AC8"/>
    <w:rsid w:val="003861A3"/>
    <w:rsid w:val="00386C62"/>
    <w:rsid w:val="00387077"/>
    <w:rsid w:val="003870F2"/>
    <w:rsid w:val="00387E9D"/>
    <w:rsid w:val="0039001F"/>
    <w:rsid w:val="0039002A"/>
    <w:rsid w:val="00390648"/>
    <w:rsid w:val="00390A9B"/>
    <w:rsid w:val="00390BB3"/>
    <w:rsid w:val="00391841"/>
    <w:rsid w:val="003918E6"/>
    <w:rsid w:val="00391A31"/>
    <w:rsid w:val="00391E07"/>
    <w:rsid w:val="00392104"/>
    <w:rsid w:val="0039228C"/>
    <w:rsid w:val="00392632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7582"/>
    <w:rsid w:val="0039769F"/>
    <w:rsid w:val="00397860"/>
    <w:rsid w:val="00397EF6"/>
    <w:rsid w:val="003A0485"/>
    <w:rsid w:val="003A0AA2"/>
    <w:rsid w:val="003A0D4C"/>
    <w:rsid w:val="003A0D94"/>
    <w:rsid w:val="003A195B"/>
    <w:rsid w:val="003A2469"/>
    <w:rsid w:val="003A28B0"/>
    <w:rsid w:val="003A2ED3"/>
    <w:rsid w:val="003A3013"/>
    <w:rsid w:val="003A4583"/>
    <w:rsid w:val="003A4E1A"/>
    <w:rsid w:val="003A5826"/>
    <w:rsid w:val="003A5B92"/>
    <w:rsid w:val="003A5FA1"/>
    <w:rsid w:val="003A6223"/>
    <w:rsid w:val="003A670C"/>
    <w:rsid w:val="003A689F"/>
    <w:rsid w:val="003A7033"/>
    <w:rsid w:val="003A7242"/>
    <w:rsid w:val="003A767D"/>
    <w:rsid w:val="003A7E80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D84"/>
    <w:rsid w:val="003B2876"/>
    <w:rsid w:val="003B2B8F"/>
    <w:rsid w:val="003B2F36"/>
    <w:rsid w:val="003B2FDB"/>
    <w:rsid w:val="003B3E45"/>
    <w:rsid w:val="003B46F5"/>
    <w:rsid w:val="003B4EBB"/>
    <w:rsid w:val="003B54D0"/>
    <w:rsid w:val="003B5863"/>
    <w:rsid w:val="003B5B99"/>
    <w:rsid w:val="003B619B"/>
    <w:rsid w:val="003B63C4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2E8"/>
    <w:rsid w:val="003C4D3E"/>
    <w:rsid w:val="003C4D90"/>
    <w:rsid w:val="003C4E4F"/>
    <w:rsid w:val="003C54AB"/>
    <w:rsid w:val="003C5B17"/>
    <w:rsid w:val="003C5CCD"/>
    <w:rsid w:val="003C611A"/>
    <w:rsid w:val="003C6546"/>
    <w:rsid w:val="003C6D41"/>
    <w:rsid w:val="003C742B"/>
    <w:rsid w:val="003C7A3A"/>
    <w:rsid w:val="003C7B4D"/>
    <w:rsid w:val="003D096C"/>
    <w:rsid w:val="003D1362"/>
    <w:rsid w:val="003D1574"/>
    <w:rsid w:val="003D1799"/>
    <w:rsid w:val="003D1D44"/>
    <w:rsid w:val="003D1D5B"/>
    <w:rsid w:val="003D1FD2"/>
    <w:rsid w:val="003D2F7C"/>
    <w:rsid w:val="003D3602"/>
    <w:rsid w:val="003D3776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642"/>
    <w:rsid w:val="003D7920"/>
    <w:rsid w:val="003D7ACA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992"/>
    <w:rsid w:val="003E4B1D"/>
    <w:rsid w:val="003E4B83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F0010"/>
    <w:rsid w:val="003F0532"/>
    <w:rsid w:val="003F09A3"/>
    <w:rsid w:val="003F0E1C"/>
    <w:rsid w:val="003F140B"/>
    <w:rsid w:val="003F1CBA"/>
    <w:rsid w:val="003F215C"/>
    <w:rsid w:val="003F25F7"/>
    <w:rsid w:val="003F29FD"/>
    <w:rsid w:val="003F335A"/>
    <w:rsid w:val="003F3C40"/>
    <w:rsid w:val="003F3E98"/>
    <w:rsid w:val="003F3F74"/>
    <w:rsid w:val="003F419E"/>
    <w:rsid w:val="003F428D"/>
    <w:rsid w:val="003F4DA1"/>
    <w:rsid w:val="003F5229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E87"/>
    <w:rsid w:val="00401AA7"/>
    <w:rsid w:val="004020C2"/>
    <w:rsid w:val="004020D1"/>
    <w:rsid w:val="00402554"/>
    <w:rsid w:val="004027E3"/>
    <w:rsid w:val="00402892"/>
    <w:rsid w:val="00402C36"/>
    <w:rsid w:val="00402E8C"/>
    <w:rsid w:val="004039BC"/>
    <w:rsid w:val="004039D1"/>
    <w:rsid w:val="00403A6A"/>
    <w:rsid w:val="00403BFD"/>
    <w:rsid w:val="004041AE"/>
    <w:rsid w:val="00404678"/>
    <w:rsid w:val="0040497D"/>
    <w:rsid w:val="0040666D"/>
    <w:rsid w:val="00406B05"/>
    <w:rsid w:val="00406B5C"/>
    <w:rsid w:val="00406D15"/>
    <w:rsid w:val="004075DE"/>
    <w:rsid w:val="00407A77"/>
    <w:rsid w:val="004103D5"/>
    <w:rsid w:val="004104F2"/>
    <w:rsid w:val="00410DB7"/>
    <w:rsid w:val="00410E3C"/>
    <w:rsid w:val="00411703"/>
    <w:rsid w:val="0041192E"/>
    <w:rsid w:val="00411F65"/>
    <w:rsid w:val="004125EA"/>
    <w:rsid w:val="004128AF"/>
    <w:rsid w:val="00412F61"/>
    <w:rsid w:val="00413B9E"/>
    <w:rsid w:val="00413CB1"/>
    <w:rsid w:val="0041482B"/>
    <w:rsid w:val="00414D9F"/>
    <w:rsid w:val="00414E21"/>
    <w:rsid w:val="00414E77"/>
    <w:rsid w:val="00415464"/>
    <w:rsid w:val="004155E0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B6"/>
    <w:rsid w:val="00416A00"/>
    <w:rsid w:val="00417326"/>
    <w:rsid w:val="004178D5"/>
    <w:rsid w:val="00420103"/>
    <w:rsid w:val="0042021E"/>
    <w:rsid w:val="004203A9"/>
    <w:rsid w:val="0042054A"/>
    <w:rsid w:val="00420C56"/>
    <w:rsid w:val="00421113"/>
    <w:rsid w:val="004213DA"/>
    <w:rsid w:val="004215C0"/>
    <w:rsid w:val="0042235B"/>
    <w:rsid w:val="004233C1"/>
    <w:rsid w:val="004233EB"/>
    <w:rsid w:val="004236DD"/>
    <w:rsid w:val="004238C9"/>
    <w:rsid w:val="00423BAB"/>
    <w:rsid w:val="00423BD0"/>
    <w:rsid w:val="00424021"/>
    <w:rsid w:val="00424482"/>
    <w:rsid w:val="0042498A"/>
    <w:rsid w:val="0042535B"/>
    <w:rsid w:val="0042535C"/>
    <w:rsid w:val="00425781"/>
    <w:rsid w:val="00426033"/>
    <w:rsid w:val="00426FD7"/>
    <w:rsid w:val="00427327"/>
    <w:rsid w:val="004273D8"/>
    <w:rsid w:val="0042794B"/>
    <w:rsid w:val="00427D22"/>
    <w:rsid w:val="00427DA8"/>
    <w:rsid w:val="00430337"/>
    <w:rsid w:val="00430620"/>
    <w:rsid w:val="004306E0"/>
    <w:rsid w:val="004307DD"/>
    <w:rsid w:val="00430998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6BB"/>
    <w:rsid w:val="00436413"/>
    <w:rsid w:val="00436EAA"/>
    <w:rsid w:val="00437148"/>
    <w:rsid w:val="0043723A"/>
    <w:rsid w:val="004375EC"/>
    <w:rsid w:val="00437638"/>
    <w:rsid w:val="004409D0"/>
    <w:rsid w:val="00440ADD"/>
    <w:rsid w:val="00440D85"/>
    <w:rsid w:val="00441B68"/>
    <w:rsid w:val="00441EF0"/>
    <w:rsid w:val="00442611"/>
    <w:rsid w:val="00442C88"/>
    <w:rsid w:val="00442D84"/>
    <w:rsid w:val="004431FF"/>
    <w:rsid w:val="004432C4"/>
    <w:rsid w:val="00443428"/>
    <w:rsid w:val="00443891"/>
    <w:rsid w:val="00443B89"/>
    <w:rsid w:val="0044419D"/>
    <w:rsid w:val="004443FC"/>
    <w:rsid w:val="00444580"/>
    <w:rsid w:val="00444B28"/>
    <w:rsid w:val="00444C61"/>
    <w:rsid w:val="00444EEE"/>
    <w:rsid w:val="00445046"/>
    <w:rsid w:val="004451E2"/>
    <w:rsid w:val="004454BB"/>
    <w:rsid w:val="00446423"/>
    <w:rsid w:val="004471DB"/>
    <w:rsid w:val="00447252"/>
    <w:rsid w:val="00447761"/>
    <w:rsid w:val="004479C2"/>
    <w:rsid w:val="004479F3"/>
    <w:rsid w:val="00450CE9"/>
    <w:rsid w:val="0045102A"/>
    <w:rsid w:val="00451437"/>
    <w:rsid w:val="00451824"/>
    <w:rsid w:val="00452532"/>
    <w:rsid w:val="00452BF5"/>
    <w:rsid w:val="00452C82"/>
    <w:rsid w:val="0045343B"/>
    <w:rsid w:val="004536EB"/>
    <w:rsid w:val="004539DE"/>
    <w:rsid w:val="00453A7E"/>
    <w:rsid w:val="00453AB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B07"/>
    <w:rsid w:val="0046141F"/>
    <w:rsid w:val="004620EE"/>
    <w:rsid w:val="0046282B"/>
    <w:rsid w:val="00464262"/>
    <w:rsid w:val="00464783"/>
    <w:rsid w:val="004647FA"/>
    <w:rsid w:val="004648BC"/>
    <w:rsid w:val="00465559"/>
    <w:rsid w:val="0046570C"/>
    <w:rsid w:val="0046586D"/>
    <w:rsid w:val="00465F36"/>
    <w:rsid w:val="0046684A"/>
    <w:rsid w:val="00466858"/>
    <w:rsid w:val="00466ADB"/>
    <w:rsid w:val="00467205"/>
    <w:rsid w:val="004679CF"/>
    <w:rsid w:val="00467A89"/>
    <w:rsid w:val="00467D15"/>
    <w:rsid w:val="00467D8C"/>
    <w:rsid w:val="00470D3A"/>
    <w:rsid w:val="0047181B"/>
    <w:rsid w:val="004718B8"/>
    <w:rsid w:val="004719C4"/>
    <w:rsid w:val="00471CD3"/>
    <w:rsid w:val="00471E81"/>
    <w:rsid w:val="00471FA4"/>
    <w:rsid w:val="0047374A"/>
    <w:rsid w:val="00473929"/>
    <w:rsid w:val="0047455E"/>
    <w:rsid w:val="00474572"/>
    <w:rsid w:val="004749A2"/>
    <w:rsid w:val="00474F4C"/>
    <w:rsid w:val="00474F4F"/>
    <w:rsid w:val="00475652"/>
    <w:rsid w:val="00475CA2"/>
    <w:rsid w:val="004766C6"/>
    <w:rsid w:val="00477570"/>
    <w:rsid w:val="00477885"/>
    <w:rsid w:val="00477E8D"/>
    <w:rsid w:val="00480144"/>
    <w:rsid w:val="00480307"/>
    <w:rsid w:val="004806CB"/>
    <w:rsid w:val="0048096E"/>
    <w:rsid w:val="004811A0"/>
    <w:rsid w:val="004813BB"/>
    <w:rsid w:val="00481C89"/>
    <w:rsid w:val="004822F3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F08"/>
    <w:rsid w:val="00484F6E"/>
    <w:rsid w:val="0048518F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0AFE"/>
    <w:rsid w:val="0049115D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AE7"/>
    <w:rsid w:val="0049567B"/>
    <w:rsid w:val="00495FFF"/>
    <w:rsid w:val="0049602A"/>
    <w:rsid w:val="0049619B"/>
    <w:rsid w:val="004966F9"/>
    <w:rsid w:val="00496705"/>
    <w:rsid w:val="00496853"/>
    <w:rsid w:val="00497285"/>
    <w:rsid w:val="00497307"/>
    <w:rsid w:val="00497BBF"/>
    <w:rsid w:val="00497D1A"/>
    <w:rsid w:val="004A0509"/>
    <w:rsid w:val="004A097B"/>
    <w:rsid w:val="004A113B"/>
    <w:rsid w:val="004A122A"/>
    <w:rsid w:val="004A217E"/>
    <w:rsid w:val="004A2670"/>
    <w:rsid w:val="004A2F06"/>
    <w:rsid w:val="004A3DB3"/>
    <w:rsid w:val="004A3E21"/>
    <w:rsid w:val="004A3E7B"/>
    <w:rsid w:val="004A4086"/>
    <w:rsid w:val="004A4546"/>
    <w:rsid w:val="004A47ED"/>
    <w:rsid w:val="004A4A5E"/>
    <w:rsid w:val="004A4FCC"/>
    <w:rsid w:val="004A530E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116C"/>
    <w:rsid w:val="004B1874"/>
    <w:rsid w:val="004B1BB7"/>
    <w:rsid w:val="004B2506"/>
    <w:rsid w:val="004B29E8"/>
    <w:rsid w:val="004B2B67"/>
    <w:rsid w:val="004B319D"/>
    <w:rsid w:val="004B3EED"/>
    <w:rsid w:val="004B4AF2"/>
    <w:rsid w:val="004B4EFA"/>
    <w:rsid w:val="004B515C"/>
    <w:rsid w:val="004B55EB"/>
    <w:rsid w:val="004B588E"/>
    <w:rsid w:val="004B5AFB"/>
    <w:rsid w:val="004B62C4"/>
    <w:rsid w:val="004B64F6"/>
    <w:rsid w:val="004B6D85"/>
    <w:rsid w:val="004B7228"/>
    <w:rsid w:val="004B7416"/>
    <w:rsid w:val="004B7496"/>
    <w:rsid w:val="004B7A40"/>
    <w:rsid w:val="004B7F1E"/>
    <w:rsid w:val="004B7FAE"/>
    <w:rsid w:val="004C039B"/>
    <w:rsid w:val="004C04CA"/>
    <w:rsid w:val="004C072B"/>
    <w:rsid w:val="004C0C34"/>
    <w:rsid w:val="004C0C5B"/>
    <w:rsid w:val="004C162D"/>
    <w:rsid w:val="004C2A95"/>
    <w:rsid w:val="004C2B8A"/>
    <w:rsid w:val="004C3497"/>
    <w:rsid w:val="004C34E2"/>
    <w:rsid w:val="004C35D9"/>
    <w:rsid w:val="004C38B0"/>
    <w:rsid w:val="004C38B7"/>
    <w:rsid w:val="004C3B80"/>
    <w:rsid w:val="004C4126"/>
    <w:rsid w:val="004C4B4E"/>
    <w:rsid w:val="004C4D01"/>
    <w:rsid w:val="004C577D"/>
    <w:rsid w:val="004C59B2"/>
    <w:rsid w:val="004C6274"/>
    <w:rsid w:val="004C6C61"/>
    <w:rsid w:val="004C6E0F"/>
    <w:rsid w:val="004C708A"/>
    <w:rsid w:val="004C7173"/>
    <w:rsid w:val="004C7789"/>
    <w:rsid w:val="004C7A1D"/>
    <w:rsid w:val="004C7DE2"/>
    <w:rsid w:val="004C7F0C"/>
    <w:rsid w:val="004C7FAE"/>
    <w:rsid w:val="004D0139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2372"/>
    <w:rsid w:val="004D264A"/>
    <w:rsid w:val="004D2B64"/>
    <w:rsid w:val="004D3490"/>
    <w:rsid w:val="004D35E8"/>
    <w:rsid w:val="004D37F2"/>
    <w:rsid w:val="004D3C6F"/>
    <w:rsid w:val="004D3F72"/>
    <w:rsid w:val="004D4909"/>
    <w:rsid w:val="004D490B"/>
    <w:rsid w:val="004D4D74"/>
    <w:rsid w:val="004D543F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E0496"/>
    <w:rsid w:val="004E04BF"/>
    <w:rsid w:val="004E0F0D"/>
    <w:rsid w:val="004E129A"/>
    <w:rsid w:val="004E15BB"/>
    <w:rsid w:val="004E15E6"/>
    <w:rsid w:val="004E1C7A"/>
    <w:rsid w:val="004E260E"/>
    <w:rsid w:val="004E298C"/>
    <w:rsid w:val="004E37F1"/>
    <w:rsid w:val="004E395D"/>
    <w:rsid w:val="004E4239"/>
    <w:rsid w:val="004E46E7"/>
    <w:rsid w:val="004E4747"/>
    <w:rsid w:val="004E4B69"/>
    <w:rsid w:val="004E4CD8"/>
    <w:rsid w:val="004E53D1"/>
    <w:rsid w:val="004E54B7"/>
    <w:rsid w:val="004E561C"/>
    <w:rsid w:val="004E569E"/>
    <w:rsid w:val="004E569F"/>
    <w:rsid w:val="004E5964"/>
    <w:rsid w:val="004E5F5A"/>
    <w:rsid w:val="004E62B5"/>
    <w:rsid w:val="004E6C62"/>
    <w:rsid w:val="004E7218"/>
    <w:rsid w:val="004E7643"/>
    <w:rsid w:val="004E77B2"/>
    <w:rsid w:val="004E7FB4"/>
    <w:rsid w:val="004F042C"/>
    <w:rsid w:val="004F0838"/>
    <w:rsid w:val="004F128A"/>
    <w:rsid w:val="004F1BF2"/>
    <w:rsid w:val="004F21D1"/>
    <w:rsid w:val="004F2ACF"/>
    <w:rsid w:val="004F2C17"/>
    <w:rsid w:val="004F2E60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55A7"/>
    <w:rsid w:val="004F6310"/>
    <w:rsid w:val="004F79DA"/>
    <w:rsid w:val="00500E5A"/>
    <w:rsid w:val="00501212"/>
    <w:rsid w:val="00502242"/>
    <w:rsid w:val="005025A3"/>
    <w:rsid w:val="00502A6C"/>
    <w:rsid w:val="005031F2"/>
    <w:rsid w:val="005035D2"/>
    <w:rsid w:val="00503616"/>
    <w:rsid w:val="00503AC3"/>
    <w:rsid w:val="0050424B"/>
    <w:rsid w:val="005046C1"/>
    <w:rsid w:val="005049CD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CE2"/>
    <w:rsid w:val="00506E7B"/>
    <w:rsid w:val="0050744C"/>
    <w:rsid w:val="0050760E"/>
    <w:rsid w:val="005077B0"/>
    <w:rsid w:val="00507F3A"/>
    <w:rsid w:val="00507FAA"/>
    <w:rsid w:val="00510806"/>
    <w:rsid w:val="00511096"/>
    <w:rsid w:val="00512405"/>
    <w:rsid w:val="00512DE5"/>
    <w:rsid w:val="00513103"/>
    <w:rsid w:val="005131D4"/>
    <w:rsid w:val="0051326C"/>
    <w:rsid w:val="005135F2"/>
    <w:rsid w:val="005144EC"/>
    <w:rsid w:val="00514B88"/>
    <w:rsid w:val="005150DE"/>
    <w:rsid w:val="00515BCE"/>
    <w:rsid w:val="00515E90"/>
    <w:rsid w:val="00516976"/>
    <w:rsid w:val="00516FA6"/>
    <w:rsid w:val="00517764"/>
    <w:rsid w:val="00517D50"/>
    <w:rsid w:val="00517DB4"/>
    <w:rsid w:val="00517DC8"/>
    <w:rsid w:val="00517F20"/>
    <w:rsid w:val="00520587"/>
    <w:rsid w:val="0052070A"/>
    <w:rsid w:val="00520DA9"/>
    <w:rsid w:val="00520DB3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401E"/>
    <w:rsid w:val="0052415B"/>
    <w:rsid w:val="00524A3B"/>
    <w:rsid w:val="00524D83"/>
    <w:rsid w:val="00524E36"/>
    <w:rsid w:val="005251BC"/>
    <w:rsid w:val="005265EB"/>
    <w:rsid w:val="00526644"/>
    <w:rsid w:val="005268B0"/>
    <w:rsid w:val="00526B15"/>
    <w:rsid w:val="00526E68"/>
    <w:rsid w:val="00527804"/>
    <w:rsid w:val="0052791C"/>
    <w:rsid w:val="005300D1"/>
    <w:rsid w:val="0053028B"/>
    <w:rsid w:val="00530788"/>
    <w:rsid w:val="00530A0B"/>
    <w:rsid w:val="00530D57"/>
    <w:rsid w:val="00530F92"/>
    <w:rsid w:val="00531180"/>
    <w:rsid w:val="00531658"/>
    <w:rsid w:val="00531979"/>
    <w:rsid w:val="00532786"/>
    <w:rsid w:val="00532828"/>
    <w:rsid w:val="00532F61"/>
    <w:rsid w:val="00533888"/>
    <w:rsid w:val="00533EAE"/>
    <w:rsid w:val="00533FB8"/>
    <w:rsid w:val="00534476"/>
    <w:rsid w:val="005347E4"/>
    <w:rsid w:val="00535367"/>
    <w:rsid w:val="00535373"/>
    <w:rsid w:val="005357F2"/>
    <w:rsid w:val="005359D3"/>
    <w:rsid w:val="00535BD1"/>
    <w:rsid w:val="00536052"/>
    <w:rsid w:val="00536476"/>
    <w:rsid w:val="00536642"/>
    <w:rsid w:val="00536CBB"/>
    <w:rsid w:val="005371B9"/>
    <w:rsid w:val="00537202"/>
    <w:rsid w:val="005372B4"/>
    <w:rsid w:val="0053736A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228A"/>
    <w:rsid w:val="00542388"/>
    <w:rsid w:val="00542585"/>
    <w:rsid w:val="005425BA"/>
    <w:rsid w:val="00542BDC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53A"/>
    <w:rsid w:val="00552417"/>
    <w:rsid w:val="005524ED"/>
    <w:rsid w:val="0055265A"/>
    <w:rsid w:val="00552A13"/>
    <w:rsid w:val="00552D28"/>
    <w:rsid w:val="005532C2"/>
    <w:rsid w:val="005539F6"/>
    <w:rsid w:val="00553A61"/>
    <w:rsid w:val="00553DE2"/>
    <w:rsid w:val="00554788"/>
    <w:rsid w:val="00554C3C"/>
    <w:rsid w:val="00554D56"/>
    <w:rsid w:val="00555AE0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270"/>
    <w:rsid w:val="00557818"/>
    <w:rsid w:val="00557B0D"/>
    <w:rsid w:val="00560BE4"/>
    <w:rsid w:val="00560C1C"/>
    <w:rsid w:val="005613B8"/>
    <w:rsid w:val="00561441"/>
    <w:rsid w:val="00561576"/>
    <w:rsid w:val="00561910"/>
    <w:rsid w:val="00561C78"/>
    <w:rsid w:val="00561D42"/>
    <w:rsid w:val="00562628"/>
    <w:rsid w:val="005626AC"/>
    <w:rsid w:val="00562759"/>
    <w:rsid w:val="0056284C"/>
    <w:rsid w:val="0056369D"/>
    <w:rsid w:val="005637A0"/>
    <w:rsid w:val="005637B3"/>
    <w:rsid w:val="00563AA4"/>
    <w:rsid w:val="00564873"/>
    <w:rsid w:val="00564CC3"/>
    <w:rsid w:val="00564D25"/>
    <w:rsid w:val="0056515E"/>
    <w:rsid w:val="00565818"/>
    <w:rsid w:val="00565DC0"/>
    <w:rsid w:val="0056644B"/>
    <w:rsid w:val="0056762D"/>
    <w:rsid w:val="00570097"/>
    <w:rsid w:val="005706EE"/>
    <w:rsid w:val="0057094F"/>
    <w:rsid w:val="00570D0C"/>
    <w:rsid w:val="00570D0F"/>
    <w:rsid w:val="00571C14"/>
    <w:rsid w:val="00572641"/>
    <w:rsid w:val="0057277D"/>
    <w:rsid w:val="00572ADB"/>
    <w:rsid w:val="00572BBD"/>
    <w:rsid w:val="005736ED"/>
    <w:rsid w:val="005738E2"/>
    <w:rsid w:val="005739B6"/>
    <w:rsid w:val="005739C3"/>
    <w:rsid w:val="00573BE9"/>
    <w:rsid w:val="00574287"/>
    <w:rsid w:val="00574493"/>
    <w:rsid w:val="00574E63"/>
    <w:rsid w:val="00574FF6"/>
    <w:rsid w:val="005753D8"/>
    <w:rsid w:val="005753EE"/>
    <w:rsid w:val="005754DC"/>
    <w:rsid w:val="00575786"/>
    <w:rsid w:val="00575C4B"/>
    <w:rsid w:val="00576112"/>
    <w:rsid w:val="005762EC"/>
    <w:rsid w:val="00576E64"/>
    <w:rsid w:val="005772FC"/>
    <w:rsid w:val="00577687"/>
    <w:rsid w:val="00577D19"/>
    <w:rsid w:val="00577F0B"/>
    <w:rsid w:val="0058092C"/>
    <w:rsid w:val="005814BE"/>
    <w:rsid w:val="005815C4"/>
    <w:rsid w:val="00581AA0"/>
    <w:rsid w:val="005825CE"/>
    <w:rsid w:val="0058299C"/>
    <w:rsid w:val="005829C9"/>
    <w:rsid w:val="00582A10"/>
    <w:rsid w:val="005833E3"/>
    <w:rsid w:val="0058408A"/>
    <w:rsid w:val="0058434E"/>
    <w:rsid w:val="00584392"/>
    <w:rsid w:val="005844E9"/>
    <w:rsid w:val="00584B37"/>
    <w:rsid w:val="00584E13"/>
    <w:rsid w:val="00584E65"/>
    <w:rsid w:val="00584F7E"/>
    <w:rsid w:val="0058501E"/>
    <w:rsid w:val="0058528A"/>
    <w:rsid w:val="00585985"/>
    <w:rsid w:val="00585C9C"/>
    <w:rsid w:val="00586879"/>
    <w:rsid w:val="00586F42"/>
    <w:rsid w:val="00586FB9"/>
    <w:rsid w:val="00586FF6"/>
    <w:rsid w:val="00587038"/>
    <w:rsid w:val="00587B7F"/>
    <w:rsid w:val="00587D1C"/>
    <w:rsid w:val="00590097"/>
    <w:rsid w:val="00590358"/>
    <w:rsid w:val="0059083E"/>
    <w:rsid w:val="00590906"/>
    <w:rsid w:val="00590CAF"/>
    <w:rsid w:val="00591560"/>
    <w:rsid w:val="00591B2F"/>
    <w:rsid w:val="0059212E"/>
    <w:rsid w:val="00592258"/>
    <w:rsid w:val="0059225E"/>
    <w:rsid w:val="00593506"/>
    <w:rsid w:val="00593BBC"/>
    <w:rsid w:val="00593BEB"/>
    <w:rsid w:val="005941FF"/>
    <w:rsid w:val="005944F8"/>
    <w:rsid w:val="00594712"/>
    <w:rsid w:val="00594F99"/>
    <w:rsid w:val="0059542E"/>
    <w:rsid w:val="005959CE"/>
    <w:rsid w:val="0059629B"/>
    <w:rsid w:val="00596E8D"/>
    <w:rsid w:val="0059753D"/>
    <w:rsid w:val="00597575"/>
    <w:rsid w:val="00597740"/>
    <w:rsid w:val="005977E5"/>
    <w:rsid w:val="00597CAD"/>
    <w:rsid w:val="00597CBA"/>
    <w:rsid w:val="00597F50"/>
    <w:rsid w:val="005A07FF"/>
    <w:rsid w:val="005A0A7F"/>
    <w:rsid w:val="005A0DF9"/>
    <w:rsid w:val="005A1624"/>
    <w:rsid w:val="005A22FC"/>
    <w:rsid w:val="005A235D"/>
    <w:rsid w:val="005A2448"/>
    <w:rsid w:val="005A29E4"/>
    <w:rsid w:val="005A2DEF"/>
    <w:rsid w:val="005A3072"/>
    <w:rsid w:val="005A32A7"/>
    <w:rsid w:val="005A3B61"/>
    <w:rsid w:val="005A41FD"/>
    <w:rsid w:val="005A519E"/>
    <w:rsid w:val="005A5EEE"/>
    <w:rsid w:val="005A62FE"/>
    <w:rsid w:val="005A63FA"/>
    <w:rsid w:val="005A64DE"/>
    <w:rsid w:val="005A67EE"/>
    <w:rsid w:val="005A6A1B"/>
    <w:rsid w:val="005A725F"/>
    <w:rsid w:val="005A7514"/>
    <w:rsid w:val="005A7D7D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A53"/>
    <w:rsid w:val="005B3B09"/>
    <w:rsid w:val="005B44B2"/>
    <w:rsid w:val="005B4AAE"/>
    <w:rsid w:val="005B5436"/>
    <w:rsid w:val="005B5873"/>
    <w:rsid w:val="005B5C47"/>
    <w:rsid w:val="005B6732"/>
    <w:rsid w:val="005B6C7A"/>
    <w:rsid w:val="005B6E17"/>
    <w:rsid w:val="005B70E4"/>
    <w:rsid w:val="005B7511"/>
    <w:rsid w:val="005B7D87"/>
    <w:rsid w:val="005C00A5"/>
    <w:rsid w:val="005C05A2"/>
    <w:rsid w:val="005C09F4"/>
    <w:rsid w:val="005C0CB4"/>
    <w:rsid w:val="005C0F61"/>
    <w:rsid w:val="005C106F"/>
    <w:rsid w:val="005C15E4"/>
    <w:rsid w:val="005C1BB8"/>
    <w:rsid w:val="005C2164"/>
    <w:rsid w:val="005C233A"/>
    <w:rsid w:val="005C25E3"/>
    <w:rsid w:val="005C26DF"/>
    <w:rsid w:val="005C2918"/>
    <w:rsid w:val="005C2EAB"/>
    <w:rsid w:val="005C3B57"/>
    <w:rsid w:val="005C40C1"/>
    <w:rsid w:val="005C44D3"/>
    <w:rsid w:val="005C44F1"/>
    <w:rsid w:val="005C4B6F"/>
    <w:rsid w:val="005C4E41"/>
    <w:rsid w:val="005C50A2"/>
    <w:rsid w:val="005C541A"/>
    <w:rsid w:val="005C56CD"/>
    <w:rsid w:val="005C586E"/>
    <w:rsid w:val="005C5D37"/>
    <w:rsid w:val="005C647B"/>
    <w:rsid w:val="005C6546"/>
    <w:rsid w:val="005C71E5"/>
    <w:rsid w:val="005C762D"/>
    <w:rsid w:val="005C7AB0"/>
    <w:rsid w:val="005D053B"/>
    <w:rsid w:val="005D072C"/>
    <w:rsid w:val="005D0855"/>
    <w:rsid w:val="005D0C90"/>
    <w:rsid w:val="005D0DC8"/>
    <w:rsid w:val="005D0E21"/>
    <w:rsid w:val="005D145F"/>
    <w:rsid w:val="005D1BFA"/>
    <w:rsid w:val="005D1EEE"/>
    <w:rsid w:val="005D2D60"/>
    <w:rsid w:val="005D3952"/>
    <w:rsid w:val="005D3A6D"/>
    <w:rsid w:val="005D3A79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B90"/>
    <w:rsid w:val="005E1C45"/>
    <w:rsid w:val="005E2011"/>
    <w:rsid w:val="005E2FFB"/>
    <w:rsid w:val="005E36E6"/>
    <w:rsid w:val="005E3ACF"/>
    <w:rsid w:val="005E3F65"/>
    <w:rsid w:val="005E440D"/>
    <w:rsid w:val="005E46A9"/>
    <w:rsid w:val="005E47C2"/>
    <w:rsid w:val="005E53D7"/>
    <w:rsid w:val="005E54E2"/>
    <w:rsid w:val="005E55DD"/>
    <w:rsid w:val="005E5609"/>
    <w:rsid w:val="005E59FF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F3A"/>
    <w:rsid w:val="005F0A13"/>
    <w:rsid w:val="005F0BB4"/>
    <w:rsid w:val="005F15BA"/>
    <w:rsid w:val="005F23C1"/>
    <w:rsid w:val="005F273F"/>
    <w:rsid w:val="005F291B"/>
    <w:rsid w:val="005F2A93"/>
    <w:rsid w:val="005F2BEA"/>
    <w:rsid w:val="005F367B"/>
    <w:rsid w:val="005F38EC"/>
    <w:rsid w:val="005F4337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324"/>
    <w:rsid w:val="006013AC"/>
    <w:rsid w:val="006017F6"/>
    <w:rsid w:val="00601CFE"/>
    <w:rsid w:val="00601EBE"/>
    <w:rsid w:val="00602003"/>
    <w:rsid w:val="0060219E"/>
    <w:rsid w:val="00602D99"/>
    <w:rsid w:val="0060314C"/>
    <w:rsid w:val="00603157"/>
    <w:rsid w:val="0060341B"/>
    <w:rsid w:val="0060380B"/>
    <w:rsid w:val="00603A88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7EF6"/>
    <w:rsid w:val="00607FA6"/>
    <w:rsid w:val="006108C3"/>
    <w:rsid w:val="0061090C"/>
    <w:rsid w:val="00610AD2"/>
    <w:rsid w:val="00611848"/>
    <w:rsid w:val="00611861"/>
    <w:rsid w:val="00611FA0"/>
    <w:rsid w:val="006120C8"/>
    <w:rsid w:val="006131FD"/>
    <w:rsid w:val="00613A72"/>
    <w:rsid w:val="00614521"/>
    <w:rsid w:val="00614C2B"/>
    <w:rsid w:val="00615361"/>
    <w:rsid w:val="00615A6A"/>
    <w:rsid w:val="006169FB"/>
    <w:rsid w:val="00616AC3"/>
    <w:rsid w:val="00616E06"/>
    <w:rsid w:val="00616F11"/>
    <w:rsid w:val="00616F14"/>
    <w:rsid w:val="0061732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DAF"/>
    <w:rsid w:val="0062402F"/>
    <w:rsid w:val="00625D08"/>
    <w:rsid w:val="00625D66"/>
    <w:rsid w:val="00625E35"/>
    <w:rsid w:val="00626054"/>
    <w:rsid w:val="00627F83"/>
    <w:rsid w:val="00630B64"/>
    <w:rsid w:val="00630E74"/>
    <w:rsid w:val="00631578"/>
    <w:rsid w:val="00631A13"/>
    <w:rsid w:val="00632649"/>
    <w:rsid w:val="006327AD"/>
    <w:rsid w:val="00632ADC"/>
    <w:rsid w:val="00632BFE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D00"/>
    <w:rsid w:val="0063696C"/>
    <w:rsid w:val="00636BA1"/>
    <w:rsid w:val="00636D7D"/>
    <w:rsid w:val="00636F93"/>
    <w:rsid w:val="00637414"/>
    <w:rsid w:val="00637617"/>
    <w:rsid w:val="00640116"/>
    <w:rsid w:val="00640194"/>
    <w:rsid w:val="006403C9"/>
    <w:rsid w:val="0064072D"/>
    <w:rsid w:val="00640762"/>
    <w:rsid w:val="006408B5"/>
    <w:rsid w:val="006416B1"/>
    <w:rsid w:val="00641BAA"/>
    <w:rsid w:val="00641D49"/>
    <w:rsid w:val="00641E5E"/>
    <w:rsid w:val="006420B6"/>
    <w:rsid w:val="006430EE"/>
    <w:rsid w:val="00643981"/>
    <w:rsid w:val="00643C3F"/>
    <w:rsid w:val="0064477D"/>
    <w:rsid w:val="00644FFE"/>
    <w:rsid w:val="0064516B"/>
    <w:rsid w:val="00646565"/>
    <w:rsid w:val="006468CD"/>
    <w:rsid w:val="00646B97"/>
    <w:rsid w:val="006475B5"/>
    <w:rsid w:val="00647EBD"/>
    <w:rsid w:val="006500E0"/>
    <w:rsid w:val="00650A16"/>
    <w:rsid w:val="00650D66"/>
    <w:rsid w:val="00651646"/>
    <w:rsid w:val="0065233F"/>
    <w:rsid w:val="00652672"/>
    <w:rsid w:val="006528E3"/>
    <w:rsid w:val="006529EA"/>
    <w:rsid w:val="00652DC7"/>
    <w:rsid w:val="00653092"/>
    <w:rsid w:val="006536FB"/>
    <w:rsid w:val="006543C0"/>
    <w:rsid w:val="00654662"/>
    <w:rsid w:val="00654817"/>
    <w:rsid w:val="0065490B"/>
    <w:rsid w:val="006559C5"/>
    <w:rsid w:val="00655B04"/>
    <w:rsid w:val="006567BA"/>
    <w:rsid w:val="006569C3"/>
    <w:rsid w:val="00656B41"/>
    <w:rsid w:val="00656D93"/>
    <w:rsid w:val="00657039"/>
    <w:rsid w:val="00661050"/>
    <w:rsid w:val="00661358"/>
    <w:rsid w:val="00662133"/>
    <w:rsid w:val="00662666"/>
    <w:rsid w:val="006628DB"/>
    <w:rsid w:val="00662931"/>
    <w:rsid w:val="00662C34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98E"/>
    <w:rsid w:val="00666257"/>
    <w:rsid w:val="0066686A"/>
    <w:rsid w:val="0066758D"/>
    <w:rsid w:val="00667693"/>
    <w:rsid w:val="00667DDB"/>
    <w:rsid w:val="0067040F"/>
    <w:rsid w:val="00671B62"/>
    <w:rsid w:val="00672038"/>
    <w:rsid w:val="006725D7"/>
    <w:rsid w:val="0067303A"/>
    <w:rsid w:val="0067311D"/>
    <w:rsid w:val="006739A0"/>
    <w:rsid w:val="00673A2A"/>
    <w:rsid w:val="00673BFB"/>
    <w:rsid w:val="00673C0C"/>
    <w:rsid w:val="00674CCE"/>
    <w:rsid w:val="00674E45"/>
    <w:rsid w:val="0067517E"/>
    <w:rsid w:val="0067548A"/>
    <w:rsid w:val="00675DF0"/>
    <w:rsid w:val="00676400"/>
    <w:rsid w:val="00676406"/>
    <w:rsid w:val="006765E2"/>
    <w:rsid w:val="00676908"/>
    <w:rsid w:val="0067695D"/>
    <w:rsid w:val="00676EED"/>
    <w:rsid w:val="00677280"/>
    <w:rsid w:val="006772FF"/>
    <w:rsid w:val="00677A08"/>
    <w:rsid w:val="006800AA"/>
    <w:rsid w:val="0068053F"/>
    <w:rsid w:val="006805D9"/>
    <w:rsid w:val="00680785"/>
    <w:rsid w:val="006807A1"/>
    <w:rsid w:val="00680F4B"/>
    <w:rsid w:val="0068127A"/>
    <w:rsid w:val="006816D1"/>
    <w:rsid w:val="006819A8"/>
    <w:rsid w:val="00681C12"/>
    <w:rsid w:val="00681FA5"/>
    <w:rsid w:val="006820BE"/>
    <w:rsid w:val="0068288A"/>
    <w:rsid w:val="00682CF0"/>
    <w:rsid w:val="006834D2"/>
    <w:rsid w:val="00683B00"/>
    <w:rsid w:val="006840A9"/>
    <w:rsid w:val="00684566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C9"/>
    <w:rsid w:val="00687E27"/>
    <w:rsid w:val="0069015E"/>
    <w:rsid w:val="00690840"/>
    <w:rsid w:val="00690DAF"/>
    <w:rsid w:val="006911E6"/>
    <w:rsid w:val="00691927"/>
    <w:rsid w:val="00691DA6"/>
    <w:rsid w:val="00691E06"/>
    <w:rsid w:val="006923B2"/>
    <w:rsid w:val="0069265F"/>
    <w:rsid w:val="00692A0C"/>
    <w:rsid w:val="00692CBE"/>
    <w:rsid w:val="00692F14"/>
    <w:rsid w:val="00692FB4"/>
    <w:rsid w:val="00693E40"/>
    <w:rsid w:val="00693F52"/>
    <w:rsid w:val="0069426B"/>
    <w:rsid w:val="0069471C"/>
    <w:rsid w:val="00694C75"/>
    <w:rsid w:val="006951B4"/>
    <w:rsid w:val="00695602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3944"/>
    <w:rsid w:val="006A3B55"/>
    <w:rsid w:val="006A3EB7"/>
    <w:rsid w:val="006A41E3"/>
    <w:rsid w:val="006A42DD"/>
    <w:rsid w:val="006A5760"/>
    <w:rsid w:val="006A60E9"/>
    <w:rsid w:val="006A6277"/>
    <w:rsid w:val="006A6815"/>
    <w:rsid w:val="006A6957"/>
    <w:rsid w:val="006A6BC0"/>
    <w:rsid w:val="006A6F43"/>
    <w:rsid w:val="006A73FB"/>
    <w:rsid w:val="006A740E"/>
    <w:rsid w:val="006A7B54"/>
    <w:rsid w:val="006A7C66"/>
    <w:rsid w:val="006A7E21"/>
    <w:rsid w:val="006A7F5D"/>
    <w:rsid w:val="006A7F92"/>
    <w:rsid w:val="006B003B"/>
    <w:rsid w:val="006B0C70"/>
    <w:rsid w:val="006B187B"/>
    <w:rsid w:val="006B18CF"/>
    <w:rsid w:val="006B1D07"/>
    <w:rsid w:val="006B1FEC"/>
    <w:rsid w:val="006B2478"/>
    <w:rsid w:val="006B2C90"/>
    <w:rsid w:val="006B3EDE"/>
    <w:rsid w:val="006B45CC"/>
    <w:rsid w:val="006B5B11"/>
    <w:rsid w:val="006B5C68"/>
    <w:rsid w:val="006B5E9D"/>
    <w:rsid w:val="006B5FA3"/>
    <w:rsid w:val="006B6157"/>
    <w:rsid w:val="006B65DC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5CE9"/>
    <w:rsid w:val="006C5D50"/>
    <w:rsid w:val="006C6022"/>
    <w:rsid w:val="006C61D8"/>
    <w:rsid w:val="006C682C"/>
    <w:rsid w:val="006C6E56"/>
    <w:rsid w:val="006C7018"/>
    <w:rsid w:val="006C7046"/>
    <w:rsid w:val="006C7212"/>
    <w:rsid w:val="006C7564"/>
    <w:rsid w:val="006C766B"/>
    <w:rsid w:val="006C7C44"/>
    <w:rsid w:val="006C7E41"/>
    <w:rsid w:val="006D164D"/>
    <w:rsid w:val="006D16C6"/>
    <w:rsid w:val="006D183E"/>
    <w:rsid w:val="006D1B68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7BE"/>
    <w:rsid w:val="006D3C83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7CC0"/>
    <w:rsid w:val="006E036E"/>
    <w:rsid w:val="006E0588"/>
    <w:rsid w:val="006E08BE"/>
    <w:rsid w:val="006E128B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CA2"/>
    <w:rsid w:val="006E4F3A"/>
    <w:rsid w:val="006E5989"/>
    <w:rsid w:val="006E5A9C"/>
    <w:rsid w:val="006E5B17"/>
    <w:rsid w:val="006E6072"/>
    <w:rsid w:val="006E6630"/>
    <w:rsid w:val="006E66FE"/>
    <w:rsid w:val="006E6CEC"/>
    <w:rsid w:val="006E6E88"/>
    <w:rsid w:val="006E6F86"/>
    <w:rsid w:val="006E779F"/>
    <w:rsid w:val="006E79EE"/>
    <w:rsid w:val="006F03E0"/>
    <w:rsid w:val="006F11A9"/>
    <w:rsid w:val="006F153E"/>
    <w:rsid w:val="006F15F3"/>
    <w:rsid w:val="006F175D"/>
    <w:rsid w:val="006F1768"/>
    <w:rsid w:val="006F1BE7"/>
    <w:rsid w:val="006F1F85"/>
    <w:rsid w:val="006F231C"/>
    <w:rsid w:val="006F2360"/>
    <w:rsid w:val="006F2F1D"/>
    <w:rsid w:val="006F3B46"/>
    <w:rsid w:val="006F3BC8"/>
    <w:rsid w:val="006F3BED"/>
    <w:rsid w:val="006F3F5F"/>
    <w:rsid w:val="006F4154"/>
    <w:rsid w:val="006F43EB"/>
    <w:rsid w:val="006F4427"/>
    <w:rsid w:val="006F4967"/>
    <w:rsid w:val="006F4ECB"/>
    <w:rsid w:val="006F50D4"/>
    <w:rsid w:val="006F5621"/>
    <w:rsid w:val="006F5919"/>
    <w:rsid w:val="006F5CBA"/>
    <w:rsid w:val="006F6123"/>
    <w:rsid w:val="006F636C"/>
    <w:rsid w:val="006F6389"/>
    <w:rsid w:val="006F6C6A"/>
    <w:rsid w:val="006F6D54"/>
    <w:rsid w:val="006F71D9"/>
    <w:rsid w:val="006F72D7"/>
    <w:rsid w:val="006F7946"/>
    <w:rsid w:val="006F7B75"/>
    <w:rsid w:val="006F7DDB"/>
    <w:rsid w:val="00700E02"/>
    <w:rsid w:val="00701905"/>
    <w:rsid w:val="00701D2F"/>
    <w:rsid w:val="007022DE"/>
    <w:rsid w:val="00702471"/>
    <w:rsid w:val="007028A0"/>
    <w:rsid w:val="00702C9E"/>
    <w:rsid w:val="00702F9E"/>
    <w:rsid w:val="007030A0"/>
    <w:rsid w:val="0070333E"/>
    <w:rsid w:val="0070367B"/>
    <w:rsid w:val="00703BF5"/>
    <w:rsid w:val="00703C19"/>
    <w:rsid w:val="00704718"/>
    <w:rsid w:val="00704AB8"/>
    <w:rsid w:val="0070550E"/>
    <w:rsid w:val="00705553"/>
    <w:rsid w:val="00705559"/>
    <w:rsid w:val="00705F1B"/>
    <w:rsid w:val="007069FC"/>
    <w:rsid w:val="00706CB3"/>
    <w:rsid w:val="007071AC"/>
    <w:rsid w:val="0070724A"/>
    <w:rsid w:val="007073D3"/>
    <w:rsid w:val="0070751B"/>
    <w:rsid w:val="00707B17"/>
    <w:rsid w:val="007100CD"/>
    <w:rsid w:val="007105DB"/>
    <w:rsid w:val="007108F5"/>
    <w:rsid w:val="00710998"/>
    <w:rsid w:val="0071172C"/>
    <w:rsid w:val="00711845"/>
    <w:rsid w:val="00712138"/>
    <w:rsid w:val="00712223"/>
    <w:rsid w:val="00712BB2"/>
    <w:rsid w:val="007130A9"/>
    <w:rsid w:val="007133B7"/>
    <w:rsid w:val="00713533"/>
    <w:rsid w:val="0071373A"/>
    <w:rsid w:val="0071396F"/>
    <w:rsid w:val="00713D2F"/>
    <w:rsid w:val="00713D74"/>
    <w:rsid w:val="00714275"/>
    <w:rsid w:val="00714476"/>
    <w:rsid w:val="007146F2"/>
    <w:rsid w:val="00714E95"/>
    <w:rsid w:val="00715130"/>
    <w:rsid w:val="007155EB"/>
    <w:rsid w:val="007157D5"/>
    <w:rsid w:val="00715A1B"/>
    <w:rsid w:val="00715DD7"/>
    <w:rsid w:val="0071669C"/>
    <w:rsid w:val="00716A5E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30552"/>
    <w:rsid w:val="00730A00"/>
    <w:rsid w:val="00730A86"/>
    <w:rsid w:val="00730C48"/>
    <w:rsid w:val="00731346"/>
    <w:rsid w:val="00731396"/>
    <w:rsid w:val="007318C6"/>
    <w:rsid w:val="00731B02"/>
    <w:rsid w:val="00732E98"/>
    <w:rsid w:val="00732E9A"/>
    <w:rsid w:val="0073318D"/>
    <w:rsid w:val="00733765"/>
    <w:rsid w:val="0073383D"/>
    <w:rsid w:val="00733B5F"/>
    <w:rsid w:val="0073447D"/>
    <w:rsid w:val="007346EC"/>
    <w:rsid w:val="007348F7"/>
    <w:rsid w:val="0073517E"/>
    <w:rsid w:val="00735475"/>
    <w:rsid w:val="00735852"/>
    <w:rsid w:val="007361ED"/>
    <w:rsid w:val="00736844"/>
    <w:rsid w:val="00737165"/>
    <w:rsid w:val="007378A6"/>
    <w:rsid w:val="00737E74"/>
    <w:rsid w:val="0074031E"/>
    <w:rsid w:val="007403E0"/>
    <w:rsid w:val="007408D7"/>
    <w:rsid w:val="00740BD7"/>
    <w:rsid w:val="00740C63"/>
    <w:rsid w:val="00740D74"/>
    <w:rsid w:val="00740EBD"/>
    <w:rsid w:val="0074104A"/>
    <w:rsid w:val="0074160B"/>
    <w:rsid w:val="007416FD"/>
    <w:rsid w:val="00741BAA"/>
    <w:rsid w:val="00741E01"/>
    <w:rsid w:val="00741F3C"/>
    <w:rsid w:val="0074265F"/>
    <w:rsid w:val="00742BF9"/>
    <w:rsid w:val="00742C67"/>
    <w:rsid w:val="00742DC2"/>
    <w:rsid w:val="00743FA2"/>
    <w:rsid w:val="00744124"/>
    <w:rsid w:val="00744323"/>
    <w:rsid w:val="00744474"/>
    <w:rsid w:val="00744C70"/>
    <w:rsid w:val="00744D42"/>
    <w:rsid w:val="00744E16"/>
    <w:rsid w:val="007456DB"/>
    <w:rsid w:val="00745B90"/>
    <w:rsid w:val="00745BC9"/>
    <w:rsid w:val="007463CD"/>
    <w:rsid w:val="00747591"/>
    <w:rsid w:val="007478E3"/>
    <w:rsid w:val="00750291"/>
    <w:rsid w:val="0075089C"/>
    <w:rsid w:val="00750991"/>
    <w:rsid w:val="00751252"/>
    <w:rsid w:val="0075129C"/>
    <w:rsid w:val="007512DE"/>
    <w:rsid w:val="0075133D"/>
    <w:rsid w:val="00751434"/>
    <w:rsid w:val="0075239B"/>
    <w:rsid w:val="007523F5"/>
    <w:rsid w:val="00752852"/>
    <w:rsid w:val="00752A46"/>
    <w:rsid w:val="0075334A"/>
    <w:rsid w:val="007539DB"/>
    <w:rsid w:val="00753B0E"/>
    <w:rsid w:val="00754950"/>
    <w:rsid w:val="0075520D"/>
    <w:rsid w:val="007557FC"/>
    <w:rsid w:val="00755E2D"/>
    <w:rsid w:val="00755ECC"/>
    <w:rsid w:val="00755F5A"/>
    <w:rsid w:val="0075608B"/>
    <w:rsid w:val="007567CC"/>
    <w:rsid w:val="00757810"/>
    <w:rsid w:val="00757D13"/>
    <w:rsid w:val="00757EB8"/>
    <w:rsid w:val="00757EBF"/>
    <w:rsid w:val="0076074D"/>
    <w:rsid w:val="00761081"/>
    <w:rsid w:val="00762172"/>
    <w:rsid w:val="007625ED"/>
    <w:rsid w:val="00763B42"/>
    <w:rsid w:val="00763B8A"/>
    <w:rsid w:val="00763EEB"/>
    <w:rsid w:val="00763F8B"/>
    <w:rsid w:val="0076464B"/>
    <w:rsid w:val="00764C22"/>
    <w:rsid w:val="0076591B"/>
    <w:rsid w:val="00766C7E"/>
    <w:rsid w:val="00766ED3"/>
    <w:rsid w:val="00766EE5"/>
    <w:rsid w:val="00767989"/>
    <w:rsid w:val="00767C3E"/>
    <w:rsid w:val="00767D16"/>
    <w:rsid w:val="0077015A"/>
    <w:rsid w:val="0077046D"/>
    <w:rsid w:val="00770B9F"/>
    <w:rsid w:val="00771311"/>
    <w:rsid w:val="007718A5"/>
    <w:rsid w:val="00771E68"/>
    <w:rsid w:val="00772535"/>
    <w:rsid w:val="00772669"/>
    <w:rsid w:val="00772DB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BC4"/>
    <w:rsid w:val="007802E7"/>
    <w:rsid w:val="00780350"/>
    <w:rsid w:val="00780755"/>
    <w:rsid w:val="007807C8"/>
    <w:rsid w:val="007813E0"/>
    <w:rsid w:val="00781666"/>
    <w:rsid w:val="00782086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4074"/>
    <w:rsid w:val="00784B01"/>
    <w:rsid w:val="00784E46"/>
    <w:rsid w:val="00784EE7"/>
    <w:rsid w:val="007855C2"/>
    <w:rsid w:val="00785E2B"/>
    <w:rsid w:val="007860A4"/>
    <w:rsid w:val="00786B60"/>
    <w:rsid w:val="00786B64"/>
    <w:rsid w:val="00786E1D"/>
    <w:rsid w:val="00787367"/>
    <w:rsid w:val="00787EE3"/>
    <w:rsid w:val="00790D3C"/>
    <w:rsid w:val="007911CA"/>
    <w:rsid w:val="0079123D"/>
    <w:rsid w:val="007914DD"/>
    <w:rsid w:val="0079178F"/>
    <w:rsid w:val="00792132"/>
    <w:rsid w:val="00792477"/>
    <w:rsid w:val="007926CE"/>
    <w:rsid w:val="0079297A"/>
    <w:rsid w:val="00792EFB"/>
    <w:rsid w:val="00793277"/>
    <w:rsid w:val="00793642"/>
    <w:rsid w:val="00794321"/>
    <w:rsid w:val="007946F1"/>
    <w:rsid w:val="00795243"/>
    <w:rsid w:val="007958BB"/>
    <w:rsid w:val="00796444"/>
    <w:rsid w:val="0079650A"/>
    <w:rsid w:val="007973D6"/>
    <w:rsid w:val="007979DB"/>
    <w:rsid w:val="007A0A32"/>
    <w:rsid w:val="007A0C2B"/>
    <w:rsid w:val="007A148B"/>
    <w:rsid w:val="007A1964"/>
    <w:rsid w:val="007A1979"/>
    <w:rsid w:val="007A1D39"/>
    <w:rsid w:val="007A2280"/>
    <w:rsid w:val="007A3AB6"/>
    <w:rsid w:val="007A3B29"/>
    <w:rsid w:val="007A4349"/>
    <w:rsid w:val="007A5101"/>
    <w:rsid w:val="007A58E7"/>
    <w:rsid w:val="007A5E97"/>
    <w:rsid w:val="007A5F6B"/>
    <w:rsid w:val="007A63C8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8C"/>
    <w:rsid w:val="007B0B86"/>
    <w:rsid w:val="007B0CD6"/>
    <w:rsid w:val="007B0F6A"/>
    <w:rsid w:val="007B0FCD"/>
    <w:rsid w:val="007B1389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50B"/>
    <w:rsid w:val="007B37F8"/>
    <w:rsid w:val="007B397B"/>
    <w:rsid w:val="007B39D5"/>
    <w:rsid w:val="007B3E8C"/>
    <w:rsid w:val="007B3FF7"/>
    <w:rsid w:val="007B4092"/>
    <w:rsid w:val="007B428D"/>
    <w:rsid w:val="007B42BF"/>
    <w:rsid w:val="007B451F"/>
    <w:rsid w:val="007B4BAA"/>
    <w:rsid w:val="007B52A7"/>
    <w:rsid w:val="007B5973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BC0"/>
    <w:rsid w:val="007C0D35"/>
    <w:rsid w:val="007C0F6F"/>
    <w:rsid w:val="007C160F"/>
    <w:rsid w:val="007C16FE"/>
    <w:rsid w:val="007C175A"/>
    <w:rsid w:val="007C1A9B"/>
    <w:rsid w:val="007C2519"/>
    <w:rsid w:val="007C279C"/>
    <w:rsid w:val="007C2A14"/>
    <w:rsid w:val="007C2A55"/>
    <w:rsid w:val="007C2DFC"/>
    <w:rsid w:val="007C2F89"/>
    <w:rsid w:val="007C345C"/>
    <w:rsid w:val="007C37E9"/>
    <w:rsid w:val="007C3900"/>
    <w:rsid w:val="007C3E73"/>
    <w:rsid w:val="007C464E"/>
    <w:rsid w:val="007C4912"/>
    <w:rsid w:val="007C4C20"/>
    <w:rsid w:val="007C4CD1"/>
    <w:rsid w:val="007C4FD8"/>
    <w:rsid w:val="007C53D8"/>
    <w:rsid w:val="007C5A57"/>
    <w:rsid w:val="007C66F9"/>
    <w:rsid w:val="007C6F0B"/>
    <w:rsid w:val="007C76E3"/>
    <w:rsid w:val="007D014B"/>
    <w:rsid w:val="007D0174"/>
    <w:rsid w:val="007D0919"/>
    <w:rsid w:val="007D103F"/>
    <w:rsid w:val="007D10ED"/>
    <w:rsid w:val="007D126D"/>
    <w:rsid w:val="007D14B8"/>
    <w:rsid w:val="007D1634"/>
    <w:rsid w:val="007D16D6"/>
    <w:rsid w:val="007D1D42"/>
    <w:rsid w:val="007D1D69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C33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185C"/>
    <w:rsid w:val="007E1DC6"/>
    <w:rsid w:val="007E2002"/>
    <w:rsid w:val="007E2867"/>
    <w:rsid w:val="007E2F2E"/>
    <w:rsid w:val="007E2F9E"/>
    <w:rsid w:val="007E3085"/>
    <w:rsid w:val="007E34B2"/>
    <w:rsid w:val="007E3611"/>
    <w:rsid w:val="007E3740"/>
    <w:rsid w:val="007E40E8"/>
    <w:rsid w:val="007E461C"/>
    <w:rsid w:val="007E48BC"/>
    <w:rsid w:val="007E4ADB"/>
    <w:rsid w:val="007E569D"/>
    <w:rsid w:val="007E599D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B1"/>
    <w:rsid w:val="007F2FE2"/>
    <w:rsid w:val="007F32A6"/>
    <w:rsid w:val="007F3326"/>
    <w:rsid w:val="007F3623"/>
    <w:rsid w:val="007F3966"/>
    <w:rsid w:val="007F45B0"/>
    <w:rsid w:val="007F4FF3"/>
    <w:rsid w:val="007F5386"/>
    <w:rsid w:val="007F631D"/>
    <w:rsid w:val="007F6547"/>
    <w:rsid w:val="007F68F1"/>
    <w:rsid w:val="007F696A"/>
    <w:rsid w:val="007F6A8D"/>
    <w:rsid w:val="007F76AD"/>
    <w:rsid w:val="007F79E9"/>
    <w:rsid w:val="007F7B4E"/>
    <w:rsid w:val="007F7CAD"/>
    <w:rsid w:val="007F7FFE"/>
    <w:rsid w:val="008008CA"/>
    <w:rsid w:val="0080103E"/>
    <w:rsid w:val="00801685"/>
    <w:rsid w:val="00801779"/>
    <w:rsid w:val="00801D42"/>
    <w:rsid w:val="00802587"/>
    <w:rsid w:val="00802C5D"/>
    <w:rsid w:val="0080316E"/>
    <w:rsid w:val="008032A8"/>
    <w:rsid w:val="008032BB"/>
    <w:rsid w:val="008035A3"/>
    <w:rsid w:val="00803837"/>
    <w:rsid w:val="00803C66"/>
    <w:rsid w:val="00803DF1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8B4"/>
    <w:rsid w:val="00806B09"/>
    <w:rsid w:val="00806F35"/>
    <w:rsid w:val="00810394"/>
    <w:rsid w:val="008104D0"/>
    <w:rsid w:val="0081096B"/>
    <w:rsid w:val="00810C37"/>
    <w:rsid w:val="0081123D"/>
    <w:rsid w:val="0081145A"/>
    <w:rsid w:val="008117C0"/>
    <w:rsid w:val="00811DAF"/>
    <w:rsid w:val="0081359D"/>
    <w:rsid w:val="00813C0F"/>
    <w:rsid w:val="00814820"/>
    <w:rsid w:val="0081489A"/>
    <w:rsid w:val="0081548B"/>
    <w:rsid w:val="008156B9"/>
    <w:rsid w:val="008157C7"/>
    <w:rsid w:val="0081593F"/>
    <w:rsid w:val="00815D65"/>
    <w:rsid w:val="00816345"/>
    <w:rsid w:val="0081658C"/>
    <w:rsid w:val="008167AB"/>
    <w:rsid w:val="00816CBC"/>
    <w:rsid w:val="00817157"/>
    <w:rsid w:val="0081744A"/>
    <w:rsid w:val="008176E9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212F"/>
    <w:rsid w:val="00822DF4"/>
    <w:rsid w:val="00822E9C"/>
    <w:rsid w:val="0082312B"/>
    <w:rsid w:val="0082419F"/>
    <w:rsid w:val="008241D8"/>
    <w:rsid w:val="0082496C"/>
    <w:rsid w:val="00825896"/>
    <w:rsid w:val="00825909"/>
    <w:rsid w:val="00825BC7"/>
    <w:rsid w:val="00825C12"/>
    <w:rsid w:val="00826B97"/>
    <w:rsid w:val="00826B9C"/>
    <w:rsid w:val="00826E37"/>
    <w:rsid w:val="0082714B"/>
    <w:rsid w:val="008272DD"/>
    <w:rsid w:val="00827908"/>
    <w:rsid w:val="00827B5A"/>
    <w:rsid w:val="008305D6"/>
    <w:rsid w:val="00830F67"/>
    <w:rsid w:val="008313B0"/>
    <w:rsid w:val="00831747"/>
    <w:rsid w:val="00831F08"/>
    <w:rsid w:val="00832325"/>
    <w:rsid w:val="0083240F"/>
    <w:rsid w:val="00832545"/>
    <w:rsid w:val="0083300A"/>
    <w:rsid w:val="00833267"/>
    <w:rsid w:val="0083330D"/>
    <w:rsid w:val="0083338F"/>
    <w:rsid w:val="0083451F"/>
    <w:rsid w:val="008349F8"/>
    <w:rsid w:val="00834A4C"/>
    <w:rsid w:val="00834B74"/>
    <w:rsid w:val="00834CA8"/>
    <w:rsid w:val="0083504B"/>
    <w:rsid w:val="0083508C"/>
    <w:rsid w:val="008354D1"/>
    <w:rsid w:val="0083566D"/>
    <w:rsid w:val="00835752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E0"/>
    <w:rsid w:val="0084366E"/>
    <w:rsid w:val="0084405A"/>
    <w:rsid w:val="00844463"/>
    <w:rsid w:val="008445B3"/>
    <w:rsid w:val="008445D4"/>
    <w:rsid w:val="0084487D"/>
    <w:rsid w:val="00844A6C"/>
    <w:rsid w:val="00844F78"/>
    <w:rsid w:val="00844FE7"/>
    <w:rsid w:val="0084560D"/>
    <w:rsid w:val="00845B25"/>
    <w:rsid w:val="008463FC"/>
    <w:rsid w:val="0084720E"/>
    <w:rsid w:val="00847334"/>
    <w:rsid w:val="008474C2"/>
    <w:rsid w:val="008476F7"/>
    <w:rsid w:val="00847732"/>
    <w:rsid w:val="00850ED1"/>
    <w:rsid w:val="00853412"/>
    <w:rsid w:val="008536FC"/>
    <w:rsid w:val="00853879"/>
    <w:rsid w:val="00853B38"/>
    <w:rsid w:val="008543D2"/>
    <w:rsid w:val="008543FF"/>
    <w:rsid w:val="008544FD"/>
    <w:rsid w:val="00854D84"/>
    <w:rsid w:val="00855418"/>
    <w:rsid w:val="00855641"/>
    <w:rsid w:val="008557F3"/>
    <w:rsid w:val="008558A6"/>
    <w:rsid w:val="00855C29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2FE"/>
    <w:rsid w:val="008610BC"/>
    <w:rsid w:val="0086144B"/>
    <w:rsid w:val="00861747"/>
    <w:rsid w:val="00861A18"/>
    <w:rsid w:val="00861A4E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E3"/>
    <w:rsid w:val="00862D17"/>
    <w:rsid w:val="008638D9"/>
    <w:rsid w:val="00863C11"/>
    <w:rsid w:val="00864D02"/>
    <w:rsid w:val="00864D0C"/>
    <w:rsid w:val="00864DE1"/>
    <w:rsid w:val="00864FFB"/>
    <w:rsid w:val="0086548E"/>
    <w:rsid w:val="00865E85"/>
    <w:rsid w:val="008664CC"/>
    <w:rsid w:val="0086738D"/>
    <w:rsid w:val="00867A7E"/>
    <w:rsid w:val="00867D80"/>
    <w:rsid w:val="00867D96"/>
    <w:rsid w:val="008709E6"/>
    <w:rsid w:val="00870CB6"/>
    <w:rsid w:val="00871845"/>
    <w:rsid w:val="008722D1"/>
    <w:rsid w:val="00872A40"/>
    <w:rsid w:val="008731CE"/>
    <w:rsid w:val="008733E3"/>
    <w:rsid w:val="00873463"/>
    <w:rsid w:val="00873C39"/>
    <w:rsid w:val="008747D4"/>
    <w:rsid w:val="00874C3A"/>
    <w:rsid w:val="008751D0"/>
    <w:rsid w:val="0087533A"/>
    <w:rsid w:val="00875E2D"/>
    <w:rsid w:val="0087646E"/>
    <w:rsid w:val="008765D2"/>
    <w:rsid w:val="00876C90"/>
    <w:rsid w:val="00877AE4"/>
    <w:rsid w:val="00877C28"/>
    <w:rsid w:val="00877FDD"/>
    <w:rsid w:val="0088056A"/>
    <w:rsid w:val="008806B7"/>
    <w:rsid w:val="00881768"/>
    <w:rsid w:val="00881931"/>
    <w:rsid w:val="00881AD8"/>
    <w:rsid w:val="00881CDA"/>
    <w:rsid w:val="008822FD"/>
    <w:rsid w:val="00882546"/>
    <w:rsid w:val="008830CC"/>
    <w:rsid w:val="00883705"/>
    <w:rsid w:val="00883716"/>
    <w:rsid w:val="00883881"/>
    <w:rsid w:val="008838FD"/>
    <w:rsid w:val="00883AC5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D72"/>
    <w:rsid w:val="00885EA9"/>
    <w:rsid w:val="00885F2E"/>
    <w:rsid w:val="0088656F"/>
    <w:rsid w:val="008865D6"/>
    <w:rsid w:val="00887197"/>
    <w:rsid w:val="00887DE5"/>
    <w:rsid w:val="0089090C"/>
    <w:rsid w:val="00891A01"/>
    <w:rsid w:val="00891B1A"/>
    <w:rsid w:val="00892AC6"/>
    <w:rsid w:val="00893BE8"/>
    <w:rsid w:val="00893ECF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325"/>
    <w:rsid w:val="008A1AC6"/>
    <w:rsid w:val="008A1B5C"/>
    <w:rsid w:val="008A2105"/>
    <w:rsid w:val="008A214F"/>
    <w:rsid w:val="008A23F1"/>
    <w:rsid w:val="008A2FD7"/>
    <w:rsid w:val="008A336A"/>
    <w:rsid w:val="008A347E"/>
    <w:rsid w:val="008A371C"/>
    <w:rsid w:val="008A374F"/>
    <w:rsid w:val="008A386D"/>
    <w:rsid w:val="008A4057"/>
    <w:rsid w:val="008A41B4"/>
    <w:rsid w:val="008A476A"/>
    <w:rsid w:val="008A483B"/>
    <w:rsid w:val="008A4C8F"/>
    <w:rsid w:val="008A4CB8"/>
    <w:rsid w:val="008A50A8"/>
    <w:rsid w:val="008A51E7"/>
    <w:rsid w:val="008A51FE"/>
    <w:rsid w:val="008A564E"/>
    <w:rsid w:val="008A584B"/>
    <w:rsid w:val="008A5D86"/>
    <w:rsid w:val="008A60E0"/>
    <w:rsid w:val="008A61EC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F59"/>
    <w:rsid w:val="008B21ED"/>
    <w:rsid w:val="008B23A5"/>
    <w:rsid w:val="008B277B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65D6"/>
    <w:rsid w:val="008B68C9"/>
    <w:rsid w:val="008B6B85"/>
    <w:rsid w:val="008B6C4E"/>
    <w:rsid w:val="008B7ED9"/>
    <w:rsid w:val="008C00CD"/>
    <w:rsid w:val="008C00FE"/>
    <w:rsid w:val="008C014D"/>
    <w:rsid w:val="008C0427"/>
    <w:rsid w:val="008C0BAA"/>
    <w:rsid w:val="008C1141"/>
    <w:rsid w:val="008C1820"/>
    <w:rsid w:val="008C1C20"/>
    <w:rsid w:val="008C1CAF"/>
    <w:rsid w:val="008C1DB5"/>
    <w:rsid w:val="008C1E63"/>
    <w:rsid w:val="008C247E"/>
    <w:rsid w:val="008C26C9"/>
    <w:rsid w:val="008C26FF"/>
    <w:rsid w:val="008C2A1B"/>
    <w:rsid w:val="008C46C0"/>
    <w:rsid w:val="008C5129"/>
    <w:rsid w:val="008C5E79"/>
    <w:rsid w:val="008C6A9D"/>
    <w:rsid w:val="008C6AFD"/>
    <w:rsid w:val="008C6E34"/>
    <w:rsid w:val="008C71FC"/>
    <w:rsid w:val="008C7986"/>
    <w:rsid w:val="008C7A64"/>
    <w:rsid w:val="008D00A3"/>
    <w:rsid w:val="008D022D"/>
    <w:rsid w:val="008D02F7"/>
    <w:rsid w:val="008D04AA"/>
    <w:rsid w:val="008D0718"/>
    <w:rsid w:val="008D0AC8"/>
    <w:rsid w:val="008D0EF2"/>
    <w:rsid w:val="008D1058"/>
    <w:rsid w:val="008D124F"/>
    <w:rsid w:val="008D1814"/>
    <w:rsid w:val="008D19DE"/>
    <w:rsid w:val="008D21FC"/>
    <w:rsid w:val="008D248D"/>
    <w:rsid w:val="008D26A8"/>
    <w:rsid w:val="008D3050"/>
    <w:rsid w:val="008D344F"/>
    <w:rsid w:val="008D356A"/>
    <w:rsid w:val="008D38CC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316"/>
    <w:rsid w:val="008D6362"/>
    <w:rsid w:val="008D6889"/>
    <w:rsid w:val="008D6D5E"/>
    <w:rsid w:val="008D7B56"/>
    <w:rsid w:val="008D7BE7"/>
    <w:rsid w:val="008D7C46"/>
    <w:rsid w:val="008D7EB2"/>
    <w:rsid w:val="008E0101"/>
    <w:rsid w:val="008E0146"/>
    <w:rsid w:val="008E0215"/>
    <w:rsid w:val="008E0230"/>
    <w:rsid w:val="008E02B9"/>
    <w:rsid w:val="008E0DB3"/>
    <w:rsid w:val="008E1B3A"/>
    <w:rsid w:val="008E1FE4"/>
    <w:rsid w:val="008E2496"/>
    <w:rsid w:val="008E27FD"/>
    <w:rsid w:val="008E2C3A"/>
    <w:rsid w:val="008E2C42"/>
    <w:rsid w:val="008E3772"/>
    <w:rsid w:val="008E41BA"/>
    <w:rsid w:val="008E47AD"/>
    <w:rsid w:val="008E4958"/>
    <w:rsid w:val="008E533A"/>
    <w:rsid w:val="008E5416"/>
    <w:rsid w:val="008E54AE"/>
    <w:rsid w:val="008E5BB8"/>
    <w:rsid w:val="008E5C73"/>
    <w:rsid w:val="008E6050"/>
    <w:rsid w:val="008E614D"/>
    <w:rsid w:val="008E618B"/>
    <w:rsid w:val="008E638F"/>
    <w:rsid w:val="008E6C7B"/>
    <w:rsid w:val="008E78F2"/>
    <w:rsid w:val="008E7C23"/>
    <w:rsid w:val="008F00C9"/>
    <w:rsid w:val="008F0189"/>
    <w:rsid w:val="008F05F4"/>
    <w:rsid w:val="008F0E71"/>
    <w:rsid w:val="008F1344"/>
    <w:rsid w:val="008F1BBD"/>
    <w:rsid w:val="008F2098"/>
    <w:rsid w:val="008F223D"/>
    <w:rsid w:val="008F2872"/>
    <w:rsid w:val="008F2B2E"/>
    <w:rsid w:val="008F2BB2"/>
    <w:rsid w:val="008F34A9"/>
    <w:rsid w:val="008F3FB9"/>
    <w:rsid w:val="008F4035"/>
    <w:rsid w:val="008F43F8"/>
    <w:rsid w:val="008F47F6"/>
    <w:rsid w:val="008F4997"/>
    <w:rsid w:val="008F4ADA"/>
    <w:rsid w:val="008F54D6"/>
    <w:rsid w:val="008F5F7D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26"/>
    <w:rsid w:val="00900DAE"/>
    <w:rsid w:val="0090121A"/>
    <w:rsid w:val="00901247"/>
    <w:rsid w:val="009015E6"/>
    <w:rsid w:val="00901982"/>
    <w:rsid w:val="00902079"/>
    <w:rsid w:val="009026B7"/>
    <w:rsid w:val="009030C8"/>
    <w:rsid w:val="0090372C"/>
    <w:rsid w:val="00903E1E"/>
    <w:rsid w:val="009047B0"/>
    <w:rsid w:val="00905140"/>
    <w:rsid w:val="009059EE"/>
    <w:rsid w:val="00905F00"/>
    <w:rsid w:val="00906204"/>
    <w:rsid w:val="009063DA"/>
    <w:rsid w:val="00906444"/>
    <w:rsid w:val="00906570"/>
    <w:rsid w:val="009066B2"/>
    <w:rsid w:val="00906F62"/>
    <w:rsid w:val="0090737C"/>
    <w:rsid w:val="0091037D"/>
    <w:rsid w:val="00911238"/>
    <w:rsid w:val="0091156E"/>
    <w:rsid w:val="00911AFE"/>
    <w:rsid w:val="00911D9A"/>
    <w:rsid w:val="00911DBD"/>
    <w:rsid w:val="00912745"/>
    <w:rsid w:val="00912780"/>
    <w:rsid w:val="0091283D"/>
    <w:rsid w:val="009128F4"/>
    <w:rsid w:val="00912929"/>
    <w:rsid w:val="00912AAC"/>
    <w:rsid w:val="00912C73"/>
    <w:rsid w:val="00912CDC"/>
    <w:rsid w:val="00913ABA"/>
    <w:rsid w:val="00913C81"/>
    <w:rsid w:val="00913EAD"/>
    <w:rsid w:val="00913EB5"/>
    <w:rsid w:val="00913EF0"/>
    <w:rsid w:val="009148B6"/>
    <w:rsid w:val="00915002"/>
    <w:rsid w:val="009153FC"/>
    <w:rsid w:val="00915726"/>
    <w:rsid w:val="0091580C"/>
    <w:rsid w:val="00916445"/>
    <w:rsid w:val="00916904"/>
    <w:rsid w:val="00916CD9"/>
    <w:rsid w:val="0091767E"/>
    <w:rsid w:val="00917859"/>
    <w:rsid w:val="009178C4"/>
    <w:rsid w:val="009206B7"/>
    <w:rsid w:val="00920A0D"/>
    <w:rsid w:val="00920B4D"/>
    <w:rsid w:val="00920CF0"/>
    <w:rsid w:val="0092145B"/>
    <w:rsid w:val="00921C43"/>
    <w:rsid w:val="0092269D"/>
    <w:rsid w:val="009229BF"/>
    <w:rsid w:val="00922F5D"/>
    <w:rsid w:val="00924E2E"/>
    <w:rsid w:val="009252FA"/>
    <w:rsid w:val="0092575C"/>
    <w:rsid w:val="00926951"/>
    <w:rsid w:val="009269CF"/>
    <w:rsid w:val="0092783E"/>
    <w:rsid w:val="009278A1"/>
    <w:rsid w:val="00927B9C"/>
    <w:rsid w:val="00927EBB"/>
    <w:rsid w:val="0093033D"/>
    <w:rsid w:val="0093054C"/>
    <w:rsid w:val="00930767"/>
    <w:rsid w:val="00930861"/>
    <w:rsid w:val="0093087B"/>
    <w:rsid w:val="009308F8"/>
    <w:rsid w:val="009310C1"/>
    <w:rsid w:val="00931364"/>
    <w:rsid w:val="0093149C"/>
    <w:rsid w:val="00931CEC"/>
    <w:rsid w:val="00931E97"/>
    <w:rsid w:val="009324E8"/>
    <w:rsid w:val="00932806"/>
    <w:rsid w:val="00932869"/>
    <w:rsid w:val="00932A26"/>
    <w:rsid w:val="00932B4A"/>
    <w:rsid w:val="00932CF7"/>
    <w:rsid w:val="0093352B"/>
    <w:rsid w:val="00933933"/>
    <w:rsid w:val="00934AA4"/>
    <w:rsid w:val="00934BB9"/>
    <w:rsid w:val="00935146"/>
    <w:rsid w:val="00935745"/>
    <w:rsid w:val="00935EF7"/>
    <w:rsid w:val="00935EFE"/>
    <w:rsid w:val="00936512"/>
    <w:rsid w:val="00936934"/>
    <w:rsid w:val="00937136"/>
    <w:rsid w:val="009375A8"/>
    <w:rsid w:val="0093779E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DEB"/>
    <w:rsid w:val="00945E36"/>
    <w:rsid w:val="00945FAB"/>
    <w:rsid w:val="00946468"/>
    <w:rsid w:val="0094658F"/>
    <w:rsid w:val="009470F7"/>
    <w:rsid w:val="009471F7"/>
    <w:rsid w:val="009474B5"/>
    <w:rsid w:val="00947D94"/>
    <w:rsid w:val="00947F29"/>
    <w:rsid w:val="0095034E"/>
    <w:rsid w:val="0095070F"/>
    <w:rsid w:val="00950834"/>
    <w:rsid w:val="00951429"/>
    <w:rsid w:val="0095150D"/>
    <w:rsid w:val="00951C40"/>
    <w:rsid w:val="00951E1E"/>
    <w:rsid w:val="009525F0"/>
    <w:rsid w:val="00952BFD"/>
    <w:rsid w:val="009534D3"/>
    <w:rsid w:val="0095354D"/>
    <w:rsid w:val="0095391B"/>
    <w:rsid w:val="009539BA"/>
    <w:rsid w:val="00953FC5"/>
    <w:rsid w:val="009542E3"/>
    <w:rsid w:val="009544E2"/>
    <w:rsid w:val="00954515"/>
    <w:rsid w:val="009552D2"/>
    <w:rsid w:val="00955422"/>
    <w:rsid w:val="00955A58"/>
    <w:rsid w:val="00955A5C"/>
    <w:rsid w:val="00955C04"/>
    <w:rsid w:val="00955C84"/>
    <w:rsid w:val="009561F9"/>
    <w:rsid w:val="0095662F"/>
    <w:rsid w:val="00956800"/>
    <w:rsid w:val="00956C38"/>
    <w:rsid w:val="009573F3"/>
    <w:rsid w:val="009577EA"/>
    <w:rsid w:val="00957E89"/>
    <w:rsid w:val="0096000B"/>
    <w:rsid w:val="00960880"/>
    <w:rsid w:val="00960AD4"/>
    <w:rsid w:val="00960DF6"/>
    <w:rsid w:val="00960E1E"/>
    <w:rsid w:val="00960ECA"/>
    <w:rsid w:val="009613AA"/>
    <w:rsid w:val="0096165D"/>
    <w:rsid w:val="009629B3"/>
    <w:rsid w:val="00962F98"/>
    <w:rsid w:val="00963467"/>
    <w:rsid w:val="00963727"/>
    <w:rsid w:val="00963CAA"/>
    <w:rsid w:val="00963DDC"/>
    <w:rsid w:val="0096430A"/>
    <w:rsid w:val="009647C2"/>
    <w:rsid w:val="00964A30"/>
    <w:rsid w:val="00964B69"/>
    <w:rsid w:val="0096528C"/>
    <w:rsid w:val="00965F70"/>
    <w:rsid w:val="009665C4"/>
    <w:rsid w:val="00966C09"/>
    <w:rsid w:val="00966DFF"/>
    <w:rsid w:val="0096797E"/>
    <w:rsid w:val="00967E26"/>
    <w:rsid w:val="00970488"/>
    <w:rsid w:val="009713A2"/>
    <w:rsid w:val="00971833"/>
    <w:rsid w:val="009718A2"/>
    <w:rsid w:val="00971BA5"/>
    <w:rsid w:val="00971D01"/>
    <w:rsid w:val="009726EA"/>
    <w:rsid w:val="00972D2A"/>
    <w:rsid w:val="00973FC4"/>
    <w:rsid w:val="0097483C"/>
    <w:rsid w:val="00974C4D"/>
    <w:rsid w:val="0097571C"/>
    <w:rsid w:val="00975780"/>
    <w:rsid w:val="009757C3"/>
    <w:rsid w:val="0097610C"/>
    <w:rsid w:val="0097643D"/>
    <w:rsid w:val="009765B6"/>
    <w:rsid w:val="009765F1"/>
    <w:rsid w:val="00976DA5"/>
    <w:rsid w:val="009770F7"/>
    <w:rsid w:val="00977FC4"/>
    <w:rsid w:val="0098023A"/>
    <w:rsid w:val="009802F0"/>
    <w:rsid w:val="00980D2A"/>
    <w:rsid w:val="00981BAA"/>
    <w:rsid w:val="00981C59"/>
    <w:rsid w:val="0098226A"/>
    <w:rsid w:val="00982AC1"/>
    <w:rsid w:val="00983770"/>
    <w:rsid w:val="00983EF4"/>
    <w:rsid w:val="009840F2"/>
    <w:rsid w:val="0098419A"/>
    <w:rsid w:val="009844EB"/>
    <w:rsid w:val="00984809"/>
    <w:rsid w:val="009850B5"/>
    <w:rsid w:val="00985299"/>
    <w:rsid w:val="00985591"/>
    <w:rsid w:val="00985626"/>
    <w:rsid w:val="00986660"/>
    <w:rsid w:val="00986690"/>
    <w:rsid w:val="00986CE0"/>
    <w:rsid w:val="00987041"/>
    <w:rsid w:val="009870DF"/>
    <w:rsid w:val="0098733E"/>
    <w:rsid w:val="0098750B"/>
    <w:rsid w:val="00990274"/>
    <w:rsid w:val="00990593"/>
    <w:rsid w:val="00990711"/>
    <w:rsid w:val="009907C1"/>
    <w:rsid w:val="009908AD"/>
    <w:rsid w:val="00990B90"/>
    <w:rsid w:val="00991166"/>
    <w:rsid w:val="00991F4D"/>
    <w:rsid w:val="0099202C"/>
    <w:rsid w:val="0099203B"/>
    <w:rsid w:val="009929E8"/>
    <w:rsid w:val="00993181"/>
    <w:rsid w:val="00993460"/>
    <w:rsid w:val="00993643"/>
    <w:rsid w:val="009936E4"/>
    <w:rsid w:val="009938A8"/>
    <w:rsid w:val="00993C1F"/>
    <w:rsid w:val="009947ED"/>
    <w:rsid w:val="0099494D"/>
    <w:rsid w:val="00994ECB"/>
    <w:rsid w:val="00995FF5"/>
    <w:rsid w:val="00996048"/>
    <w:rsid w:val="0099620A"/>
    <w:rsid w:val="009973AE"/>
    <w:rsid w:val="009976BC"/>
    <w:rsid w:val="00997CC7"/>
    <w:rsid w:val="00997E26"/>
    <w:rsid w:val="009A010E"/>
    <w:rsid w:val="009A06AC"/>
    <w:rsid w:val="009A0C7C"/>
    <w:rsid w:val="009A0CAC"/>
    <w:rsid w:val="009A0F1E"/>
    <w:rsid w:val="009A121E"/>
    <w:rsid w:val="009A1C6F"/>
    <w:rsid w:val="009A1CF4"/>
    <w:rsid w:val="009A2213"/>
    <w:rsid w:val="009A2425"/>
    <w:rsid w:val="009A2566"/>
    <w:rsid w:val="009A27B6"/>
    <w:rsid w:val="009A2932"/>
    <w:rsid w:val="009A2CFD"/>
    <w:rsid w:val="009A34B7"/>
    <w:rsid w:val="009A45FD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B01FC"/>
    <w:rsid w:val="009B0511"/>
    <w:rsid w:val="009B0D1D"/>
    <w:rsid w:val="009B12E6"/>
    <w:rsid w:val="009B158C"/>
    <w:rsid w:val="009B15F1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6148"/>
    <w:rsid w:val="009B6F46"/>
    <w:rsid w:val="009B6FC0"/>
    <w:rsid w:val="009B7D6B"/>
    <w:rsid w:val="009C0258"/>
    <w:rsid w:val="009C05E8"/>
    <w:rsid w:val="009C131A"/>
    <w:rsid w:val="009C13EB"/>
    <w:rsid w:val="009C2320"/>
    <w:rsid w:val="009C3374"/>
    <w:rsid w:val="009C3523"/>
    <w:rsid w:val="009C35CE"/>
    <w:rsid w:val="009C3C97"/>
    <w:rsid w:val="009C3DAA"/>
    <w:rsid w:val="009C498D"/>
    <w:rsid w:val="009C4F30"/>
    <w:rsid w:val="009C5299"/>
    <w:rsid w:val="009C5624"/>
    <w:rsid w:val="009C6C56"/>
    <w:rsid w:val="009C6E4F"/>
    <w:rsid w:val="009C710E"/>
    <w:rsid w:val="009C792E"/>
    <w:rsid w:val="009C7FB6"/>
    <w:rsid w:val="009D0146"/>
    <w:rsid w:val="009D0492"/>
    <w:rsid w:val="009D0697"/>
    <w:rsid w:val="009D0910"/>
    <w:rsid w:val="009D1C22"/>
    <w:rsid w:val="009D1FE7"/>
    <w:rsid w:val="009D28A7"/>
    <w:rsid w:val="009D2DEB"/>
    <w:rsid w:val="009D30E0"/>
    <w:rsid w:val="009D3270"/>
    <w:rsid w:val="009D3A08"/>
    <w:rsid w:val="009D4091"/>
    <w:rsid w:val="009D44DE"/>
    <w:rsid w:val="009D4E41"/>
    <w:rsid w:val="009D5A4D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99"/>
    <w:rsid w:val="009E3636"/>
    <w:rsid w:val="009E3C85"/>
    <w:rsid w:val="009E41C0"/>
    <w:rsid w:val="009E4240"/>
    <w:rsid w:val="009E4878"/>
    <w:rsid w:val="009E4921"/>
    <w:rsid w:val="009E4E77"/>
    <w:rsid w:val="009E5540"/>
    <w:rsid w:val="009E5BFB"/>
    <w:rsid w:val="009E5E59"/>
    <w:rsid w:val="009E7461"/>
    <w:rsid w:val="009E79EA"/>
    <w:rsid w:val="009E7DDE"/>
    <w:rsid w:val="009E7FAB"/>
    <w:rsid w:val="009E7FD0"/>
    <w:rsid w:val="009F019E"/>
    <w:rsid w:val="009F0781"/>
    <w:rsid w:val="009F0B50"/>
    <w:rsid w:val="009F184E"/>
    <w:rsid w:val="009F1A12"/>
    <w:rsid w:val="009F210E"/>
    <w:rsid w:val="009F22DB"/>
    <w:rsid w:val="009F2522"/>
    <w:rsid w:val="009F29A6"/>
    <w:rsid w:val="009F3379"/>
    <w:rsid w:val="009F3C72"/>
    <w:rsid w:val="009F410F"/>
    <w:rsid w:val="009F4406"/>
    <w:rsid w:val="009F498A"/>
    <w:rsid w:val="009F4E93"/>
    <w:rsid w:val="009F4F01"/>
    <w:rsid w:val="009F5044"/>
    <w:rsid w:val="009F5275"/>
    <w:rsid w:val="009F535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E8F"/>
    <w:rsid w:val="009F7F3C"/>
    <w:rsid w:val="00A0033A"/>
    <w:rsid w:val="00A003EB"/>
    <w:rsid w:val="00A0103F"/>
    <w:rsid w:val="00A01091"/>
    <w:rsid w:val="00A0204B"/>
    <w:rsid w:val="00A023F1"/>
    <w:rsid w:val="00A03141"/>
    <w:rsid w:val="00A0331B"/>
    <w:rsid w:val="00A033FE"/>
    <w:rsid w:val="00A0387C"/>
    <w:rsid w:val="00A042F0"/>
    <w:rsid w:val="00A04956"/>
    <w:rsid w:val="00A04B8A"/>
    <w:rsid w:val="00A04D01"/>
    <w:rsid w:val="00A04FC8"/>
    <w:rsid w:val="00A0554C"/>
    <w:rsid w:val="00A06BCA"/>
    <w:rsid w:val="00A06D46"/>
    <w:rsid w:val="00A076F4"/>
    <w:rsid w:val="00A1082F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F7B"/>
    <w:rsid w:val="00A17016"/>
    <w:rsid w:val="00A17130"/>
    <w:rsid w:val="00A17E76"/>
    <w:rsid w:val="00A20078"/>
    <w:rsid w:val="00A206BA"/>
    <w:rsid w:val="00A20837"/>
    <w:rsid w:val="00A21ABE"/>
    <w:rsid w:val="00A21FE6"/>
    <w:rsid w:val="00A22960"/>
    <w:rsid w:val="00A23510"/>
    <w:rsid w:val="00A23B4C"/>
    <w:rsid w:val="00A23F47"/>
    <w:rsid w:val="00A2404D"/>
    <w:rsid w:val="00A241FA"/>
    <w:rsid w:val="00A244CE"/>
    <w:rsid w:val="00A250E1"/>
    <w:rsid w:val="00A2593B"/>
    <w:rsid w:val="00A2608F"/>
    <w:rsid w:val="00A26C1E"/>
    <w:rsid w:val="00A26FC7"/>
    <w:rsid w:val="00A27C26"/>
    <w:rsid w:val="00A27D1E"/>
    <w:rsid w:val="00A27F5E"/>
    <w:rsid w:val="00A30700"/>
    <w:rsid w:val="00A3118C"/>
    <w:rsid w:val="00A323C8"/>
    <w:rsid w:val="00A338C1"/>
    <w:rsid w:val="00A33F84"/>
    <w:rsid w:val="00A34841"/>
    <w:rsid w:val="00A34EEB"/>
    <w:rsid w:val="00A3552A"/>
    <w:rsid w:val="00A35C2D"/>
    <w:rsid w:val="00A361B4"/>
    <w:rsid w:val="00A36D99"/>
    <w:rsid w:val="00A370A4"/>
    <w:rsid w:val="00A37250"/>
    <w:rsid w:val="00A377E4"/>
    <w:rsid w:val="00A378F5"/>
    <w:rsid w:val="00A3792F"/>
    <w:rsid w:val="00A37FB1"/>
    <w:rsid w:val="00A4029F"/>
    <w:rsid w:val="00A413D1"/>
    <w:rsid w:val="00A4172B"/>
    <w:rsid w:val="00A419F4"/>
    <w:rsid w:val="00A41D91"/>
    <w:rsid w:val="00A420E1"/>
    <w:rsid w:val="00A421BE"/>
    <w:rsid w:val="00A423B5"/>
    <w:rsid w:val="00A428D6"/>
    <w:rsid w:val="00A42ECE"/>
    <w:rsid w:val="00A430B0"/>
    <w:rsid w:val="00A434EB"/>
    <w:rsid w:val="00A436C4"/>
    <w:rsid w:val="00A436E1"/>
    <w:rsid w:val="00A4383F"/>
    <w:rsid w:val="00A43A3B"/>
    <w:rsid w:val="00A43D3A"/>
    <w:rsid w:val="00A441A0"/>
    <w:rsid w:val="00A44C2D"/>
    <w:rsid w:val="00A44CC0"/>
    <w:rsid w:val="00A45623"/>
    <w:rsid w:val="00A45B3F"/>
    <w:rsid w:val="00A45DDC"/>
    <w:rsid w:val="00A45DEC"/>
    <w:rsid w:val="00A46343"/>
    <w:rsid w:val="00A467DB"/>
    <w:rsid w:val="00A46BFB"/>
    <w:rsid w:val="00A477B1"/>
    <w:rsid w:val="00A47860"/>
    <w:rsid w:val="00A478B1"/>
    <w:rsid w:val="00A47D8F"/>
    <w:rsid w:val="00A503BC"/>
    <w:rsid w:val="00A509D3"/>
    <w:rsid w:val="00A50ADB"/>
    <w:rsid w:val="00A50B9A"/>
    <w:rsid w:val="00A510C7"/>
    <w:rsid w:val="00A51D8B"/>
    <w:rsid w:val="00A52757"/>
    <w:rsid w:val="00A52DB1"/>
    <w:rsid w:val="00A54088"/>
    <w:rsid w:val="00A54167"/>
    <w:rsid w:val="00A541E3"/>
    <w:rsid w:val="00A54B58"/>
    <w:rsid w:val="00A55185"/>
    <w:rsid w:val="00A5520D"/>
    <w:rsid w:val="00A5524E"/>
    <w:rsid w:val="00A556FE"/>
    <w:rsid w:val="00A55724"/>
    <w:rsid w:val="00A55ACD"/>
    <w:rsid w:val="00A56328"/>
    <w:rsid w:val="00A57838"/>
    <w:rsid w:val="00A57D30"/>
    <w:rsid w:val="00A6164E"/>
    <w:rsid w:val="00A616B2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1D3"/>
    <w:rsid w:val="00A679E3"/>
    <w:rsid w:val="00A70292"/>
    <w:rsid w:val="00A70339"/>
    <w:rsid w:val="00A70AB3"/>
    <w:rsid w:val="00A7167D"/>
    <w:rsid w:val="00A71925"/>
    <w:rsid w:val="00A71BE4"/>
    <w:rsid w:val="00A71E51"/>
    <w:rsid w:val="00A72243"/>
    <w:rsid w:val="00A7285B"/>
    <w:rsid w:val="00A72BD8"/>
    <w:rsid w:val="00A72C67"/>
    <w:rsid w:val="00A7384E"/>
    <w:rsid w:val="00A73A08"/>
    <w:rsid w:val="00A73E93"/>
    <w:rsid w:val="00A7402A"/>
    <w:rsid w:val="00A7446F"/>
    <w:rsid w:val="00A7493B"/>
    <w:rsid w:val="00A749C4"/>
    <w:rsid w:val="00A75409"/>
    <w:rsid w:val="00A7548A"/>
    <w:rsid w:val="00A75FF9"/>
    <w:rsid w:val="00A76624"/>
    <w:rsid w:val="00A76E3B"/>
    <w:rsid w:val="00A77C3C"/>
    <w:rsid w:val="00A77D4A"/>
    <w:rsid w:val="00A80417"/>
    <w:rsid w:val="00A8055F"/>
    <w:rsid w:val="00A80C3F"/>
    <w:rsid w:val="00A80C74"/>
    <w:rsid w:val="00A80CD3"/>
    <w:rsid w:val="00A80CF4"/>
    <w:rsid w:val="00A80DE7"/>
    <w:rsid w:val="00A81043"/>
    <w:rsid w:val="00A81B03"/>
    <w:rsid w:val="00A81CFD"/>
    <w:rsid w:val="00A82394"/>
    <w:rsid w:val="00A827E3"/>
    <w:rsid w:val="00A82A89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F1"/>
    <w:rsid w:val="00A969B2"/>
    <w:rsid w:val="00A96BDB"/>
    <w:rsid w:val="00A96EC5"/>
    <w:rsid w:val="00A96F17"/>
    <w:rsid w:val="00A96FAA"/>
    <w:rsid w:val="00A97169"/>
    <w:rsid w:val="00A97C08"/>
    <w:rsid w:val="00AA0C6D"/>
    <w:rsid w:val="00AA1255"/>
    <w:rsid w:val="00AA12AE"/>
    <w:rsid w:val="00AA18E3"/>
    <w:rsid w:val="00AA1ADE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A53"/>
    <w:rsid w:val="00AA3C70"/>
    <w:rsid w:val="00AA406D"/>
    <w:rsid w:val="00AA43F7"/>
    <w:rsid w:val="00AA4455"/>
    <w:rsid w:val="00AA4D1A"/>
    <w:rsid w:val="00AA4F25"/>
    <w:rsid w:val="00AA5364"/>
    <w:rsid w:val="00AA5385"/>
    <w:rsid w:val="00AA5CA4"/>
    <w:rsid w:val="00AA60BF"/>
    <w:rsid w:val="00AA631D"/>
    <w:rsid w:val="00AA64F6"/>
    <w:rsid w:val="00AA6814"/>
    <w:rsid w:val="00AA6C57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94D"/>
    <w:rsid w:val="00AB1C5F"/>
    <w:rsid w:val="00AB20C2"/>
    <w:rsid w:val="00AB24A5"/>
    <w:rsid w:val="00AB2C75"/>
    <w:rsid w:val="00AB32F4"/>
    <w:rsid w:val="00AB3467"/>
    <w:rsid w:val="00AB3856"/>
    <w:rsid w:val="00AB3948"/>
    <w:rsid w:val="00AB39ED"/>
    <w:rsid w:val="00AB3C2C"/>
    <w:rsid w:val="00AB40A7"/>
    <w:rsid w:val="00AB438D"/>
    <w:rsid w:val="00AB4EBA"/>
    <w:rsid w:val="00AB5409"/>
    <w:rsid w:val="00AB5799"/>
    <w:rsid w:val="00AB5B3F"/>
    <w:rsid w:val="00AB60E1"/>
    <w:rsid w:val="00AB6971"/>
    <w:rsid w:val="00AB6B7D"/>
    <w:rsid w:val="00AB6CC5"/>
    <w:rsid w:val="00AB709A"/>
    <w:rsid w:val="00AB7302"/>
    <w:rsid w:val="00AB7C94"/>
    <w:rsid w:val="00AB7E03"/>
    <w:rsid w:val="00AC0447"/>
    <w:rsid w:val="00AC1ED0"/>
    <w:rsid w:val="00AC1EFF"/>
    <w:rsid w:val="00AC26F5"/>
    <w:rsid w:val="00AC2A4A"/>
    <w:rsid w:val="00AC2E9D"/>
    <w:rsid w:val="00AC2F57"/>
    <w:rsid w:val="00AC2F97"/>
    <w:rsid w:val="00AC37C8"/>
    <w:rsid w:val="00AC3C70"/>
    <w:rsid w:val="00AC3EDD"/>
    <w:rsid w:val="00AC40CB"/>
    <w:rsid w:val="00AC451C"/>
    <w:rsid w:val="00AC4692"/>
    <w:rsid w:val="00AC48A6"/>
    <w:rsid w:val="00AC4AB8"/>
    <w:rsid w:val="00AC5085"/>
    <w:rsid w:val="00AC6639"/>
    <w:rsid w:val="00AC699D"/>
    <w:rsid w:val="00AC6BE5"/>
    <w:rsid w:val="00AC6CC7"/>
    <w:rsid w:val="00AC6D3D"/>
    <w:rsid w:val="00AC6F61"/>
    <w:rsid w:val="00AC74D4"/>
    <w:rsid w:val="00AC7AB4"/>
    <w:rsid w:val="00AC7EC3"/>
    <w:rsid w:val="00AD04F7"/>
    <w:rsid w:val="00AD07CE"/>
    <w:rsid w:val="00AD0CC6"/>
    <w:rsid w:val="00AD10FC"/>
    <w:rsid w:val="00AD13D9"/>
    <w:rsid w:val="00AD1756"/>
    <w:rsid w:val="00AD177F"/>
    <w:rsid w:val="00AD20D3"/>
    <w:rsid w:val="00AD2726"/>
    <w:rsid w:val="00AD2A26"/>
    <w:rsid w:val="00AD2BBC"/>
    <w:rsid w:val="00AD2FFD"/>
    <w:rsid w:val="00AD45AC"/>
    <w:rsid w:val="00AD4C33"/>
    <w:rsid w:val="00AD4EDD"/>
    <w:rsid w:val="00AD52CA"/>
    <w:rsid w:val="00AD5398"/>
    <w:rsid w:val="00AD6765"/>
    <w:rsid w:val="00AD6791"/>
    <w:rsid w:val="00AD7052"/>
    <w:rsid w:val="00AD70A2"/>
    <w:rsid w:val="00AD75E1"/>
    <w:rsid w:val="00AD7DDB"/>
    <w:rsid w:val="00AE06A6"/>
    <w:rsid w:val="00AE113A"/>
    <w:rsid w:val="00AE130A"/>
    <w:rsid w:val="00AE2A25"/>
    <w:rsid w:val="00AE2A84"/>
    <w:rsid w:val="00AE318D"/>
    <w:rsid w:val="00AE34DF"/>
    <w:rsid w:val="00AE3D38"/>
    <w:rsid w:val="00AE3EBB"/>
    <w:rsid w:val="00AE3F04"/>
    <w:rsid w:val="00AE4324"/>
    <w:rsid w:val="00AE51DB"/>
    <w:rsid w:val="00AE5930"/>
    <w:rsid w:val="00AE5E57"/>
    <w:rsid w:val="00AE6019"/>
    <w:rsid w:val="00AE6396"/>
    <w:rsid w:val="00AE6558"/>
    <w:rsid w:val="00AE71A6"/>
    <w:rsid w:val="00AE761E"/>
    <w:rsid w:val="00AE7862"/>
    <w:rsid w:val="00AE7D60"/>
    <w:rsid w:val="00AF0184"/>
    <w:rsid w:val="00AF02FA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172"/>
    <w:rsid w:val="00AF619D"/>
    <w:rsid w:val="00AF61FD"/>
    <w:rsid w:val="00AF63CC"/>
    <w:rsid w:val="00AF699A"/>
    <w:rsid w:val="00AF6C18"/>
    <w:rsid w:val="00AF759E"/>
    <w:rsid w:val="00AF7C08"/>
    <w:rsid w:val="00AF7C65"/>
    <w:rsid w:val="00AF7DB6"/>
    <w:rsid w:val="00B0000D"/>
    <w:rsid w:val="00B00A3B"/>
    <w:rsid w:val="00B013FD"/>
    <w:rsid w:val="00B0153B"/>
    <w:rsid w:val="00B01BDD"/>
    <w:rsid w:val="00B0226D"/>
    <w:rsid w:val="00B02839"/>
    <w:rsid w:val="00B02C44"/>
    <w:rsid w:val="00B0369B"/>
    <w:rsid w:val="00B045F6"/>
    <w:rsid w:val="00B04C46"/>
    <w:rsid w:val="00B04E3F"/>
    <w:rsid w:val="00B04F05"/>
    <w:rsid w:val="00B0553E"/>
    <w:rsid w:val="00B065C2"/>
    <w:rsid w:val="00B0680B"/>
    <w:rsid w:val="00B070F4"/>
    <w:rsid w:val="00B0762D"/>
    <w:rsid w:val="00B076DE"/>
    <w:rsid w:val="00B07A55"/>
    <w:rsid w:val="00B07BAD"/>
    <w:rsid w:val="00B07D15"/>
    <w:rsid w:val="00B10B1A"/>
    <w:rsid w:val="00B10E06"/>
    <w:rsid w:val="00B110D7"/>
    <w:rsid w:val="00B113CC"/>
    <w:rsid w:val="00B11EE0"/>
    <w:rsid w:val="00B12595"/>
    <w:rsid w:val="00B1286E"/>
    <w:rsid w:val="00B12A2E"/>
    <w:rsid w:val="00B131B8"/>
    <w:rsid w:val="00B13619"/>
    <w:rsid w:val="00B13732"/>
    <w:rsid w:val="00B13CC4"/>
    <w:rsid w:val="00B13FC2"/>
    <w:rsid w:val="00B14003"/>
    <w:rsid w:val="00B1443D"/>
    <w:rsid w:val="00B1457D"/>
    <w:rsid w:val="00B14E0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7544"/>
    <w:rsid w:val="00B178B7"/>
    <w:rsid w:val="00B1796B"/>
    <w:rsid w:val="00B17A55"/>
    <w:rsid w:val="00B2053F"/>
    <w:rsid w:val="00B2066C"/>
    <w:rsid w:val="00B206B9"/>
    <w:rsid w:val="00B206F1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52B5"/>
    <w:rsid w:val="00B257CE"/>
    <w:rsid w:val="00B25B20"/>
    <w:rsid w:val="00B25BCE"/>
    <w:rsid w:val="00B25D00"/>
    <w:rsid w:val="00B25EAF"/>
    <w:rsid w:val="00B261B5"/>
    <w:rsid w:val="00B26262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C64"/>
    <w:rsid w:val="00B34CC9"/>
    <w:rsid w:val="00B3573F"/>
    <w:rsid w:val="00B35D34"/>
    <w:rsid w:val="00B363A2"/>
    <w:rsid w:val="00B37156"/>
    <w:rsid w:val="00B3758E"/>
    <w:rsid w:val="00B376C2"/>
    <w:rsid w:val="00B379E5"/>
    <w:rsid w:val="00B40422"/>
    <w:rsid w:val="00B4130E"/>
    <w:rsid w:val="00B413F3"/>
    <w:rsid w:val="00B41A99"/>
    <w:rsid w:val="00B41AFC"/>
    <w:rsid w:val="00B41BAB"/>
    <w:rsid w:val="00B41C26"/>
    <w:rsid w:val="00B42190"/>
    <w:rsid w:val="00B4238B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DC0"/>
    <w:rsid w:val="00B451D9"/>
    <w:rsid w:val="00B4520D"/>
    <w:rsid w:val="00B4559F"/>
    <w:rsid w:val="00B4588B"/>
    <w:rsid w:val="00B45D33"/>
    <w:rsid w:val="00B45F70"/>
    <w:rsid w:val="00B46271"/>
    <w:rsid w:val="00B46BA2"/>
    <w:rsid w:val="00B479AF"/>
    <w:rsid w:val="00B5092D"/>
    <w:rsid w:val="00B50955"/>
    <w:rsid w:val="00B510EF"/>
    <w:rsid w:val="00B51F71"/>
    <w:rsid w:val="00B51FF6"/>
    <w:rsid w:val="00B52B3F"/>
    <w:rsid w:val="00B53003"/>
    <w:rsid w:val="00B5373C"/>
    <w:rsid w:val="00B53F9C"/>
    <w:rsid w:val="00B541EF"/>
    <w:rsid w:val="00B54663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600DF"/>
    <w:rsid w:val="00B604D8"/>
    <w:rsid w:val="00B6057B"/>
    <w:rsid w:val="00B60674"/>
    <w:rsid w:val="00B60947"/>
    <w:rsid w:val="00B60B8D"/>
    <w:rsid w:val="00B60D48"/>
    <w:rsid w:val="00B61249"/>
    <w:rsid w:val="00B62F0C"/>
    <w:rsid w:val="00B63466"/>
    <w:rsid w:val="00B6374F"/>
    <w:rsid w:val="00B63942"/>
    <w:rsid w:val="00B63B20"/>
    <w:rsid w:val="00B64B82"/>
    <w:rsid w:val="00B65115"/>
    <w:rsid w:val="00B65707"/>
    <w:rsid w:val="00B65B8D"/>
    <w:rsid w:val="00B6629A"/>
    <w:rsid w:val="00B6632D"/>
    <w:rsid w:val="00B6686C"/>
    <w:rsid w:val="00B66959"/>
    <w:rsid w:val="00B66D9C"/>
    <w:rsid w:val="00B66DAD"/>
    <w:rsid w:val="00B66E76"/>
    <w:rsid w:val="00B678EA"/>
    <w:rsid w:val="00B7080E"/>
    <w:rsid w:val="00B7094B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A34"/>
    <w:rsid w:val="00B74D3A"/>
    <w:rsid w:val="00B74F86"/>
    <w:rsid w:val="00B75051"/>
    <w:rsid w:val="00B75EE9"/>
    <w:rsid w:val="00B76126"/>
    <w:rsid w:val="00B7612B"/>
    <w:rsid w:val="00B762DD"/>
    <w:rsid w:val="00B76680"/>
    <w:rsid w:val="00B76697"/>
    <w:rsid w:val="00B76733"/>
    <w:rsid w:val="00B76CF2"/>
    <w:rsid w:val="00B76FF6"/>
    <w:rsid w:val="00B7765A"/>
    <w:rsid w:val="00B77AAA"/>
    <w:rsid w:val="00B77CC5"/>
    <w:rsid w:val="00B800BF"/>
    <w:rsid w:val="00B802F3"/>
    <w:rsid w:val="00B80816"/>
    <w:rsid w:val="00B80E1C"/>
    <w:rsid w:val="00B80ECF"/>
    <w:rsid w:val="00B80F55"/>
    <w:rsid w:val="00B81576"/>
    <w:rsid w:val="00B8194E"/>
    <w:rsid w:val="00B82A09"/>
    <w:rsid w:val="00B82D3F"/>
    <w:rsid w:val="00B82FC9"/>
    <w:rsid w:val="00B83575"/>
    <w:rsid w:val="00B838EC"/>
    <w:rsid w:val="00B84184"/>
    <w:rsid w:val="00B84953"/>
    <w:rsid w:val="00B84D23"/>
    <w:rsid w:val="00B84EE1"/>
    <w:rsid w:val="00B851FF"/>
    <w:rsid w:val="00B8555D"/>
    <w:rsid w:val="00B86511"/>
    <w:rsid w:val="00B8661F"/>
    <w:rsid w:val="00B86873"/>
    <w:rsid w:val="00B86A1F"/>
    <w:rsid w:val="00B86B8B"/>
    <w:rsid w:val="00B8708B"/>
    <w:rsid w:val="00B871FD"/>
    <w:rsid w:val="00B87739"/>
    <w:rsid w:val="00B906E9"/>
    <w:rsid w:val="00B9086C"/>
    <w:rsid w:val="00B915B2"/>
    <w:rsid w:val="00B91766"/>
    <w:rsid w:val="00B919A3"/>
    <w:rsid w:val="00B92038"/>
    <w:rsid w:val="00B92210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A0D"/>
    <w:rsid w:val="00B96AD2"/>
    <w:rsid w:val="00B96E33"/>
    <w:rsid w:val="00B97053"/>
    <w:rsid w:val="00B970BF"/>
    <w:rsid w:val="00B971FC"/>
    <w:rsid w:val="00B97270"/>
    <w:rsid w:val="00B97BD7"/>
    <w:rsid w:val="00BA099F"/>
    <w:rsid w:val="00BA0D38"/>
    <w:rsid w:val="00BA1B14"/>
    <w:rsid w:val="00BA1DD8"/>
    <w:rsid w:val="00BA2313"/>
    <w:rsid w:val="00BA25DC"/>
    <w:rsid w:val="00BA2AFE"/>
    <w:rsid w:val="00BA2B70"/>
    <w:rsid w:val="00BA2CB0"/>
    <w:rsid w:val="00BA2F18"/>
    <w:rsid w:val="00BA3101"/>
    <w:rsid w:val="00BA34E0"/>
    <w:rsid w:val="00BA3606"/>
    <w:rsid w:val="00BA3FEE"/>
    <w:rsid w:val="00BA40BE"/>
    <w:rsid w:val="00BA4635"/>
    <w:rsid w:val="00BA49EA"/>
    <w:rsid w:val="00BA508F"/>
    <w:rsid w:val="00BA5367"/>
    <w:rsid w:val="00BA5A89"/>
    <w:rsid w:val="00BA5D1C"/>
    <w:rsid w:val="00BA5D2C"/>
    <w:rsid w:val="00BA606C"/>
    <w:rsid w:val="00BA6E29"/>
    <w:rsid w:val="00BA74FE"/>
    <w:rsid w:val="00BA754F"/>
    <w:rsid w:val="00BA7F6F"/>
    <w:rsid w:val="00BB01A6"/>
    <w:rsid w:val="00BB0777"/>
    <w:rsid w:val="00BB0B01"/>
    <w:rsid w:val="00BB0C1D"/>
    <w:rsid w:val="00BB14AC"/>
    <w:rsid w:val="00BB157D"/>
    <w:rsid w:val="00BB1694"/>
    <w:rsid w:val="00BB17FB"/>
    <w:rsid w:val="00BB1882"/>
    <w:rsid w:val="00BB20AC"/>
    <w:rsid w:val="00BB232C"/>
    <w:rsid w:val="00BB2579"/>
    <w:rsid w:val="00BB2E70"/>
    <w:rsid w:val="00BB35CB"/>
    <w:rsid w:val="00BB373C"/>
    <w:rsid w:val="00BB40DB"/>
    <w:rsid w:val="00BB4189"/>
    <w:rsid w:val="00BB4388"/>
    <w:rsid w:val="00BB44F9"/>
    <w:rsid w:val="00BB46F4"/>
    <w:rsid w:val="00BB4DD1"/>
    <w:rsid w:val="00BB4E98"/>
    <w:rsid w:val="00BB59F0"/>
    <w:rsid w:val="00BB5A78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C67"/>
    <w:rsid w:val="00BC286C"/>
    <w:rsid w:val="00BC2DBA"/>
    <w:rsid w:val="00BC353B"/>
    <w:rsid w:val="00BC3B69"/>
    <w:rsid w:val="00BC3BA0"/>
    <w:rsid w:val="00BC3C92"/>
    <w:rsid w:val="00BC426B"/>
    <w:rsid w:val="00BC4610"/>
    <w:rsid w:val="00BC6550"/>
    <w:rsid w:val="00BC6742"/>
    <w:rsid w:val="00BC67A6"/>
    <w:rsid w:val="00BC6BE7"/>
    <w:rsid w:val="00BC71F3"/>
    <w:rsid w:val="00BC783E"/>
    <w:rsid w:val="00BD03D7"/>
    <w:rsid w:val="00BD0506"/>
    <w:rsid w:val="00BD0BCC"/>
    <w:rsid w:val="00BD102D"/>
    <w:rsid w:val="00BD1915"/>
    <w:rsid w:val="00BD1A0F"/>
    <w:rsid w:val="00BD232A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617"/>
    <w:rsid w:val="00BD6C73"/>
    <w:rsid w:val="00BD70C9"/>
    <w:rsid w:val="00BD71F0"/>
    <w:rsid w:val="00BD7532"/>
    <w:rsid w:val="00BD7A3C"/>
    <w:rsid w:val="00BD7D07"/>
    <w:rsid w:val="00BE02AB"/>
    <w:rsid w:val="00BE02BF"/>
    <w:rsid w:val="00BE03AD"/>
    <w:rsid w:val="00BE04E2"/>
    <w:rsid w:val="00BE0A2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9DA"/>
    <w:rsid w:val="00BE4DE6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60AC"/>
    <w:rsid w:val="00BF61ED"/>
    <w:rsid w:val="00BF6D88"/>
    <w:rsid w:val="00BF6DCA"/>
    <w:rsid w:val="00BF6EAF"/>
    <w:rsid w:val="00BF6FD2"/>
    <w:rsid w:val="00BF70B4"/>
    <w:rsid w:val="00BF7100"/>
    <w:rsid w:val="00BF728F"/>
    <w:rsid w:val="00BF76C8"/>
    <w:rsid w:val="00BF7E29"/>
    <w:rsid w:val="00C0019D"/>
    <w:rsid w:val="00C00335"/>
    <w:rsid w:val="00C0085A"/>
    <w:rsid w:val="00C00C60"/>
    <w:rsid w:val="00C0108B"/>
    <w:rsid w:val="00C010A1"/>
    <w:rsid w:val="00C014F9"/>
    <w:rsid w:val="00C0244B"/>
    <w:rsid w:val="00C028BE"/>
    <w:rsid w:val="00C02F0A"/>
    <w:rsid w:val="00C03595"/>
    <w:rsid w:val="00C03637"/>
    <w:rsid w:val="00C03919"/>
    <w:rsid w:val="00C03B24"/>
    <w:rsid w:val="00C03B60"/>
    <w:rsid w:val="00C03E4D"/>
    <w:rsid w:val="00C03FA0"/>
    <w:rsid w:val="00C04220"/>
    <w:rsid w:val="00C048FC"/>
    <w:rsid w:val="00C04917"/>
    <w:rsid w:val="00C05912"/>
    <w:rsid w:val="00C05D0D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D0"/>
    <w:rsid w:val="00C11C42"/>
    <w:rsid w:val="00C11CE7"/>
    <w:rsid w:val="00C11ED4"/>
    <w:rsid w:val="00C1293E"/>
    <w:rsid w:val="00C130CA"/>
    <w:rsid w:val="00C133FC"/>
    <w:rsid w:val="00C134B1"/>
    <w:rsid w:val="00C137F3"/>
    <w:rsid w:val="00C14012"/>
    <w:rsid w:val="00C146E2"/>
    <w:rsid w:val="00C14BE2"/>
    <w:rsid w:val="00C15946"/>
    <w:rsid w:val="00C15B21"/>
    <w:rsid w:val="00C15FF8"/>
    <w:rsid w:val="00C16116"/>
    <w:rsid w:val="00C1627C"/>
    <w:rsid w:val="00C16D99"/>
    <w:rsid w:val="00C2025A"/>
    <w:rsid w:val="00C205C7"/>
    <w:rsid w:val="00C20725"/>
    <w:rsid w:val="00C20D1B"/>
    <w:rsid w:val="00C20FAD"/>
    <w:rsid w:val="00C20FB0"/>
    <w:rsid w:val="00C21197"/>
    <w:rsid w:val="00C2190D"/>
    <w:rsid w:val="00C21DE5"/>
    <w:rsid w:val="00C2225C"/>
    <w:rsid w:val="00C225FF"/>
    <w:rsid w:val="00C22774"/>
    <w:rsid w:val="00C22AC6"/>
    <w:rsid w:val="00C22B62"/>
    <w:rsid w:val="00C232A6"/>
    <w:rsid w:val="00C23404"/>
    <w:rsid w:val="00C2389D"/>
    <w:rsid w:val="00C23DAB"/>
    <w:rsid w:val="00C246B5"/>
    <w:rsid w:val="00C25095"/>
    <w:rsid w:val="00C258E8"/>
    <w:rsid w:val="00C25D60"/>
    <w:rsid w:val="00C25E3A"/>
    <w:rsid w:val="00C25E78"/>
    <w:rsid w:val="00C264A6"/>
    <w:rsid w:val="00C26AAE"/>
    <w:rsid w:val="00C26D07"/>
    <w:rsid w:val="00C27416"/>
    <w:rsid w:val="00C2791B"/>
    <w:rsid w:val="00C30274"/>
    <w:rsid w:val="00C30566"/>
    <w:rsid w:val="00C30853"/>
    <w:rsid w:val="00C310CB"/>
    <w:rsid w:val="00C31584"/>
    <w:rsid w:val="00C31A07"/>
    <w:rsid w:val="00C31DE9"/>
    <w:rsid w:val="00C32818"/>
    <w:rsid w:val="00C33074"/>
    <w:rsid w:val="00C33351"/>
    <w:rsid w:val="00C33636"/>
    <w:rsid w:val="00C33A43"/>
    <w:rsid w:val="00C341BD"/>
    <w:rsid w:val="00C34411"/>
    <w:rsid w:val="00C34646"/>
    <w:rsid w:val="00C34F1C"/>
    <w:rsid w:val="00C35097"/>
    <w:rsid w:val="00C35365"/>
    <w:rsid w:val="00C355AF"/>
    <w:rsid w:val="00C361BB"/>
    <w:rsid w:val="00C3686A"/>
    <w:rsid w:val="00C37622"/>
    <w:rsid w:val="00C37F3A"/>
    <w:rsid w:val="00C37FCE"/>
    <w:rsid w:val="00C4001B"/>
    <w:rsid w:val="00C40735"/>
    <w:rsid w:val="00C409C1"/>
    <w:rsid w:val="00C40AA7"/>
    <w:rsid w:val="00C40E93"/>
    <w:rsid w:val="00C415FD"/>
    <w:rsid w:val="00C41FEA"/>
    <w:rsid w:val="00C4224B"/>
    <w:rsid w:val="00C42716"/>
    <w:rsid w:val="00C42AD7"/>
    <w:rsid w:val="00C43292"/>
    <w:rsid w:val="00C4354A"/>
    <w:rsid w:val="00C440AC"/>
    <w:rsid w:val="00C446AA"/>
    <w:rsid w:val="00C4504F"/>
    <w:rsid w:val="00C450A0"/>
    <w:rsid w:val="00C45520"/>
    <w:rsid w:val="00C458DF"/>
    <w:rsid w:val="00C45F9A"/>
    <w:rsid w:val="00C46202"/>
    <w:rsid w:val="00C46364"/>
    <w:rsid w:val="00C465D9"/>
    <w:rsid w:val="00C466A4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26"/>
    <w:rsid w:val="00C51849"/>
    <w:rsid w:val="00C51A03"/>
    <w:rsid w:val="00C51F82"/>
    <w:rsid w:val="00C521F4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70BF"/>
    <w:rsid w:val="00C57EEA"/>
    <w:rsid w:val="00C600EB"/>
    <w:rsid w:val="00C60215"/>
    <w:rsid w:val="00C61222"/>
    <w:rsid w:val="00C61491"/>
    <w:rsid w:val="00C61607"/>
    <w:rsid w:val="00C61677"/>
    <w:rsid w:val="00C61692"/>
    <w:rsid w:val="00C61A70"/>
    <w:rsid w:val="00C61EE0"/>
    <w:rsid w:val="00C624D5"/>
    <w:rsid w:val="00C62D9C"/>
    <w:rsid w:val="00C62F08"/>
    <w:rsid w:val="00C637FD"/>
    <w:rsid w:val="00C63984"/>
    <w:rsid w:val="00C641B0"/>
    <w:rsid w:val="00C644A6"/>
    <w:rsid w:val="00C646F2"/>
    <w:rsid w:val="00C6477B"/>
    <w:rsid w:val="00C6484C"/>
    <w:rsid w:val="00C65048"/>
    <w:rsid w:val="00C6523F"/>
    <w:rsid w:val="00C65722"/>
    <w:rsid w:val="00C657A3"/>
    <w:rsid w:val="00C65932"/>
    <w:rsid w:val="00C6599B"/>
    <w:rsid w:val="00C65AF5"/>
    <w:rsid w:val="00C65BDF"/>
    <w:rsid w:val="00C66140"/>
    <w:rsid w:val="00C66E7B"/>
    <w:rsid w:val="00C670B7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D3C"/>
    <w:rsid w:val="00C762D5"/>
    <w:rsid w:val="00C7653E"/>
    <w:rsid w:val="00C768FF"/>
    <w:rsid w:val="00C76A5A"/>
    <w:rsid w:val="00C7705B"/>
    <w:rsid w:val="00C7755A"/>
    <w:rsid w:val="00C77C90"/>
    <w:rsid w:val="00C77D67"/>
    <w:rsid w:val="00C805F6"/>
    <w:rsid w:val="00C80726"/>
    <w:rsid w:val="00C80C18"/>
    <w:rsid w:val="00C80E1A"/>
    <w:rsid w:val="00C80F28"/>
    <w:rsid w:val="00C8144C"/>
    <w:rsid w:val="00C81627"/>
    <w:rsid w:val="00C81C13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297"/>
    <w:rsid w:val="00C9240C"/>
    <w:rsid w:val="00C926C9"/>
    <w:rsid w:val="00C9280E"/>
    <w:rsid w:val="00C92974"/>
    <w:rsid w:val="00C92BDB"/>
    <w:rsid w:val="00C92D97"/>
    <w:rsid w:val="00C92FFB"/>
    <w:rsid w:val="00C93891"/>
    <w:rsid w:val="00C9403E"/>
    <w:rsid w:val="00C94056"/>
    <w:rsid w:val="00C950DE"/>
    <w:rsid w:val="00C956AF"/>
    <w:rsid w:val="00C95724"/>
    <w:rsid w:val="00C957CE"/>
    <w:rsid w:val="00C95AD3"/>
    <w:rsid w:val="00C96159"/>
    <w:rsid w:val="00C96961"/>
    <w:rsid w:val="00C96C7A"/>
    <w:rsid w:val="00C96D4F"/>
    <w:rsid w:val="00C96E4F"/>
    <w:rsid w:val="00C97A5B"/>
    <w:rsid w:val="00C97DEC"/>
    <w:rsid w:val="00CA0910"/>
    <w:rsid w:val="00CA1554"/>
    <w:rsid w:val="00CA1933"/>
    <w:rsid w:val="00CA1ACE"/>
    <w:rsid w:val="00CA1C9F"/>
    <w:rsid w:val="00CA22F8"/>
    <w:rsid w:val="00CA277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B00B2"/>
    <w:rsid w:val="00CB01D2"/>
    <w:rsid w:val="00CB0232"/>
    <w:rsid w:val="00CB02FE"/>
    <w:rsid w:val="00CB0363"/>
    <w:rsid w:val="00CB0452"/>
    <w:rsid w:val="00CB07C6"/>
    <w:rsid w:val="00CB0947"/>
    <w:rsid w:val="00CB0A2D"/>
    <w:rsid w:val="00CB0FE3"/>
    <w:rsid w:val="00CB1ADD"/>
    <w:rsid w:val="00CB1E06"/>
    <w:rsid w:val="00CB2056"/>
    <w:rsid w:val="00CB25AC"/>
    <w:rsid w:val="00CB28D9"/>
    <w:rsid w:val="00CB2908"/>
    <w:rsid w:val="00CB2ACE"/>
    <w:rsid w:val="00CB30F3"/>
    <w:rsid w:val="00CB353E"/>
    <w:rsid w:val="00CB360C"/>
    <w:rsid w:val="00CB39E1"/>
    <w:rsid w:val="00CB3B0F"/>
    <w:rsid w:val="00CB3B72"/>
    <w:rsid w:val="00CB3C55"/>
    <w:rsid w:val="00CB433D"/>
    <w:rsid w:val="00CB44E5"/>
    <w:rsid w:val="00CB484D"/>
    <w:rsid w:val="00CB4857"/>
    <w:rsid w:val="00CB4A75"/>
    <w:rsid w:val="00CB4C7D"/>
    <w:rsid w:val="00CB4F85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239D"/>
    <w:rsid w:val="00CC242B"/>
    <w:rsid w:val="00CC24F4"/>
    <w:rsid w:val="00CC253D"/>
    <w:rsid w:val="00CC2796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52A6"/>
    <w:rsid w:val="00CC5341"/>
    <w:rsid w:val="00CC5A5B"/>
    <w:rsid w:val="00CC5C80"/>
    <w:rsid w:val="00CC70A7"/>
    <w:rsid w:val="00CC73F5"/>
    <w:rsid w:val="00CC7553"/>
    <w:rsid w:val="00CC78B0"/>
    <w:rsid w:val="00CC7D22"/>
    <w:rsid w:val="00CD0340"/>
    <w:rsid w:val="00CD1B2F"/>
    <w:rsid w:val="00CD1C1D"/>
    <w:rsid w:val="00CD1E5A"/>
    <w:rsid w:val="00CD23FA"/>
    <w:rsid w:val="00CD24A4"/>
    <w:rsid w:val="00CD2AE0"/>
    <w:rsid w:val="00CD2F57"/>
    <w:rsid w:val="00CD30F5"/>
    <w:rsid w:val="00CD38B9"/>
    <w:rsid w:val="00CD4029"/>
    <w:rsid w:val="00CD4283"/>
    <w:rsid w:val="00CD4BB1"/>
    <w:rsid w:val="00CD5FDD"/>
    <w:rsid w:val="00CD6162"/>
    <w:rsid w:val="00CD6329"/>
    <w:rsid w:val="00CD6AFE"/>
    <w:rsid w:val="00CD6B58"/>
    <w:rsid w:val="00CD7A58"/>
    <w:rsid w:val="00CD7CB9"/>
    <w:rsid w:val="00CE03A1"/>
    <w:rsid w:val="00CE1D38"/>
    <w:rsid w:val="00CE24D0"/>
    <w:rsid w:val="00CE2C93"/>
    <w:rsid w:val="00CE2D7E"/>
    <w:rsid w:val="00CE2F72"/>
    <w:rsid w:val="00CE2FF6"/>
    <w:rsid w:val="00CE3144"/>
    <w:rsid w:val="00CE340B"/>
    <w:rsid w:val="00CE4278"/>
    <w:rsid w:val="00CE48FE"/>
    <w:rsid w:val="00CE54D7"/>
    <w:rsid w:val="00CE5722"/>
    <w:rsid w:val="00CE57BC"/>
    <w:rsid w:val="00CE5E4A"/>
    <w:rsid w:val="00CE5EF8"/>
    <w:rsid w:val="00CE5FE2"/>
    <w:rsid w:val="00CE60F9"/>
    <w:rsid w:val="00CE6175"/>
    <w:rsid w:val="00CE6200"/>
    <w:rsid w:val="00CE6406"/>
    <w:rsid w:val="00CE6522"/>
    <w:rsid w:val="00CE6B98"/>
    <w:rsid w:val="00CE71B1"/>
    <w:rsid w:val="00CE7240"/>
    <w:rsid w:val="00CF0276"/>
    <w:rsid w:val="00CF028B"/>
    <w:rsid w:val="00CF0E8B"/>
    <w:rsid w:val="00CF1022"/>
    <w:rsid w:val="00CF13E6"/>
    <w:rsid w:val="00CF1C9B"/>
    <w:rsid w:val="00CF205F"/>
    <w:rsid w:val="00CF2269"/>
    <w:rsid w:val="00CF2C66"/>
    <w:rsid w:val="00CF38BE"/>
    <w:rsid w:val="00CF3A95"/>
    <w:rsid w:val="00CF3EE2"/>
    <w:rsid w:val="00CF4049"/>
    <w:rsid w:val="00CF4106"/>
    <w:rsid w:val="00CF4B7B"/>
    <w:rsid w:val="00CF5209"/>
    <w:rsid w:val="00CF5BC1"/>
    <w:rsid w:val="00CF5ED4"/>
    <w:rsid w:val="00CF6172"/>
    <w:rsid w:val="00CF6944"/>
    <w:rsid w:val="00CF6E3A"/>
    <w:rsid w:val="00CF73DD"/>
    <w:rsid w:val="00CF762B"/>
    <w:rsid w:val="00CF7D8D"/>
    <w:rsid w:val="00D003A8"/>
    <w:rsid w:val="00D0041C"/>
    <w:rsid w:val="00D01506"/>
    <w:rsid w:val="00D01575"/>
    <w:rsid w:val="00D0160E"/>
    <w:rsid w:val="00D03205"/>
    <w:rsid w:val="00D03B78"/>
    <w:rsid w:val="00D03E3D"/>
    <w:rsid w:val="00D03EFC"/>
    <w:rsid w:val="00D041F1"/>
    <w:rsid w:val="00D04B35"/>
    <w:rsid w:val="00D04BD7"/>
    <w:rsid w:val="00D04D56"/>
    <w:rsid w:val="00D05848"/>
    <w:rsid w:val="00D05F5D"/>
    <w:rsid w:val="00D06236"/>
    <w:rsid w:val="00D062D9"/>
    <w:rsid w:val="00D0691F"/>
    <w:rsid w:val="00D07C61"/>
    <w:rsid w:val="00D1077A"/>
    <w:rsid w:val="00D10DCE"/>
    <w:rsid w:val="00D12528"/>
    <w:rsid w:val="00D12878"/>
    <w:rsid w:val="00D1298C"/>
    <w:rsid w:val="00D13AF4"/>
    <w:rsid w:val="00D13F2B"/>
    <w:rsid w:val="00D13F70"/>
    <w:rsid w:val="00D13F82"/>
    <w:rsid w:val="00D14575"/>
    <w:rsid w:val="00D157AE"/>
    <w:rsid w:val="00D15E12"/>
    <w:rsid w:val="00D160B4"/>
    <w:rsid w:val="00D160C7"/>
    <w:rsid w:val="00D16A73"/>
    <w:rsid w:val="00D176DF"/>
    <w:rsid w:val="00D17F70"/>
    <w:rsid w:val="00D201E6"/>
    <w:rsid w:val="00D20617"/>
    <w:rsid w:val="00D20B92"/>
    <w:rsid w:val="00D21B3C"/>
    <w:rsid w:val="00D21EF9"/>
    <w:rsid w:val="00D221F2"/>
    <w:rsid w:val="00D22252"/>
    <w:rsid w:val="00D22872"/>
    <w:rsid w:val="00D22C21"/>
    <w:rsid w:val="00D23066"/>
    <w:rsid w:val="00D233A2"/>
    <w:rsid w:val="00D243EF"/>
    <w:rsid w:val="00D2502A"/>
    <w:rsid w:val="00D251C3"/>
    <w:rsid w:val="00D25272"/>
    <w:rsid w:val="00D258F0"/>
    <w:rsid w:val="00D25E15"/>
    <w:rsid w:val="00D262AE"/>
    <w:rsid w:val="00D2690E"/>
    <w:rsid w:val="00D26A42"/>
    <w:rsid w:val="00D26C52"/>
    <w:rsid w:val="00D2765F"/>
    <w:rsid w:val="00D278A3"/>
    <w:rsid w:val="00D27ACC"/>
    <w:rsid w:val="00D27C3C"/>
    <w:rsid w:val="00D27F27"/>
    <w:rsid w:val="00D30031"/>
    <w:rsid w:val="00D30083"/>
    <w:rsid w:val="00D300C5"/>
    <w:rsid w:val="00D30428"/>
    <w:rsid w:val="00D3065E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23A8"/>
    <w:rsid w:val="00D3324B"/>
    <w:rsid w:val="00D33B55"/>
    <w:rsid w:val="00D33FDA"/>
    <w:rsid w:val="00D34068"/>
    <w:rsid w:val="00D348E5"/>
    <w:rsid w:val="00D3493E"/>
    <w:rsid w:val="00D34A14"/>
    <w:rsid w:val="00D34CB1"/>
    <w:rsid w:val="00D34E44"/>
    <w:rsid w:val="00D35087"/>
    <w:rsid w:val="00D355BF"/>
    <w:rsid w:val="00D35697"/>
    <w:rsid w:val="00D35724"/>
    <w:rsid w:val="00D35F53"/>
    <w:rsid w:val="00D36088"/>
    <w:rsid w:val="00D36421"/>
    <w:rsid w:val="00D3662D"/>
    <w:rsid w:val="00D366C4"/>
    <w:rsid w:val="00D36F64"/>
    <w:rsid w:val="00D37396"/>
    <w:rsid w:val="00D376F2"/>
    <w:rsid w:val="00D37BB3"/>
    <w:rsid w:val="00D37D2F"/>
    <w:rsid w:val="00D37DFC"/>
    <w:rsid w:val="00D37F3F"/>
    <w:rsid w:val="00D4069C"/>
    <w:rsid w:val="00D406ED"/>
    <w:rsid w:val="00D411E4"/>
    <w:rsid w:val="00D41EA3"/>
    <w:rsid w:val="00D4219C"/>
    <w:rsid w:val="00D4234B"/>
    <w:rsid w:val="00D430DD"/>
    <w:rsid w:val="00D436F9"/>
    <w:rsid w:val="00D43F04"/>
    <w:rsid w:val="00D4536E"/>
    <w:rsid w:val="00D456A4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675F"/>
    <w:rsid w:val="00D56B0E"/>
    <w:rsid w:val="00D573E5"/>
    <w:rsid w:val="00D5786E"/>
    <w:rsid w:val="00D57A7A"/>
    <w:rsid w:val="00D60417"/>
    <w:rsid w:val="00D60935"/>
    <w:rsid w:val="00D621BD"/>
    <w:rsid w:val="00D621CB"/>
    <w:rsid w:val="00D62BA2"/>
    <w:rsid w:val="00D6320A"/>
    <w:rsid w:val="00D6323B"/>
    <w:rsid w:val="00D637D9"/>
    <w:rsid w:val="00D63D1B"/>
    <w:rsid w:val="00D64EFF"/>
    <w:rsid w:val="00D64F56"/>
    <w:rsid w:val="00D651E7"/>
    <w:rsid w:val="00D65B45"/>
    <w:rsid w:val="00D65BA3"/>
    <w:rsid w:val="00D66EDB"/>
    <w:rsid w:val="00D672A2"/>
    <w:rsid w:val="00D67528"/>
    <w:rsid w:val="00D677D7"/>
    <w:rsid w:val="00D677F7"/>
    <w:rsid w:val="00D67E77"/>
    <w:rsid w:val="00D70241"/>
    <w:rsid w:val="00D7096E"/>
    <w:rsid w:val="00D7106A"/>
    <w:rsid w:val="00D71197"/>
    <w:rsid w:val="00D72002"/>
    <w:rsid w:val="00D72214"/>
    <w:rsid w:val="00D726FB"/>
    <w:rsid w:val="00D72A4F"/>
    <w:rsid w:val="00D72ED1"/>
    <w:rsid w:val="00D72F83"/>
    <w:rsid w:val="00D72FBB"/>
    <w:rsid w:val="00D73A8D"/>
    <w:rsid w:val="00D73D86"/>
    <w:rsid w:val="00D73F7C"/>
    <w:rsid w:val="00D74376"/>
    <w:rsid w:val="00D74579"/>
    <w:rsid w:val="00D748F9"/>
    <w:rsid w:val="00D74A80"/>
    <w:rsid w:val="00D74B11"/>
    <w:rsid w:val="00D74F8F"/>
    <w:rsid w:val="00D750A3"/>
    <w:rsid w:val="00D75486"/>
    <w:rsid w:val="00D75725"/>
    <w:rsid w:val="00D75C71"/>
    <w:rsid w:val="00D75D43"/>
    <w:rsid w:val="00D7617B"/>
    <w:rsid w:val="00D764D7"/>
    <w:rsid w:val="00D7659F"/>
    <w:rsid w:val="00D76B4B"/>
    <w:rsid w:val="00D76B4F"/>
    <w:rsid w:val="00D76E8E"/>
    <w:rsid w:val="00D76FDF"/>
    <w:rsid w:val="00D777BB"/>
    <w:rsid w:val="00D77ABD"/>
    <w:rsid w:val="00D80239"/>
    <w:rsid w:val="00D8028E"/>
    <w:rsid w:val="00D806BD"/>
    <w:rsid w:val="00D807ED"/>
    <w:rsid w:val="00D8081C"/>
    <w:rsid w:val="00D8153A"/>
    <w:rsid w:val="00D81C3A"/>
    <w:rsid w:val="00D81EF6"/>
    <w:rsid w:val="00D8203A"/>
    <w:rsid w:val="00D823C6"/>
    <w:rsid w:val="00D82609"/>
    <w:rsid w:val="00D82904"/>
    <w:rsid w:val="00D83E4E"/>
    <w:rsid w:val="00D83F67"/>
    <w:rsid w:val="00D83FE7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512"/>
    <w:rsid w:val="00D87C7C"/>
    <w:rsid w:val="00D87E37"/>
    <w:rsid w:val="00D90022"/>
    <w:rsid w:val="00D90078"/>
    <w:rsid w:val="00D9026B"/>
    <w:rsid w:val="00D903B3"/>
    <w:rsid w:val="00D90507"/>
    <w:rsid w:val="00D9095F"/>
    <w:rsid w:val="00D90A44"/>
    <w:rsid w:val="00D90C08"/>
    <w:rsid w:val="00D90C60"/>
    <w:rsid w:val="00D90DBD"/>
    <w:rsid w:val="00D90EEF"/>
    <w:rsid w:val="00D924A7"/>
    <w:rsid w:val="00D92B3C"/>
    <w:rsid w:val="00D9300A"/>
    <w:rsid w:val="00D937A6"/>
    <w:rsid w:val="00D94971"/>
    <w:rsid w:val="00D94C74"/>
    <w:rsid w:val="00D952DE"/>
    <w:rsid w:val="00D9531B"/>
    <w:rsid w:val="00D95B75"/>
    <w:rsid w:val="00D95EBB"/>
    <w:rsid w:val="00D97125"/>
    <w:rsid w:val="00D9745A"/>
    <w:rsid w:val="00D975F1"/>
    <w:rsid w:val="00D976CE"/>
    <w:rsid w:val="00DA011E"/>
    <w:rsid w:val="00DA0163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809"/>
    <w:rsid w:val="00DA2932"/>
    <w:rsid w:val="00DA308D"/>
    <w:rsid w:val="00DA3274"/>
    <w:rsid w:val="00DA388E"/>
    <w:rsid w:val="00DA3FE9"/>
    <w:rsid w:val="00DA4804"/>
    <w:rsid w:val="00DA4AEE"/>
    <w:rsid w:val="00DA6878"/>
    <w:rsid w:val="00DA737A"/>
    <w:rsid w:val="00DA79CA"/>
    <w:rsid w:val="00DA7A1E"/>
    <w:rsid w:val="00DA7BD8"/>
    <w:rsid w:val="00DB03A8"/>
    <w:rsid w:val="00DB04F1"/>
    <w:rsid w:val="00DB0CD8"/>
    <w:rsid w:val="00DB20A2"/>
    <w:rsid w:val="00DB2803"/>
    <w:rsid w:val="00DB2B76"/>
    <w:rsid w:val="00DB330E"/>
    <w:rsid w:val="00DB358C"/>
    <w:rsid w:val="00DB4177"/>
    <w:rsid w:val="00DB4620"/>
    <w:rsid w:val="00DB4933"/>
    <w:rsid w:val="00DB49C7"/>
    <w:rsid w:val="00DB4B1F"/>
    <w:rsid w:val="00DB4DBE"/>
    <w:rsid w:val="00DB52E4"/>
    <w:rsid w:val="00DB585C"/>
    <w:rsid w:val="00DB5A6C"/>
    <w:rsid w:val="00DB5DE9"/>
    <w:rsid w:val="00DB5F0C"/>
    <w:rsid w:val="00DB6474"/>
    <w:rsid w:val="00DB6601"/>
    <w:rsid w:val="00DB6A65"/>
    <w:rsid w:val="00DB7A2A"/>
    <w:rsid w:val="00DC0946"/>
    <w:rsid w:val="00DC0B4C"/>
    <w:rsid w:val="00DC0BA0"/>
    <w:rsid w:val="00DC0C81"/>
    <w:rsid w:val="00DC0F40"/>
    <w:rsid w:val="00DC1394"/>
    <w:rsid w:val="00DC1E19"/>
    <w:rsid w:val="00DC2BF3"/>
    <w:rsid w:val="00DC3051"/>
    <w:rsid w:val="00DC3DDA"/>
    <w:rsid w:val="00DC4106"/>
    <w:rsid w:val="00DC4140"/>
    <w:rsid w:val="00DC44D3"/>
    <w:rsid w:val="00DC4776"/>
    <w:rsid w:val="00DC4A8F"/>
    <w:rsid w:val="00DC4CBB"/>
    <w:rsid w:val="00DC53FF"/>
    <w:rsid w:val="00DC5A7A"/>
    <w:rsid w:val="00DC5E2A"/>
    <w:rsid w:val="00DC5E87"/>
    <w:rsid w:val="00DC5FC5"/>
    <w:rsid w:val="00DC6453"/>
    <w:rsid w:val="00DC6479"/>
    <w:rsid w:val="00DC64DB"/>
    <w:rsid w:val="00DC7145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E2F"/>
    <w:rsid w:val="00DD2405"/>
    <w:rsid w:val="00DD2B0A"/>
    <w:rsid w:val="00DD2EA9"/>
    <w:rsid w:val="00DD3349"/>
    <w:rsid w:val="00DD346D"/>
    <w:rsid w:val="00DD346E"/>
    <w:rsid w:val="00DD3FEE"/>
    <w:rsid w:val="00DD49EB"/>
    <w:rsid w:val="00DD4EBA"/>
    <w:rsid w:val="00DD5422"/>
    <w:rsid w:val="00DD54D2"/>
    <w:rsid w:val="00DD5934"/>
    <w:rsid w:val="00DD5C6E"/>
    <w:rsid w:val="00DD5CF8"/>
    <w:rsid w:val="00DD608E"/>
    <w:rsid w:val="00DD6104"/>
    <w:rsid w:val="00DD61B3"/>
    <w:rsid w:val="00DD653A"/>
    <w:rsid w:val="00DD6E6F"/>
    <w:rsid w:val="00DD6F66"/>
    <w:rsid w:val="00DD75A7"/>
    <w:rsid w:val="00DD775C"/>
    <w:rsid w:val="00DD775D"/>
    <w:rsid w:val="00DD77DC"/>
    <w:rsid w:val="00DD798D"/>
    <w:rsid w:val="00DD7F3A"/>
    <w:rsid w:val="00DE0324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E"/>
    <w:rsid w:val="00DE392A"/>
    <w:rsid w:val="00DE3AB0"/>
    <w:rsid w:val="00DE3E4C"/>
    <w:rsid w:val="00DE464A"/>
    <w:rsid w:val="00DE4928"/>
    <w:rsid w:val="00DE52FE"/>
    <w:rsid w:val="00DE58FC"/>
    <w:rsid w:val="00DE5CB5"/>
    <w:rsid w:val="00DE5F85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E8"/>
    <w:rsid w:val="00DF161E"/>
    <w:rsid w:val="00DF1738"/>
    <w:rsid w:val="00DF1C4A"/>
    <w:rsid w:val="00DF21F3"/>
    <w:rsid w:val="00DF235A"/>
    <w:rsid w:val="00DF259A"/>
    <w:rsid w:val="00DF34BF"/>
    <w:rsid w:val="00DF363E"/>
    <w:rsid w:val="00DF36B5"/>
    <w:rsid w:val="00DF36F2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8C0"/>
    <w:rsid w:val="00E0101B"/>
    <w:rsid w:val="00E010DD"/>
    <w:rsid w:val="00E01696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622"/>
    <w:rsid w:val="00E04C92"/>
    <w:rsid w:val="00E05713"/>
    <w:rsid w:val="00E05DC8"/>
    <w:rsid w:val="00E05FCC"/>
    <w:rsid w:val="00E06024"/>
    <w:rsid w:val="00E062FC"/>
    <w:rsid w:val="00E069A6"/>
    <w:rsid w:val="00E0765E"/>
    <w:rsid w:val="00E0785F"/>
    <w:rsid w:val="00E07A6B"/>
    <w:rsid w:val="00E07AA2"/>
    <w:rsid w:val="00E07BD6"/>
    <w:rsid w:val="00E07C63"/>
    <w:rsid w:val="00E07D40"/>
    <w:rsid w:val="00E104F1"/>
    <w:rsid w:val="00E1054F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3B0D"/>
    <w:rsid w:val="00E13D39"/>
    <w:rsid w:val="00E14143"/>
    <w:rsid w:val="00E1468E"/>
    <w:rsid w:val="00E14F00"/>
    <w:rsid w:val="00E15B00"/>
    <w:rsid w:val="00E15DE1"/>
    <w:rsid w:val="00E1607F"/>
    <w:rsid w:val="00E1623B"/>
    <w:rsid w:val="00E1628E"/>
    <w:rsid w:val="00E164D7"/>
    <w:rsid w:val="00E164F3"/>
    <w:rsid w:val="00E1682E"/>
    <w:rsid w:val="00E173FA"/>
    <w:rsid w:val="00E179E1"/>
    <w:rsid w:val="00E20090"/>
    <w:rsid w:val="00E20FD1"/>
    <w:rsid w:val="00E211FA"/>
    <w:rsid w:val="00E2137C"/>
    <w:rsid w:val="00E21AC3"/>
    <w:rsid w:val="00E21D14"/>
    <w:rsid w:val="00E21EDB"/>
    <w:rsid w:val="00E222F1"/>
    <w:rsid w:val="00E2299A"/>
    <w:rsid w:val="00E22DDC"/>
    <w:rsid w:val="00E23A3B"/>
    <w:rsid w:val="00E23FD3"/>
    <w:rsid w:val="00E2443E"/>
    <w:rsid w:val="00E24D91"/>
    <w:rsid w:val="00E2536E"/>
    <w:rsid w:val="00E256AA"/>
    <w:rsid w:val="00E257EF"/>
    <w:rsid w:val="00E2602D"/>
    <w:rsid w:val="00E26443"/>
    <w:rsid w:val="00E26923"/>
    <w:rsid w:val="00E26C70"/>
    <w:rsid w:val="00E26F9F"/>
    <w:rsid w:val="00E276A4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276B"/>
    <w:rsid w:val="00E3278C"/>
    <w:rsid w:val="00E32ED0"/>
    <w:rsid w:val="00E3397F"/>
    <w:rsid w:val="00E34013"/>
    <w:rsid w:val="00E341E1"/>
    <w:rsid w:val="00E3436F"/>
    <w:rsid w:val="00E34504"/>
    <w:rsid w:val="00E34560"/>
    <w:rsid w:val="00E34EE1"/>
    <w:rsid w:val="00E35588"/>
    <w:rsid w:val="00E35641"/>
    <w:rsid w:val="00E35770"/>
    <w:rsid w:val="00E35CD9"/>
    <w:rsid w:val="00E36366"/>
    <w:rsid w:val="00E36658"/>
    <w:rsid w:val="00E36976"/>
    <w:rsid w:val="00E36D71"/>
    <w:rsid w:val="00E36D9B"/>
    <w:rsid w:val="00E37254"/>
    <w:rsid w:val="00E37900"/>
    <w:rsid w:val="00E37A02"/>
    <w:rsid w:val="00E4045B"/>
    <w:rsid w:val="00E40E94"/>
    <w:rsid w:val="00E41065"/>
    <w:rsid w:val="00E410B7"/>
    <w:rsid w:val="00E4119F"/>
    <w:rsid w:val="00E41244"/>
    <w:rsid w:val="00E416BD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6D5"/>
    <w:rsid w:val="00E45821"/>
    <w:rsid w:val="00E45E10"/>
    <w:rsid w:val="00E45E86"/>
    <w:rsid w:val="00E45F34"/>
    <w:rsid w:val="00E4603C"/>
    <w:rsid w:val="00E46575"/>
    <w:rsid w:val="00E4675D"/>
    <w:rsid w:val="00E4691C"/>
    <w:rsid w:val="00E47CF4"/>
    <w:rsid w:val="00E50F94"/>
    <w:rsid w:val="00E51117"/>
    <w:rsid w:val="00E51226"/>
    <w:rsid w:val="00E51386"/>
    <w:rsid w:val="00E5147F"/>
    <w:rsid w:val="00E51571"/>
    <w:rsid w:val="00E517E9"/>
    <w:rsid w:val="00E519E5"/>
    <w:rsid w:val="00E51E3F"/>
    <w:rsid w:val="00E51EF9"/>
    <w:rsid w:val="00E52510"/>
    <w:rsid w:val="00E527DA"/>
    <w:rsid w:val="00E52B35"/>
    <w:rsid w:val="00E52B62"/>
    <w:rsid w:val="00E53FFC"/>
    <w:rsid w:val="00E54983"/>
    <w:rsid w:val="00E55131"/>
    <w:rsid w:val="00E553C6"/>
    <w:rsid w:val="00E560E8"/>
    <w:rsid w:val="00E567E4"/>
    <w:rsid w:val="00E56A14"/>
    <w:rsid w:val="00E56C90"/>
    <w:rsid w:val="00E57080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3195"/>
    <w:rsid w:val="00E6325F"/>
    <w:rsid w:val="00E63399"/>
    <w:rsid w:val="00E64871"/>
    <w:rsid w:val="00E64D2B"/>
    <w:rsid w:val="00E64D41"/>
    <w:rsid w:val="00E65431"/>
    <w:rsid w:val="00E655AF"/>
    <w:rsid w:val="00E65A31"/>
    <w:rsid w:val="00E65E61"/>
    <w:rsid w:val="00E66361"/>
    <w:rsid w:val="00E66BFB"/>
    <w:rsid w:val="00E66EDA"/>
    <w:rsid w:val="00E672BA"/>
    <w:rsid w:val="00E67E8A"/>
    <w:rsid w:val="00E7057B"/>
    <w:rsid w:val="00E706BA"/>
    <w:rsid w:val="00E7087A"/>
    <w:rsid w:val="00E714A8"/>
    <w:rsid w:val="00E71589"/>
    <w:rsid w:val="00E72A6B"/>
    <w:rsid w:val="00E72BF7"/>
    <w:rsid w:val="00E72C43"/>
    <w:rsid w:val="00E7378D"/>
    <w:rsid w:val="00E73843"/>
    <w:rsid w:val="00E73BA6"/>
    <w:rsid w:val="00E73E85"/>
    <w:rsid w:val="00E749A5"/>
    <w:rsid w:val="00E75887"/>
    <w:rsid w:val="00E75A1D"/>
    <w:rsid w:val="00E763E1"/>
    <w:rsid w:val="00E7644A"/>
    <w:rsid w:val="00E76E10"/>
    <w:rsid w:val="00E76E99"/>
    <w:rsid w:val="00E775E6"/>
    <w:rsid w:val="00E7769C"/>
    <w:rsid w:val="00E77EA5"/>
    <w:rsid w:val="00E77EEC"/>
    <w:rsid w:val="00E80ABE"/>
    <w:rsid w:val="00E80C3B"/>
    <w:rsid w:val="00E8249F"/>
    <w:rsid w:val="00E824D0"/>
    <w:rsid w:val="00E825F0"/>
    <w:rsid w:val="00E82A62"/>
    <w:rsid w:val="00E82A71"/>
    <w:rsid w:val="00E82C3A"/>
    <w:rsid w:val="00E838AF"/>
    <w:rsid w:val="00E83E73"/>
    <w:rsid w:val="00E84C31"/>
    <w:rsid w:val="00E85707"/>
    <w:rsid w:val="00E8582C"/>
    <w:rsid w:val="00E85AE1"/>
    <w:rsid w:val="00E85B2B"/>
    <w:rsid w:val="00E85DA8"/>
    <w:rsid w:val="00E862CF"/>
    <w:rsid w:val="00E8684F"/>
    <w:rsid w:val="00E86C95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72"/>
    <w:rsid w:val="00E9159C"/>
    <w:rsid w:val="00E916E3"/>
    <w:rsid w:val="00E9173B"/>
    <w:rsid w:val="00E919F1"/>
    <w:rsid w:val="00E91A2C"/>
    <w:rsid w:val="00E91FFE"/>
    <w:rsid w:val="00E921A4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1C6"/>
    <w:rsid w:val="00E96E24"/>
    <w:rsid w:val="00E96EA7"/>
    <w:rsid w:val="00E973CA"/>
    <w:rsid w:val="00EA0D26"/>
    <w:rsid w:val="00EA1A11"/>
    <w:rsid w:val="00EA1D48"/>
    <w:rsid w:val="00EA1ED1"/>
    <w:rsid w:val="00EA22BC"/>
    <w:rsid w:val="00EA2701"/>
    <w:rsid w:val="00EA2A75"/>
    <w:rsid w:val="00EA324C"/>
    <w:rsid w:val="00EA379E"/>
    <w:rsid w:val="00EA3971"/>
    <w:rsid w:val="00EA41B4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6976"/>
    <w:rsid w:val="00EB6A2F"/>
    <w:rsid w:val="00EB6B7E"/>
    <w:rsid w:val="00EB6C24"/>
    <w:rsid w:val="00EB6F2A"/>
    <w:rsid w:val="00EB72BE"/>
    <w:rsid w:val="00EB76CC"/>
    <w:rsid w:val="00EB772C"/>
    <w:rsid w:val="00EC08DE"/>
    <w:rsid w:val="00EC1304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6576"/>
    <w:rsid w:val="00EC6983"/>
    <w:rsid w:val="00EC6C3C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A38"/>
    <w:rsid w:val="00ED200B"/>
    <w:rsid w:val="00ED2297"/>
    <w:rsid w:val="00ED229D"/>
    <w:rsid w:val="00ED24A3"/>
    <w:rsid w:val="00ED2B15"/>
    <w:rsid w:val="00ED3397"/>
    <w:rsid w:val="00ED3589"/>
    <w:rsid w:val="00ED4916"/>
    <w:rsid w:val="00ED5274"/>
    <w:rsid w:val="00ED5418"/>
    <w:rsid w:val="00ED571F"/>
    <w:rsid w:val="00ED59A2"/>
    <w:rsid w:val="00ED5DC3"/>
    <w:rsid w:val="00ED5E86"/>
    <w:rsid w:val="00ED6152"/>
    <w:rsid w:val="00ED63C2"/>
    <w:rsid w:val="00ED648E"/>
    <w:rsid w:val="00ED67BC"/>
    <w:rsid w:val="00ED6961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2B9C"/>
    <w:rsid w:val="00EE3131"/>
    <w:rsid w:val="00EE3681"/>
    <w:rsid w:val="00EE385C"/>
    <w:rsid w:val="00EE38CD"/>
    <w:rsid w:val="00EE3E47"/>
    <w:rsid w:val="00EE4637"/>
    <w:rsid w:val="00EE475B"/>
    <w:rsid w:val="00EE500F"/>
    <w:rsid w:val="00EE53ED"/>
    <w:rsid w:val="00EE5574"/>
    <w:rsid w:val="00EE638E"/>
    <w:rsid w:val="00EE7281"/>
    <w:rsid w:val="00EE7DC8"/>
    <w:rsid w:val="00EF00FC"/>
    <w:rsid w:val="00EF0B26"/>
    <w:rsid w:val="00EF0D33"/>
    <w:rsid w:val="00EF0FDE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5E2B"/>
    <w:rsid w:val="00EF5FBE"/>
    <w:rsid w:val="00EF60C3"/>
    <w:rsid w:val="00EF62B8"/>
    <w:rsid w:val="00EF65F2"/>
    <w:rsid w:val="00EF678A"/>
    <w:rsid w:val="00EF69D8"/>
    <w:rsid w:val="00EF6C69"/>
    <w:rsid w:val="00EF6E25"/>
    <w:rsid w:val="00EF71D3"/>
    <w:rsid w:val="00EF7470"/>
    <w:rsid w:val="00F01A2A"/>
    <w:rsid w:val="00F01B68"/>
    <w:rsid w:val="00F01C4A"/>
    <w:rsid w:val="00F01C6F"/>
    <w:rsid w:val="00F01D11"/>
    <w:rsid w:val="00F021A0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5FE"/>
    <w:rsid w:val="00F06637"/>
    <w:rsid w:val="00F06690"/>
    <w:rsid w:val="00F06917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E79"/>
    <w:rsid w:val="00F12308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C8F"/>
    <w:rsid w:val="00F144A3"/>
    <w:rsid w:val="00F1460A"/>
    <w:rsid w:val="00F1465B"/>
    <w:rsid w:val="00F14808"/>
    <w:rsid w:val="00F150FE"/>
    <w:rsid w:val="00F15C85"/>
    <w:rsid w:val="00F176AC"/>
    <w:rsid w:val="00F179D5"/>
    <w:rsid w:val="00F17AB8"/>
    <w:rsid w:val="00F17C47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2466"/>
    <w:rsid w:val="00F2267C"/>
    <w:rsid w:val="00F22DEC"/>
    <w:rsid w:val="00F23142"/>
    <w:rsid w:val="00F235A0"/>
    <w:rsid w:val="00F23698"/>
    <w:rsid w:val="00F24598"/>
    <w:rsid w:val="00F24651"/>
    <w:rsid w:val="00F24871"/>
    <w:rsid w:val="00F24898"/>
    <w:rsid w:val="00F2491A"/>
    <w:rsid w:val="00F24B17"/>
    <w:rsid w:val="00F24EDB"/>
    <w:rsid w:val="00F25381"/>
    <w:rsid w:val="00F25716"/>
    <w:rsid w:val="00F25D13"/>
    <w:rsid w:val="00F26177"/>
    <w:rsid w:val="00F26413"/>
    <w:rsid w:val="00F266A0"/>
    <w:rsid w:val="00F27571"/>
    <w:rsid w:val="00F27B95"/>
    <w:rsid w:val="00F27EB1"/>
    <w:rsid w:val="00F27F42"/>
    <w:rsid w:val="00F30061"/>
    <w:rsid w:val="00F30CEA"/>
    <w:rsid w:val="00F31173"/>
    <w:rsid w:val="00F31424"/>
    <w:rsid w:val="00F31A37"/>
    <w:rsid w:val="00F31C35"/>
    <w:rsid w:val="00F32200"/>
    <w:rsid w:val="00F33306"/>
    <w:rsid w:val="00F3349D"/>
    <w:rsid w:val="00F34D23"/>
    <w:rsid w:val="00F36355"/>
    <w:rsid w:val="00F3645B"/>
    <w:rsid w:val="00F369E2"/>
    <w:rsid w:val="00F36FFA"/>
    <w:rsid w:val="00F37B16"/>
    <w:rsid w:val="00F37DE7"/>
    <w:rsid w:val="00F401D2"/>
    <w:rsid w:val="00F4035A"/>
    <w:rsid w:val="00F403A9"/>
    <w:rsid w:val="00F40AFE"/>
    <w:rsid w:val="00F40C35"/>
    <w:rsid w:val="00F40E8D"/>
    <w:rsid w:val="00F40F23"/>
    <w:rsid w:val="00F413F1"/>
    <w:rsid w:val="00F419AF"/>
    <w:rsid w:val="00F41C1B"/>
    <w:rsid w:val="00F41D8B"/>
    <w:rsid w:val="00F41DB2"/>
    <w:rsid w:val="00F420AD"/>
    <w:rsid w:val="00F4295A"/>
    <w:rsid w:val="00F436CE"/>
    <w:rsid w:val="00F43967"/>
    <w:rsid w:val="00F44317"/>
    <w:rsid w:val="00F44348"/>
    <w:rsid w:val="00F44B58"/>
    <w:rsid w:val="00F44C05"/>
    <w:rsid w:val="00F45A13"/>
    <w:rsid w:val="00F464A4"/>
    <w:rsid w:val="00F46504"/>
    <w:rsid w:val="00F466C3"/>
    <w:rsid w:val="00F4680B"/>
    <w:rsid w:val="00F47BA3"/>
    <w:rsid w:val="00F47C09"/>
    <w:rsid w:val="00F502FD"/>
    <w:rsid w:val="00F50E65"/>
    <w:rsid w:val="00F5111F"/>
    <w:rsid w:val="00F511DD"/>
    <w:rsid w:val="00F51CFF"/>
    <w:rsid w:val="00F523D4"/>
    <w:rsid w:val="00F52E24"/>
    <w:rsid w:val="00F53D8F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2B45"/>
    <w:rsid w:val="00F62FE4"/>
    <w:rsid w:val="00F638B5"/>
    <w:rsid w:val="00F639C9"/>
    <w:rsid w:val="00F642DC"/>
    <w:rsid w:val="00F64ADB"/>
    <w:rsid w:val="00F64D70"/>
    <w:rsid w:val="00F65E30"/>
    <w:rsid w:val="00F66800"/>
    <w:rsid w:val="00F6694D"/>
    <w:rsid w:val="00F66F2E"/>
    <w:rsid w:val="00F66F85"/>
    <w:rsid w:val="00F672B1"/>
    <w:rsid w:val="00F6733E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83"/>
    <w:rsid w:val="00F743BD"/>
    <w:rsid w:val="00F74593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C1"/>
    <w:rsid w:val="00F776E2"/>
    <w:rsid w:val="00F7771E"/>
    <w:rsid w:val="00F77C26"/>
    <w:rsid w:val="00F8057A"/>
    <w:rsid w:val="00F80880"/>
    <w:rsid w:val="00F808E5"/>
    <w:rsid w:val="00F809FD"/>
    <w:rsid w:val="00F81066"/>
    <w:rsid w:val="00F8120E"/>
    <w:rsid w:val="00F81233"/>
    <w:rsid w:val="00F81762"/>
    <w:rsid w:val="00F81A68"/>
    <w:rsid w:val="00F81E74"/>
    <w:rsid w:val="00F81FE2"/>
    <w:rsid w:val="00F82F8A"/>
    <w:rsid w:val="00F830A6"/>
    <w:rsid w:val="00F8338B"/>
    <w:rsid w:val="00F833D7"/>
    <w:rsid w:val="00F83E53"/>
    <w:rsid w:val="00F84014"/>
    <w:rsid w:val="00F845DB"/>
    <w:rsid w:val="00F84792"/>
    <w:rsid w:val="00F8482B"/>
    <w:rsid w:val="00F84B87"/>
    <w:rsid w:val="00F84F25"/>
    <w:rsid w:val="00F85C03"/>
    <w:rsid w:val="00F85EDB"/>
    <w:rsid w:val="00F85FB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BD6"/>
    <w:rsid w:val="00F90D9F"/>
    <w:rsid w:val="00F90E54"/>
    <w:rsid w:val="00F90E75"/>
    <w:rsid w:val="00F90F0E"/>
    <w:rsid w:val="00F9101D"/>
    <w:rsid w:val="00F9164A"/>
    <w:rsid w:val="00F91F60"/>
    <w:rsid w:val="00F91F6B"/>
    <w:rsid w:val="00F92409"/>
    <w:rsid w:val="00F92838"/>
    <w:rsid w:val="00F929C6"/>
    <w:rsid w:val="00F92A9B"/>
    <w:rsid w:val="00F93134"/>
    <w:rsid w:val="00F932E5"/>
    <w:rsid w:val="00F9332C"/>
    <w:rsid w:val="00F93475"/>
    <w:rsid w:val="00F93A93"/>
    <w:rsid w:val="00F93A95"/>
    <w:rsid w:val="00F93AF7"/>
    <w:rsid w:val="00F944E4"/>
    <w:rsid w:val="00F9468E"/>
    <w:rsid w:val="00F95E88"/>
    <w:rsid w:val="00F96197"/>
    <w:rsid w:val="00F96369"/>
    <w:rsid w:val="00F968A0"/>
    <w:rsid w:val="00F96DAC"/>
    <w:rsid w:val="00F96DE3"/>
    <w:rsid w:val="00F97359"/>
    <w:rsid w:val="00F97D0D"/>
    <w:rsid w:val="00FA02ED"/>
    <w:rsid w:val="00FA126F"/>
    <w:rsid w:val="00FA1395"/>
    <w:rsid w:val="00FA13F0"/>
    <w:rsid w:val="00FA151A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FFB"/>
    <w:rsid w:val="00FA615F"/>
    <w:rsid w:val="00FA62F4"/>
    <w:rsid w:val="00FA6540"/>
    <w:rsid w:val="00FA6631"/>
    <w:rsid w:val="00FA667B"/>
    <w:rsid w:val="00FA69FA"/>
    <w:rsid w:val="00FA7BA3"/>
    <w:rsid w:val="00FA7CCB"/>
    <w:rsid w:val="00FA7F1E"/>
    <w:rsid w:val="00FB01E4"/>
    <w:rsid w:val="00FB0282"/>
    <w:rsid w:val="00FB0392"/>
    <w:rsid w:val="00FB05AB"/>
    <w:rsid w:val="00FB0D6F"/>
    <w:rsid w:val="00FB0E07"/>
    <w:rsid w:val="00FB0F94"/>
    <w:rsid w:val="00FB33B7"/>
    <w:rsid w:val="00FB3622"/>
    <w:rsid w:val="00FB3AFA"/>
    <w:rsid w:val="00FB3D21"/>
    <w:rsid w:val="00FB42E9"/>
    <w:rsid w:val="00FB4347"/>
    <w:rsid w:val="00FB5567"/>
    <w:rsid w:val="00FB5580"/>
    <w:rsid w:val="00FB5644"/>
    <w:rsid w:val="00FB5887"/>
    <w:rsid w:val="00FB5E50"/>
    <w:rsid w:val="00FB61A6"/>
    <w:rsid w:val="00FB66AE"/>
    <w:rsid w:val="00FB6A03"/>
    <w:rsid w:val="00FB7296"/>
    <w:rsid w:val="00FB740B"/>
    <w:rsid w:val="00FB7A68"/>
    <w:rsid w:val="00FC0A41"/>
    <w:rsid w:val="00FC123A"/>
    <w:rsid w:val="00FC134D"/>
    <w:rsid w:val="00FC159C"/>
    <w:rsid w:val="00FC1DAB"/>
    <w:rsid w:val="00FC1DAF"/>
    <w:rsid w:val="00FC211A"/>
    <w:rsid w:val="00FC26F3"/>
    <w:rsid w:val="00FC3188"/>
    <w:rsid w:val="00FC3ABA"/>
    <w:rsid w:val="00FC3B3D"/>
    <w:rsid w:val="00FC3F54"/>
    <w:rsid w:val="00FC4131"/>
    <w:rsid w:val="00FC4216"/>
    <w:rsid w:val="00FC42B9"/>
    <w:rsid w:val="00FC436F"/>
    <w:rsid w:val="00FC556B"/>
    <w:rsid w:val="00FC5CAC"/>
    <w:rsid w:val="00FC5EA5"/>
    <w:rsid w:val="00FC5F05"/>
    <w:rsid w:val="00FC5F08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466"/>
    <w:rsid w:val="00FD0F71"/>
    <w:rsid w:val="00FD220E"/>
    <w:rsid w:val="00FD2856"/>
    <w:rsid w:val="00FD318E"/>
    <w:rsid w:val="00FD330D"/>
    <w:rsid w:val="00FD34E3"/>
    <w:rsid w:val="00FD3672"/>
    <w:rsid w:val="00FD467C"/>
    <w:rsid w:val="00FD6069"/>
    <w:rsid w:val="00FD75CB"/>
    <w:rsid w:val="00FD7631"/>
    <w:rsid w:val="00FD76FC"/>
    <w:rsid w:val="00FD785F"/>
    <w:rsid w:val="00FD7BA4"/>
    <w:rsid w:val="00FE12E8"/>
    <w:rsid w:val="00FE182E"/>
    <w:rsid w:val="00FE25EC"/>
    <w:rsid w:val="00FE262F"/>
    <w:rsid w:val="00FE2F63"/>
    <w:rsid w:val="00FE30B3"/>
    <w:rsid w:val="00FE33A5"/>
    <w:rsid w:val="00FE3DFF"/>
    <w:rsid w:val="00FE5836"/>
    <w:rsid w:val="00FE5CFE"/>
    <w:rsid w:val="00FE625A"/>
    <w:rsid w:val="00FE6283"/>
    <w:rsid w:val="00FE6771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F00"/>
    <w:rsid w:val="00FF1F8B"/>
    <w:rsid w:val="00FF23C6"/>
    <w:rsid w:val="00FF2E8E"/>
    <w:rsid w:val="00FF33A9"/>
    <w:rsid w:val="00FF3D13"/>
    <w:rsid w:val="00FF41D1"/>
    <w:rsid w:val="00FF4965"/>
    <w:rsid w:val="00FF4967"/>
    <w:rsid w:val="00FF4CBB"/>
    <w:rsid w:val="00FF4F19"/>
    <w:rsid w:val="00FF553B"/>
    <w:rsid w:val="00FF5AA7"/>
    <w:rsid w:val="00FF5E2E"/>
    <w:rsid w:val="00FF64C2"/>
    <w:rsid w:val="00FF6E59"/>
    <w:rsid w:val="00FF7161"/>
    <w:rsid w:val="00FF73B2"/>
    <w:rsid w:val="00FF7743"/>
    <w:rsid w:val="00FF7BDD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7932CC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1197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3A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3A5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4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65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3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2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0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comments" Target="comments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1.jpe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microsoft.com/office/2016/09/relationships/commentsIds" Target="commentsIds.xml"/><Relationship Id="rId10" Type="http://schemas.openxmlformats.org/officeDocument/2006/relationships/endnotes" Target="endnotes.xml"/><Relationship Id="rId19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0148DB1B66DA499B9393429ED53FDC" ma:contentTypeVersion="3" ma:contentTypeDescription="Create a new document." ma:contentTypeScope="" ma:versionID="26994bf64989d2d7367d1b40abe0f45a">
  <xsd:schema xmlns:xsd="http://www.w3.org/2001/XMLSchema" xmlns:xs="http://www.w3.org/2001/XMLSchema" xmlns:p="http://schemas.microsoft.com/office/2006/metadata/properties" xmlns:ns2="0273747b-dca1-4d55-aa99-3e8d5a2b08f3" targetNamespace="http://schemas.microsoft.com/office/2006/metadata/properties" ma:root="true" ma:fieldsID="b57985c3e0398c69e99aedb6e5280f54" ns2:_="">
    <xsd:import namespace="0273747b-dca1-4d55-aa99-3e8d5a2b08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3747b-dca1-4d55-aa99-3e8d5a2b08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C91BA-FA69-4ACA-9935-19E12A8CC97C}">
  <ds:schemaRefs>
    <ds:schemaRef ds:uri="http://schemas.microsoft.com/office/2006/metadata/properties"/>
    <ds:schemaRef ds:uri="767d911d-09c2-43d9-a326-6ded42ddccd2"/>
    <ds:schemaRef ds:uri="http://www.w3.org/XML/1998/namespace"/>
    <ds:schemaRef ds:uri="1f788909-93b9-4481-96a4-a6ab2493c341"/>
    <ds:schemaRef ds:uri="http://purl.org/dc/dcmitype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671244-E70C-4046-B6E8-C33368DA7881}"/>
</file>

<file path=customXml/itemProps4.xml><?xml version="1.0" encoding="utf-8"?>
<ds:datastoreItem xmlns:ds="http://schemas.openxmlformats.org/officeDocument/2006/customXml" ds:itemID="{D879C8C9-B8F7-46AB-A454-B3F906AAE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70</Pages>
  <Words>22550</Words>
  <Characters>121773</Characters>
  <Application>Microsoft Office Word</Application>
  <DocSecurity>0</DocSecurity>
  <Lines>1014</Lines>
  <Paragraphs>288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144035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Henrique Crespo Rodrigues Antunes Correia</cp:lastModifiedBy>
  <cp:revision>2</cp:revision>
  <dcterms:created xsi:type="dcterms:W3CDTF">2025-03-19T12:30:00Z</dcterms:created>
  <dcterms:modified xsi:type="dcterms:W3CDTF">2025-03-19T12:30:00Z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0x010100AE0148DB1B66DA499B9393429ED53FDC</vt:lpwstr>
  </property>
  <property fmtid="{D5CDD505-2E9C-101B-9397-08002B2CF9AE}" pid="3" name="MediaServiceImageTags">
    <vt:lpwstr/>
  </property>
  <property fmtid="{D5CDD505-2E9C-101B-9397-08002B2CF9AE}" pid="4" name="MSIP_Label_41b88ec2-a72b-4523-9e84-0458a1764731_Enabled">
    <vt:lpwstr>true</vt:lpwstr>
  </property>
  <property fmtid="{D5CDD505-2E9C-101B-9397-08002B2CF9AE}" pid="5" name="MSIP_Label_41b88ec2-a72b-4523-9e84-0458a1764731_SetDate">
    <vt:lpwstr>2024-11-05T10:39:25Z</vt:lpwstr>
  </property>
  <property fmtid="{D5CDD505-2E9C-101B-9397-08002B2CF9AE}" pid="6" name="MSIP_Label_41b88ec2-a72b-4523-9e84-0458a1764731_Method">
    <vt:lpwstr>Privileged</vt:lpwstr>
  </property>
  <property fmtid="{D5CDD505-2E9C-101B-9397-08002B2CF9AE}" pid="7" name="MSIP_Label_41b88ec2-a72b-4523-9e84-0458a1764731_Name">
    <vt:lpwstr>Public O365</vt:lpwstr>
  </property>
  <property fmtid="{D5CDD505-2E9C-101B-9397-08002B2CF9AE}" pid="8" name="MSIP_Label_41b88ec2-a72b-4523-9e84-0458a1764731_SiteId">
    <vt:lpwstr>35595a02-4d6d-44ac-99e1-f9ab4cd872db</vt:lpwstr>
  </property>
  <property fmtid="{D5CDD505-2E9C-101B-9397-08002B2CF9AE}" pid="9" name="MSIP_Label_41b88ec2-a72b-4523-9e84-0458a1764731_ActionId">
    <vt:lpwstr>5b5211bc-8fb9-4c9d-8371-fce7cab41c84</vt:lpwstr>
  </property>
  <property fmtid="{D5CDD505-2E9C-101B-9397-08002B2CF9AE}" pid="10" name="MSIP_Label_41b88ec2-a72b-4523-9e84-0458a1764731_ContentBits">
    <vt:lpwstr>0</vt:lpwstr>
  </property>
  <property fmtid="{D5CDD505-2E9C-101B-9397-08002B2CF9AE}" pid="11" name="Order">
    <vt:r8>1787100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