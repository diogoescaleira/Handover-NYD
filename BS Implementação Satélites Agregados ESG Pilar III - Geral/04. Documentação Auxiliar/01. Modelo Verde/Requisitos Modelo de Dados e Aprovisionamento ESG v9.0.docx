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B6F8AE" w14:textId="27565C77" w:rsidR="001E5E1D" w:rsidRPr="002B674C" w:rsidRDefault="001E5E1D" w:rsidP="007E3521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</w:p>
    <w:sdt>
      <w:sdtPr>
        <w:rPr>
          <w:rFonts w:ascii="Santander Text" w:hAnsi="Santander Text" w:cs="Arial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4D52856B" w:rsidR="00061444" w:rsidRPr="00864D30" w:rsidRDefault="00061444" w:rsidP="007E3521">
          <w:pPr>
            <w:spacing w:after="0" w:line="360" w:lineRule="auto"/>
            <w:jc w:val="both"/>
            <w:rPr>
              <w:rFonts w:ascii="Santander Text" w:hAnsi="Santander Text" w:cs="Arial"/>
              <w:lang w:val="pt-PT"/>
            </w:rPr>
          </w:pPr>
          <w:r w:rsidRPr="00864D30">
            <w:rPr>
              <w:rFonts w:ascii="Santander Text" w:hAnsi="Santander Text" w:cs="Arial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7C4378" w:rsidRDefault="007C4378" w:rsidP="00BE3E18">
                                <w:pPr>
                                  <w:jc w:val="right"/>
                                </w:pPr>
                              </w:p>
                              <w:p w14:paraId="0D458AD7" w14:textId="7D5535E1" w:rsidR="007C4378" w:rsidRPr="009B17EE" w:rsidRDefault="007C4378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rPr>
                                    <w:noProof/>
                                    <w:lang w:val="pt-PT" w:eastAsia="pt-PT"/>
                                  </w:rPr>
                                  <w:drawing>
                                    <wp:inline distT="0" distB="0" distL="0" distR="0" wp14:anchorId="4900ECA7" wp14:editId="1FA8486D">
                                      <wp:extent cx="1291305" cy="224155"/>
                                      <wp:effectExtent l="0" t="0" r="4445" b="4445"/>
                                      <wp:docPr id="2" name="Graphic 12">
                                        <a:extLst xmlns:a="http://schemas.openxmlformats.org/drawingml/2006/main">
                                          <a:ext uri="{FF2B5EF4-FFF2-40B4-BE49-F238E27FC236}">
                                            <a16:creationId xmlns:a16="http://schemas.microsoft.com/office/drawing/2014/main" id="{00000000-0008-0000-0300-000002000000}"/>
                                          </a:ext>
                                        </a:extLst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Gráfico 10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00000000-0008-0000-0300-000002000000}"/>
                                                  </a:ext>
                                                </a:extLst>
                                              </pic:cNvPr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11">
                                                <a:extLst>
                                                  <a:ext uri="{96DAC541-7B7A-43D3-8B79-37D633B846F1}">
                                                    <asvg:svgBlip xmlns:arto="http://schemas.microsoft.com/office/word/2006/arto"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35273" cy="23178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left:0;text-align:left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" fillcolor="white [3212]" stroked="f" strokeweight="2pt">
                    <v:textbox>
                      <w:txbxContent>
                        <w:p w14:paraId="1412EB6C" w14:textId="77777777" w:rsidR="007C4378" w:rsidRDefault="007C4378" w:rsidP="00BE3E18">
                          <w:pPr>
                            <w:jc w:val="right"/>
                          </w:pPr>
                        </w:p>
                        <w:p w14:paraId="0D458AD7" w14:textId="7D5535E1" w:rsidR="007C4378" w:rsidRPr="009B17EE" w:rsidRDefault="007C4378" w:rsidP="00BE3E18">
                          <w:pPr>
                            <w:ind w:left="8640"/>
                            <w:jc w:val="center"/>
                          </w:pPr>
                          <w:r>
                            <w:rPr>
                              <w:noProof/>
                              <w:lang w:val="pt-PT" w:eastAsia="pt-PT"/>
                            </w:rPr>
                            <w:drawing>
                              <wp:inline distT="0" distB="0" distL="0" distR="0" wp14:anchorId="4900ECA7" wp14:editId="1FA8486D">
                                <wp:extent cx="1291305" cy="224155"/>
                                <wp:effectExtent l="0" t="0" r="4445" b="4445"/>
                                <wp:docPr id="2" name="Graphic 12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00000000-0008-0000-0300-00000200000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Gráfico 10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00000000-0008-0000-0300-00000200000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96DAC541-7B7A-43D3-8B79-37D633B846F1}">
                                              <asvg:svgBlip xmlns:arto="http://schemas.microsoft.com/office/word/2006/arto"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35273" cy="23178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864D30">
            <w:rPr>
              <w:rFonts w:ascii="Santander Text" w:hAnsi="Santander Text" w:cs="Arial"/>
              <w:lang w:val="pt-PT"/>
            </w:rPr>
            <w:tab/>
          </w:r>
        </w:p>
        <w:p w14:paraId="536A5DF1" w14:textId="77777777" w:rsidR="00A462A8" w:rsidRPr="00864D30" w:rsidRDefault="00A462A8" w:rsidP="007E3521">
          <w:pPr>
            <w:spacing w:after="120" w:line="360" w:lineRule="auto"/>
            <w:jc w:val="both"/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</w:pPr>
          <w:r w:rsidRPr="00864D30"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864D30">
            <w:rPr>
              <w:rFonts w:ascii="Santander Text" w:hAnsi="Santander Text" w:cs="Arial"/>
              <w:b/>
              <w:bCs/>
              <w:i/>
              <w:sz w:val="48"/>
              <w:szCs w:val="48"/>
              <w:lang w:val="pt-PT"/>
            </w:rPr>
            <w:t>Workflow</w:t>
          </w:r>
          <w:r w:rsidRPr="00864D30"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  <w:t xml:space="preserve"> e Controlos Data Lake CT</w:t>
          </w:r>
        </w:p>
        <w:p w14:paraId="680A9326" w14:textId="737CFA92" w:rsidR="00A462A8" w:rsidRPr="00864D30" w:rsidRDefault="00FF3551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color w:val="FF0000"/>
              <w:sz w:val="32"/>
              <w:szCs w:val="32"/>
              <w:lang w:val="pt-PT"/>
            </w:rPr>
          </w:pPr>
          <w:r w:rsidRPr="00864D30">
            <w:rPr>
              <w:rFonts w:ascii="Santander Text" w:hAnsi="Santander Text" w:cs="Arial"/>
              <w:b/>
              <w:bCs/>
              <w:color w:val="FF0000"/>
              <w:sz w:val="32"/>
              <w:szCs w:val="32"/>
              <w:lang w:val="pt-PT"/>
            </w:rPr>
            <w:t xml:space="preserve">Requisitos </w:t>
          </w:r>
          <w:r w:rsidR="00027146" w:rsidRPr="00864D30">
            <w:rPr>
              <w:rFonts w:ascii="Santander Text" w:hAnsi="Santander Text" w:cs="Arial"/>
              <w:b/>
              <w:bCs/>
              <w:color w:val="FF0000"/>
              <w:sz w:val="32"/>
              <w:szCs w:val="32"/>
              <w:lang w:val="pt-PT"/>
            </w:rPr>
            <w:t>Modelo de dados</w:t>
          </w:r>
          <w:r w:rsidR="00A462A8" w:rsidRPr="00864D30">
            <w:rPr>
              <w:rFonts w:ascii="Santander Text" w:hAnsi="Santander Text" w:cs="Arial"/>
              <w:b/>
              <w:bCs/>
              <w:color w:val="FF0000"/>
              <w:sz w:val="32"/>
              <w:szCs w:val="32"/>
              <w:lang w:val="pt-PT"/>
            </w:rPr>
            <w:t xml:space="preserve"> </w:t>
          </w:r>
          <w:r w:rsidRPr="00864D30">
            <w:rPr>
              <w:rFonts w:ascii="Santander Text" w:hAnsi="Santander Text" w:cs="Arial"/>
              <w:b/>
              <w:bCs/>
              <w:color w:val="FF0000"/>
              <w:sz w:val="32"/>
              <w:szCs w:val="32"/>
              <w:lang w:val="pt-PT"/>
            </w:rPr>
            <w:t xml:space="preserve">e Aprovisionamento </w:t>
          </w:r>
          <w:r w:rsidR="00A462A8" w:rsidRPr="00864D30">
            <w:rPr>
              <w:rFonts w:ascii="Santander Text" w:hAnsi="Santander Text" w:cs="Arial"/>
              <w:b/>
              <w:bCs/>
              <w:color w:val="FF0000"/>
              <w:sz w:val="32"/>
              <w:szCs w:val="32"/>
              <w:lang w:val="pt-PT"/>
            </w:rPr>
            <w:t>ESG</w:t>
          </w:r>
        </w:p>
        <w:p w14:paraId="73EA62E8" w14:textId="77777777" w:rsidR="00A462A8" w:rsidRPr="00864D30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color w:val="FF0000"/>
              <w:sz w:val="32"/>
              <w:szCs w:val="32"/>
              <w:lang w:val="pt-PT"/>
            </w:rPr>
          </w:pPr>
        </w:p>
        <w:p w14:paraId="3E48C8EA" w14:textId="77777777" w:rsidR="00A462A8" w:rsidRPr="00864D30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color w:val="FF0000"/>
              <w:sz w:val="32"/>
              <w:szCs w:val="32"/>
              <w:lang w:val="pt-PT"/>
            </w:rPr>
          </w:pPr>
        </w:p>
        <w:p w14:paraId="72D0DAFF" w14:textId="77777777" w:rsidR="00A462A8" w:rsidRPr="00864D30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color w:val="FF0000"/>
              <w:sz w:val="32"/>
              <w:szCs w:val="32"/>
              <w:lang w:val="pt-PT"/>
            </w:rPr>
          </w:pPr>
        </w:p>
        <w:p w14:paraId="11B928E0" w14:textId="77777777" w:rsidR="00A462A8" w:rsidRPr="00864D30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color w:val="FF0000"/>
              <w:sz w:val="32"/>
              <w:szCs w:val="32"/>
              <w:lang w:val="pt-PT"/>
            </w:rPr>
          </w:pPr>
        </w:p>
        <w:p w14:paraId="4FA8E599" w14:textId="77777777" w:rsidR="00A462A8" w:rsidRPr="00864D30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color w:val="FF0000"/>
              <w:sz w:val="32"/>
              <w:szCs w:val="32"/>
              <w:lang w:val="pt-PT"/>
            </w:rPr>
          </w:pPr>
        </w:p>
        <w:p w14:paraId="5E393A12" w14:textId="77777777" w:rsidR="00A462A8" w:rsidRPr="00864D30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color w:val="FF0000"/>
              <w:sz w:val="32"/>
              <w:szCs w:val="32"/>
              <w:lang w:val="pt-PT"/>
            </w:rPr>
          </w:pPr>
        </w:p>
        <w:p w14:paraId="3F07A3E3" w14:textId="77777777" w:rsidR="00A462A8" w:rsidRPr="00864D30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color w:val="FF0000"/>
              <w:sz w:val="32"/>
              <w:szCs w:val="32"/>
              <w:lang w:val="pt-PT"/>
            </w:rPr>
          </w:pPr>
        </w:p>
        <w:p w14:paraId="2A4CE6D5" w14:textId="77777777" w:rsidR="00A462A8" w:rsidRPr="00864D30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color w:val="FF0000"/>
              <w:sz w:val="32"/>
              <w:szCs w:val="32"/>
              <w:lang w:val="pt-PT"/>
            </w:rPr>
          </w:pPr>
        </w:p>
        <w:p w14:paraId="344CCDF5" w14:textId="77777777" w:rsidR="00A462A8" w:rsidRPr="00864D30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color w:val="FF0000"/>
              <w:sz w:val="32"/>
              <w:szCs w:val="32"/>
              <w:lang w:val="pt-PT"/>
            </w:rPr>
          </w:pPr>
        </w:p>
        <w:p w14:paraId="20F2FA7B" w14:textId="09C44256" w:rsidR="00A462A8" w:rsidRPr="00864D30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color w:val="000000" w:themeColor="text1"/>
              <w:sz w:val="28"/>
              <w:szCs w:val="28"/>
              <w:lang w:val="pt-PT"/>
            </w:rPr>
          </w:pPr>
          <w:r w:rsidRPr="00864D30">
            <w:rPr>
              <w:rFonts w:ascii="Santander Text" w:hAnsi="Santander Text" w:cs="Arial"/>
              <w:color w:val="000000" w:themeColor="text1"/>
              <w:sz w:val="28"/>
              <w:szCs w:val="28"/>
              <w:lang w:val="pt-PT"/>
            </w:rPr>
            <w:t>V</w:t>
          </w:r>
          <w:r w:rsidR="002E004B">
            <w:rPr>
              <w:rFonts w:ascii="Santander Text" w:hAnsi="Santander Text" w:cs="Arial"/>
              <w:color w:val="000000" w:themeColor="text1"/>
              <w:sz w:val="28"/>
              <w:szCs w:val="28"/>
              <w:lang w:val="pt-PT"/>
            </w:rPr>
            <w:t>9</w:t>
          </w:r>
        </w:p>
        <w:p w14:paraId="3A8F5802" w14:textId="3307497F" w:rsidR="00A462A8" w:rsidRPr="00864D30" w:rsidRDefault="002E004B" w:rsidP="007E3521">
          <w:pPr>
            <w:spacing w:after="200" w:line="360" w:lineRule="auto"/>
            <w:jc w:val="both"/>
            <w:rPr>
              <w:rFonts w:ascii="Santander Text" w:hAnsi="Santander Text" w:cs="Arial"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="Arial"/>
              <w:color w:val="000000" w:themeColor="text1"/>
              <w:sz w:val="28"/>
              <w:szCs w:val="28"/>
              <w:lang w:val="pt-PT"/>
            </w:rPr>
            <w:t>Maio</w:t>
          </w:r>
          <w:del w:id="0" w:author="Joana Rita Bentinho Silva" w:date="2025-04-07T18:33:00Z">
            <w:r w:rsidR="00540F56" w:rsidRPr="00864D30" w:rsidDel="0012229D">
              <w:rPr>
                <w:rFonts w:ascii="Santander Text" w:hAnsi="Santander Text" w:cs="Arial"/>
                <w:color w:val="000000" w:themeColor="text1"/>
                <w:sz w:val="28"/>
                <w:szCs w:val="28"/>
                <w:lang w:val="pt-PT"/>
              </w:rPr>
              <w:delText>março</w:delText>
            </w:r>
          </w:del>
          <w:r w:rsidR="00783AB1" w:rsidRPr="00864D30">
            <w:rPr>
              <w:rFonts w:ascii="Santander Text" w:hAnsi="Santander Text" w:cs="Arial"/>
              <w:color w:val="000000" w:themeColor="text1"/>
              <w:sz w:val="28"/>
              <w:szCs w:val="28"/>
              <w:lang w:val="pt-PT"/>
            </w:rPr>
            <w:t>, 202</w:t>
          </w:r>
          <w:r w:rsidR="00EA7E5B" w:rsidRPr="00864D30">
            <w:rPr>
              <w:rFonts w:ascii="Santander Text" w:hAnsi="Santander Text" w:cs="Arial"/>
              <w:color w:val="000000" w:themeColor="text1"/>
              <w:sz w:val="28"/>
              <w:szCs w:val="28"/>
              <w:lang w:val="pt-PT"/>
            </w:rPr>
            <w:t>5</w:t>
          </w:r>
        </w:p>
        <w:p w14:paraId="4B67DB3D" w14:textId="77777777" w:rsidR="00FF3551" w:rsidRPr="00864D30" w:rsidRDefault="007C437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color w:val="FF0000"/>
              <w:sz w:val="8"/>
              <w:szCs w:val="8"/>
              <w:lang w:val="pt-PT"/>
            </w:rPr>
          </w:pPr>
        </w:p>
      </w:sdtContent>
    </w:sdt>
    <w:bookmarkStart w:id="1" w:name="_Toc141130766" w:displacedByCustomXml="prev"/>
    <w:bookmarkStart w:id="2" w:name="_Toc141130857" w:displacedByCustomXml="prev"/>
    <w:bookmarkStart w:id="3" w:name="_Toc141130906" w:displacedByCustomXml="prev"/>
    <w:bookmarkStart w:id="4" w:name="_Toc141131002" w:displacedByCustomXml="prev"/>
    <w:bookmarkStart w:id="5" w:name="_Toc141131025" w:displacedByCustomXml="prev"/>
    <w:bookmarkStart w:id="6" w:name="_Toc141131043" w:displacedByCustomXml="prev"/>
    <w:bookmarkStart w:id="7" w:name="_Toc141138396" w:displacedByCustomXml="prev"/>
    <w:p w14:paraId="203240A6" w14:textId="188F4572" w:rsidR="002E58EB" w:rsidRPr="00864D30" w:rsidRDefault="00A462A8" w:rsidP="007E3521">
      <w:pPr>
        <w:spacing w:after="120" w:line="360" w:lineRule="auto"/>
        <w:jc w:val="both"/>
        <w:rPr>
          <w:rFonts w:ascii="Santander Text" w:hAnsi="Santander Text" w:cs="Arial"/>
          <w:b/>
          <w:bCs/>
          <w:color w:val="FF0000"/>
          <w:sz w:val="32"/>
          <w:szCs w:val="32"/>
          <w:lang w:val="pt-PT"/>
        </w:rPr>
      </w:pPr>
      <w:r w:rsidRPr="00864D30">
        <w:rPr>
          <w:rFonts w:ascii="Santander Text" w:hAnsi="Santander Text" w:cs="Arial"/>
          <w:b/>
          <w:bCs/>
          <w:sz w:val="32"/>
          <w:szCs w:val="32"/>
          <w:lang w:val="pt-PT"/>
        </w:rPr>
        <w:lastRenderedPageBreak/>
        <w:t>Controlo de Versões</w:t>
      </w:r>
      <w:bookmarkEnd w:id="7"/>
      <w:bookmarkEnd w:id="6"/>
      <w:bookmarkEnd w:id="5"/>
      <w:bookmarkEnd w:id="4"/>
      <w:bookmarkEnd w:id="3"/>
      <w:bookmarkEnd w:id="2"/>
      <w:bookmarkEnd w:id="1"/>
    </w:p>
    <w:p w14:paraId="42E6DAE6" w14:textId="77777777" w:rsidR="002E58EB" w:rsidRPr="00864D30" w:rsidRDefault="002E58EB" w:rsidP="007E3521">
      <w:pPr>
        <w:spacing w:after="0" w:line="360" w:lineRule="auto"/>
        <w:jc w:val="both"/>
        <w:rPr>
          <w:rFonts w:ascii="Santander Text" w:hAnsi="Santander Text" w:cs="Arial"/>
          <w:sz w:val="6"/>
          <w:szCs w:val="6"/>
          <w:lang w:val="pt-PT"/>
        </w:rPr>
      </w:pPr>
    </w:p>
    <w:p w14:paraId="2D68850B" w14:textId="77777777" w:rsidR="002E58EB" w:rsidRPr="00864D30" w:rsidRDefault="002E58EB" w:rsidP="007E3521">
      <w:pPr>
        <w:spacing w:after="0" w:line="360" w:lineRule="auto"/>
        <w:jc w:val="both"/>
        <w:rPr>
          <w:rFonts w:ascii="Santander Text" w:hAnsi="Santander Text" w:cs="Arial"/>
          <w:sz w:val="6"/>
          <w:szCs w:val="6"/>
          <w:lang w:val="pt-PT"/>
        </w:rPr>
      </w:pPr>
    </w:p>
    <w:p w14:paraId="1DC4C885" w14:textId="77777777" w:rsidR="002E58EB" w:rsidRPr="00864D30" w:rsidRDefault="002E58EB" w:rsidP="007E3521">
      <w:pPr>
        <w:spacing w:after="0" w:line="360" w:lineRule="auto"/>
        <w:jc w:val="both"/>
        <w:rPr>
          <w:rFonts w:ascii="Santander Text" w:hAnsi="Santander Text" w:cs="Arial"/>
          <w:sz w:val="6"/>
          <w:szCs w:val="6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864D30" w14:paraId="6877B945" w14:textId="0C1E24EE" w:rsidTr="007E3521">
        <w:tc>
          <w:tcPr>
            <w:tcW w:w="548" w:type="pct"/>
            <w:shd w:val="clear" w:color="auto" w:fill="FF0000"/>
            <w:vAlign w:val="center"/>
          </w:tcPr>
          <w:p w14:paraId="214D61C5" w14:textId="19FE37E7" w:rsidR="00A462A8" w:rsidRPr="00864D30" w:rsidRDefault="00A462A8" w:rsidP="007E3521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864D30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FF0000"/>
            <w:vAlign w:val="center"/>
          </w:tcPr>
          <w:p w14:paraId="30AC9909" w14:textId="57C6492A" w:rsidR="00A462A8" w:rsidRPr="00864D30" w:rsidRDefault="00A462A8" w:rsidP="007E3521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864D30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FF0000"/>
            <w:vAlign w:val="center"/>
          </w:tcPr>
          <w:p w14:paraId="7B7B826B" w14:textId="16372262" w:rsidR="00A462A8" w:rsidRPr="00864D30" w:rsidRDefault="00A462A8" w:rsidP="007E3521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864D30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Alterações</w:t>
            </w:r>
          </w:p>
        </w:tc>
      </w:tr>
      <w:tr w:rsidR="00A462A8" w:rsidRPr="00864D30" w14:paraId="26E7FC00" w14:textId="4C473968" w:rsidTr="00E55FBD">
        <w:tc>
          <w:tcPr>
            <w:tcW w:w="548" w:type="pct"/>
            <w:vAlign w:val="center"/>
          </w:tcPr>
          <w:p w14:paraId="540B8573" w14:textId="147EC0BE" w:rsidR="00A462A8" w:rsidRPr="00864D30" w:rsidRDefault="00A462A8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864D30">
              <w:rPr>
                <w:rFonts w:ascii="Santander Text" w:hAnsi="Santander Text" w:cs="Arial"/>
                <w:sz w:val="18"/>
                <w:szCs w:val="24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68160852" w:rsidR="00A462A8" w:rsidRPr="00864D30" w:rsidRDefault="00F52B8A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864D30">
              <w:rPr>
                <w:rFonts w:ascii="Santander Text" w:hAnsi="Santander Text" w:cs="Arial"/>
                <w:sz w:val="18"/>
                <w:szCs w:val="24"/>
                <w:lang w:val="pt-PT"/>
              </w:rPr>
              <w:t>Outubro</w:t>
            </w:r>
            <w:r w:rsidR="00A462A8" w:rsidRPr="00864D30">
              <w:rPr>
                <w:rFonts w:ascii="Santander Text" w:hAnsi="Santander Text" w:cs="Arial"/>
                <w:sz w:val="18"/>
                <w:szCs w:val="24"/>
                <w:lang w:val="pt-PT"/>
              </w:rPr>
              <w:t>, 2023</w:t>
            </w:r>
          </w:p>
        </w:tc>
        <w:tc>
          <w:tcPr>
            <w:tcW w:w="3431" w:type="pct"/>
            <w:vAlign w:val="center"/>
          </w:tcPr>
          <w:p w14:paraId="63723268" w14:textId="4678BD46" w:rsidR="00A462A8" w:rsidRPr="00864D30" w:rsidRDefault="00A462A8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864D30">
              <w:rPr>
                <w:rFonts w:ascii="Santander Text" w:hAnsi="Santander Text" w:cs="Arial"/>
                <w:sz w:val="18"/>
                <w:szCs w:val="24"/>
                <w:lang w:val="pt-PT"/>
              </w:rPr>
              <w:t>Requisitos para classificação SFCS</w:t>
            </w:r>
          </w:p>
        </w:tc>
      </w:tr>
      <w:tr w:rsidR="00E55FBD" w:rsidRPr="007C4378" w14:paraId="6FC5FDAD" w14:textId="77777777" w:rsidTr="00E55FBD">
        <w:tc>
          <w:tcPr>
            <w:tcW w:w="548" w:type="pct"/>
            <w:vAlign w:val="center"/>
          </w:tcPr>
          <w:p w14:paraId="0E6C487F" w14:textId="6F6FB01F" w:rsidR="00E55FBD" w:rsidRPr="00864D30" w:rsidRDefault="00E55FBD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864D30">
              <w:rPr>
                <w:rFonts w:ascii="Santander Text" w:hAnsi="Santander Text" w:cs="Arial"/>
                <w:sz w:val="18"/>
                <w:szCs w:val="24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6B25F897" w14:textId="788CCB86" w:rsidR="00E55FBD" w:rsidRPr="00864D30" w:rsidRDefault="00E55FBD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864D30">
              <w:rPr>
                <w:rFonts w:ascii="Santander Text" w:hAnsi="Santander Text" w:cs="Arial"/>
                <w:sz w:val="18"/>
                <w:szCs w:val="24"/>
                <w:lang w:val="pt-PT"/>
              </w:rPr>
              <w:t>Dezembro, 2023</w:t>
            </w:r>
          </w:p>
        </w:tc>
        <w:tc>
          <w:tcPr>
            <w:tcW w:w="3431" w:type="pct"/>
            <w:vAlign w:val="center"/>
          </w:tcPr>
          <w:p w14:paraId="2ABEAB7F" w14:textId="22A26D80" w:rsidR="00E55FBD" w:rsidRPr="00864D30" w:rsidRDefault="00E55FBD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864D30">
              <w:rPr>
                <w:rFonts w:ascii="Santander Text" w:hAnsi="Santander Text" w:cs="Arial"/>
                <w:sz w:val="18"/>
                <w:szCs w:val="24"/>
                <w:lang w:val="pt-PT"/>
              </w:rPr>
              <w:t>Adição de requisitos para bens móveis</w:t>
            </w:r>
          </w:p>
        </w:tc>
      </w:tr>
      <w:tr w:rsidR="001D788E" w:rsidRPr="007C4378" w14:paraId="5376932B" w14:textId="77777777" w:rsidTr="00E55FBD">
        <w:tc>
          <w:tcPr>
            <w:tcW w:w="548" w:type="pct"/>
            <w:vAlign w:val="center"/>
          </w:tcPr>
          <w:p w14:paraId="19106D26" w14:textId="0F8F7746" w:rsidR="001D788E" w:rsidRPr="00864D30" w:rsidRDefault="001D788E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864D30">
              <w:rPr>
                <w:rFonts w:ascii="Santander Text" w:hAnsi="Santander Text" w:cs="Arial"/>
                <w:sz w:val="18"/>
                <w:szCs w:val="24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263819DB" w14:textId="2F2EF949" w:rsidR="001D788E" w:rsidRPr="00864D30" w:rsidRDefault="001D788E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864D30">
              <w:rPr>
                <w:rFonts w:ascii="Santander Text" w:hAnsi="Santander Text" w:cs="Arial"/>
                <w:sz w:val="18"/>
                <w:szCs w:val="24"/>
                <w:lang w:val="pt-PT"/>
              </w:rPr>
              <w:t>Dezembro, 2023</w:t>
            </w:r>
          </w:p>
        </w:tc>
        <w:tc>
          <w:tcPr>
            <w:tcW w:w="3431" w:type="pct"/>
            <w:vAlign w:val="center"/>
          </w:tcPr>
          <w:p w14:paraId="5144B23C" w14:textId="64EAA1FB" w:rsidR="001D788E" w:rsidRPr="00864D30" w:rsidRDefault="001D788E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864D30">
              <w:rPr>
                <w:rFonts w:ascii="Santander Text" w:hAnsi="Santander Text" w:cs="Arial"/>
                <w:sz w:val="18"/>
                <w:szCs w:val="24"/>
                <w:lang w:val="pt-PT"/>
              </w:rPr>
              <w:t>Adição dos requisitos para marcação da exclusão do acordo de Paris.</w:t>
            </w:r>
          </w:p>
        </w:tc>
      </w:tr>
      <w:tr w:rsidR="00783AB1" w:rsidRPr="007C4378" w14:paraId="7F866E2E" w14:textId="77777777" w:rsidTr="00E55FBD">
        <w:tc>
          <w:tcPr>
            <w:tcW w:w="548" w:type="pct"/>
            <w:vAlign w:val="center"/>
          </w:tcPr>
          <w:p w14:paraId="6DAEF2C3" w14:textId="56493D3C" w:rsidR="00783AB1" w:rsidRPr="00864D30" w:rsidRDefault="00783AB1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864D30">
              <w:rPr>
                <w:rFonts w:ascii="Santander Text" w:hAnsi="Santander Text" w:cs="Arial"/>
                <w:sz w:val="18"/>
                <w:szCs w:val="24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6BA41CF8" w14:textId="1BFD4371" w:rsidR="00783AB1" w:rsidRPr="00864D30" w:rsidRDefault="00783AB1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864D30">
              <w:rPr>
                <w:rFonts w:ascii="Santander Text" w:hAnsi="Santander Text" w:cs="Arial"/>
                <w:sz w:val="18"/>
                <w:szCs w:val="24"/>
                <w:lang w:val="pt-PT"/>
              </w:rPr>
              <w:t>Janeiro, 2024</w:t>
            </w:r>
          </w:p>
        </w:tc>
        <w:tc>
          <w:tcPr>
            <w:tcW w:w="3431" w:type="pct"/>
            <w:vAlign w:val="center"/>
          </w:tcPr>
          <w:p w14:paraId="11F8594C" w14:textId="3FBE1E75" w:rsidR="00783AB1" w:rsidRPr="00864D30" w:rsidRDefault="00783AB1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864D30">
              <w:rPr>
                <w:rFonts w:ascii="Santander Text" w:hAnsi="Santander Text" w:cs="Arial"/>
                <w:sz w:val="18"/>
                <w:szCs w:val="24"/>
                <w:lang w:val="pt-PT"/>
              </w:rPr>
              <w:t>Adição dos requisitos para bens imóveis (emissões e risco físico), clientes (risco físico e código nace esg) e taxonomia europeia.</w:t>
            </w:r>
          </w:p>
        </w:tc>
      </w:tr>
      <w:tr w:rsidR="009C3795" w:rsidRPr="007C4378" w14:paraId="26976A90" w14:textId="77777777" w:rsidTr="00E55FBD">
        <w:tc>
          <w:tcPr>
            <w:tcW w:w="548" w:type="pct"/>
            <w:vAlign w:val="center"/>
          </w:tcPr>
          <w:p w14:paraId="5B69A8FE" w14:textId="30544891" w:rsidR="009C3795" w:rsidRPr="00864D30" w:rsidRDefault="009C3795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864D30">
              <w:rPr>
                <w:rFonts w:ascii="Santander Text" w:hAnsi="Santander Text" w:cs="Arial"/>
                <w:sz w:val="18"/>
                <w:szCs w:val="24"/>
                <w:lang w:val="pt-PT"/>
              </w:rPr>
              <w:t>06</w:t>
            </w:r>
          </w:p>
        </w:tc>
        <w:tc>
          <w:tcPr>
            <w:tcW w:w="1021" w:type="pct"/>
            <w:vAlign w:val="center"/>
          </w:tcPr>
          <w:p w14:paraId="7F850C42" w14:textId="5D8C900A" w:rsidR="009C3795" w:rsidRPr="00864D30" w:rsidRDefault="009C3795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864D30">
              <w:rPr>
                <w:rFonts w:ascii="Santander Text" w:hAnsi="Santander Text" w:cs="Arial"/>
                <w:sz w:val="18"/>
                <w:szCs w:val="24"/>
                <w:lang w:val="pt-PT"/>
              </w:rPr>
              <w:t>Dezembro, 2024</w:t>
            </w:r>
          </w:p>
        </w:tc>
        <w:tc>
          <w:tcPr>
            <w:tcW w:w="3431" w:type="pct"/>
            <w:vAlign w:val="center"/>
          </w:tcPr>
          <w:p w14:paraId="2E344713" w14:textId="1C0E8B31" w:rsidR="009C3795" w:rsidRPr="00864D30" w:rsidRDefault="009C3795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864D30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Alteração do universo e dos requisitos de aprovisionamento dos campos “scp1_emss”, “scp2_emss” e “scp3_emss” da tabela </w:t>
            </w:r>
            <w:r w:rsidRPr="00864D30">
              <w:rPr>
                <w:rFonts w:ascii="Santander Text" w:hAnsi="Santander Text" w:cs="Arial"/>
                <w:i/>
                <w:color w:val="000000" w:themeColor="text1"/>
                <w:sz w:val="18"/>
                <w:szCs w:val="18"/>
                <w:lang w:val="pt-PT"/>
              </w:rPr>
              <w:t>business_esg.modesg_out_emss_vcls</w:t>
            </w:r>
          </w:p>
        </w:tc>
      </w:tr>
      <w:tr w:rsidR="00487615" w:rsidRPr="007C4378" w14:paraId="677683C9" w14:textId="77777777" w:rsidTr="00E55FBD">
        <w:tc>
          <w:tcPr>
            <w:tcW w:w="548" w:type="pct"/>
            <w:vAlign w:val="center"/>
          </w:tcPr>
          <w:p w14:paraId="692D3F4F" w14:textId="536A757D" w:rsidR="00DC0782" w:rsidRPr="00864D30" w:rsidRDefault="00DC0782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864D30">
              <w:rPr>
                <w:rFonts w:ascii="Santander Text" w:hAnsi="Santander Text" w:cs="Arial"/>
                <w:sz w:val="18"/>
                <w:szCs w:val="24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07E2B4BC" w14:textId="6E06631D" w:rsidR="00487615" w:rsidRPr="00864D30" w:rsidRDefault="004D31C0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864D30">
              <w:rPr>
                <w:rFonts w:ascii="Santander Text" w:hAnsi="Santander Text" w:cs="Arial"/>
                <w:sz w:val="18"/>
                <w:szCs w:val="24"/>
                <w:lang w:val="pt-PT"/>
              </w:rPr>
              <w:t>Fevereiro</w:t>
            </w:r>
            <w:r w:rsidR="00DC0782" w:rsidRPr="00864D30">
              <w:rPr>
                <w:rFonts w:ascii="Santander Text" w:hAnsi="Santander Text" w:cs="Arial"/>
                <w:sz w:val="18"/>
                <w:szCs w:val="24"/>
                <w:lang w:val="pt-PT"/>
              </w:rPr>
              <w:t xml:space="preserve">,2025 </w:t>
            </w:r>
          </w:p>
        </w:tc>
        <w:tc>
          <w:tcPr>
            <w:tcW w:w="3431" w:type="pct"/>
            <w:vAlign w:val="center"/>
          </w:tcPr>
          <w:p w14:paraId="147F3FAD" w14:textId="77777777" w:rsidR="004D31C0" w:rsidRPr="00864D30" w:rsidRDefault="004D31C0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i/>
                <w:color w:val="000000" w:themeColor="text1"/>
                <w:sz w:val="18"/>
                <w:szCs w:val="18"/>
                <w:lang w:val="pt-PT"/>
              </w:rPr>
            </w:pPr>
            <w:r w:rsidRPr="00864D30">
              <w:rPr>
                <w:rFonts w:ascii="Santander Text" w:hAnsi="Santander Text" w:cs="Arial"/>
                <w:i/>
                <w:color w:val="000000" w:themeColor="text1"/>
                <w:sz w:val="18"/>
                <w:szCs w:val="18"/>
                <w:lang w:val="pt-PT"/>
              </w:rPr>
              <w:t>Alteração dos requisitos das tabelas de Clientes ‘business_esg.modesg_out_empr_info_nfin’, Bens Móveis ‘business_esg.modesg_out_emss_vcls’ e Bens Imóveis ‘business_esg.modesg_out_bens_imoveis’.</w:t>
            </w:r>
          </w:p>
          <w:p w14:paraId="70BA918F" w14:textId="77777777" w:rsidR="004D31C0" w:rsidRPr="00864D30" w:rsidRDefault="004D31C0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i/>
                <w:color w:val="000000" w:themeColor="text1"/>
                <w:sz w:val="18"/>
                <w:szCs w:val="18"/>
                <w:lang w:val="pt-PT"/>
              </w:rPr>
            </w:pPr>
            <w:r w:rsidRPr="00864D30">
              <w:rPr>
                <w:rFonts w:ascii="Santander Text" w:hAnsi="Santander Text" w:cs="Arial"/>
                <w:i/>
                <w:color w:val="000000" w:themeColor="text1"/>
                <w:sz w:val="18"/>
                <w:szCs w:val="18"/>
                <w:lang w:val="pt-PT"/>
              </w:rPr>
              <w:t>Adição do Input de Project Finance ‘business_esg. modesg_inp_project_finance’</w:t>
            </w:r>
          </w:p>
          <w:p w14:paraId="406F0041" w14:textId="77777777" w:rsidR="004D31C0" w:rsidRPr="00864D30" w:rsidRDefault="004D31C0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color w:val="000000" w:themeColor="text1"/>
                <w:sz w:val="18"/>
                <w:szCs w:val="18"/>
                <w:lang w:val="pt-PT"/>
              </w:rPr>
            </w:pPr>
            <w:r w:rsidRPr="00864D30">
              <w:rPr>
                <w:rFonts w:ascii="Santander Text" w:hAnsi="Santander Text" w:cs="Arial"/>
                <w:color w:val="000000" w:themeColor="text1"/>
                <w:sz w:val="18"/>
                <w:szCs w:val="18"/>
                <w:lang w:val="pt-PT"/>
              </w:rPr>
              <w:t xml:space="preserve">Adição do Input de Risco Físico via </w:t>
            </w:r>
            <w:r w:rsidRPr="00864D30">
              <w:rPr>
                <w:rFonts w:ascii="Santander Text" w:hAnsi="Santander Text" w:cs="Arial"/>
                <w:i/>
                <w:color w:val="000000" w:themeColor="text1"/>
                <w:sz w:val="18"/>
                <w:szCs w:val="18"/>
                <w:lang w:val="pt-PT"/>
              </w:rPr>
              <w:t>ZipCode (business_esg</w:t>
            </w:r>
            <w:r w:rsidRPr="00864D30">
              <w:rPr>
                <w:rFonts w:ascii="Santander Text" w:hAnsi="Santander Text" w:cs="Arial"/>
                <w:color w:val="000000" w:themeColor="text1"/>
                <w:sz w:val="18"/>
                <w:szCs w:val="18"/>
                <w:lang w:val="pt-PT"/>
              </w:rPr>
              <w:t>.</w:t>
            </w:r>
            <w:r w:rsidRPr="00864D30">
              <w:rPr>
                <w:rFonts w:ascii="Santander Text" w:hAnsi="Santander Text" w:cs="Arial"/>
                <w:i/>
                <w:color w:val="000000" w:themeColor="text1"/>
                <w:sz w:val="18"/>
                <w:szCs w:val="18"/>
                <w:lang w:val="pt-PT"/>
              </w:rPr>
              <w:t>modesg_inp_risco_fisico_zipcode)</w:t>
            </w:r>
          </w:p>
          <w:p w14:paraId="1F3C4D84" w14:textId="718EC247" w:rsidR="00487615" w:rsidRPr="00864D30" w:rsidRDefault="004D31C0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i/>
                <w:color w:val="000000" w:themeColor="text1"/>
                <w:sz w:val="18"/>
                <w:szCs w:val="18"/>
                <w:lang w:val="pt-PT"/>
              </w:rPr>
            </w:pPr>
            <w:r w:rsidRPr="00864D30">
              <w:rPr>
                <w:rFonts w:ascii="Santander Text" w:hAnsi="Santander Text" w:cs="Arial"/>
                <w:color w:val="000000" w:themeColor="text1"/>
                <w:sz w:val="18"/>
                <w:szCs w:val="18"/>
                <w:lang w:val="pt-PT"/>
              </w:rPr>
              <w:t>Criação do capítulo 7 com as regras de carregamento dos</w:t>
            </w:r>
            <w:r w:rsidRPr="00864D30">
              <w:rPr>
                <w:rFonts w:ascii="Santander Text" w:hAnsi="Santander Text" w:cs="Arial"/>
                <w:i/>
                <w:color w:val="000000" w:themeColor="text1"/>
                <w:sz w:val="18"/>
                <w:szCs w:val="18"/>
                <w:lang w:val="pt-PT"/>
              </w:rPr>
              <w:t xml:space="preserve"> Inputs</w:t>
            </w:r>
          </w:p>
        </w:tc>
      </w:tr>
      <w:tr w:rsidR="00540F56" w:rsidRPr="007C4378" w14:paraId="66326525" w14:textId="77777777" w:rsidTr="00E55FBD">
        <w:tc>
          <w:tcPr>
            <w:tcW w:w="548" w:type="pct"/>
            <w:vAlign w:val="center"/>
          </w:tcPr>
          <w:p w14:paraId="0ED3D91A" w14:textId="319F2067" w:rsidR="00540F56" w:rsidRPr="00864D30" w:rsidRDefault="00540F56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864D30">
              <w:rPr>
                <w:rFonts w:ascii="Santander Text" w:hAnsi="Santander Text" w:cs="Arial"/>
                <w:sz w:val="18"/>
                <w:szCs w:val="24"/>
                <w:lang w:val="pt-PT"/>
              </w:rPr>
              <w:t>08</w:t>
            </w:r>
          </w:p>
        </w:tc>
        <w:tc>
          <w:tcPr>
            <w:tcW w:w="1021" w:type="pct"/>
            <w:vAlign w:val="center"/>
          </w:tcPr>
          <w:p w14:paraId="703C812D" w14:textId="025E0F74" w:rsidR="00540F56" w:rsidRPr="00864D30" w:rsidRDefault="0012229D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ins w:id="8" w:author="Joana Rita Bentinho Silva" w:date="2025-04-07T18:33:00Z">
              <w:r w:rsidRPr="00864D30">
                <w:rPr>
                  <w:rFonts w:ascii="Santander Text" w:hAnsi="Santander Text" w:cs="Arial"/>
                  <w:sz w:val="18"/>
                  <w:szCs w:val="24"/>
                  <w:lang w:val="pt-PT"/>
                </w:rPr>
                <w:t>Abril</w:t>
              </w:r>
            </w:ins>
            <w:del w:id="9" w:author="Joana Rita Bentinho Silva" w:date="2025-04-07T18:33:00Z">
              <w:r w:rsidR="00540F56" w:rsidRPr="00864D30" w:rsidDel="0012229D">
                <w:rPr>
                  <w:rFonts w:ascii="Santander Text" w:hAnsi="Santander Text" w:cs="Arial"/>
                  <w:sz w:val="18"/>
                  <w:szCs w:val="24"/>
                  <w:lang w:val="pt-PT"/>
                </w:rPr>
                <w:delText>Março</w:delText>
              </w:r>
            </w:del>
            <w:r w:rsidR="00540F56" w:rsidRPr="00864D30">
              <w:rPr>
                <w:rFonts w:ascii="Santander Text" w:hAnsi="Santander Text" w:cs="Arial"/>
                <w:sz w:val="18"/>
                <w:szCs w:val="24"/>
                <w:lang w:val="pt-PT"/>
              </w:rPr>
              <w:t>,2025</w:t>
            </w:r>
          </w:p>
        </w:tc>
        <w:tc>
          <w:tcPr>
            <w:tcW w:w="3431" w:type="pct"/>
            <w:vAlign w:val="center"/>
          </w:tcPr>
          <w:p w14:paraId="5C34872B" w14:textId="0C5A8474" w:rsidR="00540F56" w:rsidRPr="00864D30" w:rsidRDefault="00540F56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i/>
                <w:color w:val="000000" w:themeColor="text1"/>
                <w:sz w:val="18"/>
                <w:szCs w:val="18"/>
                <w:lang w:val="pt-PT"/>
              </w:rPr>
            </w:pPr>
            <w:r w:rsidRPr="00864D30">
              <w:rPr>
                <w:rFonts w:ascii="Santander Text" w:hAnsi="Santander Text" w:cs="Calibri"/>
                <w:sz w:val="18"/>
                <w:szCs w:val="18"/>
                <w:lang w:val="pt-PT" w:eastAsia="pt-PT"/>
              </w:rPr>
              <w:t xml:space="preserve">Revisão e ajuste do </w:t>
            </w:r>
            <w:r w:rsidRPr="00864D30">
              <w:rPr>
                <w:rFonts w:ascii="Santander Text" w:hAnsi="Santander Text" w:cs="Calibri"/>
                <w:i/>
                <w:sz w:val="18"/>
                <w:szCs w:val="18"/>
                <w:lang w:val="pt-PT" w:eastAsia="pt-PT"/>
              </w:rPr>
              <w:t>wording</w:t>
            </w:r>
            <w:r w:rsidRPr="00864D30">
              <w:rPr>
                <w:rFonts w:ascii="Santander Text" w:hAnsi="Santander Text" w:cs="Calibri"/>
                <w:sz w:val="18"/>
                <w:szCs w:val="18"/>
                <w:lang w:val="pt-PT" w:eastAsia="pt-PT"/>
              </w:rPr>
              <w:t xml:space="preserve"> relativo a todos os capítulos do documento.  </w:t>
            </w:r>
          </w:p>
        </w:tc>
      </w:tr>
      <w:tr w:rsidR="002E004B" w:rsidRPr="007C4378" w14:paraId="04000ACE" w14:textId="77777777" w:rsidTr="00E55FBD">
        <w:tc>
          <w:tcPr>
            <w:tcW w:w="548" w:type="pct"/>
            <w:vAlign w:val="center"/>
          </w:tcPr>
          <w:p w14:paraId="0557FD39" w14:textId="07698B54" w:rsidR="002E004B" w:rsidRPr="00864D30" w:rsidRDefault="002E004B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09</w:t>
            </w:r>
          </w:p>
        </w:tc>
        <w:tc>
          <w:tcPr>
            <w:tcW w:w="1021" w:type="pct"/>
            <w:vAlign w:val="center"/>
          </w:tcPr>
          <w:p w14:paraId="1B9A1A26" w14:textId="4428A48F" w:rsidR="002E004B" w:rsidRPr="00864D30" w:rsidRDefault="002E004B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Maio,2025</w:t>
            </w:r>
          </w:p>
        </w:tc>
        <w:tc>
          <w:tcPr>
            <w:tcW w:w="3431" w:type="pct"/>
            <w:vAlign w:val="center"/>
          </w:tcPr>
          <w:p w14:paraId="01E9DE41" w14:textId="57285625" w:rsidR="002E004B" w:rsidRPr="00864D30" w:rsidRDefault="002E004B" w:rsidP="002E004B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sz w:val="18"/>
                <w:szCs w:val="18"/>
                <w:lang w:val="pt-PT" w:eastAsia="pt-PT"/>
              </w:rPr>
            </w:pPr>
            <w:r>
              <w:rPr>
                <w:rFonts w:ascii="Santander Text" w:hAnsi="Santander Text" w:cs="Calibri"/>
                <w:sz w:val="18"/>
                <w:szCs w:val="18"/>
                <w:lang w:val="pt-PT" w:eastAsia="pt-PT"/>
              </w:rPr>
              <w:t xml:space="preserve">Alteração do universo na tabela de clientes </w:t>
            </w:r>
            <w:r w:rsidRPr="00864D30">
              <w:rPr>
                <w:rFonts w:ascii="Santander Text" w:hAnsi="Santander Text" w:cs="Arial"/>
                <w:i/>
                <w:color w:val="000000" w:themeColor="text1"/>
                <w:sz w:val="18"/>
                <w:szCs w:val="18"/>
                <w:lang w:val="pt-PT"/>
              </w:rPr>
              <w:t>‘business_esg.modesg_out_empr_info_nfin’</w:t>
            </w:r>
            <w:r>
              <w:rPr>
                <w:rFonts w:ascii="Santander Text" w:hAnsi="Santander Text" w:cs="Arial"/>
                <w:color w:val="000000" w:themeColor="text1"/>
                <w:sz w:val="18"/>
                <w:szCs w:val="18"/>
                <w:lang w:val="pt-PT"/>
              </w:rPr>
              <w:t>.</w:t>
            </w:r>
          </w:p>
        </w:tc>
      </w:tr>
    </w:tbl>
    <w:p w14:paraId="1B9C9D72" w14:textId="3E99C69E" w:rsidR="00A462A8" w:rsidRPr="00864D30" w:rsidRDefault="002E58EB" w:rsidP="007E3521">
      <w:pPr>
        <w:spacing w:after="200" w:line="360" w:lineRule="auto"/>
        <w:jc w:val="both"/>
        <w:rPr>
          <w:rFonts w:ascii="Santander Text" w:hAnsi="Santander Text" w:cs="Arial"/>
          <w:color w:val="FF0000"/>
          <w:lang w:val="pt-PT"/>
        </w:rPr>
      </w:pPr>
      <w:r w:rsidRPr="00864D30">
        <w:rPr>
          <w:rFonts w:ascii="Santander Text" w:hAnsi="Santander Text" w:cs="Arial"/>
          <w:color w:val="FF0000"/>
          <w:lang w:val="pt-PT"/>
        </w:rPr>
        <w:t xml:space="preserve"> </w:t>
      </w:r>
    </w:p>
    <w:p w14:paraId="2C6568BA" w14:textId="77777777" w:rsidR="00A462A8" w:rsidRPr="00864D30" w:rsidRDefault="00A462A8" w:rsidP="007E3521">
      <w:pPr>
        <w:spacing w:after="200" w:line="360" w:lineRule="auto"/>
        <w:jc w:val="both"/>
        <w:rPr>
          <w:rFonts w:ascii="Santander Text" w:hAnsi="Santander Text" w:cs="Arial"/>
          <w:color w:val="FF0000"/>
          <w:lang w:val="pt-PT"/>
        </w:rPr>
      </w:pPr>
      <w:r w:rsidRPr="00864D30">
        <w:rPr>
          <w:rFonts w:ascii="Santander Text" w:hAnsi="Santander Text" w:cs="Arial"/>
          <w:color w:val="FF0000"/>
          <w:lang w:val="pt-PT"/>
        </w:rPr>
        <w:br w:type="page"/>
      </w:r>
    </w:p>
    <w:p w14:paraId="27CA3660" w14:textId="7F5812B4" w:rsidR="00A462A8" w:rsidRPr="00864D30" w:rsidRDefault="00A462A8" w:rsidP="007E3521">
      <w:pPr>
        <w:pStyle w:val="TOC1"/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lastRenderedPageBreak/>
        <w:t>Índice</w:t>
      </w:r>
    </w:p>
    <w:sdt>
      <w:sdtPr>
        <w:rPr>
          <w:rFonts w:ascii="Santander Text" w:hAnsi="Santander Text" w:cs="Arial"/>
          <w:b w:val="0"/>
          <w:bCs w:val="0"/>
          <w:caps w:val="0"/>
          <w:sz w:val="18"/>
          <w:szCs w:val="18"/>
        </w:rPr>
        <w:id w:val="-102994730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5ED39D4" w14:textId="0199C9FD" w:rsidR="0012229D" w:rsidRPr="00864D30" w:rsidRDefault="00A37176">
          <w:pPr>
            <w:pStyle w:val="TOC1"/>
            <w:tabs>
              <w:tab w:val="right" w:leader="dot" w:pos="9017"/>
            </w:tabs>
            <w:rPr>
              <w:ins w:id="10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r w:rsidRPr="00864D30">
            <w:rPr>
              <w:rFonts w:ascii="Santander Text" w:eastAsiaTheme="minorEastAsia" w:hAnsi="Santander Text" w:cs="Arial"/>
              <w:sz w:val="18"/>
              <w:szCs w:val="18"/>
            </w:rPr>
            <w:fldChar w:fldCharType="begin"/>
          </w:r>
          <w:r w:rsidRPr="00864D30">
            <w:rPr>
              <w:rFonts w:ascii="Santander Text" w:eastAsiaTheme="minorEastAsia" w:hAnsi="Santander Text" w:cs="Arial"/>
              <w:sz w:val="18"/>
              <w:szCs w:val="18"/>
            </w:rPr>
            <w:instrText xml:space="preserve"> TOC \o "1-3" \h \z \u </w:instrText>
          </w:r>
          <w:r w:rsidRPr="00864D30">
            <w:rPr>
              <w:rFonts w:ascii="Santander Text" w:eastAsiaTheme="minorEastAsia" w:hAnsi="Santander Text" w:cs="Arial"/>
              <w:sz w:val="18"/>
              <w:szCs w:val="18"/>
            </w:rPr>
            <w:fldChar w:fldCharType="separate"/>
          </w:r>
          <w:ins w:id="11" w:author="Joana Rita Bentinho Silva" w:date="2025-04-07T18:33:00Z">
            <w:r w:rsidR="0012229D" w:rsidRPr="00864D30">
              <w:rPr>
                <w:rStyle w:val="Hyperlink"/>
                <w:noProof/>
              </w:rPr>
              <w:fldChar w:fldCharType="begin"/>
            </w:r>
            <w:r w:rsidR="0012229D" w:rsidRPr="00864D30">
              <w:rPr>
                <w:rStyle w:val="Hyperlink"/>
                <w:noProof/>
              </w:rPr>
              <w:instrText xml:space="preserve"> </w:instrText>
            </w:r>
            <w:r w:rsidR="0012229D" w:rsidRPr="00864D30">
              <w:rPr>
                <w:noProof/>
              </w:rPr>
              <w:instrText>HYPERLINK \l "_Toc194943214"</w:instrText>
            </w:r>
            <w:r w:rsidR="0012229D" w:rsidRPr="00864D30">
              <w:rPr>
                <w:rStyle w:val="Hyperlink"/>
                <w:noProof/>
              </w:rPr>
              <w:instrText xml:space="preserve"> </w:instrText>
            </w:r>
            <w:r w:rsidR="0012229D" w:rsidRPr="00864D30">
              <w:rPr>
                <w:rStyle w:val="Hyperlink"/>
                <w:noProof/>
              </w:rPr>
              <w:fldChar w:fldCharType="separate"/>
            </w:r>
            <w:r w:rsidR="0012229D" w:rsidRPr="00864D30">
              <w:rPr>
                <w:rStyle w:val="Hyperlink"/>
                <w:noProof/>
                <w:lang w:val="pt-PT"/>
              </w:rPr>
              <w:t>1.</w:t>
            </w:r>
            <w:r w:rsidR="0012229D" w:rsidRPr="00864D30">
              <w:rPr>
                <w:rStyle w:val="Hyperlink"/>
                <w:noProof/>
              </w:rPr>
              <w:t xml:space="preserve"> Glossário</w:t>
            </w:r>
            <w:r w:rsidR="0012229D" w:rsidRPr="00864D30">
              <w:rPr>
                <w:rStyle w:val="Hyperlink"/>
                <w:noProof/>
                <w:lang w:val="pt-PT"/>
              </w:rPr>
              <w:t xml:space="preserve"> de Tabelas</w:t>
            </w:r>
            <w:r w:rsidR="0012229D" w:rsidRPr="00864D30">
              <w:rPr>
                <w:noProof/>
                <w:webHidden/>
              </w:rPr>
              <w:tab/>
            </w:r>
            <w:r w:rsidR="0012229D" w:rsidRPr="00864D30">
              <w:rPr>
                <w:noProof/>
                <w:webHidden/>
              </w:rPr>
              <w:fldChar w:fldCharType="begin"/>
            </w:r>
            <w:r w:rsidR="0012229D" w:rsidRPr="00864D30">
              <w:rPr>
                <w:noProof/>
                <w:webHidden/>
              </w:rPr>
              <w:instrText xml:space="preserve"> PAGEREF _Toc194943214 \h </w:instrText>
            </w:r>
          </w:ins>
          <w:r w:rsidR="0012229D" w:rsidRPr="00864D30">
            <w:rPr>
              <w:noProof/>
              <w:webHidden/>
            </w:rPr>
          </w:r>
          <w:r w:rsidR="0012229D" w:rsidRPr="00864D30">
            <w:rPr>
              <w:noProof/>
              <w:webHidden/>
            </w:rPr>
            <w:fldChar w:fldCharType="separate"/>
          </w:r>
          <w:ins w:id="12" w:author="Joana Rita Bentinho Silva" w:date="2025-04-07T18:33:00Z">
            <w:r w:rsidR="0012229D" w:rsidRPr="00864D30">
              <w:rPr>
                <w:noProof/>
                <w:webHidden/>
              </w:rPr>
              <w:t>4</w:t>
            </w:r>
            <w:r w:rsidR="0012229D" w:rsidRPr="00864D30">
              <w:rPr>
                <w:noProof/>
                <w:webHidden/>
              </w:rPr>
              <w:fldChar w:fldCharType="end"/>
            </w:r>
            <w:r w:rsidR="0012229D" w:rsidRPr="00864D30">
              <w:rPr>
                <w:rStyle w:val="Hyperlink"/>
                <w:noProof/>
              </w:rPr>
              <w:fldChar w:fldCharType="end"/>
            </w:r>
          </w:ins>
        </w:p>
        <w:p w14:paraId="08D06E02" w14:textId="12EF6FC7" w:rsidR="0012229D" w:rsidRPr="00864D30" w:rsidRDefault="0012229D">
          <w:pPr>
            <w:pStyle w:val="TOC1"/>
            <w:tabs>
              <w:tab w:val="right" w:leader="dot" w:pos="9017"/>
            </w:tabs>
            <w:rPr>
              <w:ins w:id="13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ins w:id="14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"_Toc194943215"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  <w:lang w:val="pt-PT"/>
              </w:rPr>
              <w:t>2.</w:t>
            </w:r>
            <w:r w:rsidRPr="00864D30">
              <w:rPr>
                <w:rStyle w:val="Hyperlink"/>
                <w:noProof/>
              </w:rPr>
              <w:t xml:space="preserve"> Introdução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_Toc194943215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15" w:author="Joana Rita Bentinho Silva" w:date="2025-04-07T18:33:00Z">
            <w:r w:rsidRPr="00864D30">
              <w:rPr>
                <w:noProof/>
                <w:webHidden/>
              </w:rPr>
              <w:t>6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3F18FD19" w14:textId="3977719C" w:rsidR="0012229D" w:rsidRPr="00864D30" w:rsidRDefault="0012229D">
          <w:pPr>
            <w:pStyle w:val="TOC1"/>
            <w:tabs>
              <w:tab w:val="right" w:leader="dot" w:pos="9017"/>
            </w:tabs>
            <w:rPr>
              <w:ins w:id="16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ins w:id="17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"_Toc194943216"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  <w:lang w:val="pt-PT"/>
              </w:rPr>
              <w:t>3.</w:t>
            </w:r>
            <w:r w:rsidRPr="00864D30">
              <w:rPr>
                <w:rStyle w:val="Hyperlink"/>
                <w:noProof/>
              </w:rPr>
              <w:t xml:space="preserve"> Modelo</w:t>
            </w:r>
            <w:r w:rsidRPr="00864D30">
              <w:rPr>
                <w:rStyle w:val="Hyperlink"/>
                <w:noProof/>
                <w:lang w:val="pt-PT"/>
              </w:rPr>
              <w:t xml:space="preserve"> Conceptual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_Toc194943216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18" w:author="Joana Rita Bentinho Silva" w:date="2025-04-07T18:33:00Z">
            <w:r w:rsidRPr="00864D30">
              <w:rPr>
                <w:noProof/>
                <w:webHidden/>
              </w:rPr>
              <w:t>6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3CB26EAA" w14:textId="463EA280" w:rsidR="0012229D" w:rsidRPr="00864D30" w:rsidRDefault="0012229D">
          <w:pPr>
            <w:pStyle w:val="TOC2"/>
            <w:tabs>
              <w:tab w:val="right" w:leader="dot" w:pos="9017"/>
            </w:tabs>
            <w:rPr>
              <w:ins w:id="19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20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"_Toc194943217"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  <w:lang w:val="pt-PT"/>
              </w:rPr>
              <w:t>3.1.</w:t>
            </w:r>
            <w:r w:rsidRPr="00864D30">
              <w:rPr>
                <w:rStyle w:val="Hyperlink"/>
                <w:noProof/>
              </w:rPr>
              <w:t xml:space="preserve"> Nomenclatura</w:t>
            </w:r>
            <w:r w:rsidRPr="00864D30">
              <w:rPr>
                <w:rStyle w:val="Hyperlink"/>
                <w:noProof/>
                <w:lang w:val="pt-PT"/>
              </w:rPr>
              <w:t xml:space="preserve"> de Tabelas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_Toc194943217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21" w:author="Joana Rita Bentinho Silva" w:date="2025-04-07T18:33:00Z">
            <w:r w:rsidRPr="00864D30">
              <w:rPr>
                <w:noProof/>
                <w:webHidden/>
              </w:rPr>
              <w:t>6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244C4DA5" w14:textId="710635BD" w:rsidR="0012229D" w:rsidRPr="00864D30" w:rsidRDefault="0012229D">
          <w:pPr>
            <w:pStyle w:val="TOC2"/>
            <w:tabs>
              <w:tab w:val="right" w:leader="dot" w:pos="9017"/>
            </w:tabs>
            <w:rPr>
              <w:ins w:id="2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23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"_Toc194943218"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  <w:lang w:val="pt-PT"/>
              </w:rPr>
              <w:t>3.2.</w:t>
            </w:r>
            <w:r w:rsidRPr="00864D30">
              <w:rPr>
                <w:rStyle w:val="Hyperlink"/>
                <w:noProof/>
              </w:rPr>
              <w:t xml:space="preserve"> Pressupostos</w:t>
            </w:r>
            <w:r w:rsidRPr="00864D30">
              <w:rPr>
                <w:rStyle w:val="Hyperlink"/>
                <w:noProof/>
                <w:lang w:val="pt-PT"/>
              </w:rPr>
              <w:t xml:space="preserve"> gerais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_Toc194943218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24" w:author="Joana Rita Bentinho Silva" w:date="2025-04-07T18:33:00Z">
            <w:r w:rsidRPr="00864D30">
              <w:rPr>
                <w:noProof/>
                <w:webHidden/>
              </w:rPr>
              <w:t>6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1E4B7D46" w14:textId="5F04DAA0" w:rsidR="0012229D" w:rsidRPr="00864D30" w:rsidRDefault="0012229D">
          <w:pPr>
            <w:pStyle w:val="TOC1"/>
            <w:tabs>
              <w:tab w:val="right" w:leader="dot" w:pos="9017"/>
            </w:tabs>
            <w:rPr>
              <w:ins w:id="25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ins w:id="26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"_Toc194943219"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</w:rPr>
              <w:t>4. Contratos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_Toc194943219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27" w:author="Joana Rita Bentinho Silva" w:date="2025-04-07T18:33:00Z">
            <w:r w:rsidRPr="00864D30">
              <w:rPr>
                <w:noProof/>
                <w:webHidden/>
              </w:rPr>
              <w:t>7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5111A119" w14:textId="19BAFCC6" w:rsidR="0012229D" w:rsidRPr="00864D30" w:rsidRDefault="0012229D">
          <w:pPr>
            <w:pStyle w:val="TOC2"/>
            <w:tabs>
              <w:tab w:val="right" w:leader="dot" w:pos="9017"/>
            </w:tabs>
            <w:rPr>
              <w:ins w:id="28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29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"_Toc194943220"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  <w:lang w:val="pt-PT"/>
              </w:rPr>
              <w:t>4.1.</w:t>
            </w:r>
            <w:r w:rsidRPr="00864D30">
              <w:rPr>
                <w:rStyle w:val="Hyperlink"/>
                <w:rFonts w:cs="Arial"/>
                <w:noProof/>
                <w:lang w:val="pt-PT"/>
              </w:rPr>
              <w:t xml:space="preserve"> Informação verde contratos - </w:t>
            </w:r>
            <w:r w:rsidRPr="00864D30">
              <w:rPr>
                <w:rStyle w:val="Hyperlink"/>
                <w:i/>
                <w:noProof/>
                <w:lang w:val="pt-PT"/>
              </w:rPr>
              <w:t>modesg_out_sfics_taxon_europeia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_Toc194943220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30" w:author="Joana Rita Bentinho Silva" w:date="2025-04-07T18:33:00Z">
            <w:r w:rsidRPr="00864D30">
              <w:rPr>
                <w:noProof/>
                <w:webHidden/>
              </w:rPr>
              <w:t>7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2C5E1E8A" w14:textId="1B48ABDC" w:rsidR="0012229D" w:rsidRPr="00864D30" w:rsidRDefault="0012229D">
          <w:pPr>
            <w:pStyle w:val="TOC3"/>
            <w:tabs>
              <w:tab w:val="right" w:leader="dot" w:pos="9017"/>
            </w:tabs>
            <w:rPr>
              <w:ins w:id="31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32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"_Toc194943221"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</w:rPr>
              <w:t>4.1.1. Conceito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_Toc194943221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33" w:author="Joana Rita Bentinho Silva" w:date="2025-04-07T18:33:00Z">
            <w:r w:rsidRPr="00864D30">
              <w:rPr>
                <w:noProof/>
                <w:webHidden/>
              </w:rPr>
              <w:t>7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31C66189" w14:textId="310BEF36" w:rsidR="0012229D" w:rsidRPr="00864D30" w:rsidRDefault="0012229D">
          <w:pPr>
            <w:pStyle w:val="TOC3"/>
            <w:tabs>
              <w:tab w:val="right" w:leader="dot" w:pos="9017"/>
            </w:tabs>
            <w:rPr>
              <w:ins w:id="34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35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"_Toc194943222"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</w:rPr>
              <w:t>4.1.2. Granularidade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_Toc194943222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36" w:author="Joana Rita Bentinho Silva" w:date="2025-04-07T18:33:00Z">
            <w:r w:rsidRPr="00864D30">
              <w:rPr>
                <w:noProof/>
                <w:webHidden/>
              </w:rPr>
              <w:t>7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22989099" w14:textId="50799CD5" w:rsidR="0012229D" w:rsidRPr="00864D30" w:rsidRDefault="0012229D">
          <w:pPr>
            <w:pStyle w:val="TOC3"/>
            <w:tabs>
              <w:tab w:val="right" w:leader="dot" w:pos="9017"/>
            </w:tabs>
            <w:rPr>
              <w:ins w:id="37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38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"_Toc194943223"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</w:rPr>
              <w:t>4.1.3. Aprovisionamento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_Toc194943223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39" w:author="Joana Rita Bentinho Silva" w:date="2025-04-07T18:33:00Z">
            <w:r w:rsidRPr="00864D30">
              <w:rPr>
                <w:noProof/>
                <w:webHidden/>
              </w:rPr>
              <w:t>7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51F01087" w14:textId="2C31D83C" w:rsidR="0012229D" w:rsidRPr="00864D30" w:rsidRDefault="0012229D">
          <w:pPr>
            <w:pStyle w:val="TOC2"/>
            <w:tabs>
              <w:tab w:val="right" w:leader="dot" w:pos="9017"/>
            </w:tabs>
            <w:rPr>
              <w:ins w:id="40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41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"_Toc194943224"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  <w:lang w:val="pt-PT"/>
              </w:rPr>
              <w:t xml:space="preserve">4.2. Parametrização SFICS - </w:t>
            </w:r>
            <w:r w:rsidRPr="00864D30">
              <w:rPr>
                <w:rStyle w:val="Hyperlink"/>
                <w:i/>
                <w:noProof/>
                <w:lang w:val="pt-PT"/>
              </w:rPr>
              <w:t>modesg_param_sfics_taxon_europeia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_Toc194943224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42" w:author="Joana Rita Bentinho Silva" w:date="2025-04-07T18:33:00Z">
            <w:r w:rsidRPr="00864D30">
              <w:rPr>
                <w:noProof/>
                <w:webHidden/>
              </w:rPr>
              <w:t>12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01B6E7CF" w14:textId="5D59B133" w:rsidR="0012229D" w:rsidRPr="00864D30" w:rsidRDefault="0012229D">
          <w:pPr>
            <w:pStyle w:val="TOC1"/>
            <w:tabs>
              <w:tab w:val="right" w:leader="dot" w:pos="9017"/>
            </w:tabs>
            <w:rPr>
              <w:ins w:id="43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ins w:id="44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"_Toc194943225"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  <w:lang w:val="pt-PT"/>
              </w:rPr>
              <w:t>5. Bens Móveis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_Toc194943225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45" w:author="Joana Rita Bentinho Silva" w:date="2025-04-07T18:33:00Z">
            <w:r w:rsidRPr="00864D30">
              <w:rPr>
                <w:noProof/>
                <w:webHidden/>
              </w:rPr>
              <w:t>14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60E79EBA" w14:textId="53800983" w:rsidR="0012229D" w:rsidRPr="00864D30" w:rsidRDefault="0012229D">
          <w:pPr>
            <w:pStyle w:val="TOC2"/>
            <w:tabs>
              <w:tab w:val="right" w:leader="dot" w:pos="9017"/>
            </w:tabs>
            <w:rPr>
              <w:ins w:id="46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47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"_Toc194943226"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  <w:lang w:val="pt-PT"/>
              </w:rPr>
              <w:t xml:space="preserve">5.1. Informação verde veículos - </w:t>
            </w:r>
            <w:r w:rsidRPr="00864D30">
              <w:rPr>
                <w:rStyle w:val="Hyperlink"/>
                <w:i/>
                <w:noProof/>
                <w:lang w:val="pt-PT"/>
              </w:rPr>
              <w:t>modesg_out_emss_vcls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_Toc194943226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48" w:author="Joana Rita Bentinho Silva" w:date="2025-04-07T18:33:00Z">
            <w:r w:rsidRPr="00864D30">
              <w:rPr>
                <w:noProof/>
                <w:webHidden/>
              </w:rPr>
              <w:t>14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30C13E0F" w14:textId="3EA38B89" w:rsidR="0012229D" w:rsidRPr="00864D30" w:rsidRDefault="0012229D">
          <w:pPr>
            <w:pStyle w:val="TOC3"/>
            <w:tabs>
              <w:tab w:val="right" w:leader="dot" w:pos="9017"/>
            </w:tabs>
            <w:rPr>
              <w:ins w:id="49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50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"_Toc194943227"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</w:rPr>
              <w:t>5.1.1.</w:t>
            </w:r>
            <w:r w:rsidRPr="00864D30">
              <w:rPr>
                <w:rStyle w:val="Hyperlink"/>
                <w:noProof/>
                <w:lang w:val="pt-PT"/>
              </w:rPr>
              <w:t xml:space="preserve"> Conceito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_Toc194943227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51" w:author="Joana Rita Bentinho Silva" w:date="2025-04-07T18:33:00Z">
            <w:r w:rsidRPr="00864D30">
              <w:rPr>
                <w:noProof/>
                <w:webHidden/>
              </w:rPr>
              <w:t>14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007692EE" w14:textId="4FAFEEF4" w:rsidR="0012229D" w:rsidRPr="00864D30" w:rsidRDefault="0012229D">
          <w:pPr>
            <w:pStyle w:val="TOC3"/>
            <w:tabs>
              <w:tab w:val="right" w:leader="dot" w:pos="9017"/>
            </w:tabs>
            <w:rPr>
              <w:ins w:id="52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53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"_Toc194943228"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</w:rPr>
              <w:t>5.1.2. Granularidade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_Toc194943228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54" w:author="Joana Rita Bentinho Silva" w:date="2025-04-07T18:33:00Z">
            <w:r w:rsidRPr="00864D30">
              <w:rPr>
                <w:noProof/>
                <w:webHidden/>
              </w:rPr>
              <w:t>14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5FEF60E4" w14:textId="7D789E1A" w:rsidR="0012229D" w:rsidRPr="00864D30" w:rsidRDefault="0012229D">
          <w:pPr>
            <w:pStyle w:val="TOC3"/>
            <w:tabs>
              <w:tab w:val="right" w:leader="dot" w:pos="9017"/>
            </w:tabs>
            <w:rPr>
              <w:ins w:id="55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56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"_Toc194943229"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</w:rPr>
              <w:t>5.1.3. Aprovisionamento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_Toc194943229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57" w:author="Joana Rita Bentinho Silva" w:date="2025-04-07T18:33:00Z">
            <w:r w:rsidRPr="00864D30">
              <w:rPr>
                <w:noProof/>
                <w:webHidden/>
              </w:rPr>
              <w:t>14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7D650004" w14:textId="7A54D85C" w:rsidR="0012229D" w:rsidRPr="00864D30" w:rsidRDefault="0012229D">
          <w:pPr>
            <w:pStyle w:val="TOC2"/>
            <w:tabs>
              <w:tab w:val="right" w:leader="dot" w:pos="9017"/>
            </w:tabs>
            <w:rPr>
              <w:ins w:id="58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59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"_Toc194943230"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  <w:lang w:val="pt-PT"/>
              </w:rPr>
              <w:t>5.2. Emissões por país/marca/modelo/subgrupo –</w:t>
            </w:r>
            <w:r w:rsidRPr="00864D30">
              <w:rPr>
                <w:rStyle w:val="Hyperlink"/>
                <w:i/>
                <w:noProof/>
                <w:lang w:val="pt-PT"/>
              </w:rPr>
              <w:t>modesg_inp_emss_vcls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_Toc194943230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60" w:author="Joana Rita Bentinho Silva" w:date="2025-04-07T18:33:00Z">
            <w:r w:rsidRPr="00864D30">
              <w:rPr>
                <w:noProof/>
                <w:webHidden/>
              </w:rPr>
              <w:t>19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26BE820E" w14:textId="0CFD2C95" w:rsidR="0012229D" w:rsidRPr="00864D30" w:rsidRDefault="0012229D">
          <w:pPr>
            <w:pStyle w:val="TOC2"/>
            <w:tabs>
              <w:tab w:val="right" w:leader="dot" w:pos="9017"/>
            </w:tabs>
            <w:rPr>
              <w:ins w:id="61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62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"_Toc194943231"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  <w:lang w:val="pt-PT"/>
              </w:rPr>
              <w:t xml:space="preserve">5.3. Emissões médias e km’s por tipo de motor/tipo de veículo/país/ subgrupo - </w:t>
            </w:r>
            <w:r w:rsidRPr="00864D30">
              <w:rPr>
                <w:rStyle w:val="Hyperlink"/>
                <w:i/>
                <w:noProof/>
                <w:lang w:val="pt-PT"/>
              </w:rPr>
              <w:t>modesg_inp_km_medios_emss_vcls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_Toc194943231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63" w:author="Joana Rita Bentinho Silva" w:date="2025-04-07T18:33:00Z">
            <w:r w:rsidRPr="00864D30">
              <w:rPr>
                <w:noProof/>
                <w:webHidden/>
              </w:rPr>
              <w:t>20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75901C70" w14:textId="7EFDC9DB" w:rsidR="0012229D" w:rsidRPr="00864D30" w:rsidRDefault="0012229D">
          <w:pPr>
            <w:pStyle w:val="TOC1"/>
            <w:tabs>
              <w:tab w:val="right" w:leader="dot" w:pos="9017"/>
            </w:tabs>
            <w:rPr>
              <w:ins w:id="64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ins w:id="65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"_Toc194943232"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  <w:lang w:val="pt-PT"/>
              </w:rPr>
              <w:t>6. Clientes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_Toc194943232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66" w:author="Joana Rita Bentinho Silva" w:date="2025-04-07T18:33:00Z">
            <w:r w:rsidRPr="00864D30">
              <w:rPr>
                <w:noProof/>
                <w:webHidden/>
              </w:rPr>
              <w:t>21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349FEE39" w14:textId="47024D6C" w:rsidR="0012229D" w:rsidRPr="00864D30" w:rsidRDefault="0012229D">
          <w:pPr>
            <w:pStyle w:val="TOC2"/>
            <w:tabs>
              <w:tab w:val="right" w:leader="dot" w:pos="9017"/>
            </w:tabs>
            <w:rPr>
              <w:ins w:id="67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68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"_Toc194943233"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  <w:lang w:val="pt-PT"/>
              </w:rPr>
              <w:t xml:space="preserve">6.1. Informação não financeira - </w:t>
            </w:r>
            <w:r w:rsidRPr="00864D30">
              <w:rPr>
                <w:rStyle w:val="Hyperlink"/>
                <w:i/>
                <w:noProof/>
                <w:lang w:val="pt-PT"/>
              </w:rPr>
              <w:t>modesg_out_empr_info_nfin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_Toc194943233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69" w:author="Joana Rita Bentinho Silva" w:date="2025-04-07T18:33:00Z">
            <w:r w:rsidRPr="00864D30">
              <w:rPr>
                <w:noProof/>
                <w:webHidden/>
              </w:rPr>
              <w:t>21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7682CC28" w14:textId="49326CDE" w:rsidR="0012229D" w:rsidRPr="00864D30" w:rsidRDefault="0012229D">
          <w:pPr>
            <w:pStyle w:val="TOC3"/>
            <w:tabs>
              <w:tab w:val="right" w:leader="dot" w:pos="9017"/>
            </w:tabs>
            <w:rPr>
              <w:ins w:id="70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71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"_Toc194943234"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</w:rPr>
              <w:t>6.1.1. Conceito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_Toc194943234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72" w:author="Joana Rita Bentinho Silva" w:date="2025-04-07T18:33:00Z">
            <w:r w:rsidRPr="00864D30">
              <w:rPr>
                <w:noProof/>
                <w:webHidden/>
              </w:rPr>
              <w:t>21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12DF175D" w14:textId="38FC7283" w:rsidR="0012229D" w:rsidRPr="00864D30" w:rsidRDefault="0012229D">
          <w:pPr>
            <w:pStyle w:val="TOC3"/>
            <w:tabs>
              <w:tab w:val="right" w:leader="dot" w:pos="9017"/>
            </w:tabs>
            <w:rPr>
              <w:ins w:id="73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74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"_Toc194943235"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</w:rPr>
              <w:t>6.1.2. Granularidade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_Toc194943235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75" w:author="Joana Rita Bentinho Silva" w:date="2025-04-07T18:33:00Z">
            <w:r w:rsidRPr="00864D30">
              <w:rPr>
                <w:noProof/>
                <w:webHidden/>
              </w:rPr>
              <w:t>21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139015F1" w14:textId="25F7EB80" w:rsidR="0012229D" w:rsidRPr="00864D30" w:rsidRDefault="0012229D">
          <w:pPr>
            <w:pStyle w:val="TOC3"/>
            <w:tabs>
              <w:tab w:val="right" w:leader="dot" w:pos="9017"/>
            </w:tabs>
            <w:rPr>
              <w:ins w:id="76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77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"_Toc194943236"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</w:rPr>
              <w:t>6.1.3. Aprovisionamento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_Toc194943236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78" w:author="Joana Rita Bentinho Silva" w:date="2025-04-07T18:33:00Z">
            <w:r w:rsidRPr="00864D30">
              <w:rPr>
                <w:noProof/>
                <w:webHidden/>
              </w:rPr>
              <w:t>21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19A67926" w14:textId="4BF8CE22" w:rsidR="0012229D" w:rsidRPr="00864D30" w:rsidRDefault="0012229D">
          <w:pPr>
            <w:pStyle w:val="TOC2"/>
            <w:tabs>
              <w:tab w:val="right" w:leader="dot" w:pos="9017"/>
            </w:tabs>
            <w:rPr>
              <w:ins w:id="79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80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"_Toc194943237"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  <w:lang w:val="pt-PT"/>
              </w:rPr>
              <w:t>6.2. Empresas Excluídas do Acordo de Paris –</w:t>
            </w:r>
            <w:r w:rsidRPr="00864D30">
              <w:rPr>
                <w:rStyle w:val="Hyperlink"/>
                <w:i/>
                <w:noProof/>
                <w:lang w:val="pt-PT"/>
              </w:rPr>
              <w:t>modesg_inp_empr_excl_paris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_Toc194943237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81" w:author="Joana Rita Bentinho Silva" w:date="2025-04-07T18:33:00Z">
            <w:r w:rsidRPr="00864D30">
              <w:rPr>
                <w:noProof/>
                <w:webHidden/>
              </w:rPr>
              <w:t>43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22825BEE" w14:textId="3820ADCC" w:rsidR="0012229D" w:rsidRPr="00864D30" w:rsidRDefault="0012229D">
          <w:pPr>
            <w:pStyle w:val="TOC2"/>
            <w:tabs>
              <w:tab w:val="right" w:leader="dot" w:pos="9017"/>
            </w:tabs>
            <w:rPr>
              <w:ins w:id="8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83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"_Toc194943238"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  <w:lang w:val="pt-PT"/>
              </w:rPr>
              <w:t xml:space="preserve">6.3. Marcação CSRD e Rácios de Alinhamento - </w:t>
            </w:r>
            <w:r w:rsidRPr="00864D30">
              <w:rPr>
                <w:rStyle w:val="Hyperlink"/>
                <w:i/>
                <w:noProof/>
                <w:lang w:val="pt-PT"/>
              </w:rPr>
              <w:t>modesg_inp_csrd_alinhamento_tax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_Toc194943238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84" w:author="Joana Rita Bentinho Silva" w:date="2025-04-07T18:33:00Z">
            <w:r w:rsidRPr="00864D30">
              <w:rPr>
                <w:noProof/>
                <w:webHidden/>
              </w:rPr>
              <w:t>43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7E0D8AFB" w14:textId="38D50818" w:rsidR="0012229D" w:rsidRPr="00864D30" w:rsidRDefault="0012229D">
          <w:pPr>
            <w:pStyle w:val="TOC2"/>
            <w:tabs>
              <w:tab w:val="right" w:leader="dot" w:pos="9017"/>
            </w:tabs>
            <w:rPr>
              <w:ins w:id="85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86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"_Toc194943239"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  <w:lang w:val="pt-PT"/>
              </w:rPr>
              <w:t xml:space="preserve">6.4. Riscos físicos agudo e crónico por NUTS - </w:t>
            </w:r>
            <w:r w:rsidRPr="00864D30">
              <w:rPr>
                <w:rStyle w:val="Hyperlink"/>
                <w:i/>
                <w:noProof/>
                <w:lang w:val="pt-PT"/>
              </w:rPr>
              <w:t>modesg_inp_risco_fisico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_Toc194943239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87" w:author="Joana Rita Bentinho Silva" w:date="2025-04-07T18:33:00Z">
            <w:r w:rsidRPr="00864D30">
              <w:rPr>
                <w:noProof/>
                <w:webHidden/>
              </w:rPr>
              <w:t>44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6899B0FF" w14:textId="287B1776" w:rsidR="0012229D" w:rsidRPr="00864D30" w:rsidRDefault="0012229D">
          <w:pPr>
            <w:pStyle w:val="TOC2"/>
            <w:tabs>
              <w:tab w:val="right" w:leader="dot" w:pos="9017"/>
            </w:tabs>
            <w:rPr>
              <w:ins w:id="88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89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"_Toc194943240"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  <w:lang w:val="pt-PT"/>
              </w:rPr>
              <w:t xml:space="preserve">6.5. Emissões </w:t>
            </w:r>
            <w:r w:rsidRPr="00864D30">
              <w:rPr>
                <w:rStyle w:val="Hyperlink"/>
                <w:i/>
                <w:iCs/>
                <w:noProof/>
                <w:lang w:val="pt-PT"/>
              </w:rPr>
              <w:t>scope</w:t>
            </w:r>
            <w:r w:rsidRPr="00864D30">
              <w:rPr>
                <w:rStyle w:val="Hyperlink"/>
                <w:noProof/>
                <w:lang w:val="pt-PT"/>
              </w:rPr>
              <w:t xml:space="preserve"> 1, 2 e 3 para entidades SCIB - </w:t>
            </w:r>
            <w:r w:rsidRPr="00864D30">
              <w:rPr>
                <w:rStyle w:val="Hyperlink"/>
                <w:i/>
                <w:noProof/>
                <w:lang w:val="pt-PT"/>
              </w:rPr>
              <w:t>modesg_inp_emss_scib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_Toc194943240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90" w:author="Joana Rita Bentinho Silva" w:date="2025-04-07T18:33:00Z">
            <w:r w:rsidRPr="00864D30">
              <w:rPr>
                <w:noProof/>
                <w:webHidden/>
              </w:rPr>
              <w:t>44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6B28238A" w14:textId="02B9899A" w:rsidR="0012229D" w:rsidRPr="00864D30" w:rsidRDefault="0012229D">
          <w:pPr>
            <w:pStyle w:val="TOC2"/>
            <w:tabs>
              <w:tab w:val="right" w:leader="dot" w:pos="9017"/>
            </w:tabs>
            <w:rPr>
              <w:ins w:id="91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92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"_Toc194943241"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  <w:lang w:val="pt-PT"/>
              </w:rPr>
              <w:t xml:space="preserve">6.6. Emissões </w:t>
            </w:r>
            <w:r w:rsidRPr="00864D30">
              <w:rPr>
                <w:rStyle w:val="Hyperlink"/>
                <w:i/>
                <w:iCs/>
                <w:noProof/>
                <w:lang w:val="pt-PT"/>
              </w:rPr>
              <w:t>scope</w:t>
            </w:r>
            <w:r w:rsidRPr="00864D30">
              <w:rPr>
                <w:rStyle w:val="Hyperlink"/>
                <w:noProof/>
                <w:lang w:val="pt-PT"/>
              </w:rPr>
              <w:t xml:space="preserve"> 1, 2 e 3 por código NACE - </w:t>
            </w:r>
            <w:r w:rsidRPr="00864D30">
              <w:rPr>
                <w:rStyle w:val="Hyperlink"/>
                <w:i/>
                <w:noProof/>
                <w:lang w:val="pt-PT"/>
              </w:rPr>
              <w:t>modesg_inp_emss_nace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_Toc194943241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93" w:author="Joana Rita Bentinho Silva" w:date="2025-04-07T18:33:00Z">
            <w:r w:rsidRPr="00864D30">
              <w:rPr>
                <w:noProof/>
                <w:webHidden/>
              </w:rPr>
              <w:t>45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7DE85D77" w14:textId="62024324" w:rsidR="0012229D" w:rsidRPr="00864D30" w:rsidRDefault="0012229D">
          <w:pPr>
            <w:pStyle w:val="TOC2"/>
            <w:tabs>
              <w:tab w:val="right" w:leader="dot" w:pos="9017"/>
            </w:tabs>
            <w:rPr>
              <w:ins w:id="94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95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"_Toc194943242"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</w:rPr>
              <w:t>6.7.</w:t>
            </w:r>
            <w:r w:rsidRPr="00864D30">
              <w:rPr>
                <w:rStyle w:val="Hyperlink"/>
                <w:i/>
                <w:noProof/>
              </w:rPr>
              <w:t xml:space="preserve"> Input Project Finance - modesg_inp_project_finance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_Toc194943242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96" w:author="Joana Rita Bentinho Silva" w:date="2025-04-07T18:33:00Z">
            <w:r w:rsidRPr="00864D30">
              <w:rPr>
                <w:noProof/>
                <w:webHidden/>
              </w:rPr>
              <w:t>45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565693A4" w14:textId="69FD7B30" w:rsidR="0012229D" w:rsidRPr="00864D30" w:rsidRDefault="0012229D">
          <w:pPr>
            <w:pStyle w:val="TOC2"/>
            <w:tabs>
              <w:tab w:val="right" w:leader="dot" w:pos="9017"/>
            </w:tabs>
            <w:rPr>
              <w:ins w:id="97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98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"_Toc194943243"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  <w:lang w:val="pt-PT"/>
              </w:rPr>
              <w:t xml:space="preserve">6.8. Riscos físicos agudo e crónico por </w:t>
            </w:r>
            <w:r w:rsidRPr="00864D30">
              <w:rPr>
                <w:rStyle w:val="Hyperlink"/>
                <w:i/>
                <w:noProof/>
                <w:lang w:val="pt-PT"/>
              </w:rPr>
              <w:t xml:space="preserve">ZipCode </w:t>
            </w:r>
            <w:r w:rsidRPr="00864D30">
              <w:rPr>
                <w:rStyle w:val="Hyperlink"/>
                <w:noProof/>
                <w:lang w:val="pt-PT"/>
              </w:rPr>
              <w:t xml:space="preserve">- </w:t>
            </w:r>
            <w:r w:rsidRPr="00864D30">
              <w:rPr>
                <w:rStyle w:val="Hyperlink"/>
                <w:i/>
                <w:noProof/>
                <w:lang w:val="pt-PT"/>
              </w:rPr>
              <w:t>modesg_inp_risco_fisico_zipcode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_Toc194943243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99" w:author="Joana Rita Bentinho Silva" w:date="2025-04-07T18:33:00Z">
            <w:r w:rsidRPr="00864D30">
              <w:rPr>
                <w:noProof/>
                <w:webHidden/>
              </w:rPr>
              <w:t>46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526AECB1" w14:textId="2B466255" w:rsidR="0012229D" w:rsidRPr="00864D30" w:rsidRDefault="0012229D">
          <w:pPr>
            <w:pStyle w:val="TOC1"/>
            <w:tabs>
              <w:tab w:val="right" w:leader="dot" w:pos="9017"/>
            </w:tabs>
            <w:rPr>
              <w:ins w:id="100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ins w:id="101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"_Toc194943244"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  <w:lang w:val="pt-PT"/>
              </w:rPr>
              <w:t>7.</w:t>
            </w:r>
            <w:r w:rsidRPr="00864D30">
              <w:rPr>
                <w:rStyle w:val="Hyperlink"/>
                <w:noProof/>
              </w:rPr>
              <w:t xml:space="preserve"> Bens Imóveis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_Toc194943244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102" w:author="Joana Rita Bentinho Silva" w:date="2025-04-07T18:33:00Z">
            <w:r w:rsidRPr="00864D30">
              <w:rPr>
                <w:noProof/>
                <w:webHidden/>
              </w:rPr>
              <w:t>46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6B0734A4" w14:textId="344288DF" w:rsidR="0012229D" w:rsidRPr="00864D30" w:rsidRDefault="0012229D">
          <w:pPr>
            <w:pStyle w:val="TOC2"/>
            <w:tabs>
              <w:tab w:val="right" w:leader="dot" w:pos="9017"/>
            </w:tabs>
            <w:rPr>
              <w:ins w:id="103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04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"_Toc194943245"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  <w:lang w:val="pt-PT"/>
              </w:rPr>
              <w:t xml:space="preserve">7.1. Informação verde bens imóveis – </w:t>
            </w:r>
            <w:r w:rsidRPr="00864D30">
              <w:rPr>
                <w:rStyle w:val="Hyperlink"/>
                <w:i/>
                <w:noProof/>
                <w:lang w:val="pt-PT"/>
              </w:rPr>
              <w:t>modesg_out_bens_imoveis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_Toc194943245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105" w:author="Joana Rita Bentinho Silva" w:date="2025-04-07T18:33:00Z">
            <w:r w:rsidRPr="00864D30">
              <w:rPr>
                <w:noProof/>
                <w:webHidden/>
              </w:rPr>
              <w:t>46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0E7B5877" w14:textId="3BD23A59" w:rsidR="0012229D" w:rsidRPr="00864D30" w:rsidRDefault="0012229D">
          <w:pPr>
            <w:pStyle w:val="TOC3"/>
            <w:tabs>
              <w:tab w:val="right" w:leader="dot" w:pos="9017"/>
            </w:tabs>
            <w:rPr>
              <w:ins w:id="106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107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"_Toc194943246"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</w:rPr>
              <w:t>7.1.1. Conceito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_Toc194943246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108" w:author="Joana Rita Bentinho Silva" w:date="2025-04-07T18:33:00Z">
            <w:r w:rsidRPr="00864D30">
              <w:rPr>
                <w:noProof/>
                <w:webHidden/>
              </w:rPr>
              <w:t>46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2CFD7B76" w14:textId="2FEBD309" w:rsidR="0012229D" w:rsidRPr="00864D30" w:rsidRDefault="0012229D">
          <w:pPr>
            <w:pStyle w:val="TOC3"/>
            <w:tabs>
              <w:tab w:val="right" w:leader="dot" w:pos="9017"/>
            </w:tabs>
            <w:rPr>
              <w:ins w:id="109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110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"_Toc194943247"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rFonts w:cs="Arial"/>
                <w:noProof/>
              </w:rPr>
              <w:t>7.1.2.</w:t>
            </w:r>
            <w:r w:rsidRPr="00864D30">
              <w:rPr>
                <w:rStyle w:val="Hyperlink"/>
                <w:rFonts w:cs="Arial"/>
                <w:noProof/>
                <w:lang w:val="pt-PT"/>
              </w:rPr>
              <w:t xml:space="preserve"> Granularidade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_Toc194943247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111" w:author="Joana Rita Bentinho Silva" w:date="2025-04-07T18:33:00Z">
            <w:r w:rsidRPr="00864D30">
              <w:rPr>
                <w:noProof/>
                <w:webHidden/>
              </w:rPr>
              <w:t>47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13763A7B" w14:textId="4F1CCFEE" w:rsidR="0012229D" w:rsidRPr="00864D30" w:rsidRDefault="0012229D">
          <w:pPr>
            <w:pStyle w:val="TOC3"/>
            <w:tabs>
              <w:tab w:val="right" w:leader="dot" w:pos="9017"/>
            </w:tabs>
            <w:rPr>
              <w:ins w:id="112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113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"_Toc194943248"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rFonts w:cs="Arial"/>
                <w:noProof/>
              </w:rPr>
              <w:t>7.1.3.</w:t>
            </w:r>
            <w:r w:rsidRPr="00864D30">
              <w:rPr>
                <w:rStyle w:val="Hyperlink"/>
                <w:rFonts w:cs="Arial"/>
                <w:noProof/>
                <w:lang w:val="pt-PT"/>
              </w:rPr>
              <w:t xml:space="preserve"> Aprovisionamento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_Toc194943248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114" w:author="Joana Rita Bentinho Silva" w:date="2025-04-07T18:33:00Z">
            <w:r w:rsidRPr="00864D30">
              <w:rPr>
                <w:noProof/>
                <w:webHidden/>
              </w:rPr>
              <w:t>47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39AE47A4" w14:textId="3E5928E4" w:rsidR="0012229D" w:rsidRPr="00864D30" w:rsidRDefault="0012229D">
          <w:pPr>
            <w:pStyle w:val="TOC2"/>
            <w:tabs>
              <w:tab w:val="right" w:leader="dot" w:pos="9017"/>
            </w:tabs>
            <w:rPr>
              <w:ins w:id="115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16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"_Toc194943249"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rFonts w:cs="Arial"/>
                <w:noProof/>
                <w:lang w:val="pt-PT"/>
              </w:rPr>
              <w:t xml:space="preserve">7.2. Emissões </w:t>
            </w:r>
            <w:r w:rsidRPr="00864D30">
              <w:rPr>
                <w:rStyle w:val="Hyperlink"/>
                <w:rFonts w:cs="Arial"/>
                <w:i/>
                <w:noProof/>
                <w:lang w:val="pt-PT"/>
              </w:rPr>
              <w:t>scope</w:t>
            </w:r>
            <w:r w:rsidRPr="00864D30">
              <w:rPr>
                <w:rStyle w:val="Hyperlink"/>
                <w:rFonts w:cs="Arial"/>
                <w:noProof/>
                <w:lang w:val="pt-PT"/>
              </w:rPr>
              <w:t xml:space="preserve"> 1 2 e para bens imóveis –</w:t>
            </w:r>
            <w:r w:rsidRPr="00864D30">
              <w:rPr>
                <w:rStyle w:val="Hyperlink"/>
                <w:rFonts w:cs="Arial"/>
                <w:i/>
                <w:noProof/>
                <w:lang w:val="pt-PT"/>
              </w:rPr>
              <w:t xml:space="preserve"> modesg_inp_emss_bens_imoveis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_Toc194943249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117" w:author="Joana Rita Bentinho Silva" w:date="2025-04-07T18:33:00Z">
            <w:r w:rsidRPr="00864D30">
              <w:rPr>
                <w:noProof/>
                <w:webHidden/>
              </w:rPr>
              <w:t>53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6DFF38F0" w14:textId="1810ADAC" w:rsidR="0012229D" w:rsidRPr="00864D30" w:rsidRDefault="0012229D">
          <w:pPr>
            <w:pStyle w:val="TOC1"/>
            <w:tabs>
              <w:tab w:val="right" w:leader="dot" w:pos="9017"/>
            </w:tabs>
            <w:rPr>
              <w:ins w:id="118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ins w:id="119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"_Toc194943250"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  <w:lang w:val="pt-PT"/>
              </w:rPr>
              <w:t xml:space="preserve">8. Guia Carregamento </w:t>
            </w:r>
            <w:r w:rsidRPr="00864D30">
              <w:rPr>
                <w:rStyle w:val="Hyperlink"/>
                <w:i/>
                <w:noProof/>
                <w:lang w:val="pt-PT"/>
              </w:rPr>
              <w:t>Inputs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_Toc194943250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120" w:author="Joana Rita Bentinho Silva" w:date="2025-04-07T18:33:00Z">
            <w:r w:rsidRPr="00864D30">
              <w:rPr>
                <w:noProof/>
                <w:webHidden/>
              </w:rPr>
              <w:t>53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733851A3" w14:textId="3475C841" w:rsidR="0012229D" w:rsidRPr="00864D30" w:rsidRDefault="0012229D">
          <w:pPr>
            <w:pStyle w:val="TOC2"/>
            <w:tabs>
              <w:tab w:val="right" w:leader="dot" w:pos="9017"/>
            </w:tabs>
            <w:rPr>
              <w:ins w:id="121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22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"_Toc194943251"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rFonts w:cs="Arial"/>
                <w:noProof/>
                <w:lang w:val="pt-PT"/>
              </w:rPr>
              <w:t xml:space="preserve">8.1. Riscos físicos agudo e crónico via NUTS – </w:t>
            </w:r>
            <w:r w:rsidRPr="00864D30">
              <w:rPr>
                <w:rStyle w:val="Hyperlink"/>
                <w:rFonts w:cs="Arial"/>
                <w:i/>
                <w:noProof/>
                <w:lang w:val="pt-PT"/>
              </w:rPr>
              <w:t>modesg_inp_risco_fisico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_Toc194943251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123" w:author="Joana Rita Bentinho Silva" w:date="2025-04-07T18:33:00Z">
            <w:r w:rsidRPr="00864D30">
              <w:rPr>
                <w:noProof/>
                <w:webHidden/>
              </w:rPr>
              <w:t>53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52A0BD32" w14:textId="55EA309C" w:rsidR="0012229D" w:rsidRPr="00864D30" w:rsidRDefault="0012229D">
          <w:pPr>
            <w:pStyle w:val="TOC2"/>
            <w:tabs>
              <w:tab w:val="right" w:leader="dot" w:pos="9017"/>
            </w:tabs>
            <w:rPr>
              <w:ins w:id="124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25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"_Toc194943252"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rFonts w:cs="Arial"/>
                <w:noProof/>
                <w:lang w:val="pt-PT"/>
              </w:rPr>
              <w:t xml:space="preserve">8.2. Riscos físicos agudo e crónico via </w:t>
            </w:r>
            <w:r w:rsidRPr="00864D30">
              <w:rPr>
                <w:rStyle w:val="Hyperlink"/>
                <w:rFonts w:cs="Arial"/>
                <w:i/>
                <w:noProof/>
                <w:lang w:val="pt-PT"/>
              </w:rPr>
              <w:t xml:space="preserve">Zip Code </w:t>
            </w:r>
            <w:r w:rsidRPr="00864D30">
              <w:rPr>
                <w:rStyle w:val="Hyperlink"/>
                <w:rFonts w:cs="Arial"/>
                <w:noProof/>
                <w:lang w:val="pt-PT"/>
              </w:rPr>
              <w:t xml:space="preserve">– </w:t>
            </w:r>
            <w:r w:rsidRPr="00864D30">
              <w:rPr>
                <w:rStyle w:val="Hyperlink"/>
                <w:rFonts w:cs="Arial"/>
                <w:i/>
                <w:noProof/>
                <w:lang w:val="pt-PT"/>
              </w:rPr>
              <w:t>modesg_inp_risco_fisico_zipcode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_Toc194943252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126" w:author="Joana Rita Bentinho Silva" w:date="2025-04-07T18:33:00Z">
            <w:r w:rsidRPr="00864D30">
              <w:rPr>
                <w:noProof/>
                <w:webHidden/>
              </w:rPr>
              <w:t>54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7B86FF0D" w14:textId="4440415E" w:rsidR="0012229D" w:rsidRPr="00864D30" w:rsidRDefault="0012229D">
          <w:pPr>
            <w:pStyle w:val="TOC2"/>
            <w:tabs>
              <w:tab w:val="right" w:leader="dot" w:pos="9017"/>
            </w:tabs>
            <w:rPr>
              <w:ins w:id="127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28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"_Toc194943253"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  <w:lang w:val="pt-PT"/>
              </w:rPr>
              <w:t xml:space="preserve">8.3. Marcação CSRD e Rácio de Alinhamento – </w:t>
            </w:r>
            <w:r w:rsidRPr="00864D30">
              <w:rPr>
                <w:rStyle w:val="Hyperlink"/>
                <w:i/>
                <w:noProof/>
                <w:lang w:val="pt-PT"/>
              </w:rPr>
              <w:t>modesg_inp_csrd_alinhamento_tax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_Toc194943253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129" w:author="Joana Rita Bentinho Silva" w:date="2025-04-07T18:33:00Z">
            <w:r w:rsidRPr="00864D30">
              <w:rPr>
                <w:noProof/>
                <w:webHidden/>
              </w:rPr>
              <w:t>54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04F39867" w14:textId="31B3DA4D" w:rsidR="0012229D" w:rsidRPr="00864D30" w:rsidRDefault="0012229D">
          <w:pPr>
            <w:pStyle w:val="TOC2"/>
            <w:tabs>
              <w:tab w:val="right" w:leader="dot" w:pos="9017"/>
            </w:tabs>
            <w:rPr>
              <w:ins w:id="130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31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"_Toc194943254"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  <w:lang w:val="pt-PT"/>
              </w:rPr>
              <w:t>8.4. Empresas Excluídas do Acordo de Paris –</w:t>
            </w:r>
            <w:r w:rsidRPr="00864D30">
              <w:rPr>
                <w:rStyle w:val="Hyperlink"/>
                <w:i/>
                <w:noProof/>
                <w:lang w:val="pt-PT"/>
              </w:rPr>
              <w:t>modesg_inp_empr_excl_paris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_Toc194943254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132" w:author="Joana Rita Bentinho Silva" w:date="2025-04-07T18:33:00Z">
            <w:r w:rsidRPr="00864D30">
              <w:rPr>
                <w:noProof/>
                <w:webHidden/>
              </w:rPr>
              <w:t>56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102A5281" w14:textId="442D2239" w:rsidR="0012229D" w:rsidRPr="00864D30" w:rsidRDefault="0012229D">
          <w:pPr>
            <w:pStyle w:val="TOC2"/>
            <w:tabs>
              <w:tab w:val="right" w:leader="dot" w:pos="9017"/>
            </w:tabs>
            <w:rPr>
              <w:ins w:id="133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34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"_Toc194943255"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  <w:lang w:val="pt-PT"/>
              </w:rPr>
              <w:t xml:space="preserve">8.5. Emissões </w:t>
            </w:r>
            <w:r w:rsidRPr="00864D30">
              <w:rPr>
                <w:rStyle w:val="Hyperlink"/>
                <w:i/>
                <w:noProof/>
                <w:lang w:val="pt-PT"/>
              </w:rPr>
              <w:t>scope</w:t>
            </w:r>
            <w:r w:rsidRPr="00864D30">
              <w:rPr>
                <w:rStyle w:val="Hyperlink"/>
                <w:noProof/>
                <w:lang w:val="pt-PT"/>
              </w:rPr>
              <w:t xml:space="preserve"> 1 e 2 para bens imóveis – </w:t>
            </w:r>
            <w:r w:rsidRPr="00864D30">
              <w:rPr>
                <w:rStyle w:val="Hyperlink"/>
                <w:i/>
                <w:noProof/>
                <w:lang w:val="pt-PT"/>
              </w:rPr>
              <w:t>modesg_inp_emss_bens_imoveis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_Toc194943255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135" w:author="Joana Rita Bentinho Silva" w:date="2025-04-07T18:33:00Z">
            <w:r w:rsidRPr="00864D30">
              <w:rPr>
                <w:noProof/>
                <w:webHidden/>
              </w:rPr>
              <w:t>56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42ABE359" w14:textId="0DA8D489" w:rsidR="0012229D" w:rsidRPr="00864D30" w:rsidRDefault="0012229D">
          <w:pPr>
            <w:pStyle w:val="TOC2"/>
            <w:tabs>
              <w:tab w:val="right" w:leader="dot" w:pos="9017"/>
            </w:tabs>
            <w:rPr>
              <w:ins w:id="136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37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"_Toc194943256"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  <w:lang w:val="pt-PT"/>
              </w:rPr>
              <w:t xml:space="preserve">8.6. Emissões </w:t>
            </w:r>
            <w:r w:rsidRPr="00864D30">
              <w:rPr>
                <w:rStyle w:val="Hyperlink"/>
                <w:i/>
                <w:noProof/>
                <w:lang w:val="pt-PT"/>
              </w:rPr>
              <w:t>scope</w:t>
            </w:r>
            <w:r w:rsidRPr="00864D30">
              <w:rPr>
                <w:rStyle w:val="Hyperlink"/>
                <w:noProof/>
                <w:lang w:val="pt-PT"/>
              </w:rPr>
              <w:t xml:space="preserve"> 1, 2 e 3 por código NACE - </w:t>
            </w:r>
            <w:r w:rsidRPr="00864D30">
              <w:rPr>
                <w:rStyle w:val="Hyperlink"/>
                <w:i/>
                <w:noProof/>
                <w:lang w:val="pt-PT"/>
              </w:rPr>
              <w:t>modesg_inp_emss_nace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_Toc194943256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138" w:author="Joana Rita Bentinho Silva" w:date="2025-04-07T18:33:00Z">
            <w:r w:rsidRPr="00864D30">
              <w:rPr>
                <w:noProof/>
                <w:webHidden/>
              </w:rPr>
              <w:t>57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573DA7EB" w14:textId="24440555" w:rsidR="0012229D" w:rsidRPr="00864D30" w:rsidRDefault="0012229D">
          <w:pPr>
            <w:pStyle w:val="TOC2"/>
            <w:tabs>
              <w:tab w:val="right" w:leader="dot" w:pos="9017"/>
            </w:tabs>
            <w:rPr>
              <w:ins w:id="139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40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"_Toc194943257"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  <w:lang w:val="pt-PT"/>
              </w:rPr>
              <w:t xml:space="preserve">8.7. Emissões </w:t>
            </w:r>
            <w:r w:rsidRPr="00864D30">
              <w:rPr>
                <w:rStyle w:val="Hyperlink"/>
                <w:i/>
                <w:noProof/>
                <w:lang w:val="pt-PT"/>
              </w:rPr>
              <w:t>scope</w:t>
            </w:r>
            <w:r w:rsidRPr="00864D30">
              <w:rPr>
                <w:rStyle w:val="Hyperlink"/>
                <w:noProof/>
                <w:lang w:val="pt-PT"/>
              </w:rPr>
              <w:t xml:space="preserve"> 1, 2 e 3 para entidades SCIB - </w:t>
            </w:r>
            <w:r w:rsidRPr="00864D30">
              <w:rPr>
                <w:rStyle w:val="Hyperlink"/>
                <w:i/>
                <w:noProof/>
                <w:lang w:val="pt-PT"/>
              </w:rPr>
              <w:t>modesg_inp_emss_scib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_Toc194943257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141" w:author="Joana Rita Bentinho Silva" w:date="2025-04-07T18:33:00Z">
            <w:r w:rsidRPr="00864D30">
              <w:rPr>
                <w:noProof/>
                <w:webHidden/>
              </w:rPr>
              <w:t>57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735FD35C" w14:textId="57EB5431" w:rsidR="0012229D" w:rsidRPr="00864D30" w:rsidRDefault="0012229D">
          <w:pPr>
            <w:pStyle w:val="TOC2"/>
            <w:tabs>
              <w:tab w:val="right" w:leader="dot" w:pos="9017"/>
            </w:tabs>
            <w:rPr>
              <w:ins w:id="14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43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"_Toc194943258"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  <w:lang w:val="pt-PT"/>
              </w:rPr>
              <w:t xml:space="preserve">8.8. Emissões por país/marca/modelo/subgrupo – </w:t>
            </w:r>
            <w:r w:rsidRPr="00864D30">
              <w:rPr>
                <w:rStyle w:val="Hyperlink"/>
                <w:i/>
                <w:noProof/>
                <w:lang w:val="pt-PT"/>
              </w:rPr>
              <w:t>modesg_inp_emss_vcls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_Toc194943258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144" w:author="Joana Rita Bentinho Silva" w:date="2025-04-07T18:33:00Z">
            <w:r w:rsidRPr="00864D30">
              <w:rPr>
                <w:noProof/>
                <w:webHidden/>
              </w:rPr>
              <w:t>58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3E3C6D54" w14:textId="59D8C2A8" w:rsidR="0012229D" w:rsidRPr="00864D30" w:rsidRDefault="0012229D">
          <w:pPr>
            <w:pStyle w:val="TOC2"/>
            <w:tabs>
              <w:tab w:val="right" w:leader="dot" w:pos="9017"/>
            </w:tabs>
            <w:rPr>
              <w:ins w:id="145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46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"_Toc194943259"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  <w:lang w:val="pt-PT"/>
              </w:rPr>
              <w:t xml:space="preserve">8.9. Emissões médias e km’s por tipo de motor/tipo de veículo/país/subgrupo - </w:t>
            </w:r>
            <w:r w:rsidRPr="00864D30">
              <w:rPr>
                <w:rStyle w:val="Hyperlink"/>
                <w:i/>
                <w:noProof/>
                <w:lang w:val="pt-PT"/>
              </w:rPr>
              <w:t>modesg_inp_km_medios_emss_vcls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_Toc194943259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147" w:author="Joana Rita Bentinho Silva" w:date="2025-04-07T18:33:00Z">
            <w:r w:rsidRPr="00864D30">
              <w:rPr>
                <w:noProof/>
                <w:webHidden/>
              </w:rPr>
              <w:t>59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2F3B0190" w14:textId="6E6FB820" w:rsidR="0012229D" w:rsidRPr="00864D30" w:rsidRDefault="0012229D">
          <w:pPr>
            <w:pStyle w:val="TOC2"/>
            <w:tabs>
              <w:tab w:val="right" w:leader="dot" w:pos="9017"/>
            </w:tabs>
            <w:rPr>
              <w:ins w:id="148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49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"_Toc194943260"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noProof/>
              </w:rPr>
              <w:t>8.10.</w:t>
            </w:r>
            <w:r w:rsidRPr="00864D30">
              <w:rPr>
                <w:rStyle w:val="Hyperlink"/>
                <w:i/>
                <w:noProof/>
              </w:rPr>
              <w:t xml:space="preserve"> Project Finance</w:t>
            </w:r>
            <w:r w:rsidRPr="00864D30">
              <w:rPr>
                <w:rStyle w:val="Hyperlink"/>
                <w:noProof/>
              </w:rPr>
              <w:t xml:space="preserve"> - </w:t>
            </w:r>
            <w:r w:rsidRPr="00864D30">
              <w:rPr>
                <w:rStyle w:val="Hyperlink"/>
                <w:i/>
                <w:noProof/>
              </w:rPr>
              <w:t>modesg_inp_project_finance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_Toc194943260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150" w:author="Joana Rita Bentinho Silva" w:date="2025-04-07T18:33:00Z">
            <w:r w:rsidRPr="00864D30">
              <w:rPr>
                <w:noProof/>
                <w:webHidden/>
              </w:rPr>
              <w:t>59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05B7C72F" w14:textId="36837F87" w:rsidR="0012229D" w:rsidRPr="00864D30" w:rsidRDefault="0012229D">
          <w:pPr>
            <w:pStyle w:val="TOC2"/>
            <w:tabs>
              <w:tab w:val="right" w:leader="dot" w:pos="9017"/>
            </w:tabs>
            <w:rPr>
              <w:ins w:id="151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52" w:author="Joana Rita Bentinho Silva" w:date="2025-04-07T18:33:00Z">
            <w:r w:rsidRPr="00864D30">
              <w:rPr>
                <w:rStyle w:val="Hyperlink"/>
                <w:noProof/>
              </w:rPr>
              <w:fldChar w:fldCharType="begin"/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noProof/>
              </w:rPr>
              <w:instrText>HYPERLINK \l "_Toc194943261"</w:instrText>
            </w:r>
            <w:r w:rsidRPr="00864D30">
              <w:rPr>
                <w:rStyle w:val="Hyperlink"/>
                <w:noProof/>
              </w:rPr>
              <w:instrText xml:space="preserve"> </w:instrText>
            </w:r>
            <w:r w:rsidRPr="00864D30">
              <w:rPr>
                <w:rStyle w:val="Hyperlink"/>
                <w:noProof/>
              </w:rPr>
              <w:fldChar w:fldCharType="separate"/>
            </w:r>
            <w:r w:rsidRPr="00864D30">
              <w:rPr>
                <w:rStyle w:val="Hyperlink"/>
                <w:rFonts w:cs="Arial"/>
                <w:noProof/>
                <w:lang w:val="pt-PT"/>
              </w:rPr>
              <w:t>8.11.</w:t>
            </w:r>
            <w:r w:rsidRPr="00864D30">
              <w:rPr>
                <w:rStyle w:val="Hyperlink"/>
                <w:noProof/>
                <w:lang w:val="pt-PT"/>
              </w:rPr>
              <w:t xml:space="preserve"> Tabela de Parametrização - </w:t>
            </w:r>
            <w:r w:rsidRPr="00864D30">
              <w:rPr>
                <w:rStyle w:val="Hyperlink"/>
                <w:rFonts w:cs="Arial"/>
                <w:i/>
                <w:noProof/>
                <w:lang w:val="pt-PT"/>
              </w:rPr>
              <w:t>modesg_param_codigos</w:t>
            </w:r>
            <w:r w:rsidRPr="00864D30">
              <w:rPr>
                <w:noProof/>
                <w:webHidden/>
              </w:rPr>
              <w:tab/>
            </w:r>
            <w:r w:rsidRPr="00864D30">
              <w:rPr>
                <w:noProof/>
                <w:webHidden/>
              </w:rPr>
              <w:fldChar w:fldCharType="begin"/>
            </w:r>
            <w:r w:rsidRPr="00864D30">
              <w:rPr>
                <w:noProof/>
                <w:webHidden/>
              </w:rPr>
              <w:instrText xml:space="preserve"> PAGEREF _Toc194943261 \h </w:instrText>
            </w:r>
          </w:ins>
          <w:r w:rsidRPr="00864D30">
            <w:rPr>
              <w:noProof/>
              <w:webHidden/>
            </w:rPr>
          </w:r>
          <w:r w:rsidRPr="00864D30">
            <w:rPr>
              <w:noProof/>
              <w:webHidden/>
            </w:rPr>
            <w:fldChar w:fldCharType="separate"/>
          </w:r>
          <w:ins w:id="153" w:author="Joana Rita Bentinho Silva" w:date="2025-04-07T18:33:00Z">
            <w:r w:rsidRPr="00864D30">
              <w:rPr>
                <w:noProof/>
                <w:webHidden/>
              </w:rPr>
              <w:t>60</w:t>
            </w:r>
            <w:r w:rsidRPr="00864D30">
              <w:rPr>
                <w:noProof/>
                <w:webHidden/>
              </w:rPr>
              <w:fldChar w:fldCharType="end"/>
            </w:r>
            <w:r w:rsidRPr="00864D30">
              <w:rPr>
                <w:rStyle w:val="Hyperlink"/>
                <w:noProof/>
              </w:rPr>
              <w:fldChar w:fldCharType="end"/>
            </w:r>
          </w:ins>
        </w:p>
        <w:p w14:paraId="549C5AA7" w14:textId="58FF51AD" w:rsidR="008435E7" w:rsidRPr="00864D30" w:rsidDel="0012229D" w:rsidRDefault="008435E7">
          <w:pPr>
            <w:pStyle w:val="TOC1"/>
            <w:tabs>
              <w:tab w:val="right" w:leader="dot" w:pos="9017"/>
            </w:tabs>
            <w:rPr>
              <w:del w:id="154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155" w:author="Joana Rita Bentinho Silva" w:date="2025-04-07T18:33:00Z">
            <w:r w:rsidRPr="00864D30" w:rsidDel="0012229D">
              <w:rPr>
                <w:rPrChange w:id="156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1.</w:delText>
            </w:r>
            <w:r w:rsidRPr="00864D30" w:rsidDel="0012229D">
              <w:rPr>
                <w:rPrChange w:id="157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 xml:space="preserve"> Glossário</w:delText>
            </w:r>
            <w:r w:rsidRPr="00864D30" w:rsidDel="0012229D">
              <w:rPr>
                <w:rPrChange w:id="158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de Tabelas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4</w:delText>
            </w:r>
          </w:del>
        </w:p>
        <w:p w14:paraId="0D4EAB04" w14:textId="21A1E6B1" w:rsidR="008435E7" w:rsidRPr="00864D30" w:rsidDel="0012229D" w:rsidRDefault="008435E7">
          <w:pPr>
            <w:pStyle w:val="TOC1"/>
            <w:tabs>
              <w:tab w:val="right" w:leader="dot" w:pos="9017"/>
            </w:tabs>
            <w:rPr>
              <w:del w:id="159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160" w:author="Joana Rita Bentinho Silva" w:date="2025-04-07T18:33:00Z">
            <w:r w:rsidRPr="00864D30" w:rsidDel="0012229D">
              <w:rPr>
                <w:rPrChange w:id="161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2.</w:delText>
            </w:r>
            <w:r w:rsidRPr="00864D30" w:rsidDel="0012229D">
              <w:rPr>
                <w:rPrChange w:id="162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 xml:space="preserve"> Introdução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5</w:delText>
            </w:r>
          </w:del>
        </w:p>
        <w:p w14:paraId="1E03639D" w14:textId="01506A94" w:rsidR="008435E7" w:rsidRPr="00864D30" w:rsidDel="0012229D" w:rsidRDefault="008435E7">
          <w:pPr>
            <w:pStyle w:val="TOC1"/>
            <w:tabs>
              <w:tab w:val="right" w:leader="dot" w:pos="9017"/>
            </w:tabs>
            <w:rPr>
              <w:del w:id="163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164" w:author="Joana Rita Bentinho Silva" w:date="2025-04-07T18:33:00Z">
            <w:r w:rsidRPr="00864D30" w:rsidDel="0012229D">
              <w:rPr>
                <w:rPrChange w:id="165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3.</w:delText>
            </w:r>
            <w:r w:rsidRPr="00864D30" w:rsidDel="0012229D">
              <w:rPr>
                <w:rPrChange w:id="166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 xml:space="preserve"> Modelo</w:delText>
            </w:r>
            <w:r w:rsidRPr="00864D30" w:rsidDel="0012229D">
              <w:rPr>
                <w:rPrChange w:id="167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Conceptual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5</w:delText>
            </w:r>
          </w:del>
        </w:p>
        <w:p w14:paraId="0311497E" w14:textId="2FF2AA43" w:rsidR="008435E7" w:rsidRPr="00864D30" w:rsidDel="0012229D" w:rsidRDefault="008435E7">
          <w:pPr>
            <w:pStyle w:val="TOC2"/>
            <w:tabs>
              <w:tab w:val="right" w:leader="dot" w:pos="9017"/>
            </w:tabs>
            <w:rPr>
              <w:del w:id="168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169" w:author="Joana Rita Bentinho Silva" w:date="2025-04-07T18:33:00Z">
            <w:r w:rsidRPr="00864D30" w:rsidDel="0012229D">
              <w:rPr>
                <w:rPrChange w:id="170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3.1.</w:delText>
            </w:r>
            <w:r w:rsidRPr="00864D30" w:rsidDel="0012229D">
              <w:rPr>
                <w:rPrChange w:id="171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 xml:space="preserve"> Nomenclatura</w:delText>
            </w:r>
            <w:r w:rsidRPr="00864D30" w:rsidDel="0012229D">
              <w:rPr>
                <w:rPrChange w:id="172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de Tabelas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5</w:delText>
            </w:r>
          </w:del>
        </w:p>
        <w:p w14:paraId="493D16E1" w14:textId="23D5C967" w:rsidR="008435E7" w:rsidRPr="00864D30" w:rsidDel="0012229D" w:rsidRDefault="008435E7">
          <w:pPr>
            <w:pStyle w:val="TOC2"/>
            <w:tabs>
              <w:tab w:val="right" w:leader="dot" w:pos="9017"/>
            </w:tabs>
            <w:rPr>
              <w:del w:id="173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174" w:author="Joana Rita Bentinho Silva" w:date="2025-04-07T18:33:00Z">
            <w:r w:rsidRPr="00864D30" w:rsidDel="0012229D">
              <w:rPr>
                <w:rPrChange w:id="175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3.2.</w:delText>
            </w:r>
            <w:r w:rsidRPr="00864D30" w:rsidDel="0012229D">
              <w:rPr>
                <w:rPrChange w:id="176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 xml:space="preserve"> Pressupostos</w:delText>
            </w:r>
            <w:r w:rsidRPr="00864D30" w:rsidDel="0012229D">
              <w:rPr>
                <w:rPrChange w:id="177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gerais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6</w:delText>
            </w:r>
          </w:del>
        </w:p>
        <w:p w14:paraId="47A380BE" w14:textId="0C2B3AB0" w:rsidR="008435E7" w:rsidRPr="00864D30" w:rsidDel="0012229D" w:rsidRDefault="008435E7">
          <w:pPr>
            <w:pStyle w:val="TOC1"/>
            <w:tabs>
              <w:tab w:val="right" w:leader="dot" w:pos="9017"/>
            </w:tabs>
            <w:rPr>
              <w:del w:id="178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179" w:author="Joana Rita Bentinho Silva" w:date="2025-04-07T18:33:00Z">
            <w:r w:rsidRPr="00864D30" w:rsidDel="0012229D">
              <w:rPr>
                <w:rPrChange w:id="180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4. Contratos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6</w:delText>
            </w:r>
          </w:del>
        </w:p>
        <w:p w14:paraId="668EE30C" w14:textId="71FAD273" w:rsidR="008435E7" w:rsidRPr="00864D30" w:rsidDel="0012229D" w:rsidRDefault="008435E7">
          <w:pPr>
            <w:pStyle w:val="TOC2"/>
            <w:tabs>
              <w:tab w:val="right" w:leader="dot" w:pos="9017"/>
            </w:tabs>
            <w:rPr>
              <w:del w:id="181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182" w:author="Joana Rita Bentinho Silva" w:date="2025-04-07T18:33:00Z">
            <w:r w:rsidRPr="00864D30" w:rsidDel="0012229D">
              <w:rPr>
                <w:rPrChange w:id="183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4.1.</w:delText>
            </w:r>
            <w:r w:rsidRPr="00864D30" w:rsidDel="0012229D">
              <w:rPr>
                <w:rPrChange w:id="184" w:author="Joana Rita Bentinho Silva" w:date="2025-04-07T18:33:00Z">
                  <w:rPr>
                    <w:rStyle w:val="Hyperlink"/>
                    <w:rFonts w:cs="Arial"/>
                    <w:noProof/>
                    <w:lang w:val="pt-PT"/>
                  </w:rPr>
                </w:rPrChange>
              </w:rPr>
              <w:delText xml:space="preserve"> Informação verde contratos - </w:delText>
            </w:r>
            <w:r w:rsidRPr="00864D30" w:rsidDel="0012229D">
              <w:rPr>
                <w:rPrChange w:id="185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modesg_out_sfics_taxon_europeia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6</w:delText>
            </w:r>
          </w:del>
        </w:p>
        <w:p w14:paraId="12A91E07" w14:textId="089D9C74" w:rsidR="008435E7" w:rsidRPr="00864D30" w:rsidDel="0012229D" w:rsidRDefault="008435E7">
          <w:pPr>
            <w:pStyle w:val="TOC3"/>
            <w:tabs>
              <w:tab w:val="right" w:leader="dot" w:pos="9017"/>
            </w:tabs>
            <w:rPr>
              <w:del w:id="186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187" w:author="Joana Rita Bentinho Silva" w:date="2025-04-07T18:33:00Z">
            <w:r w:rsidRPr="00864D30" w:rsidDel="0012229D">
              <w:rPr>
                <w:rPrChange w:id="188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4.1.1. Conceito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6</w:delText>
            </w:r>
          </w:del>
        </w:p>
        <w:p w14:paraId="7CF19DC6" w14:textId="3314479C" w:rsidR="008435E7" w:rsidRPr="00864D30" w:rsidDel="0012229D" w:rsidRDefault="008435E7">
          <w:pPr>
            <w:pStyle w:val="TOC3"/>
            <w:tabs>
              <w:tab w:val="right" w:leader="dot" w:pos="9017"/>
            </w:tabs>
            <w:rPr>
              <w:del w:id="189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190" w:author="Joana Rita Bentinho Silva" w:date="2025-04-07T18:33:00Z">
            <w:r w:rsidRPr="00864D30" w:rsidDel="0012229D">
              <w:rPr>
                <w:rPrChange w:id="191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4.1.2. Granularidade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6</w:delText>
            </w:r>
          </w:del>
        </w:p>
        <w:p w14:paraId="5C3EADB6" w14:textId="1FF26EC4" w:rsidR="008435E7" w:rsidRPr="00864D30" w:rsidDel="0012229D" w:rsidRDefault="008435E7">
          <w:pPr>
            <w:pStyle w:val="TOC3"/>
            <w:tabs>
              <w:tab w:val="right" w:leader="dot" w:pos="9017"/>
            </w:tabs>
            <w:rPr>
              <w:del w:id="192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193" w:author="Joana Rita Bentinho Silva" w:date="2025-04-07T18:33:00Z">
            <w:r w:rsidRPr="00864D30" w:rsidDel="0012229D">
              <w:rPr>
                <w:rPrChange w:id="194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4.1.3. Aprovisionamento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6</w:delText>
            </w:r>
          </w:del>
        </w:p>
        <w:p w14:paraId="6B9B17D3" w14:textId="0078DF37" w:rsidR="008435E7" w:rsidRPr="00864D30" w:rsidDel="0012229D" w:rsidRDefault="008435E7">
          <w:pPr>
            <w:pStyle w:val="TOC2"/>
            <w:tabs>
              <w:tab w:val="right" w:leader="dot" w:pos="9017"/>
            </w:tabs>
            <w:rPr>
              <w:del w:id="195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196" w:author="Joana Rita Bentinho Silva" w:date="2025-04-07T18:33:00Z">
            <w:r w:rsidRPr="00864D30" w:rsidDel="0012229D">
              <w:rPr>
                <w:rPrChange w:id="197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4.2. Parametrização SFICS - </w:delText>
            </w:r>
            <w:r w:rsidRPr="00864D30" w:rsidDel="0012229D">
              <w:rPr>
                <w:rPrChange w:id="198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modesg_param_sfics_taxon_europeia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11</w:delText>
            </w:r>
          </w:del>
        </w:p>
        <w:p w14:paraId="37EDEB65" w14:textId="5CBD8D25" w:rsidR="008435E7" w:rsidRPr="00864D30" w:rsidDel="0012229D" w:rsidRDefault="008435E7">
          <w:pPr>
            <w:pStyle w:val="TOC1"/>
            <w:tabs>
              <w:tab w:val="right" w:leader="dot" w:pos="9017"/>
            </w:tabs>
            <w:rPr>
              <w:del w:id="199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200" w:author="Joana Rita Bentinho Silva" w:date="2025-04-07T18:33:00Z">
            <w:r w:rsidRPr="00864D30" w:rsidDel="0012229D">
              <w:rPr>
                <w:rPrChange w:id="201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5. Bens Móveis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13</w:delText>
            </w:r>
          </w:del>
        </w:p>
        <w:p w14:paraId="3D6C5157" w14:textId="5889223A" w:rsidR="008435E7" w:rsidRPr="00864D30" w:rsidDel="0012229D" w:rsidRDefault="008435E7">
          <w:pPr>
            <w:pStyle w:val="TOC2"/>
            <w:tabs>
              <w:tab w:val="right" w:leader="dot" w:pos="9017"/>
            </w:tabs>
            <w:rPr>
              <w:del w:id="20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03" w:author="Joana Rita Bentinho Silva" w:date="2025-04-07T18:33:00Z">
            <w:r w:rsidRPr="00864D30" w:rsidDel="0012229D">
              <w:rPr>
                <w:rPrChange w:id="204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5.1. Informação verde veículos - </w:delText>
            </w:r>
            <w:r w:rsidRPr="00864D30" w:rsidDel="0012229D">
              <w:rPr>
                <w:rPrChange w:id="205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modesg_out_emss_vcls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13</w:delText>
            </w:r>
          </w:del>
        </w:p>
        <w:p w14:paraId="7F7953AA" w14:textId="06576BF2" w:rsidR="008435E7" w:rsidRPr="00864D30" w:rsidDel="0012229D" w:rsidRDefault="008435E7">
          <w:pPr>
            <w:pStyle w:val="TOC3"/>
            <w:tabs>
              <w:tab w:val="right" w:leader="dot" w:pos="9017"/>
            </w:tabs>
            <w:rPr>
              <w:del w:id="206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07" w:author="Joana Rita Bentinho Silva" w:date="2025-04-07T18:33:00Z">
            <w:r w:rsidRPr="00864D30" w:rsidDel="0012229D">
              <w:rPr>
                <w:rPrChange w:id="208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5.1.1. Conceito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13</w:delText>
            </w:r>
          </w:del>
        </w:p>
        <w:p w14:paraId="6C8B9186" w14:textId="5192827C" w:rsidR="008435E7" w:rsidRPr="00864D30" w:rsidDel="0012229D" w:rsidRDefault="008435E7">
          <w:pPr>
            <w:pStyle w:val="TOC3"/>
            <w:tabs>
              <w:tab w:val="right" w:leader="dot" w:pos="9017"/>
            </w:tabs>
            <w:rPr>
              <w:del w:id="209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10" w:author="Joana Rita Bentinho Silva" w:date="2025-04-07T18:33:00Z">
            <w:r w:rsidRPr="00864D30" w:rsidDel="0012229D">
              <w:rPr>
                <w:rPrChange w:id="211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5.1.2. Granularidade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13</w:delText>
            </w:r>
          </w:del>
        </w:p>
        <w:p w14:paraId="415AA9C1" w14:textId="56A198D2" w:rsidR="008435E7" w:rsidRPr="00864D30" w:rsidDel="0012229D" w:rsidRDefault="008435E7">
          <w:pPr>
            <w:pStyle w:val="TOC3"/>
            <w:tabs>
              <w:tab w:val="right" w:leader="dot" w:pos="9017"/>
            </w:tabs>
            <w:rPr>
              <w:del w:id="212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13" w:author="Joana Rita Bentinho Silva" w:date="2025-04-07T18:33:00Z">
            <w:r w:rsidRPr="00864D30" w:rsidDel="0012229D">
              <w:rPr>
                <w:rPrChange w:id="214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5.1.3. Aprovisionamento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14</w:delText>
            </w:r>
          </w:del>
        </w:p>
        <w:p w14:paraId="4E2F367E" w14:textId="1C382166" w:rsidR="008435E7" w:rsidRPr="00864D30" w:rsidDel="0012229D" w:rsidRDefault="008435E7">
          <w:pPr>
            <w:pStyle w:val="TOC2"/>
            <w:tabs>
              <w:tab w:val="right" w:leader="dot" w:pos="9017"/>
            </w:tabs>
            <w:rPr>
              <w:del w:id="215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16" w:author="Joana Rita Bentinho Silva" w:date="2025-04-07T18:33:00Z">
            <w:r w:rsidRPr="00864D30" w:rsidDel="0012229D">
              <w:rPr>
                <w:rPrChange w:id="217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5.2. Emissões por país/marca/modelo/subgrupo –</w:delText>
            </w:r>
            <w:r w:rsidRPr="00864D30" w:rsidDel="0012229D">
              <w:rPr>
                <w:rPrChange w:id="218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modesg_inp_emss_vcls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18</w:delText>
            </w:r>
          </w:del>
        </w:p>
        <w:p w14:paraId="044A5066" w14:textId="49334501" w:rsidR="008435E7" w:rsidRPr="00864D30" w:rsidDel="0012229D" w:rsidRDefault="008435E7">
          <w:pPr>
            <w:pStyle w:val="TOC2"/>
            <w:tabs>
              <w:tab w:val="right" w:leader="dot" w:pos="9017"/>
            </w:tabs>
            <w:rPr>
              <w:del w:id="219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20" w:author="Joana Rita Bentinho Silva" w:date="2025-04-07T18:33:00Z">
            <w:r w:rsidRPr="00864D30" w:rsidDel="0012229D">
              <w:rPr>
                <w:rPrChange w:id="221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5.3. Emissões médias e Km’s por tipo de motor/tipo de veículo/país/ subgrupo - </w:delText>
            </w:r>
            <w:r w:rsidRPr="00864D30" w:rsidDel="0012229D">
              <w:rPr>
                <w:rPrChange w:id="222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modesg_inp_km_medios_emss_vcls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19</w:delText>
            </w:r>
          </w:del>
        </w:p>
        <w:p w14:paraId="31FB1D9E" w14:textId="27DE3DA7" w:rsidR="008435E7" w:rsidRPr="00864D30" w:rsidDel="0012229D" w:rsidRDefault="008435E7">
          <w:pPr>
            <w:pStyle w:val="TOC1"/>
            <w:tabs>
              <w:tab w:val="right" w:leader="dot" w:pos="9017"/>
            </w:tabs>
            <w:rPr>
              <w:del w:id="223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224" w:author="Joana Rita Bentinho Silva" w:date="2025-04-07T18:33:00Z">
            <w:r w:rsidRPr="00864D30" w:rsidDel="0012229D">
              <w:rPr>
                <w:rPrChange w:id="225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6. Clientes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20</w:delText>
            </w:r>
          </w:del>
        </w:p>
        <w:p w14:paraId="09ABF198" w14:textId="7901FF30" w:rsidR="008435E7" w:rsidRPr="00864D30" w:rsidDel="0012229D" w:rsidRDefault="008435E7">
          <w:pPr>
            <w:pStyle w:val="TOC2"/>
            <w:tabs>
              <w:tab w:val="right" w:leader="dot" w:pos="9017"/>
            </w:tabs>
            <w:rPr>
              <w:del w:id="226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27" w:author="Joana Rita Bentinho Silva" w:date="2025-04-07T18:33:00Z">
            <w:r w:rsidRPr="00864D30" w:rsidDel="0012229D">
              <w:rPr>
                <w:rPrChange w:id="228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6.1. Informação não financeira - </w:delText>
            </w:r>
            <w:r w:rsidRPr="00864D30" w:rsidDel="0012229D">
              <w:rPr>
                <w:rPrChange w:id="229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modesg_out_empr_info_nfin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20</w:delText>
            </w:r>
          </w:del>
        </w:p>
        <w:p w14:paraId="24601ABA" w14:textId="11F8D82B" w:rsidR="008435E7" w:rsidRPr="00864D30" w:rsidDel="0012229D" w:rsidRDefault="008435E7">
          <w:pPr>
            <w:pStyle w:val="TOC3"/>
            <w:tabs>
              <w:tab w:val="right" w:leader="dot" w:pos="9017"/>
            </w:tabs>
            <w:rPr>
              <w:del w:id="230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31" w:author="Joana Rita Bentinho Silva" w:date="2025-04-07T18:33:00Z">
            <w:r w:rsidRPr="00864D30" w:rsidDel="0012229D">
              <w:rPr>
                <w:rPrChange w:id="232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6.1.1. Conceito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20</w:delText>
            </w:r>
          </w:del>
        </w:p>
        <w:p w14:paraId="15EE287D" w14:textId="765E83E4" w:rsidR="008435E7" w:rsidRPr="00864D30" w:rsidDel="0012229D" w:rsidRDefault="008435E7">
          <w:pPr>
            <w:pStyle w:val="TOC3"/>
            <w:tabs>
              <w:tab w:val="right" w:leader="dot" w:pos="9017"/>
            </w:tabs>
            <w:rPr>
              <w:del w:id="233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34" w:author="Joana Rita Bentinho Silva" w:date="2025-04-07T18:33:00Z">
            <w:r w:rsidRPr="00864D30" w:rsidDel="0012229D">
              <w:rPr>
                <w:rPrChange w:id="235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6.1.2. Granularidade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20</w:delText>
            </w:r>
          </w:del>
        </w:p>
        <w:p w14:paraId="6C9411DC" w14:textId="3A51F911" w:rsidR="008435E7" w:rsidRPr="00864D30" w:rsidDel="0012229D" w:rsidRDefault="008435E7">
          <w:pPr>
            <w:pStyle w:val="TOC3"/>
            <w:tabs>
              <w:tab w:val="right" w:leader="dot" w:pos="9017"/>
            </w:tabs>
            <w:rPr>
              <w:del w:id="236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37" w:author="Joana Rita Bentinho Silva" w:date="2025-04-07T18:33:00Z">
            <w:r w:rsidRPr="00864D30" w:rsidDel="0012229D">
              <w:rPr>
                <w:rPrChange w:id="238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6.1.3. Aprovisionamento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20</w:delText>
            </w:r>
          </w:del>
        </w:p>
        <w:p w14:paraId="077E0595" w14:textId="750C8951" w:rsidR="008435E7" w:rsidRPr="00864D30" w:rsidDel="0012229D" w:rsidRDefault="008435E7">
          <w:pPr>
            <w:pStyle w:val="TOC2"/>
            <w:tabs>
              <w:tab w:val="right" w:leader="dot" w:pos="9017"/>
            </w:tabs>
            <w:rPr>
              <w:del w:id="239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40" w:author="Joana Rita Bentinho Silva" w:date="2025-04-07T18:33:00Z">
            <w:r w:rsidRPr="00864D30" w:rsidDel="0012229D">
              <w:rPr>
                <w:rPrChange w:id="241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6.2. Empresas Excluídas do Acordo de Paris –</w:delText>
            </w:r>
            <w:r w:rsidRPr="00864D30" w:rsidDel="0012229D">
              <w:rPr>
                <w:rPrChange w:id="242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modesg_inp_empr_excl_paris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42</w:delText>
            </w:r>
          </w:del>
        </w:p>
        <w:p w14:paraId="08A8E4E6" w14:textId="595C8160" w:rsidR="008435E7" w:rsidRPr="00864D30" w:rsidDel="0012229D" w:rsidRDefault="008435E7">
          <w:pPr>
            <w:pStyle w:val="TOC2"/>
            <w:tabs>
              <w:tab w:val="right" w:leader="dot" w:pos="9017"/>
            </w:tabs>
            <w:rPr>
              <w:del w:id="243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44" w:author="Joana Rita Bentinho Silva" w:date="2025-04-07T18:33:00Z">
            <w:r w:rsidRPr="00864D30" w:rsidDel="0012229D">
              <w:rPr>
                <w:rPrChange w:id="245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6.3. Marcação CSRD e Rácios de Alinhamento - </w:delText>
            </w:r>
            <w:r w:rsidRPr="00864D30" w:rsidDel="0012229D">
              <w:rPr>
                <w:rPrChange w:id="246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modesg_inp_csrd_alinhamento_tax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42</w:delText>
            </w:r>
          </w:del>
        </w:p>
        <w:p w14:paraId="5261EEC5" w14:textId="39BDB7A4" w:rsidR="008435E7" w:rsidRPr="00864D30" w:rsidDel="0012229D" w:rsidRDefault="008435E7">
          <w:pPr>
            <w:pStyle w:val="TOC2"/>
            <w:tabs>
              <w:tab w:val="right" w:leader="dot" w:pos="9017"/>
            </w:tabs>
            <w:rPr>
              <w:del w:id="247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48" w:author="Joana Rita Bentinho Silva" w:date="2025-04-07T18:33:00Z">
            <w:r w:rsidRPr="00864D30" w:rsidDel="0012229D">
              <w:rPr>
                <w:rPrChange w:id="249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6.4. Riscos físicos agudo e crónico por NUTS - </w:delText>
            </w:r>
            <w:r w:rsidRPr="00864D30" w:rsidDel="0012229D">
              <w:rPr>
                <w:rPrChange w:id="250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modesg_inp_risco_fisico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43</w:delText>
            </w:r>
          </w:del>
        </w:p>
        <w:p w14:paraId="1211E3A5" w14:textId="1CCA1E73" w:rsidR="008435E7" w:rsidRPr="00864D30" w:rsidDel="0012229D" w:rsidRDefault="008435E7">
          <w:pPr>
            <w:pStyle w:val="TOC2"/>
            <w:tabs>
              <w:tab w:val="right" w:leader="dot" w:pos="9017"/>
            </w:tabs>
            <w:rPr>
              <w:del w:id="251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52" w:author="Joana Rita Bentinho Silva" w:date="2025-04-07T18:33:00Z">
            <w:r w:rsidRPr="00864D30" w:rsidDel="0012229D">
              <w:rPr>
                <w:rPrChange w:id="253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6.5. Emissões </w:delText>
            </w:r>
            <w:r w:rsidRPr="00864D30" w:rsidDel="0012229D">
              <w:rPr>
                <w:rPrChange w:id="254" w:author="Joana Rita Bentinho Silva" w:date="2025-04-07T18:33:00Z">
                  <w:rPr>
                    <w:rStyle w:val="Hyperlink"/>
                    <w:i/>
                    <w:iCs/>
                    <w:noProof/>
                    <w:lang w:val="pt-PT"/>
                  </w:rPr>
                </w:rPrChange>
              </w:rPr>
              <w:delText>scope</w:delText>
            </w:r>
            <w:r w:rsidRPr="00864D30" w:rsidDel="0012229D">
              <w:rPr>
                <w:rPrChange w:id="255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1, 2 e 3 para entidades SCIB - </w:delText>
            </w:r>
            <w:r w:rsidRPr="00864D30" w:rsidDel="0012229D">
              <w:rPr>
                <w:rPrChange w:id="256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modesg_inp_emss_scib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43</w:delText>
            </w:r>
          </w:del>
        </w:p>
        <w:p w14:paraId="5356EFE1" w14:textId="4F042023" w:rsidR="008435E7" w:rsidRPr="00864D30" w:rsidDel="0012229D" w:rsidRDefault="008435E7">
          <w:pPr>
            <w:pStyle w:val="TOC2"/>
            <w:tabs>
              <w:tab w:val="right" w:leader="dot" w:pos="9017"/>
            </w:tabs>
            <w:rPr>
              <w:del w:id="257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58" w:author="Joana Rita Bentinho Silva" w:date="2025-04-07T18:33:00Z">
            <w:r w:rsidRPr="00864D30" w:rsidDel="0012229D">
              <w:rPr>
                <w:rPrChange w:id="259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6.6. Emissões </w:delText>
            </w:r>
            <w:r w:rsidRPr="00864D30" w:rsidDel="0012229D">
              <w:rPr>
                <w:rPrChange w:id="260" w:author="Joana Rita Bentinho Silva" w:date="2025-04-07T18:33:00Z">
                  <w:rPr>
                    <w:rStyle w:val="Hyperlink"/>
                    <w:i/>
                    <w:iCs/>
                    <w:noProof/>
                    <w:lang w:val="pt-PT"/>
                  </w:rPr>
                </w:rPrChange>
              </w:rPr>
              <w:delText>scope</w:delText>
            </w:r>
            <w:r w:rsidRPr="00864D30" w:rsidDel="0012229D">
              <w:rPr>
                <w:rPrChange w:id="261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1, 2 e 3 por código NACE - </w:delText>
            </w:r>
            <w:r w:rsidRPr="00864D30" w:rsidDel="0012229D">
              <w:rPr>
                <w:rPrChange w:id="262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modesg_inp_emss_nace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44</w:delText>
            </w:r>
          </w:del>
        </w:p>
        <w:p w14:paraId="493D7AC1" w14:textId="3A56004E" w:rsidR="008435E7" w:rsidRPr="00864D30" w:rsidDel="0012229D" w:rsidRDefault="008435E7">
          <w:pPr>
            <w:pStyle w:val="TOC2"/>
            <w:tabs>
              <w:tab w:val="right" w:leader="dot" w:pos="9017"/>
            </w:tabs>
            <w:rPr>
              <w:del w:id="263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64" w:author="Joana Rita Bentinho Silva" w:date="2025-04-07T18:33:00Z">
            <w:r w:rsidRPr="00864D30" w:rsidDel="0012229D">
              <w:rPr>
                <w:rPrChange w:id="265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6.7.</w:delText>
            </w:r>
            <w:r w:rsidRPr="00864D30" w:rsidDel="0012229D">
              <w:rPr>
                <w:rPrChange w:id="266" w:author="Joana Rita Bentinho Silva" w:date="2025-04-07T18:33:00Z">
                  <w:rPr>
                    <w:rStyle w:val="Hyperlink"/>
                    <w:i/>
                    <w:noProof/>
                  </w:rPr>
                </w:rPrChange>
              </w:rPr>
              <w:delText xml:space="preserve"> Input Project Finance - modesg_inp_project_finance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44</w:delText>
            </w:r>
          </w:del>
        </w:p>
        <w:p w14:paraId="569B2D28" w14:textId="05AC0002" w:rsidR="008435E7" w:rsidRPr="00864D30" w:rsidDel="0012229D" w:rsidRDefault="008435E7">
          <w:pPr>
            <w:pStyle w:val="TOC2"/>
            <w:tabs>
              <w:tab w:val="right" w:leader="dot" w:pos="9017"/>
            </w:tabs>
            <w:rPr>
              <w:del w:id="267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68" w:author="Joana Rita Bentinho Silva" w:date="2025-04-07T18:33:00Z">
            <w:r w:rsidRPr="00864D30" w:rsidDel="0012229D">
              <w:rPr>
                <w:rPrChange w:id="269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6.8. Riscos físicos agudo e crónico por </w:delText>
            </w:r>
            <w:r w:rsidRPr="00864D30" w:rsidDel="0012229D">
              <w:rPr>
                <w:rPrChange w:id="270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 xml:space="preserve">ZipCode </w:delText>
            </w:r>
            <w:r w:rsidRPr="00864D30" w:rsidDel="0012229D">
              <w:rPr>
                <w:rPrChange w:id="271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- </w:delText>
            </w:r>
            <w:r w:rsidRPr="00864D30" w:rsidDel="0012229D">
              <w:rPr>
                <w:rPrChange w:id="272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modesg_inp_risco_fisico_zipcode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45</w:delText>
            </w:r>
          </w:del>
        </w:p>
        <w:p w14:paraId="1A2038B7" w14:textId="080374AE" w:rsidR="008435E7" w:rsidRPr="00864D30" w:rsidDel="0012229D" w:rsidRDefault="008435E7">
          <w:pPr>
            <w:pStyle w:val="TOC1"/>
            <w:tabs>
              <w:tab w:val="right" w:leader="dot" w:pos="9017"/>
            </w:tabs>
            <w:rPr>
              <w:del w:id="273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274" w:author="Joana Rita Bentinho Silva" w:date="2025-04-07T18:33:00Z">
            <w:r w:rsidRPr="00864D30" w:rsidDel="0012229D">
              <w:rPr>
                <w:rPrChange w:id="275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7.</w:delText>
            </w:r>
            <w:r w:rsidRPr="00864D30" w:rsidDel="0012229D">
              <w:rPr>
                <w:rPrChange w:id="276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 xml:space="preserve"> Bens Imóveis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45</w:delText>
            </w:r>
          </w:del>
        </w:p>
        <w:p w14:paraId="612C8E82" w14:textId="11AB04B6" w:rsidR="008435E7" w:rsidRPr="00864D30" w:rsidDel="0012229D" w:rsidRDefault="008435E7">
          <w:pPr>
            <w:pStyle w:val="TOC2"/>
            <w:tabs>
              <w:tab w:val="right" w:leader="dot" w:pos="9017"/>
            </w:tabs>
            <w:rPr>
              <w:del w:id="277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78" w:author="Joana Rita Bentinho Silva" w:date="2025-04-07T18:33:00Z">
            <w:r w:rsidRPr="00864D30" w:rsidDel="0012229D">
              <w:rPr>
                <w:rPrChange w:id="279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7.1. Informação verde bens imóveis – </w:delText>
            </w:r>
            <w:r w:rsidRPr="00864D30" w:rsidDel="0012229D">
              <w:rPr>
                <w:rPrChange w:id="280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modesg_out_bens_imoveis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45</w:delText>
            </w:r>
          </w:del>
        </w:p>
        <w:p w14:paraId="0563FCC1" w14:textId="3DEFDABD" w:rsidR="008435E7" w:rsidRPr="00864D30" w:rsidDel="0012229D" w:rsidRDefault="008435E7">
          <w:pPr>
            <w:pStyle w:val="TOC3"/>
            <w:tabs>
              <w:tab w:val="right" w:leader="dot" w:pos="9017"/>
            </w:tabs>
            <w:rPr>
              <w:del w:id="281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82" w:author="Joana Rita Bentinho Silva" w:date="2025-04-07T18:33:00Z">
            <w:r w:rsidRPr="00864D30" w:rsidDel="0012229D">
              <w:rPr>
                <w:rPrChange w:id="283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7.1.1. Conceito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45</w:delText>
            </w:r>
          </w:del>
        </w:p>
        <w:p w14:paraId="67E41E53" w14:textId="3E922FBA" w:rsidR="008435E7" w:rsidRPr="00864D30" w:rsidDel="0012229D" w:rsidRDefault="008435E7">
          <w:pPr>
            <w:pStyle w:val="TOC3"/>
            <w:tabs>
              <w:tab w:val="right" w:leader="dot" w:pos="9017"/>
            </w:tabs>
            <w:rPr>
              <w:del w:id="284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85" w:author="Joana Rita Bentinho Silva" w:date="2025-04-07T18:33:00Z">
            <w:r w:rsidRPr="00864D30" w:rsidDel="0012229D">
              <w:rPr>
                <w:rPrChange w:id="286" w:author="Joana Rita Bentinho Silva" w:date="2025-04-07T18:33:00Z">
                  <w:rPr>
                    <w:rStyle w:val="Hyperlink"/>
                    <w:rFonts w:cs="Arial"/>
                    <w:noProof/>
                  </w:rPr>
                </w:rPrChange>
              </w:rPr>
              <w:delText>7.1.2.</w:delText>
            </w:r>
            <w:r w:rsidRPr="00864D30" w:rsidDel="0012229D">
              <w:rPr>
                <w:rPrChange w:id="287" w:author="Joana Rita Bentinho Silva" w:date="2025-04-07T18:33:00Z">
                  <w:rPr>
                    <w:rStyle w:val="Hyperlink"/>
                    <w:rFonts w:cs="Arial"/>
                    <w:noProof/>
                    <w:lang w:val="pt-PT"/>
                  </w:rPr>
                </w:rPrChange>
              </w:rPr>
              <w:delText xml:space="preserve"> Granularidade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45</w:delText>
            </w:r>
          </w:del>
        </w:p>
        <w:p w14:paraId="356C486B" w14:textId="0C44C0C3" w:rsidR="008435E7" w:rsidRPr="00864D30" w:rsidDel="0012229D" w:rsidRDefault="008435E7">
          <w:pPr>
            <w:pStyle w:val="TOC3"/>
            <w:tabs>
              <w:tab w:val="right" w:leader="dot" w:pos="9017"/>
            </w:tabs>
            <w:rPr>
              <w:del w:id="288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89" w:author="Joana Rita Bentinho Silva" w:date="2025-04-07T18:33:00Z">
            <w:r w:rsidRPr="00864D30" w:rsidDel="0012229D">
              <w:rPr>
                <w:rPrChange w:id="290" w:author="Joana Rita Bentinho Silva" w:date="2025-04-07T18:33:00Z">
                  <w:rPr>
                    <w:rStyle w:val="Hyperlink"/>
                    <w:rFonts w:cs="Arial"/>
                    <w:noProof/>
                  </w:rPr>
                </w:rPrChange>
              </w:rPr>
              <w:delText>7.1.3.</w:delText>
            </w:r>
            <w:r w:rsidRPr="00864D30" w:rsidDel="0012229D">
              <w:rPr>
                <w:rPrChange w:id="291" w:author="Joana Rita Bentinho Silva" w:date="2025-04-07T18:33:00Z">
                  <w:rPr>
                    <w:rStyle w:val="Hyperlink"/>
                    <w:rFonts w:cs="Arial"/>
                    <w:noProof/>
                    <w:lang w:val="pt-PT"/>
                  </w:rPr>
                </w:rPrChange>
              </w:rPr>
              <w:delText xml:space="preserve"> Aprovisionamento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46</w:delText>
            </w:r>
          </w:del>
        </w:p>
        <w:p w14:paraId="16230ACA" w14:textId="7929C41B" w:rsidR="008435E7" w:rsidRPr="00864D30" w:rsidDel="0012229D" w:rsidRDefault="008435E7">
          <w:pPr>
            <w:pStyle w:val="TOC2"/>
            <w:tabs>
              <w:tab w:val="right" w:leader="dot" w:pos="9017"/>
            </w:tabs>
            <w:rPr>
              <w:del w:id="29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93" w:author="Joana Rita Bentinho Silva" w:date="2025-04-07T18:33:00Z">
            <w:r w:rsidRPr="00864D30" w:rsidDel="0012229D">
              <w:rPr>
                <w:rPrChange w:id="294" w:author="Joana Rita Bentinho Silva" w:date="2025-04-07T18:33:00Z">
                  <w:rPr>
                    <w:rStyle w:val="Hyperlink"/>
                    <w:rFonts w:cs="Arial"/>
                    <w:noProof/>
                    <w:lang w:val="pt-PT"/>
                  </w:rPr>
                </w:rPrChange>
              </w:rPr>
              <w:delText>7.2. Emissões scope 1 2 e para bens imóveis –</w:delText>
            </w:r>
            <w:r w:rsidRPr="00864D30" w:rsidDel="0012229D">
              <w:rPr>
                <w:rPrChange w:id="295" w:author="Joana Rita Bentinho Silva" w:date="2025-04-07T18:33:00Z">
                  <w:rPr>
                    <w:rStyle w:val="Hyperlink"/>
                    <w:rFonts w:cs="Arial"/>
                    <w:i/>
                    <w:noProof/>
                    <w:lang w:val="pt-PT"/>
                  </w:rPr>
                </w:rPrChange>
              </w:rPr>
              <w:delText xml:space="preserve"> modesg_inp_emss_bens_imoveis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52</w:delText>
            </w:r>
          </w:del>
        </w:p>
        <w:p w14:paraId="596199A9" w14:textId="0DD2796B" w:rsidR="008435E7" w:rsidRPr="00864D30" w:rsidDel="0012229D" w:rsidRDefault="008435E7">
          <w:pPr>
            <w:pStyle w:val="TOC1"/>
            <w:tabs>
              <w:tab w:val="right" w:leader="dot" w:pos="9017"/>
            </w:tabs>
            <w:rPr>
              <w:del w:id="296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297" w:author="Joana Rita Bentinho Silva" w:date="2025-04-07T18:33:00Z">
            <w:r w:rsidRPr="00864D30" w:rsidDel="0012229D">
              <w:rPr>
                <w:rPrChange w:id="298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8. Guia Carregamento </w:delText>
            </w:r>
            <w:r w:rsidRPr="00864D30" w:rsidDel="0012229D">
              <w:rPr>
                <w:rPrChange w:id="299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Inputs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52</w:delText>
            </w:r>
          </w:del>
        </w:p>
        <w:p w14:paraId="1050BDAB" w14:textId="24C92DF2" w:rsidR="008435E7" w:rsidRPr="00864D30" w:rsidDel="0012229D" w:rsidRDefault="008435E7">
          <w:pPr>
            <w:pStyle w:val="TOC2"/>
            <w:tabs>
              <w:tab w:val="right" w:leader="dot" w:pos="9017"/>
            </w:tabs>
            <w:rPr>
              <w:del w:id="300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01" w:author="Joana Rita Bentinho Silva" w:date="2025-04-07T18:33:00Z">
            <w:r w:rsidRPr="00864D30" w:rsidDel="0012229D">
              <w:rPr>
                <w:rPrChange w:id="302" w:author="Joana Rita Bentinho Silva" w:date="2025-04-07T18:33:00Z">
                  <w:rPr>
                    <w:rStyle w:val="Hyperlink"/>
                    <w:rFonts w:cs="Arial"/>
                    <w:noProof/>
                    <w:lang w:val="pt-PT"/>
                  </w:rPr>
                </w:rPrChange>
              </w:rPr>
              <w:delText>8.1. Riscos físicos agudo e crónico via NUTS – modesg_inp_risco_fisico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52</w:delText>
            </w:r>
          </w:del>
        </w:p>
        <w:p w14:paraId="0488F15D" w14:textId="4B678CC8" w:rsidR="008435E7" w:rsidRPr="00864D30" w:rsidDel="0012229D" w:rsidRDefault="008435E7">
          <w:pPr>
            <w:pStyle w:val="TOC2"/>
            <w:tabs>
              <w:tab w:val="right" w:leader="dot" w:pos="9017"/>
            </w:tabs>
            <w:rPr>
              <w:del w:id="303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04" w:author="Joana Rita Bentinho Silva" w:date="2025-04-07T18:33:00Z">
            <w:r w:rsidRPr="00864D30" w:rsidDel="0012229D">
              <w:rPr>
                <w:rPrChange w:id="305" w:author="Joana Rita Bentinho Silva" w:date="2025-04-07T18:33:00Z">
                  <w:rPr>
                    <w:rStyle w:val="Hyperlink"/>
                    <w:rFonts w:cs="Arial"/>
                    <w:noProof/>
                    <w:lang w:val="pt-PT"/>
                  </w:rPr>
                </w:rPrChange>
              </w:rPr>
              <w:delText xml:space="preserve">8.2. Riscos físicos agudo e crónico via </w:delText>
            </w:r>
            <w:r w:rsidRPr="00864D30" w:rsidDel="0012229D">
              <w:rPr>
                <w:rPrChange w:id="306" w:author="Joana Rita Bentinho Silva" w:date="2025-04-07T18:33:00Z">
                  <w:rPr>
                    <w:rStyle w:val="Hyperlink"/>
                    <w:rFonts w:cs="Arial"/>
                    <w:i/>
                    <w:noProof/>
                    <w:lang w:val="pt-PT"/>
                  </w:rPr>
                </w:rPrChange>
              </w:rPr>
              <w:delText xml:space="preserve">Zip Code </w:delText>
            </w:r>
            <w:r w:rsidRPr="00864D30" w:rsidDel="0012229D">
              <w:rPr>
                <w:rPrChange w:id="307" w:author="Joana Rita Bentinho Silva" w:date="2025-04-07T18:33:00Z">
                  <w:rPr>
                    <w:rStyle w:val="Hyperlink"/>
                    <w:rFonts w:cs="Arial"/>
                    <w:noProof/>
                    <w:lang w:val="pt-PT"/>
                  </w:rPr>
                </w:rPrChange>
              </w:rPr>
              <w:delText xml:space="preserve">– </w:delText>
            </w:r>
            <w:r w:rsidRPr="00864D30" w:rsidDel="0012229D">
              <w:rPr>
                <w:rPrChange w:id="308" w:author="Joana Rita Bentinho Silva" w:date="2025-04-07T18:33:00Z">
                  <w:rPr>
                    <w:rStyle w:val="Hyperlink"/>
                    <w:rFonts w:cs="Arial"/>
                    <w:i/>
                    <w:noProof/>
                    <w:lang w:val="pt-PT"/>
                  </w:rPr>
                </w:rPrChange>
              </w:rPr>
              <w:delText>modesg_inp_risco_fisico_zipcode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53</w:delText>
            </w:r>
          </w:del>
        </w:p>
        <w:p w14:paraId="14A01EA8" w14:textId="5544CED6" w:rsidR="008435E7" w:rsidRPr="00864D30" w:rsidDel="0012229D" w:rsidRDefault="008435E7">
          <w:pPr>
            <w:pStyle w:val="TOC2"/>
            <w:tabs>
              <w:tab w:val="right" w:leader="dot" w:pos="9017"/>
            </w:tabs>
            <w:rPr>
              <w:del w:id="309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10" w:author="Joana Rita Bentinho Silva" w:date="2025-04-07T18:33:00Z">
            <w:r w:rsidRPr="00864D30" w:rsidDel="0012229D">
              <w:rPr>
                <w:rPrChange w:id="311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8.3. Marcação CSRD e Rácio de Alinhamento – </w:delText>
            </w:r>
            <w:r w:rsidRPr="00864D30" w:rsidDel="0012229D">
              <w:rPr>
                <w:rPrChange w:id="312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modesg_inp_csrd_alinhamento_tax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53</w:delText>
            </w:r>
          </w:del>
        </w:p>
        <w:p w14:paraId="5DC4CA67" w14:textId="44D55F92" w:rsidR="008435E7" w:rsidRPr="00864D30" w:rsidDel="0012229D" w:rsidRDefault="008435E7">
          <w:pPr>
            <w:pStyle w:val="TOC2"/>
            <w:tabs>
              <w:tab w:val="right" w:leader="dot" w:pos="9017"/>
            </w:tabs>
            <w:rPr>
              <w:del w:id="313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14" w:author="Joana Rita Bentinho Silva" w:date="2025-04-07T18:33:00Z">
            <w:r w:rsidRPr="00864D30" w:rsidDel="0012229D">
              <w:rPr>
                <w:rPrChange w:id="315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8.4. Empresas Excluídas do Acordo de Paris –</w:delText>
            </w:r>
            <w:r w:rsidRPr="00864D30" w:rsidDel="0012229D">
              <w:rPr>
                <w:rPrChange w:id="316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modesg_inp_empr_excl_paris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54</w:delText>
            </w:r>
          </w:del>
        </w:p>
        <w:p w14:paraId="6195B42C" w14:textId="20C42691" w:rsidR="008435E7" w:rsidRPr="00864D30" w:rsidDel="0012229D" w:rsidRDefault="008435E7">
          <w:pPr>
            <w:pStyle w:val="TOC2"/>
            <w:tabs>
              <w:tab w:val="right" w:leader="dot" w:pos="9017"/>
            </w:tabs>
            <w:rPr>
              <w:del w:id="317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18" w:author="Joana Rita Bentinho Silva" w:date="2025-04-07T18:33:00Z">
            <w:r w:rsidRPr="00864D30" w:rsidDel="0012229D">
              <w:rPr>
                <w:rPrChange w:id="319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8.5. Emissões </w:delText>
            </w:r>
            <w:r w:rsidRPr="00864D30" w:rsidDel="0012229D">
              <w:rPr>
                <w:rPrChange w:id="320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scope</w:delText>
            </w:r>
            <w:r w:rsidRPr="00864D30" w:rsidDel="0012229D">
              <w:rPr>
                <w:rPrChange w:id="321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1 e 2 para bens imóveis – </w:delText>
            </w:r>
            <w:r w:rsidRPr="00864D30" w:rsidDel="0012229D">
              <w:rPr>
                <w:rPrChange w:id="322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modesg_inp_emss_bens_imoveis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55</w:delText>
            </w:r>
          </w:del>
        </w:p>
        <w:p w14:paraId="472DE542" w14:textId="797E3F2E" w:rsidR="008435E7" w:rsidRPr="00864D30" w:rsidDel="0012229D" w:rsidRDefault="008435E7">
          <w:pPr>
            <w:pStyle w:val="TOC2"/>
            <w:tabs>
              <w:tab w:val="right" w:leader="dot" w:pos="9017"/>
            </w:tabs>
            <w:rPr>
              <w:del w:id="323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24" w:author="Joana Rita Bentinho Silva" w:date="2025-04-07T18:33:00Z">
            <w:r w:rsidRPr="00864D30" w:rsidDel="0012229D">
              <w:rPr>
                <w:rPrChange w:id="325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8.6. Emissões </w:delText>
            </w:r>
            <w:r w:rsidRPr="00864D30" w:rsidDel="0012229D">
              <w:rPr>
                <w:rPrChange w:id="326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scope</w:delText>
            </w:r>
            <w:r w:rsidRPr="00864D30" w:rsidDel="0012229D">
              <w:rPr>
                <w:rPrChange w:id="327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1, 2 e 3 por código NACE - </w:delText>
            </w:r>
            <w:r w:rsidRPr="00864D30" w:rsidDel="0012229D">
              <w:rPr>
                <w:rPrChange w:id="328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modesg_inp_emss_nace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55</w:delText>
            </w:r>
          </w:del>
        </w:p>
        <w:p w14:paraId="46C0F6AF" w14:textId="40F892C4" w:rsidR="008435E7" w:rsidRPr="00864D30" w:rsidDel="0012229D" w:rsidRDefault="008435E7">
          <w:pPr>
            <w:pStyle w:val="TOC2"/>
            <w:tabs>
              <w:tab w:val="right" w:leader="dot" w:pos="9017"/>
            </w:tabs>
            <w:rPr>
              <w:del w:id="329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30" w:author="Joana Rita Bentinho Silva" w:date="2025-04-07T18:33:00Z">
            <w:r w:rsidRPr="00864D30" w:rsidDel="0012229D">
              <w:rPr>
                <w:rPrChange w:id="331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8.7. Emissões </w:delText>
            </w:r>
            <w:r w:rsidRPr="00864D30" w:rsidDel="0012229D">
              <w:rPr>
                <w:rPrChange w:id="332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scope</w:delText>
            </w:r>
            <w:r w:rsidRPr="00864D30" w:rsidDel="0012229D">
              <w:rPr>
                <w:rPrChange w:id="333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1, 2 e 3 para entidades SCIB - </w:delText>
            </w:r>
            <w:r w:rsidRPr="00864D30" w:rsidDel="0012229D">
              <w:rPr>
                <w:rPrChange w:id="334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modesg_inp_emss_scib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56</w:delText>
            </w:r>
          </w:del>
        </w:p>
        <w:p w14:paraId="73C46C04" w14:textId="3B8E8315" w:rsidR="008435E7" w:rsidRPr="00864D30" w:rsidDel="0012229D" w:rsidRDefault="008435E7">
          <w:pPr>
            <w:pStyle w:val="TOC2"/>
            <w:tabs>
              <w:tab w:val="right" w:leader="dot" w:pos="9017"/>
            </w:tabs>
            <w:rPr>
              <w:del w:id="335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36" w:author="Joana Rita Bentinho Silva" w:date="2025-04-07T18:33:00Z">
            <w:r w:rsidRPr="00864D30" w:rsidDel="0012229D">
              <w:rPr>
                <w:rPrChange w:id="337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8.8. Emissões por país/marca/modelo/subgrupo – </w:delText>
            </w:r>
            <w:r w:rsidRPr="00864D30" w:rsidDel="0012229D">
              <w:rPr>
                <w:rPrChange w:id="338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modesg_inp_emss_vcls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56</w:delText>
            </w:r>
          </w:del>
        </w:p>
        <w:p w14:paraId="5170CA7E" w14:textId="73817548" w:rsidR="008435E7" w:rsidRPr="00864D30" w:rsidDel="0012229D" w:rsidRDefault="008435E7">
          <w:pPr>
            <w:pStyle w:val="TOC2"/>
            <w:tabs>
              <w:tab w:val="right" w:leader="dot" w:pos="9017"/>
            </w:tabs>
            <w:rPr>
              <w:del w:id="339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40" w:author="Joana Rita Bentinho Silva" w:date="2025-04-07T18:33:00Z">
            <w:r w:rsidRPr="00864D30" w:rsidDel="0012229D">
              <w:rPr>
                <w:rPrChange w:id="341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8.9. Emissões médias e Km’s por tipo de motor/tipo de veículo/país/ subgrupo - </w:delText>
            </w:r>
            <w:r w:rsidRPr="00864D30" w:rsidDel="0012229D">
              <w:rPr>
                <w:rPrChange w:id="342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modesg_inp_km_medios_emss_vcls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57</w:delText>
            </w:r>
          </w:del>
        </w:p>
        <w:p w14:paraId="6F15131F" w14:textId="64E5A73E" w:rsidR="008435E7" w:rsidRPr="00864D30" w:rsidDel="0012229D" w:rsidRDefault="008435E7">
          <w:pPr>
            <w:pStyle w:val="TOC2"/>
            <w:tabs>
              <w:tab w:val="right" w:leader="dot" w:pos="9017"/>
            </w:tabs>
            <w:rPr>
              <w:del w:id="343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44" w:author="Joana Rita Bentinho Silva" w:date="2025-04-07T18:33:00Z">
            <w:r w:rsidRPr="00864D30" w:rsidDel="0012229D">
              <w:rPr>
                <w:rPrChange w:id="345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 xml:space="preserve">8.10. Project Finance - </w:delText>
            </w:r>
            <w:r w:rsidRPr="00864D30" w:rsidDel="0012229D">
              <w:rPr>
                <w:rPrChange w:id="346" w:author="Joana Rita Bentinho Silva" w:date="2025-04-07T18:33:00Z">
                  <w:rPr>
                    <w:rStyle w:val="Hyperlink"/>
                    <w:i/>
                    <w:noProof/>
                  </w:rPr>
                </w:rPrChange>
              </w:rPr>
              <w:delText>modesg_inp_project_finance</w:delText>
            </w:r>
            <w:r w:rsidRPr="00864D30" w:rsidDel="0012229D">
              <w:rPr>
                <w:noProof/>
                <w:webHidden/>
              </w:rPr>
              <w:tab/>
            </w:r>
            <w:r w:rsidR="00091047" w:rsidRPr="00864D30" w:rsidDel="0012229D">
              <w:rPr>
                <w:noProof/>
                <w:webHidden/>
              </w:rPr>
              <w:delText>58</w:delText>
            </w:r>
          </w:del>
        </w:p>
        <w:p w14:paraId="3A793A08" w14:textId="26931F7E" w:rsidR="00A37176" w:rsidRPr="00864D30" w:rsidRDefault="00A37176" w:rsidP="007E3521">
          <w:pPr>
            <w:spacing w:line="360" w:lineRule="auto"/>
            <w:jc w:val="both"/>
            <w:rPr>
              <w:rFonts w:ascii="Santander Text" w:eastAsiaTheme="minorEastAsia" w:hAnsi="Santander Text" w:cs="Arial"/>
              <w:szCs w:val="18"/>
            </w:rPr>
          </w:pPr>
          <w:r w:rsidRPr="00864D30">
            <w:rPr>
              <w:rFonts w:ascii="Santander Text" w:eastAsiaTheme="minorEastAsia" w:hAnsi="Santander Text" w:cs="Arial"/>
              <w:szCs w:val="18"/>
            </w:rPr>
            <w:fldChar w:fldCharType="end"/>
          </w:r>
        </w:p>
      </w:sdtContent>
    </w:sdt>
    <w:p w14:paraId="2A11EE39" w14:textId="45AFF5B2" w:rsidR="00A37176" w:rsidRPr="00864D30" w:rsidRDefault="00A37176" w:rsidP="007E3521">
      <w:pPr>
        <w:spacing w:line="360" w:lineRule="auto"/>
        <w:jc w:val="both"/>
        <w:rPr>
          <w:rFonts w:ascii="Santander Text" w:hAnsi="Santander Text" w:cs="Arial"/>
          <w:color w:val="000000" w:themeColor="text1"/>
          <w:sz w:val="20"/>
          <w:szCs w:val="20"/>
        </w:rPr>
      </w:pPr>
    </w:p>
    <w:p w14:paraId="01390AC1" w14:textId="77777777" w:rsidR="00A37176" w:rsidRPr="00864D30" w:rsidRDefault="00A37176" w:rsidP="007E3521">
      <w:pPr>
        <w:spacing w:line="360" w:lineRule="auto"/>
        <w:jc w:val="both"/>
        <w:rPr>
          <w:rFonts w:ascii="Santander Text" w:hAnsi="Santander Text" w:cs="Arial"/>
          <w:color w:val="000000" w:themeColor="text1"/>
          <w:sz w:val="20"/>
          <w:szCs w:val="20"/>
          <w:lang w:val="pt-PT"/>
        </w:rPr>
      </w:pPr>
    </w:p>
    <w:p w14:paraId="662337AD" w14:textId="27C1E5D6" w:rsidR="002E58EB" w:rsidRPr="00864D30" w:rsidRDefault="00B83091" w:rsidP="007E3521">
      <w:pPr>
        <w:pStyle w:val="TOC1"/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br w:type="page"/>
      </w:r>
    </w:p>
    <w:p w14:paraId="7EF82C95" w14:textId="36468938" w:rsidR="00762880" w:rsidRPr="00864D30" w:rsidRDefault="00762880" w:rsidP="007E3521">
      <w:pPr>
        <w:pStyle w:val="Contentstitle"/>
        <w:spacing w:after="120" w:line="360" w:lineRule="auto"/>
        <w:jc w:val="both"/>
        <w:rPr>
          <w:lang w:val="pt-PT"/>
        </w:rPr>
      </w:pPr>
      <w:bookmarkStart w:id="347" w:name="_Toc194943214"/>
      <w:bookmarkStart w:id="348" w:name="_Toc141130767"/>
      <w:bookmarkStart w:id="349" w:name="_Toc141130858"/>
      <w:bookmarkStart w:id="350" w:name="_Toc141130907"/>
      <w:bookmarkStart w:id="351" w:name="_Toc141131003"/>
      <w:bookmarkStart w:id="352" w:name="_Toc141131026"/>
      <w:r w:rsidRPr="00864D30">
        <w:t>Glossário</w:t>
      </w:r>
      <w:r w:rsidRPr="00864D30">
        <w:rPr>
          <w:lang w:val="pt-PT"/>
        </w:rPr>
        <w:t xml:space="preserve"> de Tabelas</w:t>
      </w:r>
      <w:bookmarkEnd w:id="347"/>
    </w:p>
    <w:tbl>
      <w:tblPr>
        <w:tblStyle w:val="TableGridLight"/>
        <w:tblW w:w="2852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42"/>
        <w:gridCol w:w="2501"/>
      </w:tblGrid>
      <w:tr w:rsidR="00762880" w:rsidRPr="00864D30" w14:paraId="370D3772" w14:textId="77777777" w:rsidTr="007E3521">
        <w:trPr>
          <w:trHeight w:val="264"/>
          <w:jc w:val="center"/>
        </w:trPr>
        <w:tc>
          <w:tcPr>
            <w:tcW w:w="2569" w:type="pct"/>
            <w:shd w:val="clear" w:color="auto" w:fill="FF0000"/>
            <w:vAlign w:val="center"/>
          </w:tcPr>
          <w:p w14:paraId="153027FA" w14:textId="77777777" w:rsidR="00762880" w:rsidRPr="00864D30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864D30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31" w:type="pct"/>
            <w:shd w:val="clear" w:color="auto" w:fill="FF0000"/>
          </w:tcPr>
          <w:p w14:paraId="737A549E" w14:textId="77777777" w:rsidR="00762880" w:rsidRPr="00864D30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864D30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762880" w:rsidRPr="00864D30" w14:paraId="41A45D51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1114E89C" w14:textId="2015C224" w:rsidR="00762880" w:rsidRPr="00864D30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 xml:space="preserve">fr004_cto </w:t>
            </w:r>
          </w:p>
        </w:tc>
        <w:tc>
          <w:tcPr>
            <w:tcW w:w="2431" w:type="pct"/>
            <w:vAlign w:val="center"/>
          </w:tcPr>
          <w:p w14:paraId="6A2C5421" w14:textId="7DC59B8B" w:rsidR="00762880" w:rsidRPr="00864D30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>cd_captools</w:t>
            </w:r>
          </w:p>
        </w:tc>
      </w:tr>
      <w:tr w:rsidR="00762880" w:rsidRPr="00864D30" w14:paraId="0A24CF3E" w14:textId="77777777" w:rsidTr="007E3521">
        <w:trPr>
          <w:trHeight w:val="266"/>
          <w:jc w:val="center"/>
        </w:trPr>
        <w:tc>
          <w:tcPr>
            <w:tcW w:w="2569" w:type="pct"/>
            <w:vAlign w:val="center"/>
          </w:tcPr>
          <w:p w14:paraId="599CB268" w14:textId="20ED13BE" w:rsidR="00762880" w:rsidRPr="00864D30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 xml:space="preserve">ct004_univ_cto </w:t>
            </w:r>
          </w:p>
        </w:tc>
        <w:tc>
          <w:tcPr>
            <w:tcW w:w="2431" w:type="pct"/>
            <w:vAlign w:val="center"/>
          </w:tcPr>
          <w:p w14:paraId="6B7532A5" w14:textId="421B1765" w:rsidR="00762880" w:rsidRPr="00864D30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>cd_captools</w:t>
            </w:r>
          </w:p>
        </w:tc>
      </w:tr>
      <w:tr w:rsidR="00762880" w:rsidRPr="00864D30" w14:paraId="09762FC1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412F3532" w14:textId="245D6073" w:rsidR="00762880" w:rsidRPr="00864D30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>ct071_rwa_gr_ec</w:t>
            </w:r>
          </w:p>
        </w:tc>
        <w:tc>
          <w:tcPr>
            <w:tcW w:w="2431" w:type="pct"/>
            <w:vAlign w:val="center"/>
          </w:tcPr>
          <w:p w14:paraId="4B18976E" w14:textId="2D49DEB1" w:rsidR="00762880" w:rsidRPr="00864D30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>cd_captools</w:t>
            </w:r>
          </w:p>
        </w:tc>
      </w:tr>
      <w:tr w:rsidR="00762880" w:rsidRPr="00864D30" w14:paraId="0266F4C5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1612BBF5" w14:textId="05F0E7A6" w:rsidR="00762880" w:rsidRPr="00864D30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>ct084_univ_cli_d</w:t>
            </w:r>
          </w:p>
        </w:tc>
        <w:tc>
          <w:tcPr>
            <w:tcW w:w="2431" w:type="pct"/>
            <w:vAlign w:val="center"/>
          </w:tcPr>
          <w:p w14:paraId="67C16C5C" w14:textId="05F37964" w:rsidR="00762880" w:rsidRPr="00864D30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>cd_captools</w:t>
            </w:r>
          </w:p>
        </w:tc>
      </w:tr>
      <w:tr w:rsidR="00762880" w:rsidRPr="00864D30" w14:paraId="1B62F11C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42C8D9E5" w14:textId="688499A3" w:rsidR="00762880" w:rsidRPr="00864D30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 xml:space="preserve">ct087_univ_gec_d </w:t>
            </w:r>
          </w:p>
        </w:tc>
        <w:tc>
          <w:tcPr>
            <w:tcW w:w="2431" w:type="pct"/>
            <w:vAlign w:val="center"/>
          </w:tcPr>
          <w:p w14:paraId="2E5C061A" w14:textId="4206F7C7" w:rsidR="00762880" w:rsidRPr="00864D30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>cd_captools</w:t>
            </w:r>
          </w:p>
        </w:tc>
      </w:tr>
      <w:tr w:rsidR="00762880" w:rsidRPr="00864D30" w14:paraId="1DC18E80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4CC671BA" w14:textId="205C66E9" w:rsidR="00762880" w:rsidRPr="00864D30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>ct088_univ_gcl_d</w:t>
            </w:r>
          </w:p>
        </w:tc>
        <w:tc>
          <w:tcPr>
            <w:tcW w:w="2431" w:type="pct"/>
            <w:vAlign w:val="center"/>
          </w:tcPr>
          <w:p w14:paraId="7405CE20" w14:textId="13E4B56A" w:rsidR="00762880" w:rsidRPr="00864D30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>cd_captools</w:t>
            </w:r>
          </w:p>
        </w:tc>
      </w:tr>
      <w:tr w:rsidR="00762880" w:rsidRPr="00864D30" w14:paraId="1C860E60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31C92504" w14:textId="481062E6" w:rsidR="00762880" w:rsidRPr="00864D30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 xml:space="preserve">ct063_univ_pme </w:t>
            </w:r>
          </w:p>
        </w:tc>
        <w:tc>
          <w:tcPr>
            <w:tcW w:w="2431" w:type="pct"/>
            <w:vAlign w:val="center"/>
          </w:tcPr>
          <w:p w14:paraId="0C9DCB1F" w14:textId="37AEDEA8" w:rsidR="00762880" w:rsidRPr="00864D30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>cd_captools</w:t>
            </w:r>
          </w:p>
        </w:tc>
      </w:tr>
      <w:tr w:rsidR="00762880" w:rsidRPr="00864D30" w14:paraId="033C554F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5C5422A4" w14:textId="4AA0A959" w:rsidR="00762880" w:rsidRPr="00864D30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>ct610_titulos</w:t>
            </w:r>
          </w:p>
        </w:tc>
        <w:tc>
          <w:tcPr>
            <w:tcW w:w="2431" w:type="pct"/>
            <w:vAlign w:val="center"/>
          </w:tcPr>
          <w:p w14:paraId="22C1E35E" w14:textId="108D9EC4" w:rsidR="00762880" w:rsidRPr="00864D30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>cd_captools</w:t>
            </w:r>
          </w:p>
        </w:tc>
      </w:tr>
      <w:tr w:rsidR="00762880" w:rsidRPr="00864D30" w14:paraId="059B8F98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750A67BD" w14:textId="24107A1B" w:rsidR="00762880" w:rsidRPr="00864D30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>ttt35_titlgru</w:t>
            </w:r>
          </w:p>
        </w:tc>
        <w:tc>
          <w:tcPr>
            <w:tcW w:w="2431" w:type="pct"/>
            <w:vAlign w:val="center"/>
          </w:tcPr>
          <w:p w14:paraId="2B3AB0C0" w14:textId="27291A6D" w:rsidR="00762880" w:rsidRPr="00864D30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>cd_mercados</w:t>
            </w:r>
          </w:p>
        </w:tc>
      </w:tr>
      <w:tr w:rsidR="00762880" w:rsidRPr="00864D30" w14:paraId="4B828DCB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3B74C7CC" w14:textId="6EE79F69" w:rsidR="00762880" w:rsidRPr="00864D30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>gt012_trz_gt_mob</w:t>
            </w:r>
          </w:p>
        </w:tc>
        <w:tc>
          <w:tcPr>
            <w:tcW w:w="2431" w:type="pct"/>
            <w:vAlign w:val="center"/>
          </w:tcPr>
          <w:p w14:paraId="0A21BDFF" w14:textId="46DB7ADA" w:rsidR="00762880" w:rsidRPr="00864D30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>cd_garantias</w:t>
            </w:r>
          </w:p>
        </w:tc>
      </w:tr>
      <w:tr w:rsidR="00762880" w:rsidRPr="00864D30" w14:paraId="39333C65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6FA0E47E" w14:textId="6D04D2D6" w:rsidR="00762880" w:rsidRPr="00864D30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>gt013_bens_mob</w:t>
            </w:r>
          </w:p>
        </w:tc>
        <w:tc>
          <w:tcPr>
            <w:tcW w:w="2431" w:type="pct"/>
            <w:vAlign w:val="center"/>
          </w:tcPr>
          <w:p w14:paraId="0A6AAB1D" w14:textId="6D194D2E" w:rsidR="00762880" w:rsidRPr="00864D30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>cd_garantias</w:t>
            </w:r>
          </w:p>
        </w:tc>
      </w:tr>
      <w:tr w:rsidR="00762880" w:rsidRPr="00864D30" w14:paraId="6230A78D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6F4E06F7" w14:textId="7EB2DE36" w:rsidR="00762880" w:rsidRPr="00864D30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>ept01_contas</w:t>
            </w:r>
          </w:p>
        </w:tc>
        <w:tc>
          <w:tcPr>
            <w:tcW w:w="2431" w:type="pct"/>
            <w:vAlign w:val="center"/>
          </w:tcPr>
          <w:p w14:paraId="1F6E3695" w14:textId="2F03AB3D" w:rsidR="00762880" w:rsidRPr="00864D30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>cd_emprestimos</w:t>
            </w:r>
          </w:p>
        </w:tc>
      </w:tr>
      <w:tr w:rsidR="00762880" w:rsidRPr="00864D30" w14:paraId="31C0FF7E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31064EF6" w14:textId="3ACD131C" w:rsidR="00762880" w:rsidRPr="00864D30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>p3_client_data_jquest</w:t>
            </w:r>
          </w:p>
        </w:tc>
        <w:tc>
          <w:tcPr>
            <w:tcW w:w="2431" w:type="pct"/>
            <w:vAlign w:val="center"/>
          </w:tcPr>
          <w:p w14:paraId="5A0FF89A" w14:textId="6862EBBE" w:rsidR="00762880" w:rsidRPr="00864D30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>bu_captools_work</w:t>
            </w:r>
          </w:p>
        </w:tc>
      </w:tr>
      <w:tr w:rsidR="00762880" w:rsidRPr="00864D30" w14:paraId="73E9F05A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635DF7F2" w14:textId="35FAB84F" w:rsidR="00762880" w:rsidRPr="00864D30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>rstf159_rating_interno</w:t>
            </w:r>
          </w:p>
        </w:tc>
        <w:tc>
          <w:tcPr>
            <w:tcW w:w="2431" w:type="pct"/>
            <w:vAlign w:val="center"/>
          </w:tcPr>
          <w:p w14:paraId="26FDDBE7" w14:textId="6E7D71D5" w:rsidR="00762880" w:rsidRPr="00864D30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>cd_riscos</w:t>
            </w:r>
          </w:p>
        </w:tc>
      </w:tr>
      <w:tr w:rsidR="00762880" w:rsidRPr="00864D30" w14:paraId="2AF0BB97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45F943AC" w14:textId="5D84EEFD" w:rsidR="00762880" w:rsidRPr="00864D30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 xml:space="preserve">tat91_tabelas </w:t>
            </w:r>
          </w:p>
        </w:tc>
        <w:tc>
          <w:tcPr>
            <w:tcW w:w="2431" w:type="pct"/>
            <w:vAlign w:val="center"/>
          </w:tcPr>
          <w:p w14:paraId="06A60A95" w14:textId="4FD14E6E" w:rsidR="00762880" w:rsidRPr="00864D30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>cd_estruturais</w:t>
            </w:r>
          </w:p>
        </w:tc>
      </w:tr>
      <w:tr w:rsidR="00762880" w:rsidRPr="00864D30" w14:paraId="29D7E109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4B35F0F0" w14:textId="2BBAA8BB" w:rsidR="00762880" w:rsidRPr="00864D30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>interface_moradas</w:t>
            </w:r>
          </w:p>
        </w:tc>
        <w:tc>
          <w:tcPr>
            <w:tcW w:w="2431" w:type="pct"/>
            <w:vAlign w:val="center"/>
          </w:tcPr>
          <w:p w14:paraId="6F68FDA7" w14:textId="32E7CE73" w:rsidR="00762880" w:rsidRPr="00864D30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 xml:space="preserve">cd_estruturais </w:t>
            </w:r>
          </w:p>
        </w:tc>
      </w:tr>
      <w:tr w:rsidR="00762880" w:rsidRPr="00864D30" w14:paraId="7F21AD13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5E87E259" w14:textId="01E7D451" w:rsidR="00762880" w:rsidRPr="00864D30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 xml:space="preserve">modesg_inp_emss_vcls </w:t>
            </w:r>
          </w:p>
        </w:tc>
        <w:tc>
          <w:tcPr>
            <w:tcW w:w="2431" w:type="pct"/>
            <w:vAlign w:val="center"/>
          </w:tcPr>
          <w:p w14:paraId="1E034959" w14:textId="35C8E64B" w:rsidR="00762880" w:rsidRPr="00864D30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>business_esg</w:t>
            </w:r>
          </w:p>
        </w:tc>
      </w:tr>
      <w:tr w:rsidR="00762880" w:rsidRPr="00864D30" w14:paraId="36CC3022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1BF96540" w14:textId="77378DEE" w:rsidR="00762880" w:rsidRPr="00864D30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  <w:lang w:val="pt-PT"/>
              </w:rPr>
            </w:pPr>
            <w:r w:rsidRPr="00864D30">
              <w:rPr>
                <w:rFonts w:ascii="Santander Text" w:hAnsi="Santander Text"/>
                <w:lang w:val="pt-PT"/>
              </w:rPr>
              <w:t>modesg_inp_km_medios_emss_vcls</w:t>
            </w:r>
          </w:p>
        </w:tc>
        <w:tc>
          <w:tcPr>
            <w:tcW w:w="2431" w:type="pct"/>
            <w:vAlign w:val="center"/>
          </w:tcPr>
          <w:p w14:paraId="49AE1799" w14:textId="294CEDA1" w:rsidR="00762880" w:rsidRPr="00864D30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>business_esg</w:t>
            </w:r>
          </w:p>
        </w:tc>
      </w:tr>
      <w:tr w:rsidR="00D37EEF" w:rsidRPr="00864D30" w14:paraId="0274CB24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14C6603A" w14:textId="39B3F907" w:rsidR="00D37EEF" w:rsidRPr="00864D30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864D30">
              <w:rPr>
                <w:rFonts w:ascii="Santander Text" w:hAnsi="Santander Text"/>
              </w:rPr>
              <w:t xml:space="preserve">modesg_inp_project_finance </w:t>
            </w:r>
          </w:p>
        </w:tc>
        <w:tc>
          <w:tcPr>
            <w:tcW w:w="2431" w:type="pct"/>
            <w:vAlign w:val="center"/>
          </w:tcPr>
          <w:p w14:paraId="19663E68" w14:textId="4865474D" w:rsidR="00D37EEF" w:rsidRPr="00864D30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864D30">
              <w:rPr>
                <w:rFonts w:ascii="Santander Text" w:hAnsi="Santander Text"/>
              </w:rPr>
              <w:t>business_esg</w:t>
            </w:r>
          </w:p>
        </w:tc>
      </w:tr>
      <w:tr w:rsidR="00D37EEF" w:rsidRPr="00864D30" w14:paraId="0AEE3178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42B013E6" w14:textId="706D32EE" w:rsidR="00D37EEF" w:rsidRPr="00864D30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864D30">
              <w:rPr>
                <w:rFonts w:ascii="Santander Text" w:hAnsi="Santander Text"/>
              </w:rPr>
              <w:t>modesg_inp_emss_scib</w:t>
            </w:r>
          </w:p>
        </w:tc>
        <w:tc>
          <w:tcPr>
            <w:tcW w:w="2431" w:type="pct"/>
            <w:vAlign w:val="center"/>
          </w:tcPr>
          <w:p w14:paraId="77F847FA" w14:textId="2847CC20" w:rsidR="00D37EEF" w:rsidRPr="00864D30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864D30">
              <w:rPr>
                <w:rFonts w:ascii="Santander Text" w:hAnsi="Santander Text"/>
              </w:rPr>
              <w:t>business_esg</w:t>
            </w:r>
          </w:p>
        </w:tc>
      </w:tr>
      <w:tr w:rsidR="00D37EEF" w:rsidRPr="00864D30" w14:paraId="4556638B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51140059" w14:textId="656E9E3F" w:rsidR="00D37EEF" w:rsidRPr="00864D30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864D30">
              <w:rPr>
                <w:rFonts w:ascii="Santander Text" w:hAnsi="Santander Text"/>
              </w:rPr>
              <w:t>modesg_inp_emss_nace</w:t>
            </w:r>
          </w:p>
        </w:tc>
        <w:tc>
          <w:tcPr>
            <w:tcW w:w="2431" w:type="pct"/>
            <w:vAlign w:val="center"/>
          </w:tcPr>
          <w:p w14:paraId="075E3CFD" w14:textId="5FB9C0AF" w:rsidR="00D37EEF" w:rsidRPr="00864D30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864D30">
              <w:rPr>
                <w:rFonts w:ascii="Santander Text" w:hAnsi="Santander Text"/>
              </w:rPr>
              <w:t>business_esg</w:t>
            </w:r>
          </w:p>
        </w:tc>
      </w:tr>
      <w:tr w:rsidR="00D37EEF" w:rsidRPr="00864D30" w14:paraId="1879B2A6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2E9A429E" w14:textId="7421E5B1" w:rsidR="00D37EEF" w:rsidRPr="00864D30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864D30">
              <w:rPr>
                <w:rFonts w:ascii="Santander Text" w:hAnsi="Santander Text"/>
                <w:lang w:val="pt-PT"/>
              </w:rPr>
              <w:t>modesg_inp_risco_fisico_zipcode</w:t>
            </w:r>
          </w:p>
        </w:tc>
        <w:tc>
          <w:tcPr>
            <w:tcW w:w="2431" w:type="pct"/>
            <w:vAlign w:val="center"/>
          </w:tcPr>
          <w:p w14:paraId="6EFA6ECD" w14:textId="5375BBA0" w:rsidR="00D37EEF" w:rsidRPr="00864D30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864D30">
              <w:rPr>
                <w:rFonts w:ascii="Santander Text" w:hAnsi="Santander Text"/>
              </w:rPr>
              <w:t>business_esg</w:t>
            </w:r>
          </w:p>
        </w:tc>
      </w:tr>
      <w:tr w:rsidR="00D37EEF" w:rsidRPr="00864D30" w14:paraId="3549BCB6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2D466EEA" w14:textId="66ABBA92" w:rsidR="00D37EEF" w:rsidRPr="00864D30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864D30">
              <w:rPr>
                <w:rFonts w:ascii="Santander Text" w:hAnsi="Santander Text"/>
              </w:rPr>
              <w:t>modesg_inp_risco_fisico</w:t>
            </w:r>
          </w:p>
        </w:tc>
        <w:tc>
          <w:tcPr>
            <w:tcW w:w="2431" w:type="pct"/>
            <w:vAlign w:val="center"/>
          </w:tcPr>
          <w:p w14:paraId="0219DD41" w14:textId="65215DE3" w:rsidR="00D37EEF" w:rsidRPr="00864D30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864D30">
              <w:rPr>
                <w:rFonts w:ascii="Santander Text" w:hAnsi="Santander Text"/>
              </w:rPr>
              <w:t>business_esg</w:t>
            </w:r>
          </w:p>
        </w:tc>
      </w:tr>
      <w:tr w:rsidR="00D37EEF" w:rsidRPr="00864D30" w14:paraId="3BE03566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674F6B93" w14:textId="5D06DF46" w:rsidR="00D37EEF" w:rsidRPr="00864D30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864D30">
              <w:rPr>
                <w:rFonts w:ascii="Santander Text" w:hAnsi="Santander Text"/>
                <w:lang w:val="pt-PT"/>
              </w:rPr>
              <w:t>modesg_inp_csrd_alinhamento_tax</w:t>
            </w:r>
          </w:p>
        </w:tc>
        <w:tc>
          <w:tcPr>
            <w:tcW w:w="2431" w:type="pct"/>
            <w:vAlign w:val="center"/>
          </w:tcPr>
          <w:p w14:paraId="6CDED6B8" w14:textId="6BB07385" w:rsidR="00D37EEF" w:rsidRPr="00864D30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864D30">
              <w:rPr>
                <w:rFonts w:ascii="Santander Text" w:hAnsi="Santander Text"/>
              </w:rPr>
              <w:t>business_esg</w:t>
            </w:r>
          </w:p>
        </w:tc>
      </w:tr>
      <w:tr w:rsidR="009F5D1E" w:rsidRPr="00864D30" w14:paraId="17FA17FB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570FC1D4" w14:textId="43617C7F" w:rsidR="009F5D1E" w:rsidRPr="00864D30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864D30">
              <w:rPr>
                <w:rFonts w:ascii="Santander Text" w:hAnsi="Santander Text"/>
                <w:lang w:val="pt-PT"/>
              </w:rPr>
              <w:t>modesg_inp_empr_excl_paris</w:t>
            </w:r>
            <w:r w:rsidRPr="00864D30" w:rsidDel="00CA1AA2">
              <w:rPr>
                <w:rFonts w:ascii="Santander Text" w:hAnsi="Santander Text"/>
                <w:lang w:val="pt-PT"/>
              </w:rPr>
              <w:t xml:space="preserve"> </w:t>
            </w:r>
          </w:p>
        </w:tc>
        <w:tc>
          <w:tcPr>
            <w:tcW w:w="2431" w:type="pct"/>
            <w:vAlign w:val="center"/>
          </w:tcPr>
          <w:p w14:paraId="128BCB11" w14:textId="0DF1FB9E" w:rsidR="009F5D1E" w:rsidRPr="00864D30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864D30">
              <w:rPr>
                <w:rFonts w:ascii="Santander Text" w:hAnsi="Santander Text"/>
              </w:rPr>
              <w:t>business_esg</w:t>
            </w:r>
            <w:r w:rsidRPr="00864D30" w:rsidDel="00CA1AA2">
              <w:rPr>
                <w:rFonts w:ascii="Santander Text" w:hAnsi="Santander Text"/>
              </w:rPr>
              <w:t xml:space="preserve"> </w:t>
            </w:r>
          </w:p>
        </w:tc>
      </w:tr>
      <w:tr w:rsidR="009F5D1E" w:rsidRPr="00864D30" w14:paraId="394B883F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4A73BB84" w14:textId="3C6524D1" w:rsidR="009F5D1E" w:rsidRPr="00864D30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864D30">
              <w:rPr>
                <w:rFonts w:ascii="Santander Text" w:hAnsi="Santander Text"/>
                <w:lang w:val="pt-PT"/>
              </w:rPr>
              <w:t>modesg_inp_emss_bens_imoveis</w:t>
            </w:r>
          </w:p>
        </w:tc>
        <w:tc>
          <w:tcPr>
            <w:tcW w:w="2431" w:type="pct"/>
            <w:vAlign w:val="center"/>
          </w:tcPr>
          <w:p w14:paraId="54ED93CA" w14:textId="28D0CDF3" w:rsidR="009F5D1E" w:rsidRPr="00864D30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864D30">
              <w:rPr>
                <w:rFonts w:ascii="Santander Text" w:hAnsi="Santander Text"/>
              </w:rPr>
              <w:t>business_esg</w:t>
            </w:r>
            <w:r w:rsidRPr="00864D30" w:rsidDel="00CA1AA2">
              <w:rPr>
                <w:rFonts w:ascii="Santander Text" w:hAnsi="Santander Text"/>
              </w:rPr>
              <w:t xml:space="preserve"> </w:t>
            </w:r>
          </w:p>
        </w:tc>
      </w:tr>
      <w:tr w:rsidR="009F5D1E" w:rsidRPr="00864D30" w14:paraId="12AAF48D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70A24716" w14:textId="186A9DF3" w:rsidR="009F5D1E" w:rsidRPr="00864D30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864D30">
              <w:rPr>
                <w:rFonts w:ascii="Santander Text" w:hAnsi="Santander Text"/>
              </w:rPr>
              <w:t>modesg_param_codigos</w:t>
            </w:r>
          </w:p>
        </w:tc>
        <w:tc>
          <w:tcPr>
            <w:tcW w:w="2431" w:type="pct"/>
            <w:vAlign w:val="center"/>
          </w:tcPr>
          <w:p w14:paraId="1C8E1AE8" w14:textId="4D3A3E5B" w:rsidR="009F5D1E" w:rsidRPr="00864D30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864D30">
              <w:rPr>
                <w:rFonts w:ascii="Santander Text" w:hAnsi="Santander Text"/>
              </w:rPr>
              <w:t>business_esg</w:t>
            </w:r>
          </w:p>
        </w:tc>
      </w:tr>
      <w:tr w:rsidR="009F5D1E" w:rsidRPr="00864D30" w14:paraId="451B67EE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32048374" w14:textId="4F63EDE4" w:rsidR="009F5D1E" w:rsidRPr="00864D30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864D30">
              <w:rPr>
                <w:rFonts w:ascii="Santander Text" w:hAnsi="Santander Text"/>
                <w:lang w:val="pt-PT"/>
              </w:rPr>
              <w:t>modesg_param_sfics_taxon_europeia</w:t>
            </w:r>
          </w:p>
        </w:tc>
        <w:tc>
          <w:tcPr>
            <w:tcW w:w="2431" w:type="pct"/>
            <w:vAlign w:val="center"/>
          </w:tcPr>
          <w:p w14:paraId="7233B7B4" w14:textId="05F23806" w:rsidR="009F5D1E" w:rsidRPr="00864D30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864D30">
              <w:rPr>
                <w:rFonts w:ascii="Santander Text" w:hAnsi="Santander Text"/>
              </w:rPr>
              <w:t>business_esg</w:t>
            </w:r>
          </w:p>
        </w:tc>
      </w:tr>
      <w:tr w:rsidR="009F5D1E" w:rsidRPr="00864D30" w14:paraId="04574F95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46B010A7" w14:textId="14DF53F8" w:rsidR="009F5D1E" w:rsidRPr="00864D30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864D30">
              <w:rPr>
                <w:rFonts w:ascii="Santander Text" w:hAnsi="Santander Text"/>
              </w:rPr>
              <w:t xml:space="preserve">modesg_out_empr_info_nfin </w:t>
            </w:r>
          </w:p>
        </w:tc>
        <w:tc>
          <w:tcPr>
            <w:tcW w:w="2431" w:type="pct"/>
            <w:vAlign w:val="center"/>
          </w:tcPr>
          <w:p w14:paraId="6B7BB839" w14:textId="56A514FA" w:rsidR="009F5D1E" w:rsidRPr="00864D30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864D30">
              <w:rPr>
                <w:rFonts w:ascii="Santander Text" w:hAnsi="Santander Text"/>
              </w:rPr>
              <w:t>business_esg</w:t>
            </w:r>
          </w:p>
        </w:tc>
      </w:tr>
      <w:tr w:rsidR="009F5D1E" w:rsidRPr="00864D30" w14:paraId="3F92BAC3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3593D792" w14:textId="111990B0" w:rsidR="009F5D1E" w:rsidRPr="00864D30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864D30">
              <w:rPr>
                <w:rFonts w:ascii="Santander Text" w:hAnsi="Santander Text"/>
              </w:rPr>
              <w:t>modesg_out_emss_vcls</w:t>
            </w:r>
          </w:p>
        </w:tc>
        <w:tc>
          <w:tcPr>
            <w:tcW w:w="2431" w:type="pct"/>
            <w:vAlign w:val="center"/>
          </w:tcPr>
          <w:p w14:paraId="03C1DEF3" w14:textId="1CD058B3" w:rsidR="009F5D1E" w:rsidRPr="00864D30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864D30">
              <w:rPr>
                <w:rFonts w:ascii="Santander Text" w:hAnsi="Santander Text"/>
              </w:rPr>
              <w:t>business_esg</w:t>
            </w:r>
          </w:p>
        </w:tc>
      </w:tr>
      <w:tr w:rsidR="009F5D1E" w:rsidRPr="00864D30" w14:paraId="4DE18E65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100E01BF" w14:textId="28C1C466" w:rsidR="009F5D1E" w:rsidRPr="00864D30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864D30">
              <w:rPr>
                <w:rFonts w:ascii="Santander Text" w:hAnsi="Santander Text"/>
              </w:rPr>
              <w:t>modesg_out_sfics_taxon_europeia</w:t>
            </w:r>
          </w:p>
        </w:tc>
        <w:tc>
          <w:tcPr>
            <w:tcW w:w="2431" w:type="pct"/>
            <w:vAlign w:val="center"/>
          </w:tcPr>
          <w:p w14:paraId="0465BBC8" w14:textId="78E8F493" w:rsidR="009F5D1E" w:rsidRPr="00864D30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864D30">
              <w:rPr>
                <w:rFonts w:ascii="Santander Text" w:hAnsi="Santander Text"/>
              </w:rPr>
              <w:t>business_esg</w:t>
            </w:r>
          </w:p>
        </w:tc>
      </w:tr>
      <w:tr w:rsidR="009F5D1E" w:rsidRPr="00864D30" w14:paraId="30207F3D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3DC580B4" w14:textId="57594307" w:rsidR="009F5D1E" w:rsidRPr="00864D30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864D30">
              <w:rPr>
                <w:rFonts w:ascii="Santander Text" w:hAnsi="Santander Text"/>
              </w:rPr>
              <w:t>modesg_out_bens_imoveis</w:t>
            </w:r>
          </w:p>
        </w:tc>
        <w:tc>
          <w:tcPr>
            <w:tcW w:w="2431" w:type="pct"/>
            <w:vAlign w:val="center"/>
          </w:tcPr>
          <w:p w14:paraId="5CE74A76" w14:textId="3BF7A1CF" w:rsidR="009F5D1E" w:rsidRPr="00864D30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864D30">
              <w:rPr>
                <w:rFonts w:ascii="Santander Text" w:hAnsi="Santander Text"/>
              </w:rPr>
              <w:t>business_esg</w:t>
            </w:r>
          </w:p>
        </w:tc>
      </w:tr>
      <w:tr w:rsidR="009F5D1E" w:rsidRPr="00864D30" w14:paraId="6C75ADE7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7D24FBE9" w14:textId="1189CB74" w:rsidR="009F5D1E" w:rsidRPr="00864D30" w:rsidDel="00575E56" w:rsidRDefault="009F5D1E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 xml:space="preserve">property_energy_certificate </w:t>
            </w:r>
            <w:r w:rsidRPr="00864D30" w:rsidDel="00CA1AA2">
              <w:rPr>
                <w:rFonts w:ascii="Santander Text" w:hAnsi="Santander Text"/>
              </w:rPr>
              <w:t>property</w:t>
            </w:r>
          </w:p>
        </w:tc>
        <w:tc>
          <w:tcPr>
            <w:tcW w:w="2431" w:type="pct"/>
            <w:vAlign w:val="center"/>
          </w:tcPr>
          <w:p w14:paraId="0EE11880" w14:textId="6E4EE313" w:rsidR="009F5D1E" w:rsidRPr="00864D30" w:rsidRDefault="009F5D1E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>business_assets</w:t>
            </w:r>
          </w:p>
        </w:tc>
      </w:tr>
      <w:tr w:rsidR="009F5D1E" w:rsidRPr="00864D30" w14:paraId="631DE37E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799D7B17" w14:textId="636A4A1C" w:rsidR="009F5D1E" w:rsidRPr="00864D30" w:rsidDel="00575E56" w:rsidRDefault="009F5D1E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 xml:space="preserve">process_property_rel </w:t>
            </w:r>
            <w:r w:rsidRPr="00864D30" w:rsidDel="00CA1AA2">
              <w:rPr>
                <w:rFonts w:ascii="Santander Text" w:hAnsi="Santander Text"/>
              </w:rPr>
              <w:t xml:space="preserve">property_energy_certificate </w:t>
            </w:r>
          </w:p>
        </w:tc>
        <w:tc>
          <w:tcPr>
            <w:tcW w:w="2431" w:type="pct"/>
            <w:vAlign w:val="center"/>
          </w:tcPr>
          <w:p w14:paraId="29880B15" w14:textId="7FA9F7E6" w:rsidR="009F5D1E" w:rsidRPr="00864D30" w:rsidRDefault="009F5D1E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>business_assets</w:t>
            </w:r>
          </w:p>
        </w:tc>
      </w:tr>
      <w:tr w:rsidR="009F5D1E" w:rsidRPr="00864D30" w14:paraId="6E282AF2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0CAD41D4" w14:textId="06843DF3" w:rsidR="009F5D1E" w:rsidRPr="00864D30" w:rsidDel="00575E56" w:rsidRDefault="009F5D1E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 xml:space="preserve">responsibility_process_rel </w:t>
            </w:r>
            <w:r w:rsidRPr="00864D30" w:rsidDel="00CA1AA2">
              <w:rPr>
                <w:rFonts w:ascii="Santander Text" w:hAnsi="Santander Text"/>
              </w:rPr>
              <w:t xml:space="preserve">process_property_rel </w:t>
            </w:r>
          </w:p>
        </w:tc>
        <w:tc>
          <w:tcPr>
            <w:tcW w:w="2431" w:type="pct"/>
            <w:vAlign w:val="center"/>
          </w:tcPr>
          <w:p w14:paraId="6DC30874" w14:textId="1A49542B" w:rsidR="009F5D1E" w:rsidRPr="00864D30" w:rsidRDefault="009F5D1E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>
              <w:rPr>
                <w:rFonts w:ascii="Santander Text" w:hAnsi="Santander Text"/>
              </w:rPr>
              <w:t>business_assets</w:t>
            </w:r>
          </w:p>
        </w:tc>
      </w:tr>
      <w:tr w:rsidR="009F5D1E" w:rsidRPr="00864D30" w14:paraId="77AF0A3A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160479D5" w14:textId="0A2EB4A4" w:rsidR="009F5D1E" w:rsidRPr="00864D30" w:rsidDel="00575E56" w:rsidRDefault="009F5D1E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 w:rsidDel="003126E5">
              <w:rPr>
                <w:rFonts w:ascii="Santander Text" w:hAnsi="Santander Text"/>
              </w:rPr>
              <w:t xml:space="preserve">responsibility_process_rel </w:t>
            </w:r>
          </w:p>
        </w:tc>
        <w:tc>
          <w:tcPr>
            <w:tcW w:w="2431" w:type="pct"/>
            <w:vAlign w:val="center"/>
          </w:tcPr>
          <w:p w14:paraId="44C293DB" w14:textId="3CD4A1D7" w:rsidR="009F5D1E" w:rsidRPr="00864D30" w:rsidRDefault="009F5D1E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864D30" w:rsidDel="003126E5">
              <w:rPr>
                <w:rFonts w:ascii="Santander Text" w:hAnsi="Santander Text"/>
              </w:rPr>
              <w:t>business_assets</w:t>
            </w:r>
          </w:p>
        </w:tc>
      </w:tr>
    </w:tbl>
    <w:p w14:paraId="65AEEFF7" w14:textId="505E3B0D" w:rsidR="00762880" w:rsidRPr="00864D30" w:rsidRDefault="00762880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4A0C430E" w14:textId="4CADC461" w:rsidR="007E3521" w:rsidRPr="00864D30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41539F78" w14:textId="0D0B1E1D" w:rsidR="007E3521" w:rsidRPr="00864D30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7E8EEBB7" w14:textId="3EE81E87" w:rsidR="007E3521" w:rsidRPr="00864D30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69E80346" w14:textId="12A3D3AA" w:rsidR="007E3521" w:rsidRPr="00864D30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31FBD549" w14:textId="029314A8" w:rsidR="007E3521" w:rsidRPr="00864D30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5F8C337E" w14:textId="0A4C61D2" w:rsidR="007E3521" w:rsidRPr="00864D30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2F516A44" w14:textId="67B9C8AF" w:rsidR="007E3521" w:rsidRPr="00864D30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5D54CB99" w14:textId="5340EA96" w:rsidR="007E3521" w:rsidRPr="00864D30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7C7463D1" w14:textId="5030FD9C" w:rsidR="007E3521" w:rsidRPr="00864D30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027E381F" w14:textId="1F7C0970" w:rsidR="007E3521" w:rsidRPr="00864D30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7482D564" w14:textId="130950BD" w:rsidR="007E3521" w:rsidRPr="00864D30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676B268B" w14:textId="73089B47" w:rsidR="007E3521" w:rsidRPr="00864D30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2C39D999" w14:textId="257BEFBF" w:rsidR="007E3521" w:rsidRPr="00864D30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1EA940FD" w14:textId="5DA58DFA" w:rsidR="007E3521" w:rsidRPr="00864D30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3344AAC7" w14:textId="71A294C8" w:rsidR="007E3521" w:rsidRPr="00864D30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0532C10F" w14:textId="745A3BC6" w:rsidR="007E3521" w:rsidRPr="00864D30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44B408ED" w14:textId="77777777" w:rsidR="007E3521" w:rsidRPr="00864D30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1BDA57AD" w14:textId="1096A9AE" w:rsidR="0084486A" w:rsidRPr="00864D30" w:rsidRDefault="00A462A8" w:rsidP="007E3521">
      <w:pPr>
        <w:pStyle w:val="Contentstitle"/>
        <w:spacing w:after="120" w:line="360" w:lineRule="auto"/>
        <w:jc w:val="both"/>
        <w:rPr>
          <w:lang w:val="pt-PT"/>
        </w:rPr>
      </w:pPr>
      <w:bookmarkStart w:id="353" w:name="_Toc194943215"/>
      <w:r w:rsidRPr="00864D30">
        <w:t>Introdução</w:t>
      </w:r>
      <w:bookmarkEnd w:id="348"/>
      <w:bookmarkEnd w:id="349"/>
      <w:bookmarkEnd w:id="350"/>
      <w:bookmarkEnd w:id="351"/>
      <w:bookmarkEnd w:id="352"/>
      <w:bookmarkEnd w:id="353"/>
    </w:p>
    <w:p w14:paraId="74A2872C" w14:textId="57B891C0" w:rsidR="00A37176" w:rsidRPr="00864D30" w:rsidRDefault="00A37176" w:rsidP="007E3521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O </w:t>
      </w:r>
      <w:r w:rsidR="00027146" w:rsidRPr="00864D30">
        <w:rPr>
          <w:rFonts w:ascii="Santander Text" w:hAnsi="Santander Text" w:cs="Arial"/>
          <w:lang w:val="pt-PT"/>
        </w:rPr>
        <w:t xml:space="preserve">Modelo de </w:t>
      </w:r>
      <w:r w:rsidR="00B5243E" w:rsidRPr="00864D30">
        <w:rPr>
          <w:rFonts w:ascii="Santander Text" w:hAnsi="Santander Text" w:cs="Arial"/>
          <w:lang w:val="pt-PT"/>
        </w:rPr>
        <w:t>D</w:t>
      </w:r>
      <w:r w:rsidR="00027146" w:rsidRPr="00864D30">
        <w:rPr>
          <w:rFonts w:ascii="Santander Text" w:hAnsi="Santander Text" w:cs="Arial"/>
          <w:lang w:val="pt-PT"/>
        </w:rPr>
        <w:t>ados</w:t>
      </w:r>
      <w:r w:rsidRPr="00864D30">
        <w:rPr>
          <w:rFonts w:ascii="Santander Text" w:hAnsi="Santander Text" w:cs="Arial"/>
          <w:lang w:val="pt-PT"/>
        </w:rPr>
        <w:t xml:space="preserve"> ESG acomoda informação nas dimensões ambiental, social e de governo necessária</w:t>
      </w:r>
      <w:r w:rsidR="00B27AE6" w:rsidRPr="00864D30">
        <w:rPr>
          <w:rFonts w:ascii="Santander Text" w:hAnsi="Santander Text" w:cs="Arial"/>
          <w:lang w:val="pt-PT"/>
        </w:rPr>
        <w:t>s</w:t>
      </w:r>
      <w:r w:rsidRPr="00864D30">
        <w:rPr>
          <w:rFonts w:ascii="Santander Text" w:hAnsi="Santander Text" w:cs="Arial"/>
          <w:lang w:val="pt-PT"/>
        </w:rPr>
        <w:t xml:space="preserve"> para cumprir com a introdução de regulamentação mais rigorosa relativa ao reporte, divulgação e gestão de riscos de sustentabilidade, por exemplo, </w:t>
      </w:r>
      <w:r w:rsidR="00B27AE6" w:rsidRPr="00864D30">
        <w:rPr>
          <w:rFonts w:ascii="Santander Text" w:hAnsi="Santander Text" w:cs="Arial"/>
          <w:lang w:val="pt-PT"/>
        </w:rPr>
        <w:t xml:space="preserve">no que concerne à Taxonomia Europeia </w:t>
      </w:r>
      <w:r w:rsidRPr="00864D30">
        <w:rPr>
          <w:rFonts w:ascii="Santander Text" w:hAnsi="Santander Text" w:cs="Arial"/>
          <w:lang w:val="pt-PT"/>
        </w:rPr>
        <w:t xml:space="preserve">e </w:t>
      </w:r>
      <w:r w:rsidRPr="00864D30">
        <w:rPr>
          <w:rFonts w:ascii="Santander Text" w:hAnsi="Santander Text" w:cs="Arial"/>
          <w:i/>
          <w:lang w:val="pt-PT"/>
        </w:rPr>
        <w:t>Pillar III</w:t>
      </w:r>
      <w:r w:rsidRPr="00864D30">
        <w:rPr>
          <w:rFonts w:ascii="Santander Text" w:hAnsi="Santander Text" w:cs="Arial"/>
          <w:lang w:val="pt-PT"/>
        </w:rPr>
        <w:t xml:space="preserve">, </w:t>
      </w:r>
      <w:r w:rsidR="00B27AE6" w:rsidRPr="00864D30">
        <w:rPr>
          <w:rFonts w:ascii="Santander Text" w:hAnsi="Santander Text" w:cs="Arial"/>
          <w:lang w:val="pt-PT"/>
        </w:rPr>
        <w:t>bem como</w:t>
      </w:r>
      <w:r w:rsidRPr="00864D30">
        <w:rPr>
          <w:rFonts w:ascii="Santander Text" w:hAnsi="Santander Text" w:cs="Arial"/>
          <w:lang w:val="pt-PT"/>
        </w:rPr>
        <w:t xml:space="preserve"> </w:t>
      </w:r>
      <w:r w:rsidR="00B27AE6" w:rsidRPr="00864D30">
        <w:rPr>
          <w:rFonts w:ascii="Santander Text" w:hAnsi="Santander Text" w:cs="Arial"/>
          <w:lang w:val="pt-PT"/>
        </w:rPr>
        <w:t xml:space="preserve">procurando </w:t>
      </w:r>
      <w:r w:rsidRPr="00864D30">
        <w:rPr>
          <w:rFonts w:ascii="Santander Text" w:hAnsi="Santander Text" w:cs="Arial"/>
          <w:lang w:val="pt-PT"/>
        </w:rPr>
        <w:t xml:space="preserve">dar resposta </w:t>
      </w:r>
      <w:r w:rsidR="00B27AE6" w:rsidRPr="00864D30">
        <w:rPr>
          <w:rFonts w:ascii="Santander Text" w:hAnsi="Santander Text" w:cs="Arial"/>
          <w:lang w:val="pt-PT"/>
        </w:rPr>
        <w:t xml:space="preserve">e alimentar </w:t>
      </w:r>
      <w:r w:rsidRPr="00864D30">
        <w:rPr>
          <w:rFonts w:ascii="Santander Text" w:hAnsi="Santander Text" w:cs="Arial"/>
          <w:lang w:val="pt-PT"/>
        </w:rPr>
        <w:t xml:space="preserve">os reportes internos já em vigor nesta matéria, nomeadamente ao </w:t>
      </w:r>
      <w:r w:rsidRPr="00864D30">
        <w:rPr>
          <w:rFonts w:ascii="Santander Text" w:hAnsi="Santander Text" w:cs="Arial"/>
          <w:i/>
          <w:lang w:val="pt-PT"/>
        </w:rPr>
        <w:t>Green Dashboard</w:t>
      </w:r>
      <w:r w:rsidRPr="00864D30">
        <w:rPr>
          <w:rFonts w:ascii="Santander Text" w:hAnsi="Santander Text" w:cs="Arial"/>
          <w:lang w:val="pt-PT"/>
        </w:rPr>
        <w:t>.</w:t>
      </w:r>
    </w:p>
    <w:p w14:paraId="16D77FCC" w14:textId="3254E247" w:rsidR="005046E7" w:rsidRPr="00864D30" w:rsidRDefault="007E49BE" w:rsidP="007E3521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O respetivo aprovisionamento das tabelas e processamento do Modelo será em primeira instância realizado em base mensal. No entanto, atualmente a especificação está desenvolvida tendo por base tabelas com informação diária, possibilitando a alteração da periodicidade de carregamento, mediante as necessidades futuras do Banco.</w:t>
      </w:r>
    </w:p>
    <w:p w14:paraId="0A8DB813" w14:textId="20FC8AF5" w:rsidR="00A462A8" w:rsidRPr="00864D30" w:rsidRDefault="00A462A8" w:rsidP="007E3521">
      <w:pPr>
        <w:pStyle w:val="Contentstitle"/>
        <w:spacing w:after="120" w:line="360" w:lineRule="auto"/>
        <w:jc w:val="both"/>
        <w:rPr>
          <w:lang w:val="pt-PT"/>
        </w:rPr>
      </w:pPr>
      <w:bookmarkStart w:id="354" w:name="_Toc141130768"/>
      <w:bookmarkStart w:id="355" w:name="_Toc141130859"/>
      <w:bookmarkStart w:id="356" w:name="_Toc141130908"/>
      <w:bookmarkStart w:id="357" w:name="_Toc141131004"/>
      <w:bookmarkStart w:id="358" w:name="_Toc141131027"/>
      <w:bookmarkStart w:id="359" w:name="_Toc194943216"/>
      <w:r w:rsidRPr="00864D30">
        <w:t>Modelo</w:t>
      </w:r>
      <w:r w:rsidRPr="00864D30">
        <w:rPr>
          <w:lang w:val="pt-PT"/>
        </w:rPr>
        <w:t xml:space="preserve"> </w:t>
      </w:r>
      <w:r w:rsidR="00A37176" w:rsidRPr="00864D30">
        <w:rPr>
          <w:lang w:val="pt-PT"/>
        </w:rPr>
        <w:t>Conceptual</w:t>
      </w:r>
      <w:bookmarkEnd w:id="354"/>
      <w:bookmarkEnd w:id="355"/>
      <w:bookmarkEnd w:id="356"/>
      <w:bookmarkEnd w:id="357"/>
      <w:bookmarkEnd w:id="358"/>
      <w:bookmarkEnd w:id="359"/>
    </w:p>
    <w:p w14:paraId="102BAD85" w14:textId="3D06652C" w:rsidR="007A42E9" w:rsidRPr="00864D30" w:rsidRDefault="00A37176" w:rsidP="007E3521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O </w:t>
      </w:r>
      <w:r w:rsidR="00027146" w:rsidRPr="00864D30">
        <w:rPr>
          <w:rFonts w:ascii="Santander Text" w:hAnsi="Santander Text" w:cs="Arial"/>
          <w:lang w:val="pt-PT"/>
        </w:rPr>
        <w:t>Modelo de dados</w:t>
      </w:r>
      <w:r w:rsidRPr="00864D30">
        <w:rPr>
          <w:rFonts w:ascii="Santander Text" w:hAnsi="Santander Text" w:cs="Arial"/>
          <w:lang w:val="pt-PT"/>
        </w:rPr>
        <w:t xml:space="preserve"> ESG consiste num conjunto de tabelas que acomodam diversos conceitos, descritos nos capítulos seguintes.</w:t>
      </w:r>
    </w:p>
    <w:p w14:paraId="09198802" w14:textId="396416C3" w:rsidR="00277077" w:rsidRPr="00864D30" w:rsidRDefault="00277077" w:rsidP="007E3521">
      <w:pPr>
        <w:pStyle w:val="MyHeading1"/>
        <w:spacing w:after="120" w:line="360" w:lineRule="auto"/>
        <w:jc w:val="both"/>
        <w:rPr>
          <w:lang w:val="pt-PT"/>
        </w:rPr>
      </w:pPr>
      <w:bookmarkStart w:id="360" w:name="_Toc194943217"/>
      <w:r w:rsidRPr="00864D30">
        <w:t>Nomenclatura</w:t>
      </w:r>
      <w:r w:rsidRPr="00864D30">
        <w:rPr>
          <w:lang w:val="pt-PT"/>
        </w:rPr>
        <w:t xml:space="preserve"> de Tabelas</w:t>
      </w:r>
      <w:bookmarkEnd w:id="360"/>
    </w:p>
    <w:p w14:paraId="5269CE43" w14:textId="4FC9FF25" w:rsidR="00277077" w:rsidRPr="00864D30" w:rsidRDefault="00277077" w:rsidP="007E3521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Para designação das tabelas do </w:t>
      </w:r>
      <w:r w:rsidR="00B5243E" w:rsidRPr="00864D30">
        <w:rPr>
          <w:rFonts w:ascii="Santander Text" w:hAnsi="Santander Text" w:cs="Arial"/>
          <w:lang w:val="pt-PT"/>
        </w:rPr>
        <w:t>M</w:t>
      </w:r>
      <w:r w:rsidRPr="00864D30">
        <w:rPr>
          <w:rFonts w:ascii="Santander Text" w:hAnsi="Santander Text" w:cs="Arial"/>
          <w:lang w:val="pt-PT"/>
        </w:rPr>
        <w:t>odelo foi definida a designação &lt;</w:t>
      </w:r>
      <w:r w:rsidRPr="00864D30">
        <w:rPr>
          <w:rFonts w:ascii="Santander Text" w:hAnsi="Santander Text" w:cs="Arial"/>
          <w:i/>
          <w:iCs/>
          <w:lang w:val="pt-PT"/>
        </w:rPr>
        <w:t>app</w:t>
      </w:r>
      <w:r w:rsidRPr="00864D30">
        <w:rPr>
          <w:rFonts w:ascii="Santander Text" w:hAnsi="Santander Text" w:cs="Arial"/>
          <w:lang w:val="pt-PT"/>
        </w:rPr>
        <w:t>&gt;_&lt;</w:t>
      </w:r>
      <w:r w:rsidRPr="00864D30">
        <w:rPr>
          <w:rFonts w:ascii="Santander Text" w:hAnsi="Santander Text" w:cs="Arial"/>
          <w:i/>
          <w:iCs/>
          <w:lang w:val="pt-PT"/>
        </w:rPr>
        <w:t>table type</w:t>
      </w:r>
      <w:r w:rsidRPr="00864D30">
        <w:rPr>
          <w:rFonts w:ascii="Santander Text" w:hAnsi="Santander Text" w:cs="Arial"/>
          <w:lang w:val="pt-PT"/>
        </w:rPr>
        <w:t>&gt;_&lt;</w:t>
      </w:r>
      <w:r w:rsidRPr="00864D30">
        <w:rPr>
          <w:rFonts w:ascii="Santander Text" w:hAnsi="Santander Text" w:cs="Arial"/>
          <w:i/>
          <w:iCs/>
          <w:lang w:val="pt-PT"/>
        </w:rPr>
        <w:t>description</w:t>
      </w:r>
      <w:r w:rsidRPr="00864D30">
        <w:rPr>
          <w:rFonts w:ascii="Santander Text" w:hAnsi="Santander Text" w:cs="Arial"/>
          <w:lang w:val="pt-PT"/>
        </w:rPr>
        <w:t>&gt;</w:t>
      </w:r>
      <w:r w:rsidR="004E19E8" w:rsidRPr="00864D30">
        <w:rPr>
          <w:rFonts w:ascii="Santander Text" w:hAnsi="Santander Text" w:cs="Arial"/>
          <w:lang w:val="pt-PT"/>
        </w:rPr>
        <w:t>, garantindo que o número máximo de carateres não excede os 32. Os valores possíveis são:</w:t>
      </w:r>
    </w:p>
    <w:p w14:paraId="09653CE7" w14:textId="2644FD54" w:rsidR="004E19E8" w:rsidRPr="00864D30" w:rsidRDefault="004E19E8" w:rsidP="008E5B92">
      <w:pPr>
        <w:pStyle w:val="ListParagraph"/>
        <w:numPr>
          <w:ilvl w:val="0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i/>
          <w:iCs/>
          <w:lang w:val="pt-PT"/>
        </w:rPr>
        <w:t>app</w:t>
      </w:r>
      <w:r w:rsidRPr="00864D30">
        <w:rPr>
          <w:rFonts w:ascii="Santander Text" w:hAnsi="Santander Text" w:cs="Arial"/>
          <w:lang w:val="pt-PT"/>
        </w:rPr>
        <w:t>: modesg;</w:t>
      </w:r>
    </w:p>
    <w:p w14:paraId="449816D4" w14:textId="5A483256" w:rsidR="004E19E8" w:rsidRPr="00864D30" w:rsidRDefault="004E19E8" w:rsidP="008E5B92">
      <w:pPr>
        <w:pStyle w:val="ListParagraph"/>
        <w:numPr>
          <w:ilvl w:val="0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i/>
          <w:iCs/>
          <w:lang w:val="pt-PT"/>
        </w:rPr>
        <w:t>table type</w:t>
      </w:r>
      <w:r w:rsidRPr="00864D30">
        <w:rPr>
          <w:rFonts w:ascii="Santander Text" w:hAnsi="Santander Text" w:cs="Arial"/>
          <w:lang w:val="pt-PT"/>
        </w:rPr>
        <w:t>:</w:t>
      </w:r>
    </w:p>
    <w:p w14:paraId="46A2F92D" w14:textId="11ACCD34" w:rsidR="004E19E8" w:rsidRPr="00864D30" w:rsidRDefault="00B27AE6" w:rsidP="008E5B92">
      <w:pPr>
        <w:pStyle w:val="ListParagraph"/>
        <w:numPr>
          <w:ilvl w:val="1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i/>
          <w:lang w:val="pt-PT"/>
        </w:rPr>
        <w:t>‘</w:t>
      </w:r>
      <w:r w:rsidR="004E19E8" w:rsidRPr="00864D30">
        <w:rPr>
          <w:rFonts w:ascii="Santander Text" w:hAnsi="Santander Text" w:cs="Arial"/>
          <w:i/>
          <w:lang w:val="pt-PT"/>
        </w:rPr>
        <w:t>param</w:t>
      </w:r>
      <w:r w:rsidRPr="00864D30">
        <w:rPr>
          <w:rFonts w:ascii="Santander Text" w:hAnsi="Santander Text" w:cs="Arial"/>
          <w:i/>
          <w:lang w:val="pt-PT"/>
        </w:rPr>
        <w:t>’</w:t>
      </w:r>
      <w:r w:rsidR="004E19E8" w:rsidRPr="00864D30">
        <w:rPr>
          <w:rFonts w:ascii="Santander Text" w:hAnsi="Santander Text" w:cs="Arial"/>
          <w:lang w:val="pt-PT"/>
        </w:rPr>
        <w:t xml:space="preserve"> para tabelas de parametrização;</w:t>
      </w:r>
    </w:p>
    <w:p w14:paraId="61B0706B" w14:textId="4C46B983" w:rsidR="004E19E8" w:rsidRPr="00864D30" w:rsidRDefault="00B27AE6" w:rsidP="008E5B92">
      <w:pPr>
        <w:pStyle w:val="ListParagraph"/>
        <w:numPr>
          <w:ilvl w:val="1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I</w:t>
      </w:r>
      <w:r w:rsidR="004E19E8" w:rsidRPr="00864D30">
        <w:rPr>
          <w:rFonts w:ascii="Santander Text" w:hAnsi="Santander Text" w:cs="Arial"/>
          <w:i/>
          <w:lang w:val="pt-PT"/>
        </w:rPr>
        <w:t>np</w:t>
      </w:r>
      <w:r w:rsidRPr="00864D30">
        <w:rPr>
          <w:rFonts w:ascii="Santander Text" w:hAnsi="Santander Text" w:cs="Arial"/>
          <w:i/>
          <w:lang w:val="pt-PT"/>
        </w:rPr>
        <w:t>’</w:t>
      </w:r>
      <w:r w:rsidR="004E19E8" w:rsidRPr="00864D30">
        <w:rPr>
          <w:rFonts w:ascii="Santander Text" w:hAnsi="Santander Text" w:cs="Arial"/>
          <w:lang w:val="pt-PT"/>
        </w:rPr>
        <w:t xml:space="preserve"> para tabelas de input;</w:t>
      </w:r>
    </w:p>
    <w:p w14:paraId="1276542D" w14:textId="249C6A93" w:rsidR="004E19E8" w:rsidRPr="00864D30" w:rsidRDefault="00B27AE6" w:rsidP="008E5B92">
      <w:pPr>
        <w:pStyle w:val="ListParagraph"/>
        <w:numPr>
          <w:ilvl w:val="1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‘</w:t>
      </w:r>
      <w:r w:rsidR="004E19E8" w:rsidRPr="00864D30">
        <w:rPr>
          <w:rFonts w:ascii="Santander Text" w:hAnsi="Santander Text" w:cs="Arial"/>
          <w:i/>
          <w:lang w:val="pt-PT"/>
        </w:rPr>
        <w:t>out</w:t>
      </w:r>
      <w:r w:rsidRPr="00864D30">
        <w:rPr>
          <w:rFonts w:ascii="Santander Text" w:hAnsi="Santander Text" w:cs="Arial"/>
          <w:lang w:val="pt-PT"/>
        </w:rPr>
        <w:t>’</w:t>
      </w:r>
      <w:r w:rsidR="004E19E8" w:rsidRPr="00864D30">
        <w:rPr>
          <w:rFonts w:ascii="Santander Text" w:hAnsi="Santander Text" w:cs="Arial"/>
          <w:lang w:val="pt-PT"/>
        </w:rPr>
        <w:t xml:space="preserve"> para tabelas output;</w:t>
      </w:r>
      <w:r w:rsidR="006A6CE5" w:rsidRPr="00864D30">
        <w:rPr>
          <w:rFonts w:ascii="Santander Text" w:hAnsi="Santander Text" w:cs="Arial"/>
          <w:lang w:val="pt-PT"/>
        </w:rPr>
        <w:t xml:space="preserve"> e</w:t>
      </w:r>
    </w:p>
    <w:p w14:paraId="30DD9488" w14:textId="1D0C947B" w:rsidR="004E19E8" w:rsidRPr="00864D30" w:rsidRDefault="004E19E8" w:rsidP="008E5B92">
      <w:pPr>
        <w:pStyle w:val="ListParagraph"/>
        <w:numPr>
          <w:ilvl w:val="0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i/>
          <w:iCs/>
          <w:lang w:val="pt-PT"/>
        </w:rPr>
        <w:t>description</w:t>
      </w:r>
      <w:r w:rsidRPr="00864D30">
        <w:rPr>
          <w:rFonts w:ascii="Santander Text" w:hAnsi="Santander Text" w:cs="Arial"/>
          <w:lang w:val="pt-PT"/>
        </w:rPr>
        <w:t>: design</w:t>
      </w:r>
      <w:r w:rsidR="007A42E9" w:rsidRPr="00864D30">
        <w:rPr>
          <w:rFonts w:ascii="Santander Text" w:hAnsi="Santander Text" w:cs="Arial"/>
          <w:lang w:val="pt-PT"/>
        </w:rPr>
        <w:t>ação que permite</w:t>
      </w:r>
      <w:r w:rsidRPr="00864D30">
        <w:rPr>
          <w:rFonts w:ascii="Santander Text" w:hAnsi="Santander Text" w:cs="Arial"/>
          <w:lang w:val="pt-PT"/>
        </w:rPr>
        <w:t xml:space="preserve"> a identificação do conceito da tabela.</w:t>
      </w:r>
    </w:p>
    <w:p w14:paraId="7FE12836" w14:textId="2C16BE86" w:rsidR="00277077" w:rsidRPr="00864D30" w:rsidRDefault="004E19E8" w:rsidP="007E3521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A nível da nomenclatura dos campos de </w:t>
      </w:r>
      <w:r w:rsidR="00277077" w:rsidRPr="00864D30">
        <w:rPr>
          <w:rFonts w:ascii="Santander Text" w:hAnsi="Santander Text" w:cs="Arial"/>
          <w:lang w:val="pt-PT"/>
        </w:rPr>
        <w:t>cada tabela</w:t>
      </w:r>
      <w:r w:rsidRPr="00864D30">
        <w:rPr>
          <w:rFonts w:ascii="Santander Text" w:hAnsi="Santander Text" w:cs="Arial"/>
          <w:lang w:val="pt-PT"/>
        </w:rPr>
        <w:t xml:space="preserve"> foram considerados os seguintes pressupostos:</w:t>
      </w:r>
    </w:p>
    <w:p w14:paraId="06C4AA8E" w14:textId="77777777" w:rsidR="004E19E8" w:rsidRPr="00864D30" w:rsidRDefault="00277077" w:rsidP="008E5B92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Máximo de 32 caracteres;</w:t>
      </w:r>
    </w:p>
    <w:p w14:paraId="592F0B85" w14:textId="77777777" w:rsidR="004E19E8" w:rsidRPr="00864D30" w:rsidRDefault="00277077" w:rsidP="008E5B92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Abrevia</w:t>
      </w:r>
      <w:r w:rsidR="004E19E8" w:rsidRPr="00864D30">
        <w:rPr>
          <w:rFonts w:ascii="Santander Text" w:hAnsi="Santander Text" w:cs="Arial"/>
          <w:lang w:val="pt-PT"/>
        </w:rPr>
        <w:t>ção</w:t>
      </w:r>
      <w:r w:rsidRPr="00864D30">
        <w:rPr>
          <w:rFonts w:ascii="Santander Text" w:hAnsi="Santander Text" w:cs="Arial"/>
          <w:lang w:val="pt-PT"/>
        </w:rPr>
        <w:t xml:space="preserve"> </w:t>
      </w:r>
      <w:r w:rsidR="004E19E8" w:rsidRPr="00864D30">
        <w:rPr>
          <w:rFonts w:ascii="Santander Text" w:hAnsi="Santander Text" w:cs="Arial"/>
          <w:lang w:val="pt-PT"/>
        </w:rPr>
        <w:t>d</w:t>
      </w:r>
      <w:r w:rsidRPr="00864D30">
        <w:rPr>
          <w:rFonts w:ascii="Santander Text" w:hAnsi="Santander Text" w:cs="Arial"/>
          <w:lang w:val="pt-PT"/>
        </w:rPr>
        <w:t>a descrição das variáveis dentro d</w:t>
      </w:r>
      <w:r w:rsidR="004E19E8" w:rsidRPr="00864D30">
        <w:rPr>
          <w:rFonts w:ascii="Santander Text" w:hAnsi="Santander Text" w:cs="Arial"/>
          <w:lang w:val="pt-PT"/>
        </w:rPr>
        <w:t>o</w:t>
      </w:r>
      <w:r w:rsidRPr="00864D30">
        <w:rPr>
          <w:rFonts w:ascii="Santander Text" w:hAnsi="Santander Text" w:cs="Arial"/>
          <w:lang w:val="pt-PT"/>
        </w:rPr>
        <w:t xml:space="preserve"> razoável para claro entendimento do </w:t>
      </w:r>
      <w:r w:rsidR="004E19E8" w:rsidRPr="00864D30">
        <w:rPr>
          <w:rFonts w:ascii="Santander Text" w:hAnsi="Santander Text" w:cs="Arial"/>
          <w:lang w:val="pt-PT"/>
        </w:rPr>
        <w:t xml:space="preserve">seu </w:t>
      </w:r>
      <w:r w:rsidRPr="00864D30">
        <w:rPr>
          <w:rFonts w:ascii="Santander Text" w:hAnsi="Santander Text" w:cs="Arial"/>
          <w:lang w:val="pt-PT"/>
        </w:rPr>
        <w:t>significado;</w:t>
      </w:r>
    </w:p>
    <w:p w14:paraId="1001419A" w14:textId="134E1326" w:rsidR="004E19E8" w:rsidRPr="00864D30" w:rsidRDefault="004E19E8" w:rsidP="008E5B92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M</w:t>
      </w:r>
      <w:r w:rsidR="00277077" w:rsidRPr="00864D30">
        <w:rPr>
          <w:rFonts w:ascii="Santander Text" w:hAnsi="Santander Text" w:cs="Arial"/>
          <w:lang w:val="pt-PT"/>
        </w:rPr>
        <w:t xml:space="preserve">ontantes </w:t>
      </w:r>
      <w:r w:rsidRPr="00864D30">
        <w:rPr>
          <w:rFonts w:ascii="Santander Text" w:hAnsi="Santander Text" w:cs="Arial"/>
          <w:lang w:val="pt-PT"/>
        </w:rPr>
        <w:t xml:space="preserve">são </w:t>
      </w:r>
      <w:r w:rsidR="00B27AE6" w:rsidRPr="00864D30">
        <w:rPr>
          <w:rFonts w:ascii="Santander Text" w:hAnsi="Santander Text" w:cs="Arial"/>
          <w:lang w:val="pt-PT"/>
        </w:rPr>
        <w:t xml:space="preserve">identificados </w:t>
      </w:r>
      <w:r w:rsidRPr="00864D30">
        <w:rPr>
          <w:rFonts w:ascii="Santander Text" w:hAnsi="Santander Text" w:cs="Arial"/>
          <w:lang w:val="pt-PT"/>
        </w:rPr>
        <w:t>da seguinte forma:</w:t>
      </w:r>
      <w:r w:rsidR="00277077" w:rsidRPr="00864D30">
        <w:rPr>
          <w:rFonts w:ascii="Santander Text" w:hAnsi="Santander Text" w:cs="Arial"/>
          <w:lang w:val="pt-PT"/>
        </w:rPr>
        <w:t xml:space="preserve"> ‘montante_&lt;</w:t>
      </w:r>
      <w:r w:rsidR="00277077" w:rsidRPr="00864D30">
        <w:rPr>
          <w:rFonts w:ascii="Santander Text" w:hAnsi="Santander Text" w:cs="Arial"/>
          <w:i/>
          <w:iCs/>
          <w:lang w:val="pt-PT"/>
        </w:rPr>
        <w:t>descrição variável</w:t>
      </w:r>
      <w:r w:rsidR="00277077" w:rsidRPr="00864D30">
        <w:rPr>
          <w:rFonts w:ascii="Santander Text" w:hAnsi="Santander Text" w:cs="Arial"/>
          <w:lang w:val="pt-PT"/>
        </w:rPr>
        <w:t>&gt;</w:t>
      </w:r>
      <w:r w:rsidRPr="00864D30">
        <w:rPr>
          <w:rFonts w:ascii="Santander Text" w:hAnsi="Santander Text" w:cs="Arial"/>
          <w:lang w:val="pt-PT"/>
        </w:rPr>
        <w:t>;</w:t>
      </w:r>
    </w:p>
    <w:p w14:paraId="3ED44EC1" w14:textId="35415114" w:rsidR="004E19E8" w:rsidRPr="00864D30" w:rsidRDefault="004E19E8" w:rsidP="008E5B92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C</w:t>
      </w:r>
      <w:r w:rsidR="00277077" w:rsidRPr="00864D30">
        <w:rPr>
          <w:rFonts w:ascii="Santander Text" w:hAnsi="Santander Text" w:cs="Arial"/>
          <w:lang w:val="pt-PT"/>
        </w:rPr>
        <w:t xml:space="preserve">ódigos </w:t>
      </w:r>
      <w:r w:rsidRPr="00864D30">
        <w:rPr>
          <w:rFonts w:ascii="Santander Text" w:hAnsi="Santander Text" w:cs="Arial"/>
          <w:lang w:val="pt-PT"/>
        </w:rPr>
        <w:t xml:space="preserve">são </w:t>
      </w:r>
      <w:r w:rsidR="00B27AE6" w:rsidRPr="00864D30">
        <w:rPr>
          <w:rFonts w:ascii="Santander Text" w:hAnsi="Santander Text" w:cs="Arial"/>
          <w:lang w:val="pt-PT"/>
        </w:rPr>
        <w:t xml:space="preserve">identificados </w:t>
      </w:r>
      <w:r w:rsidRPr="00864D30">
        <w:rPr>
          <w:rFonts w:ascii="Santander Text" w:hAnsi="Santander Text" w:cs="Arial"/>
          <w:lang w:val="pt-PT"/>
        </w:rPr>
        <w:t xml:space="preserve">da seguinte forma: </w:t>
      </w:r>
      <w:r w:rsidR="00277077" w:rsidRPr="00864D30">
        <w:rPr>
          <w:rFonts w:ascii="Santander Text" w:hAnsi="Santander Text" w:cs="Arial"/>
          <w:lang w:val="pt-PT"/>
        </w:rPr>
        <w:t>cod_&lt;</w:t>
      </w:r>
      <w:r w:rsidR="00277077" w:rsidRPr="00864D30">
        <w:rPr>
          <w:rFonts w:ascii="Santander Text" w:hAnsi="Santander Text" w:cs="Arial"/>
          <w:i/>
          <w:iCs/>
          <w:lang w:val="pt-PT"/>
        </w:rPr>
        <w:t>descrição variável</w:t>
      </w:r>
      <w:r w:rsidR="00277077" w:rsidRPr="00864D30">
        <w:rPr>
          <w:rFonts w:ascii="Santander Text" w:hAnsi="Santander Text" w:cs="Arial"/>
          <w:lang w:val="pt-PT"/>
        </w:rPr>
        <w:t>&gt;;</w:t>
      </w:r>
    </w:p>
    <w:p w14:paraId="2DEFC407" w14:textId="624010CA" w:rsidR="004E19E8" w:rsidRPr="00864D30" w:rsidRDefault="004E19E8" w:rsidP="008E5B92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D</w:t>
      </w:r>
      <w:r w:rsidR="00277077" w:rsidRPr="00864D30">
        <w:rPr>
          <w:rFonts w:ascii="Santander Text" w:hAnsi="Santander Text" w:cs="Arial"/>
          <w:lang w:val="pt-PT"/>
        </w:rPr>
        <w:t xml:space="preserve">atas </w:t>
      </w:r>
      <w:r w:rsidRPr="00864D30">
        <w:rPr>
          <w:rFonts w:ascii="Santander Text" w:hAnsi="Santander Text" w:cs="Arial"/>
          <w:lang w:val="pt-PT"/>
        </w:rPr>
        <w:t xml:space="preserve">são identificadas da seguinte forma: </w:t>
      </w:r>
      <w:r w:rsidR="00277077" w:rsidRPr="00864D30">
        <w:rPr>
          <w:rFonts w:ascii="Santander Text" w:hAnsi="Santander Text" w:cs="Arial"/>
          <w:lang w:val="pt-PT"/>
        </w:rPr>
        <w:t>data_&lt;</w:t>
      </w:r>
      <w:r w:rsidR="00277077" w:rsidRPr="00864D30">
        <w:rPr>
          <w:rFonts w:ascii="Santander Text" w:hAnsi="Santander Text" w:cs="Arial"/>
          <w:i/>
          <w:iCs/>
          <w:lang w:val="pt-PT"/>
        </w:rPr>
        <w:t>descrição variável</w:t>
      </w:r>
      <w:r w:rsidRPr="00864D30">
        <w:rPr>
          <w:rFonts w:ascii="Santander Text" w:hAnsi="Santander Text" w:cs="Arial"/>
          <w:lang w:val="pt-PT"/>
        </w:rPr>
        <w:t>&gt;;</w:t>
      </w:r>
    </w:p>
    <w:p w14:paraId="6333A877" w14:textId="42AA886F" w:rsidR="004E19E8" w:rsidRPr="00864D30" w:rsidRDefault="004E19E8" w:rsidP="008E5B92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i/>
          <w:lang w:val="pt-PT"/>
        </w:rPr>
        <w:t>F</w:t>
      </w:r>
      <w:r w:rsidR="00277077" w:rsidRPr="00864D30">
        <w:rPr>
          <w:rFonts w:ascii="Santander Text" w:hAnsi="Santander Text" w:cs="Arial"/>
          <w:i/>
          <w:lang w:val="pt-PT"/>
        </w:rPr>
        <w:t>lags</w:t>
      </w:r>
      <w:r w:rsidR="00277077" w:rsidRPr="00864D30">
        <w:rPr>
          <w:rFonts w:ascii="Santander Text" w:hAnsi="Santander Text" w:cs="Arial"/>
          <w:lang w:val="pt-PT"/>
        </w:rPr>
        <w:t xml:space="preserve"> </w:t>
      </w:r>
      <w:r w:rsidRPr="00864D30">
        <w:rPr>
          <w:rFonts w:ascii="Santander Text" w:hAnsi="Santander Text" w:cs="Arial"/>
          <w:lang w:val="pt-PT"/>
        </w:rPr>
        <w:t xml:space="preserve">são identificadas da seguinte forma: </w:t>
      </w:r>
      <w:r w:rsidR="00277077" w:rsidRPr="00864D30">
        <w:rPr>
          <w:rFonts w:ascii="Santander Text" w:hAnsi="Santander Text" w:cs="Arial"/>
          <w:lang w:val="pt-PT"/>
        </w:rPr>
        <w:t>flg_&lt;</w:t>
      </w:r>
      <w:r w:rsidR="00277077" w:rsidRPr="00864D30">
        <w:rPr>
          <w:rFonts w:ascii="Santander Text" w:hAnsi="Santander Text" w:cs="Arial"/>
          <w:i/>
          <w:iCs/>
          <w:lang w:val="pt-PT"/>
        </w:rPr>
        <w:t>descrição variável</w:t>
      </w:r>
      <w:r w:rsidR="00277077" w:rsidRPr="00864D30">
        <w:rPr>
          <w:rFonts w:ascii="Santander Text" w:hAnsi="Santander Text" w:cs="Arial"/>
          <w:lang w:val="pt-PT"/>
        </w:rPr>
        <w:t>&gt;;</w:t>
      </w:r>
      <w:r w:rsidR="006A6CE5" w:rsidRPr="00864D30">
        <w:rPr>
          <w:rFonts w:ascii="Santander Text" w:hAnsi="Santander Text" w:cs="Arial"/>
          <w:lang w:val="pt-PT"/>
        </w:rPr>
        <w:t xml:space="preserve"> e</w:t>
      </w:r>
    </w:p>
    <w:p w14:paraId="3921117C" w14:textId="05E08615" w:rsidR="00277077" w:rsidRPr="00864D30" w:rsidRDefault="004E19E8" w:rsidP="008E5B92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Nomes são identificados da seguinte forma </w:t>
      </w:r>
      <w:r w:rsidR="00566A97" w:rsidRPr="00864D30">
        <w:rPr>
          <w:rFonts w:ascii="Santander Text" w:hAnsi="Santander Text" w:cs="Arial"/>
          <w:lang w:val="pt-PT"/>
        </w:rPr>
        <w:t>nome_</w:t>
      </w:r>
      <w:r w:rsidR="00277077" w:rsidRPr="00864D30">
        <w:rPr>
          <w:rFonts w:ascii="Santander Text" w:hAnsi="Santander Text" w:cs="Arial"/>
          <w:lang w:val="pt-PT"/>
        </w:rPr>
        <w:t>&lt;</w:t>
      </w:r>
      <w:r w:rsidR="00277077" w:rsidRPr="00864D30">
        <w:rPr>
          <w:rFonts w:ascii="Santander Text" w:hAnsi="Santander Text" w:cs="Arial"/>
          <w:i/>
          <w:iCs/>
          <w:lang w:val="pt-PT"/>
        </w:rPr>
        <w:t>descrição variável</w:t>
      </w:r>
      <w:r w:rsidR="00277077" w:rsidRPr="00864D30">
        <w:rPr>
          <w:rFonts w:ascii="Santander Text" w:hAnsi="Santander Text" w:cs="Arial"/>
          <w:lang w:val="pt-PT"/>
        </w:rPr>
        <w:t>&gt;.</w:t>
      </w:r>
    </w:p>
    <w:p w14:paraId="24E01DEA" w14:textId="25D02F8E" w:rsidR="004E19E8" w:rsidRPr="00864D30" w:rsidRDefault="004E19E8" w:rsidP="007E3521">
      <w:pPr>
        <w:pStyle w:val="MyHeading1"/>
        <w:spacing w:after="120" w:line="360" w:lineRule="auto"/>
        <w:jc w:val="both"/>
        <w:rPr>
          <w:lang w:val="pt-PT"/>
        </w:rPr>
      </w:pPr>
      <w:bookmarkStart w:id="361" w:name="_Toc194943218"/>
      <w:r w:rsidRPr="00864D30">
        <w:t>Pressupostos</w:t>
      </w:r>
      <w:r w:rsidRPr="00864D30">
        <w:rPr>
          <w:lang w:val="pt-PT"/>
        </w:rPr>
        <w:t xml:space="preserve"> gerais</w:t>
      </w:r>
      <w:bookmarkEnd w:id="361"/>
    </w:p>
    <w:p w14:paraId="2504775B" w14:textId="767805FB" w:rsidR="004E19E8" w:rsidRPr="00864D30" w:rsidRDefault="004E19E8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Apesar de não especificado no </w:t>
      </w:r>
      <w:r w:rsidR="00027146" w:rsidRPr="00864D30">
        <w:rPr>
          <w:rFonts w:ascii="Santander Text" w:hAnsi="Santander Text" w:cs="Arial"/>
          <w:lang w:val="pt-PT"/>
        </w:rPr>
        <w:t xml:space="preserve">Modelo de </w:t>
      </w:r>
      <w:r w:rsidR="00B5243E" w:rsidRPr="00864D30">
        <w:rPr>
          <w:rFonts w:ascii="Santander Text" w:hAnsi="Santander Text" w:cs="Arial"/>
          <w:lang w:val="pt-PT"/>
        </w:rPr>
        <w:t>D</w:t>
      </w:r>
      <w:r w:rsidR="00027146" w:rsidRPr="00864D30">
        <w:rPr>
          <w:rFonts w:ascii="Santander Text" w:hAnsi="Santander Text" w:cs="Arial"/>
          <w:lang w:val="pt-PT"/>
        </w:rPr>
        <w:t>ados</w:t>
      </w:r>
      <w:r w:rsidRPr="00864D30">
        <w:rPr>
          <w:rFonts w:ascii="Santander Text" w:hAnsi="Santander Text" w:cs="Arial"/>
          <w:lang w:val="pt-PT"/>
        </w:rPr>
        <w:t>, todas as tabelas devem considerar os seguintes campos adicionais:</w:t>
      </w:r>
    </w:p>
    <w:p w14:paraId="6F76E432" w14:textId="36105BE2" w:rsidR="004E19E8" w:rsidRPr="00864D30" w:rsidRDefault="006A6CE5" w:rsidP="008E5B9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i/>
          <w:iCs/>
          <w:lang w:val="pt-PT"/>
        </w:rPr>
        <w:t>c</w:t>
      </w:r>
      <w:r w:rsidR="00CC50C7" w:rsidRPr="00864D30">
        <w:rPr>
          <w:rFonts w:ascii="Santander Text" w:hAnsi="Santander Text" w:cs="Arial"/>
          <w:i/>
          <w:iCs/>
          <w:lang w:val="pt-PT"/>
        </w:rPr>
        <w:t>kutulmo</w:t>
      </w:r>
      <w:r w:rsidR="00CC50C7" w:rsidRPr="00864D30">
        <w:rPr>
          <w:rFonts w:ascii="Santander Text" w:hAnsi="Santander Text" w:cs="Arial"/>
          <w:lang w:val="pt-PT"/>
        </w:rPr>
        <w:t>: utilizador que inseriu o registo na tabela; e</w:t>
      </w:r>
    </w:p>
    <w:p w14:paraId="34D76AAE" w14:textId="360FE0A7" w:rsidR="00E645AA" w:rsidRPr="00864D30" w:rsidRDefault="006A6CE5" w:rsidP="008E5B9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i/>
          <w:iCs/>
          <w:lang w:val="pt-PT"/>
        </w:rPr>
        <w:t>h</w:t>
      </w:r>
      <w:r w:rsidR="00CC50C7" w:rsidRPr="00864D30">
        <w:rPr>
          <w:rFonts w:ascii="Santander Text" w:hAnsi="Santander Text" w:cs="Arial"/>
          <w:i/>
          <w:iCs/>
          <w:lang w:val="pt-PT"/>
        </w:rPr>
        <w:t>timest</w:t>
      </w:r>
      <w:r w:rsidR="00CC50C7" w:rsidRPr="00864D30">
        <w:rPr>
          <w:rFonts w:ascii="Santander Text" w:hAnsi="Santander Text" w:cs="Arial"/>
          <w:lang w:val="pt-PT"/>
        </w:rPr>
        <w:t>: data e hora de inserção do registo na tabela.</w:t>
      </w:r>
    </w:p>
    <w:p w14:paraId="6DD39D3E" w14:textId="3FA569EA" w:rsidR="00534F7B" w:rsidRPr="00864D30" w:rsidRDefault="00534F7B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Sempre que não seja possível aprovisionar uma variável </w:t>
      </w:r>
      <w:r w:rsidR="00B9126F" w:rsidRPr="00864D30">
        <w:rPr>
          <w:rFonts w:ascii="Santander Text" w:hAnsi="Santander Text" w:cs="Arial"/>
          <w:lang w:val="pt-PT"/>
        </w:rPr>
        <w:t xml:space="preserve">de um dado registo </w:t>
      </w:r>
      <w:r w:rsidRPr="00864D30">
        <w:rPr>
          <w:rFonts w:ascii="Santander Text" w:hAnsi="Santander Text" w:cs="Arial"/>
          <w:lang w:val="pt-PT"/>
        </w:rPr>
        <w:t>com base nas regras e condições detalhadas nos capítulos seguintes,</w:t>
      </w:r>
      <w:r w:rsidR="00B9126F" w:rsidRPr="00864D30">
        <w:rPr>
          <w:rFonts w:ascii="Santander Text" w:hAnsi="Santander Text" w:cs="Arial"/>
          <w:lang w:val="pt-PT"/>
        </w:rPr>
        <w:t xml:space="preserve"> deve ser considerado o valor </w:t>
      </w:r>
      <w:r w:rsidR="00B9126F" w:rsidRPr="00864D30">
        <w:rPr>
          <w:rFonts w:ascii="Santander Text" w:hAnsi="Santander Text" w:cs="Arial"/>
          <w:i/>
          <w:iCs/>
          <w:lang w:val="pt-PT"/>
        </w:rPr>
        <w:t>null</w:t>
      </w:r>
      <w:r w:rsidR="00B9126F" w:rsidRPr="00864D30">
        <w:rPr>
          <w:rFonts w:ascii="Santander Text" w:hAnsi="Santander Text" w:cs="Arial"/>
          <w:lang w:val="pt-PT"/>
        </w:rPr>
        <w:t>.</w:t>
      </w:r>
    </w:p>
    <w:p w14:paraId="5316F7D7" w14:textId="19A25538" w:rsidR="00E46285" w:rsidRPr="00864D30" w:rsidRDefault="00A462A8" w:rsidP="007E3521">
      <w:pPr>
        <w:pStyle w:val="Contentstitle"/>
        <w:spacing w:after="120" w:line="360" w:lineRule="auto"/>
        <w:jc w:val="both"/>
      </w:pPr>
      <w:bookmarkStart w:id="362" w:name="_Toc141130769"/>
      <w:bookmarkStart w:id="363" w:name="_Toc141130860"/>
      <w:bookmarkStart w:id="364" w:name="_Toc141130909"/>
      <w:bookmarkStart w:id="365" w:name="_Toc141131005"/>
      <w:bookmarkStart w:id="366" w:name="_Toc141131028"/>
      <w:bookmarkStart w:id="367" w:name="_Toc194943219"/>
      <w:r w:rsidRPr="00864D30">
        <w:t>Contratos</w:t>
      </w:r>
      <w:bookmarkEnd w:id="362"/>
      <w:bookmarkEnd w:id="363"/>
      <w:bookmarkEnd w:id="364"/>
      <w:bookmarkEnd w:id="365"/>
      <w:bookmarkEnd w:id="366"/>
      <w:bookmarkEnd w:id="367"/>
    </w:p>
    <w:p w14:paraId="50460618" w14:textId="2EEE235A" w:rsidR="00E46285" w:rsidRPr="00864D30" w:rsidRDefault="00F541A2" w:rsidP="007E3521">
      <w:pPr>
        <w:pStyle w:val="MyHeading1"/>
        <w:spacing w:after="120" w:line="360" w:lineRule="auto"/>
        <w:jc w:val="both"/>
        <w:rPr>
          <w:lang w:val="pt-PT"/>
        </w:rPr>
      </w:pPr>
      <w:bookmarkStart w:id="368" w:name="_Toc194943220"/>
      <w:r w:rsidRPr="00864D30">
        <w:rPr>
          <w:rFonts w:cs="Arial"/>
          <w:szCs w:val="32"/>
          <w:lang w:val="pt-PT"/>
        </w:rPr>
        <w:t xml:space="preserve">Informação verde contratos - </w:t>
      </w:r>
      <w:r w:rsidR="00E46285" w:rsidRPr="00864D30">
        <w:rPr>
          <w:i/>
          <w:lang w:val="pt-PT"/>
        </w:rPr>
        <w:t>modesg_out_sfics_taxon_europeia</w:t>
      </w:r>
      <w:bookmarkEnd w:id="368"/>
    </w:p>
    <w:p w14:paraId="31A1CCE3" w14:textId="1D229350" w:rsidR="0091521F" w:rsidRPr="00864D30" w:rsidRDefault="0091521F" w:rsidP="007E3521">
      <w:pPr>
        <w:pStyle w:val="MyHeading2"/>
        <w:spacing w:after="120" w:line="360" w:lineRule="auto"/>
        <w:jc w:val="both"/>
        <w:rPr>
          <w:lang w:val="pt-PT"/>
        </w:rPr>
      </w:pPr>
      <w:bookmarkStart w:id="369" w:name="_Toc141130772"/>
      <w:bookmarkStart w:id="370" w:name="_Toc141130863"/>
      <w:bookmarkStart w:id="371" w:name="_Toc141130912"/>
      <w:bookmarkStart w:id="372" w:name="_Toc141131008"/>
      <w:bookmarkStart w:id="373" w:name="_Toc141131031"/>
      <w:bookmarkStart w:id="374" w:name="_Toc194943221"/>
      <w:r w:rsidRPr="00864D30">
        <w:t>Conceito</w:t>
      </w:r>
      <w:bookmarkEnd w:id="369"/>
      <w:bookmarkEnd w:id="370"/>
      <w:bookmarkEnd w:id="371"/>
      <w:bookmarkEnd w:id="372"/>
      <w:bookmarkEnd w:id="373"/>
      <w:bookmarkEnd w:id="374"/>
    </w:p>
    <w:p w14:paraId="273DE2B4" w14:textId="7A4399D4" w:rsidR="0091521F" w:rsidRPr="00864D30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Esta tabela associa um ou mais valores </w:t>
      </w:r>
      <w:r w:rsidR="002D0673" w:rsidRPr="00864D30">
        <w:rPr>
          <w:rFonts w:ascii="Santander Text" w:hAnsi="Santander Text" w:cs="Arial"/>
          <w:lang w:val="pt-PT"/>
        </w:rPr>
        <w:t xml:space="preserve">de </w:t>
      </w:r>
      <w:r w:rsidR="00B5243E" w:rsidRPr="00864D30">
        <w:rPr>
          <w:rFonts w:ascii="Santander Text" w:hAnsi="Santander Text" w:cs="Arial"/>
          <w:lang w:val="pt-PT"/>
        </w:rPr>
        <w:t>T</w:t>
      </w:r>
      <w:r w:rsidRPr="00864D30">
        <w:rPr>
          <w:rFonts w:ascii="Santander Text" w:hAnsi="Santander Text" w:cs="Arial"/>
          <w:lang w:val="pt-PT"/>
        </w:rPr>
        <w:t xml:space="preserve">axonomias </w:t>
      </w:r>
      <w:r w:rsidR="00B5243E" w:rsidRPr="00864D30">
        <w:rPr>
          <w:rFonts w:ascii="Santander Text" w:hAnsi="Santander Text" w:cs="Arial"/>
          <w:lang w:val="pt-PT"/>
        </w:rPr>
        <w:t xml:space="preserve">Interna </w:t>
      </w:r>
      <w:r w:rsidRPr="00864D30">
        <w:rPr>
          <w:rFonts w:ascii="Santander Text" w:hAnsi="Santander Text" w:cs="Arial"/>
          <w:lang w:val="pt-PT"/>
        </w:rPr>
        <w:t xml:space="preserve">(SFICS) e </w:t>
      </w:r>
      <w:r w:rsidR="00B5243E" w:rsidRPr="00864D30">
        <w:rPr>
          <w:rFonts w:ascii="Santander Text" w:hAnsi="Santander Text" w:cs="Arial"/>
          <w:lang w:val="pt-PT"/>
        </w:rPr>
        <w:t xml:space="preserve">Europeia </w:t>
      </w:r>
      <w:r w:rsidRPr="00864D30">
        <w:rPr>
          <w:rFonts w:ascii="Santander Text" w:hAnsi="Santander Text" w:cs="Arial"/>
          <w:lang w:val="pt-PT"/>
        </w:rPr>
        <w:t xml:space="preserve">a cada contrato, sempre que se verificar que o mesmo cumpra uma ou mais regras definidas na tabela </w:t>
      </w:r>
      <w:r w:rsidRPr="00864D30">
        <w:rPr>
          <w:rFonts w:ascii="Santander Text" w:hAnsi="Santander Text" w:cs="Arial"/>
          <w:i/>
          <w:iCs/>
          <w:lang w:val="pt-PT"/>
        </w:rPr>
        <w:t>modesg_param_sfics_taxon_europeia</w:t>
      </w:r>
      <w:r w:rsidRPr="00864D30">
        <w:rPr>
          <w:rFonts w:ascii="Santander Text" w:hAnsi="Santander Text" w:cs="Arial"/>
          <w:lang w:val="pt-PT"/>
        </w:rPr>
        <w:t>.</w:t>
      </w:r>
    </w:p>
    <w:p w14:paraId="0C2EDCC0" w14:textId="1E0E3100" w:rsidR="0091521F" w:rsidRPr="00864D30" w:rsidRDefault="0091521F" w:rsidP="007E3521">
      <w:pPr>
        <w:pStyle w:val="MyHeading2"/>
        <w:spacing w:after="120" w:line="360" w:lineRule="auto"/>
        <w:jc w:val="both"/>
        <w:rPr>
          <w:lang w:val="pt-PT"/>
        </w:rPr>
      </w:pPr>
      <w:bookmarkStart w:id="375" w:name="_Toc141130773"/>
      <w:bookmarkStart w:id="376" w:name="_Toc141130864"/>
      <w:bookmarkStart w:id="377" w:name="_Toc141130913"/>
      <w:bookmarkStart w:id="378" w:name="_Toc141131009"/>
      <w:bookmarkStart w:id="379" w:name="_Toc141131032"/>
      <w:bookmarkStart w:id="380" w:name="_Toc194943222"/>
      <w:r w:rsidRPr="00864D30">
        <w:t>Granularidade</w:t>
      </w:r>
      <w:bookmarkEnd w:id="375"/>
      <w:bookmarkEnd w:id="376"/>
      <w:bookmarkEnd w:id="377"/>
      <w:bookmarkEnd w:id="378"/>
      <w:bookmarkEnd w:id="379"/>
      <w:bookmarkEnd w:id="380"/>
    </w:p>
    <w:p w14:paraId="7CD75E8E" w14:textId="35C0C17C" w:rsidR="0091521F" w:rsidRPr="00864D30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Cada registo nesta tabela irá representar a associação de um contrato, identificado pela combinação dos campos ‘</w:t>
      </w:r>
      <w:r w:rsidRPr="00864D30">
        <w:rPr>
          <w:rFonts w:ascii="Santander Text" w:hAnsi="Santander Text" w:cs="Arial"/>
          <w:i/>
          <w:iCs/>
          <w:lang w:val="pt-PT"/>
        </w:rPr>
        <w:t>cempresa</w:t>
      </w:r>
      <w:r w:rsidRPr="00864D30">
        <w:rPr>
          <w:rFonts w:ascii="Santander Text" w:hAnsi="Santander Text" w:cs="Arial"/>
          <w:lang w:val="pt-PT"/>
        </w:rPr>
        <w:t>‘, ‘</w:t>
      </w:r>
      <w:r w:rsidRPr="00864D30">
        <w:rPr>
          <w:rFonts w:ascii="Santander Text" w:hAnsi="Santander Text" w:cs="Arial"/>
          <w:i/>
          <w:iCs/>
          <w:lang w:val="pt-PT"/>
        </w:rPr>
        <w:t>cbalcao</w:t>
      </w:r>
      <w:r w:rsidRPr="00864D30">
        <w:rPr>
          <w:rFonts w:ascii="Santander Text" w:hAnsi="Santander Text" w:cs="Arial"/>
          <w:lang w:val="pt-PT"/>
        </w:rPr>
        <w:t>‘, ‘</w:t>
      </w:r>
      <w:r w:rsidRPr="00864D30">
        <w:rPr>
          <w:rFonts w:ascii="Santander Text" w:hAnsi="Santander Text" w:cs="Arial"/>
          <w:i/>
          <w:iCs/>
          <w:lang w:val="pt-PT"/>
        </w:rPr>
        <w:t>cnumecta</w:t>
      </w:r>
      <w:r w:rsidRPr="00864D30">
        <w:rPr>
          <w:rFonts w:ascii="Santander Text" w:hAnsi="Santander Text" w:cs="Arial"/>
          <w:lang w:val="pt-PT"/>
        </w:rPr>
        <w:t>‘ e ‘</w:t>
      </w:r>
      <w:r w:rsidRPr="00864D30">
        <w:rPr>
          <w:rFonts w:ascii="Santander Text" w:hAnsi="Santander Text" w:cs="Arial"/>
          <w:i/>
          <w:iCs/>
          <w:lang w:val="pt-PT"/>
        </w:rPr>
        <w:t>zdeposit</w:t>
      </w:r>
      <w:r w:rsidRPr="00864D30">
        <w:rPr>
          <w:rFonts w:ascii="Santander Text" w:hAnsi="Santander Text" w:cs="Arial"/>
          <w:lang w:val="pt-PT"/>
        </w:rPr>
        <w:t xml:space="preserve">‘ a uma categoria das </w:t>
      </w:r>
      <w:r w:rsidR="00B5243E" w:rsidRPr="00864D30">
        <w:rPr>
          <w:rFonts w:ascii="Santander Text" w:hAnsi="Santander Text" w:cs="Arial"/>
          <w:lang w:val="pt-PT"/>
        </w:rPr>
        <w:t>T</w:t>
      </w:r>
      <w:r w:rsidRPr="00864D30">
        <w:rPr>
          <w:rFonts w:ascii="Santander Text" w:hAnsi="Santander Text" w:cs="Arial"/>
          <w:lang w:val="pt-PT"/>
        </w:rPr>
        <w:t>axonomias SFICS (variável ‘</w:t>
      </w:r>
      <w:r w:rsidRPr="00864D30">
        <w:rPr>
          <w:rFonts w:ascii="Santander Text" w:hAnsi="Santander Text" w:cs="Arial"/>
          <w:i/>
          <w:iCs/>
          <w:lang w:val="pt-PT"/>
        </w:rPr>
        <w:t>nome_ctgr_sfics’</w:t>
      </w:r>
      <w:r w:rsidRPr="00864D30">
        <w:rPr>
          <w:rFonts w:ascii="Santander Text" w:hAnsi="Santander Text" w:cs="Arial"/>
          <w:lang w:val="pt-PT"/>
        </w:rPr>
        <w:t xml:space="preserve">) ou </w:t>
      </w:r>
      <w:r w:rsidR="00B5243E" w:rsidRPr="00864D30">
        <w:rPr>
          <w:rFonts w:ascii="Santander Text" w:hAnsi="Santander Text" w:cs="Arial"/>
          <w:lang w:val="pt-PT"/>
        </w:rPr>
        <w:t>E</w:t>
      </w:r>
      <w:r w:rsidRPr="00864D30">
        <w:rPr>
          <w:rFonts w:ascii="Santander Text" w:hAnsi="Santander Text" w:cs="Arial"/>
          <w:lang w:val="pt-PT"/>
        </w:rPr>
        <w:t>uropeia (variáveis</w:t>
      </w:r>
      <w:r w:rsidR="00940209" w:rsidRPr="00864D30">
        <w:rPr>
          <w:rFonts w:ascii="Santander Text" w:hAnsi="Santander Text" w:cs="Arial"/>
          <w:lang w:val="pt-PT"/>
        </w:rPr>
        <w:t xml:space="preserve"> de alinhamento e elegibilidade:</w:t>
      </w:r>
      <w:r w:rsidRPr="00864D30">
        <w:rPr>
          <w:rFonts w:ascii="Santander Text" w:hAnsi="Santander Text" w:cs="Arial"/>
          <w:lang w:val="pt-PT"/>
        </w:rPr>
        <w:t xml:space="preserve"> </w:t>
      </w:r>
      <w:r w:rsidR="00295CDB" w:rsidRPr="00864D30">
        <w:rPr>
          <w:rFonts w:ascii="Santander Text" w:hAnsi="Santander Text" w:cs="Arial"/>
          <w:i/>
          <w:lang w:val="pt-PT"/>
        </w:rPr>
        <w:t>‘sst_indctr’</w:t>
      </w:r>
      <w:r w:rsidR="00295CDB" w:rsidRPr="00864D30">
        <w:rPr>
          <w:rFonts w:ascii="Santander Text" w:hAnsi="Santander Text" w:cs="Arial"/>
          <w:lang w:val="pt-PT"/>
        </w:rPr>
        <w:t xml:space="preserve">, </w:t>
      </w:r>
      <w:r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iCs/>
          <w:lang w:val="pt-PT"/>
        </w:rPr>
        <w:t>nome_purpose_esg_alinh_tax</w:t>
      </w:r>
      <w:r w:rsidRPr="00864D30">
        <w:rPr>
          <w:rFonts w:ascii="Santander Text" w:hAnsi="Santander Text" w:cs="Arial"/>
          <w:lang w:val="pt-PT"/>
        </w:rPr>
        <w:t>‘, ‘</w:t>
      </w:r>
      <w:r w:rsidRPr="00864D30">
        <w:rPr>
          <w:rFonts w:ascii="Santander Text" w:hAnsi="Santander Text" w:cs="Arial"/>
          <w:i/>
          <w:iCs/>
          <w:lang w:val="pt-PT"/>
        </w:rPr>
        <w:t>nome_purpose_esg_nalinh_tax</w:t>
      </w:r>
      <w:r w:rsidRPr="00864D30">
        <w:rPr>
          <w:rFonts w:ascii="Santander Text" w:hAnsi="Santander Text" w:cs="Arial"/>
          <w:lang w:val="pt-PT"/>
        </w:rPr>
        <w:t>‘, ‘</w:t>
      </w:r>
      <w:r w:rsidRPr="00864D30">
        <w:rPr>
          <w:rFonts w:ascii="Santander Text" w:hAnsi="Santander Text" w:cs="Arial"/>
          <w:i/>
          <w:iCs/>
          <w:lang w:val="pt-PT"/>
        </w:rPr>
        <w:t>nome_general_specific_purpose</w:t>
      </w:r>
      <w:r w:rsidRPr="00864D30">
        <w:rPr>
          <w:rFonts w:ascii="Santander Text" w:hAnsi="Santander Text" w:cs="Arial"/>
          <w:lang w:val="pt-PT"/>
        </w:rPr>
        <w:t>‘, ‘</w:t>
      </w:r>
      <w:r w:rsidRPr="00864D30">
        <w:rPr>
          <w:rFonts w:ascii="Santander Text" w:hAnsi="Santander Text" w:cs="Arial"/>
          <w:i/>
          <w:iCs/>
          <w:lang w:val="pt-PT"/>
        </w:rPr>
        <w:t>nome_specific_eligible</w:t>
      </w:r>
      <w:r w:rsidRPr="00864D30">
        <w:rPr>
          <w:rFonts w:ascii="Santander Text" w:hAnsi="Santander Text" w:cs="Arial"/>
          <w:lang w:val="pt-PT"/>
        </w:rPr>
        <w:t>‘ e ‘</w:t>
      </w:r>
      <w:r w:rsidRPr="00864D30">
        <w:rPr>
          <w:rFonts w:ascii="Santander Text" w:hAnsi="Santander Text" w:cs="Arial"/>
          <w:i/>
          <w:iCs/>
          <w:lang w:val="pt-PT"/>
        </w:rPr>
        <w:t>nome_specific_sustainable</w:t>
      </w:r>
      <w:r w:rsidRPr="00864D30">
        <w:rPr>
          <w:rFonts w:ascii="Santander Text" w:hAnsi="Santander Text" w:cs="Arial"/>
          <w:lang w:val="pt-PT"/>
        </w:rPr>
        <w:t>‘). Neste sentido, para uma mesma data de referência (‘</w:t>
      </w:r>
      <w:r w:rsidRPr="00864D30">
        <w:rPr>
          <w:rFonts w:ascii="Santander Text" w:hAnsi="Santander Text" w:cs="Arial"/>
          <w:i/>
          <w:iCs/>
          <w:lang w:val="pt-PT"/>
        </w:rPr>
        <w:t>ref_date’</w:t>
      </w:r>
      <w:r w:rsidRPr="00864D30">
        <w:rPr>
          <w:rFonts w:ascii="Santander Text" w:hAnsi="Santander Text" w:cs="Arial"/>
          <w:lang w:val="pt-PT"/>
        </w:rPr>
        <w:t>), um contrato pode ter uma categoria associada e</w:t>
      </w:r>
      <w:r w:rsidR="00B27AE6" w:rsidRPr="00864D30">
        <w:rPr>
          <w:rFonts w:ascii="Santander Text" w:hAnsi="Santander Text" w:cs="Arial"/>
          <w:lang w:val="pt-PT"/>
        </w:rPr>
        <w:t>,</w:t>
      </w:r>
      <w:r w:rsidRPr="00864D30">
        <w:rPr>
          <w:rFonts w:ascii="Santander Text" w:hAnsi="Santander Text" w:cs="Arial"/>
          <w:lang w:val="pt-PT"/>
        </w:rPr>
        <w:t xml:space="preserve"> naturalmente</w:t>
      </w:r>
      <w:r w:rsidR="00B27AE6" w:rsidRPr="00864D30">
        <w:rPr>
          <w:rFonts w:ascii="Santander Text" w:hAnsi="Santander Text" w:cs="Arial"/>
          <w:lang w:val="pt-PT"/>
        </w:rPr>
        <w:t>,</w:t>
      </w:r>
      <w:r w:rsidRPr="00864D30">
        <w:rPr>
          <w:rFonts w:ascii="Santander Text" w:hAnsi="Santander Text" w:cs="Arial"/>
          <w:lang w:val="pt-PT"/>
        </w:rPr>
        <w:t xml:space="preserve"> à mesma categoria podem estar alocados um ou mais contratos.</w:t>
      </w:r>
    </w:p>
    <w:p w14:paraId="6D535F40" w14:textId="77777777" w:rsidR="0091521F" w:rsidRPr="00864D30" w:rsidRDefault="0091521F" w:rsidP="007E3521">
      <w:pPr>
        <w:pStyle w:val="MyHeading2"/>
        <w:spacing w:after="120" w:line="360" w:lineRule="auto"/>
        <w:jc w:val="both"/>
        <w:rPr>
          <w:lang w:val="pt-PT"/>
        </w:rPr>
      </w:pPr>
      <w:bookmarkStart w:id="381" w:name="_Toc141130775"/>
      <w:bookmarkStart w:id="382" w:name="_Toc141130866"/>
      <w:bookmarkStart w:id="383" w:name="_Toc141130915"/>
      <w:bookmarkStart w:id="384" w:name="_Toc141131011"/>
      <w:bookmarkStart w:id="385" w:name="_Toc141131034"/>
      <w:bookmarkStart w:id="386" w:name="_Toc194943223"/>
      <w:r w:rsidRPr="00864D30">
        <w:t>Aprovisionamento</w:t>
      </w:r>
      <w:bookmarkEnd w:id="381"/>
      <w:bookmarkEnd w:id="382"/>
      <w:bookmarkEnd w:id="383"/>
      <w:bookmarkEnd w:id="384"/>
      <w:bookmarkEnd w:id="385"/>
      <w:bookmarkEnd w:id="386"/>
    </w:p>
    <w:p w14:paraId="327A0938" w14:textId="77777777" w:rsidR="0091521F" w:rsidRPr="00864D30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Esta tabela será aprovisionada com base nas regras existentes na tabela </w:t>
      </w:r>
      <w:r w:rsidRPr="00864D30">
        <w:rPr>
          <w:rFonts w:ascii="Santander Text" w:hAnsi="Santander Text" w:cs="Arial"/>
          <w:i/>
          <w:iCs/>
          <w:lang w:val="pt-PT"/>
        </w:rPr>
        <w:t>modesg_param_sfics_taxon_europeia</w:t>
      </w:r>
      <w:r w:rsidRPr="00864D30">
        <w:rPr>
          <w:rFonts w:ascii="Santander Text" w:hAnsi="Santander Text" w:cs="Arial"/>
          <w:lang w:val="pt-PT"/>
        </w:rPr>
        <w:t>.</w:t>
      </w:r>
    </w:p>
    <w:p w14:paraId="0A86B2F9" w14:textId="0B8F4F55" w:rsidR="0091521F" w:rsidRPr="00864D30" w:rsidRDefault="0091521F" w:rsidP="007E3521">
      <w:pPr>
        <w:spacing w:line="360" w:lineRule="auto"/>
        <w:jc w:val="both"/>
        <w:rPr>
          <w:rFonts w:ascii="Santander Text" w:hAnsi="Santander Text" w:cs="Arial"/>
          <w:color w:val="000000" w:themeColor="text1"/>
          <w:szCs w:val="18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Como universo de partida para aplicação das regras configuradas na parametrização, deve considerar-se a tabela </w:t>
      </w:r>
      <w:r w:rsidRPr="00864D30">
        <w:rPr>
          <w:rFonts w:ascii="Santander Text" w:hAnsi="Santander Text" w:cs="Arial"/>
          <w:i/>
          <w:iCs/>
          <w:lang w:val="pt-PT"/>
        </w:rPr>
        <w:t>ct085_univ_cto_d</w:t>
      </w:r>
      <w:r w:rsidRPr="00864D30">
        <w:rPr>
          <w:rFonts w:ascii="Santander Text" w:hAnsi="Santander Text" w:cs="Arial"/>
          <w:lang w:val="pt-PT"/>
        </w:rPr>
        <w:t xml:space="preserve">. </w:t>
      </w:r>
      <w:r w:rsidR="007A15E9" w:rsidRPr="00864D30">
        <w:rPr>
          <w:rFonts w:ascii="Santander Text" w:hAnsi="Santander Text" w:cs="Arial"/>
          <w:lang w:val="pt-PT"/>
        </w:rPr>
        <w:t xml:space="preserve">A </w:t>
      </w:r>
      <w:r w:rsidRPr="00864D30">
        <w:rPr>
          <w:rFonts w:ascii="Santander Text" w:hAnsi="Santander Text" w:cs="Arial"/>
          <w:lang w:val="pt-PT"/>
        </w:rPr>
        <w:t xml:space="preserve">presente tabela será composta por todos os contratos existentes a cada data de referência, independentemente de verificarem ou não </w:t>
      </w:r>
      <w:r w:rsidR="00B27AE6" w:rsidRPr="00864D30">
        <w:rPr>
          <w:rFonts w:ascii="Santander Text" w:hAnsi="Santander Text" w:cs="Arial"/>
          <w:lang w:val="pt-PT"/>
        </w:rPr>
        <w:t xml:space="preserve">alguma </w:t>
      </w:r>
      <w:r w:rsidRPr="00864D30">
        <w:rPr>
          <w:rFonts w:ascii="Santander Text" w:hAnsi="Santander Text" w:cs="Arial"/>
          <w:lang w:val="pt-PT"/>
        </w:rPr>
        <w:t>das regras v</w:t>
      </w:r>
      <w:r w:rsidR="00B27AE6" w:rsidRPr="00864D30">
        <w:rPr>
          <w:rFonts w:ascii="Santander Text" w:hAnsi="Santander Text" w:cs="Arial"/>
          <w:lang w:val="pt-PT"/>
        </w:rPr>
        <w:t>á</w:t>
      </w:r>
      <w:r w:rsidRPr="00864D30">
        <w:rPr>
          <w:rFonts w:ascii="Santander Text" w:hAnsi="Santander Text" w:cs="Arial"/>
          <w:lang w:val="pt-PT"/>
        </w:rPr>
        <w:t>lidas num determinado momento de execução do motor. Tal significa também que</w:t>
      </w:r>
      <w:r w:rsidR="00B27AE6" w:rsidRPr="00864D30">
        <w:rPr>
          <w:rFonts w:ascii="Santander Text" w:hAnsi="Santander Text" w:cs="Arial"/>
          <w:lang w:val="pt-PT"/>
        </w:rPr>
        <w:t>,</w:t>
      </w:r>
      <w:r w:rsidRPr="00864D30">
        <w:rPr>
          <w:rFonts w:ascii="Santander Text" w:hAnsi="Santander Text" w:cs="Arial"/>
          <w:lang w:val="pt-PT"/>
        </w:rPr>
        <w:t xml:space="preserve"> na tabela </w:t>
      </w:r>
      <w:r w:rsidR="00B27AE6" w:rsidRPr="00864D30">
        <w:rPr>
          <w:rFonts w:ascii="Santander Text" w:hAnsi="Santander Text" w:cs="Arial"/>
          <w:i/>
          <w:iCs/>
          <w:lang w:val="pt-PT"/>
        </w:rPr>
        <w:t>modesg_out_</w:t>
      </w:r>
      <w:r w:rsidRPr="00864D30">
        <w:rPr>
          <w:rFonts w:ascii="Santander Text" w:hAnsi="Santander Text" w:cs="Arial"/>
          <w:i/>
          <w:iCs/>
          <w:lang w:val="pt-PT"/>
        </w:rPr>
        <w:t>sfics_taxon_europeia</w:t>
      </w:r>
      <w:r w:rsidRPr="00864D30">
        <w:rPr>
          <w:rFonts w:ascii="Santander Text" w:hAnsi="Santander Text" w:cs="Arial"/>
          <w:lang w:val="pt-PT"/>
        </w:rPr>
        <w:t>, existirão contratos sem taxonomia associada ou algum dos outros campos presentes na tabela de parametrização</w:t>
      </w:r>
      <w:r w:rsidR="00F63C19" w:rsidRPr="00864D30">
        <w:rPr>
          <w:rFonts w:ascii="Santander Text" w:hAnsi="Santander Text" w:cs="Arial"/>
          <w:lang w:val="pt-PT"/>
        </w:rPr>
        <w:t>.</w:t>
      </w:r>
    </w:p>
    <w:p w14:paraId="6C8CBB1E" w14:textId="669BFEDC" w:rsidR="0091521F" w:rsidRPr="00864D30" w:rsidRDefault="008C75E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Cada c</w:t>
      </w:r>
      <w:r w:rsidR="0091521F" w:rsidRPr="00864D30">
        <w:rPr>
          <w:rFonts w:ascii="Santander Text" w:hAnsi="Santander Text" w:cs="Arial"/>
          <w:lang w:val="pt-PT"/>
        </w:rPr>
        <w:t xml:space="preserve">ontrato </w:t>
      </w:r>
      <w:r w:rsidRPr="00864D30">
        <w:rPr>
          <w:rFonts w:ascii="Santander Text" w:hAnsi="Santander Text" w:cs="Arial"/>
          <w:lang w:val="pt-PT"/>
        </w:rPr>
        <w:t xml:space="preserve">só </w:t>
      </w:r>
      <w:r w:rsidR="0091521F" w:rsidRPr="00864D30">
        <w:rPr>
          <w:rFonts w:ascii="Santander Text" w:hAnsi="Santander Text" w:cs="Arial"/>
          <w:lang w:val="pt-PT"/>
        </w:rPr>
        <w:t>poder</w:t>
      </w:r>
      <w:r w:rsidRPr="00864D30">
        <w:rPr>
          <w:rFonts w:ascii="Santander Text" w:hAnsi="Santander Text" w:cs="Arial"/>
          <w:lang w:val="pt-PT"/>
        </w:rPr>
        <w:t>á</w:t>
      </w:r>
      <w:r w:rsidR="0091521F" w:rsidRPr="00864D30">
        <w:rPr>
          <w:rFonts w:ascii="Santander Text" w:hAnsi="Santander Text" w:cs="Arial"/>
          <w:lang w:val="pt-PT"/>
        </w:rPr>
        <w:t xml:space="preserve"> ser associad</w:t>
      </w:r>
      <w:r w:rsidRPr="00864D30">
        <w:rPr>
          <w:rFonts w:ascii="Santander Text" w:hAnsi="Santander Text" w:cs="Arial"/>
          <w:lang w:val="pt-PT"/>
        </w:rPr>
        <w:t>o</w:t>
      </w:r>
      <w:r w:rsidR="0091521F" w:rsidRPr="00864D30">
        <w:rPr>
          <w:rFonts w:ascii="Santander Text" w:hAnsi="Santander Text" w:cs="Arial"/>
          <w:lang w:val="pt-PT"/>
        </w:rPr>
        <w:t xml:space="preserve"> </w:t>
      </w:r>
      <w:r w:rsidR="00B27AE6" w:rsidRPr="00864D30">
        <w:rPr>
          <w:rFonts w:ascii="Santander Text" w:hAnsi="Santander Text" w:cs="Arial"/>
          <w:lang w:val="pt-PT"/>
        </w:rPr>
        <w:t xml:space="preserve">a </w:t>
      </w:r>
      <w:r w:rsidR="007E49BE" w:rsidRPr="00864D30">
        <w:rPr>
          <w:rFonts w:ascii="Santander Text" w:hAnsi="Santander Text" w:cs="Arial"/>
          <w:lang w:val="pt-PT"/>
        </w:rPr>
        <w:t xml:space="preserve">uma </w:t>
      </w:r>
      <w:r w:rsidR="0091521F" w:rsidRPr="00864D30">
        <w:rPr>
          <w:rFonts w:ascii="Santander Text" w:hAnsi="Santander Text" w:cs="Arial"/>
          <w:lang w:val="pt-PT"/>
        </w:rPr>
        <w:t>categoria</w:t>
      </w:r>
      <w:r w:rsidR="007E49BE" w:rsidRPr="00864D30">
        <w:rPr>
          <w:rFonts w:ascii="Santander Text" w:hAnsi="Santander Text" w:cs="Arial"/>
          <w:lang w:val="pt-PT"/>
        </w:rPr>
        <w:t xml:space="preserve"> verde</w:t>
      </w:r>
      <w:r w:rsidR="0091521F" w:rsidRPr="00864D30">
        <w:rPr>
          <w:rFonts w:ascii="Santander Text" w:hAnsi="Santander Text" w:cs="Arial"/>
          <w:lang w:val="pt-PT"/>
        </w:rPr>
        <w:t xml:space="preserve">, o que significa que todas as regras em vigor num determinado momento de execução do motor devem ser percorridas por forma a validar </w:t>
      </w:r>
      <w:r w:rsidRPr="00864D30">
        <w:rPr>
          <w:rFonts w:ascii="Santander Text" w:hAnsi="Santander Text" w:cs="Arial"/>
          <w:lang w:val="pt-PT"/>
        </w:rPr>
        <w:t xml:space="preserve">quais as condições </w:t>
      </w:r>
      <w:r w:rsidR="00774EC6" w:rsidRPr="00864D30">
        <w:rPr>
          <w:rFonts w:ascii="Santander Text" w:hAnsi="Santander Text" w:cs="Arial"/>
          <w:lang w:val="pt-PT"/>
        </w:rPr>
        <w:t xml:space="preserve">que </w:t>
      </w:r>
      <w:r w:rsidRPr="00864D30">
        <w:rPr>
          <w:rFonts w:ascii="Santander Text" w:hAnsi="Santander Text" w:cs="Arial"/>
          <w:lang w:val="pt-PT"/>
        </w:rPr>
        <w:t xml:space="preserve">cada contrato satisfaz. No caso de </w:t>
      </w:r>
      <w:r w:rsidR="0091521F" w:rsidRPr="00864D30">
        <w:rPr>
          <w:rFonts w:ascii="Santander Text" w:hAnsi="Santander Text" w:cs="Arial"/>
          <w:lang w:val="pt-PT"/>
        </w:rPr>
        <w:t>determinado contrato respeita</w:t>
      </w:r>
      <w:r w:rsidRPr="00864D30">
        <w:rPr>
          <w:rFonts w:ascii="Santander Text" w:hAnsi="Santander Text" w:cs="Arial"/>
          <w:lang w:val="pt-PT"/>
        </w:rPr>
        <w:t>r</w:t>
      </w:r>
      <w:r w:rsidR="0091521F" w:rsidRPr="00864D30">
        <w:rPr>
          <w:rFonts w:ascii="Santander Text" w:hAnsi="Santander Text" w:cs="Arial"/>
          <w:lang w:val="pt-PT"/>
        </w:rPr>
        <w:t xml:space="preserve"> mais </w:t>
      </w:r>
      <w:r w:rsidRPr="00864D30">
        <w:rPr>
          <w:rFonts w:ascii="Santander Text" w:hAnsi="Santander Text" w:cs="Arial"/>
          <w:lang w:val="pt-PT"/>
        </w:rPr>
        <w:t>do que uma regra definida na tabela de parametrização, a respetiva alocação deverá cumprir as ordens de prioridade definidas na mesma, sendo por isso alocado à regra definida com prioridade mais elevada</w:t>
      </w:r>
      <w:r w:rsidR="0091521F" w:rsidRPr="00864D30">
        <w:rPr>
          <w:rFonts w:ascii="Santander Text" w:hAnsi="Santander Text" w:cs="Arial"/>
          <w:lang w:val="pt-PT"/>
        </w:rPr>
        <w:t>.</w:t>
      </w:r>
    </w:p>
    <w:p w14:paraId="6DF364BB" w14:textId="5460A676" w:rsidR="0091521F" w:rsidRPr="00864D30" w:rsidRDefault="008C75E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A</w:t>
      </w:r>
      <w:r w:rsidR="0091521F" w:rsidRPr="00864D30">
        <w:rPr>
          <w:rFonts w:ascii="Santander Text" w:hAnsi="Santander Text" w:cs="Arial"/>
          <w:lang w:val="pt-PT"/>
        </w:rPr>
        <w:t>s marcações poderão ser efetuadas aos seguintes níveis:</w:t>
      </w:r>
    </w:p>
    <w:p w14:paraId="5F9AC4FD" w14:textId="77777777" w:rsidR="00C8651C" w:rsidRPr="00864D30" w:rsidRDefault="00C8651C" w:rsidP="008E5B92">
      <w:pPr>
        <w:numPr>
          <w:ilvl w:val="0"/>
          <w:numId w:val="101"/>
        </w:numPr>
        <w:spacing w:after="120" w:line="360" w:lineRule="auto"/>
        <w:ind w:left="714" w:hanging="357"/>
        <w:jc w:val="both"/>
        <w:textAlignment w:val="center"/>
        <w:rPr>
          <w:rFonts w:ascii="Santander Text" w:eastAsia="Times New Roman" w:hAnsi="Santander Text" w:cs="Arial"/>
          <w:b/>
          <w:bCs/>
          <w:szCs w:val="20"/>
          <w:lang w:val="pt-PT" w:eastAsia="pt-PT"/>
        </w:rPr>
      </w:pPr>
      <w:r w:rsidRPr="00864D30">
        <w:rPr>
          <w:rFonts w:ascii="Santander Text" w:eastAsia="Times New Roman" w:hAnsi="Santander Text" w:cs="Arial"/>
          <w:b/>
          <w:bCs/>
          <w:szCs w:val="20"/>
          <w:lang w:val="pt-PT" w:eastAsia="pt-PT"/>
        </w:rPr>
        <w:t>Marcação ao nível da operação:</w:t>
      </w:r>
    </w:p>
    <w:p w14:paraId="1ADED0B7" w14:textId="66436AC5" w:rsidR="00C8651C" w:rsidRPr="00864D30" w:rsidRDefault="00C8651C" w:rsidP="008E5B92">
      <w:pPr>
        <w:numPr>
          <w:ilvl w:val="1"/>
          <w:numId w:val="101"/>
        </w:numPr>
        <w:spacing w:line="360" w:lineRule="auto"/>
        <w:jc w:val="both"/>
        <w:textAlignment w:val="center"/>
        <w:rPr>
          <w:rFonts w:ascii="Santander Text" w:eastAsia="Times New Roman" w:hAnsi="Santander Text" w:cs="Arial"/>
          <w:bCs/>
          <w:szCs w:val="20"/>
          <w:lang w:val="pt-PT" w:eastAsia="pt-PT"/>
        </w:rPr>
      </w:pPr>
      <w:r w:rsidRPr="00864D30">
        <w:rPr>
          <w:rFonts w:ascii="Santander Text" w:eastAsia="Times New Roman" w:hAnsi="Santander Text" w:cs="Arial"/>
          <w:szCs w:val="20"/>
          <w:lang w:val="pt-PT" w:eastAsia="pt-PT"/>
        </w:rPr>
        <w:t>As operações marcadas como verdes devem ficar com o montante de ponderação igual ao montante de ponderação definido na tabela de parametrização (</w:t>
      </w:r>
      <w:r w:rsidRPr="00864D30">
        <w:rPr>
          <w:rFonts w:ascii="Santander Text" w:eastAsia="Times New Roman" w:hAnsi="Santander Text" w:cs="Arial"/>
          <w:szCs w:val="20"/>
          <w:lang w:val="pt-PT"/>
        </w:rPr>
        <w:t xml:space="preserve">tabela </w:t>
      </w:r>
      <w:r w:rsidRPr="00864D30">
        <w:rPr>
          <w:rFonts w:ascii="Santander Text" w:eastAsia="Times New Roman" w:hAnsi="Santander Text" w:cs="Arial"/>
          <w:i/>
          <w:iCs/>
          <w:szCs w:val="20"/>
          <w:lang w:val="pt-PT"/>
        </w:rPr>
        <w:t>modesg_param_sfcs_taxon_europeia</w:t>
      </w:r>
      <w:r w:rsidRPr="00864D30">
        <w:rPr>
          <w:rFonts w:ascii="Santander Text" w:eastAsia="Times New Roman" w:hAnsi="Santander Text" w:cs="Arial"/>
          <w:szCs w:val="20"/>
          <w:lang w:val="pt-PT"/>
        </w:rPr>
        <w:t>)</w:t>
      </w:r>
      <w:r w:rsidRPr="00864D30">
        <w:rPr>
          <w:rFonts w:ascii="Santander Text" w:eastAsia="Times New Roman" w:hAnsi="Santander Text" w:cs="Arial"/>
          <w:szCs w:val="20"/>
          <w:lang w:val="pt-PT" w:eastAsia="pt-PT"/>
        </w:rPr>
        <w:t xml:space="preserve">. </w:t>
      </w:r>
    </w:p>
    <w:p w14:paraId="2D6C5D6F" w14:textId="77777777" w:rsidR="0091521F" w:rsidRPr="00864D30" w:rsidRDefault="0091521F" w:rsidP="008E5B92">
      <w:pPr>
        <w:numPr>
          <w:ilvl w:val="0"/>
          <w:numId w:val="101"/>
        </w:numPr>
        <w:spacing w:after="120" w:line="360" w:lineRule="auto"/>
        <w:ind w:left="714" w:hanging="357"/>
        <w:jc w:val="both"/>
        <w:rPr>
          <w:rFonts w:ascii="Santander Text" w:eastAsia="Times New Roman" w:hAnsi="Santander Text" w:cs="Arial"/>
          <w:szCs w:val="20"/>
          <w:lang w:val="pt-PT" w:eastAsia="pt-PT"/>
        </w:rPr>
      </w:pPr>
      <w:r w:rsidRPr="00864D30">
        <w:rPr>
          <w:rFonts w:ascii="Santander Text" w:eastAsia="Times New Roman" w:hAnsi="Santander Text" w:cs="Arial"/>
          <w:b/>
          <w:bCs/>
          <w:szCs w:val="20"/>
          <w:lang w:val="pt-PT" w:eastAsia="pt-PT"/>
        </w:rPr>
        <w:t>Marcações ao nível do produto</w:t>
      </w:r>
      <w:r w:rsidRPr="00864D30">
        <w:rPr>
          <w:rFonts w:ascii="Santander Text" w:eastAsia="Times New Roman" w:hAnsi="Santander Text" w:cs="Arial"/>
          <w:szCs w:val="20"/>
          <w:lang w:val="pt-PT" w:eastAsia="pt-PT"/>
        </w:rPr>
        <w:t>:</w:t>
      </w:r>
    </w:p>
    <w:p w14:paraId="31493CC6" w14:textId="77777777" w:rsidR="0091521F" w:rsidRPr="00864D30" w:rsidRDefault="0091521F" w:rsidP="008E5B92">
      <w:pPr>
        <w:numPr>
          <w:ilvl w:val="1"/>
          <w:numId w:val="101"/>
        </w:numPr>
        <w:spacing w:line="360" w:lineRule="auto"/>
        <w:jc w:val="both"/>
        <w:rPr>
          <w:rFonts w:ascii="Santander Text" w:eastAsia="Times New Roman" w:hAnsi="Santander Text" w:cs="Arial"/>
          <w:szCs w:val="20"/>
          <w:lang w:val="pt-PT" w:eastAsia="pt-PT"/>
        </w:rPr>
      </w:pPr>
      <w:r w:rsidRPr="00864D30">
        <w:rPr>
          <w:rFonts w:ascii="Santander Text" w:eastAsia="Times New Roman" w:hAnsi="Santander Text" w:cs="Arial"/>
          <w:szCs w:val="20"/>
          <w:lang w:val="pt-PT" w:eastAsia="pt-PT"/>
        </w:rPr>
        <w:t xml:space="preserve">As operações deverão ser marcadas como verdes tendo em conta os critérios definidos na </w:t>
      </w:r>
      <w:r w:rsidRPr="00864D30">
        <w:rPr>
          <w:rFonts w:ascii="Santander Text" w:eastAsia="Times New Roman" w:hAnsi="Santander Text" w:cs="Arial"/>
          <w:szCs w:val="20"/>
          <w:lang w:val="pt-PT"/>
        </w:rPr>
        <w:t xml:space="preserve">tabela </w:t>
      </w:r>
      <w:r w:rsidRPr="00864D30">
        <w:rPr>
          <w:rFonts w:ascii="Santander Text" w:eastAsia="Times New Roman" w:hAnsi="Santander Text" w:cs="Arial"/>
          <w:i/>
          <w:iCs/>
          <w:szCs w:val="20"/>
          <w:lang w:val="pt-PT"/>
        </w:rPr>
        <w:t>modesg_param_sfcs_taxon_europeia</w:t>
      </w:r>
      <w:r w:rsidRPr="00864D30">
        <w:rPr>
          <w:rFonts w:ascii="Santander Text" w:eastAsia="Times New Roman" w:hAnsi="Santander Text" w:cs="Arial"/>
          <w:szCs w:val="20"/>
          <w:lang w:val="pt-PT"/>
        </w:rPr>
        <w:t xml:space="preserve"> e a sua exposição </w:t>
      </w:r>
      <w:r w:rsidRPr="00864D30">
        <w:rPr>
          <w:rFonts w:ascii="Santander Text" w:eastAsia="Times New Roman" w:hAnsi="Santander Text" w:cs="Arial"/>
          <w:szCs w:val="20"/>
          <w:lang w:val="pt-PT" w:eastAsia="pt-PT"/>
        </w:rPr>
        <w:t xml:space="preserve">deverá ficar marcada como </w:t>
      </w:r>
      <w:r w:rsidRPr="00864D30">
        <w:rPr>
          <w:rFonts w:ascii="Santander Text" w:eastAsia="Times New Roman" w:hAnsi="Santander Text" w:cs="Arial"/>
          <w:b/>
          <w:bCs/>
          <w:szCs w:val="20"/>
          <w:u w:val="single"/>
          <w:lang w:val="pt-PT" w:eastAsia="pt-PT"/>
        </w:rPr>
        <w:t>totalmente verde</w:t>
      </w:r>
      <w:r w:rsidRPr="00864D30">
        <w:rPr>
          <w:rFonts w:ascii="Santander Text" w:eastAsia="Times New Roman" w:hAnsi="Santander Text" w:cs="Arial"/>
          <w:szCs w:val="20"/>
          <w:lang w:val="pt-PT" w:eastAsia="pt-PT"/>
        </w:rPr>
        <w:t>.</w:t>
      </w:r>
    </w:p>
    <w:p w14:paraId="61AD3C6A" w14:textId="2B638DF4" w:rsidR="0091521F" w:rsidRPr="00864D30" w:rsidRDefault="0091521F" w:rsidP="008E5B92">
      <w:pPr>
        <w:numPr>
          <w:ilvl w:val="0"/>
          <w:numId w:val="101"/>
        </w:numPr>
        <w:spacing w:after="120" w:line="360" w:lineRule="auto"/>
        <w:ind w:left="714" w:hanging="357"/>
        <w:jc w:val="both"/>
        <w:textAlignment w:val="center"/>
        <w:rPr>
          <w:rFonts w:ascii="Santander Text" w:eastAsia="Times New Roman" w:hAnsi="Santander Text" w:cs="Arial"/>
          <w:b/>
          <w:bCs/>
          <w:szCs w:val="20"/>
          <w:lang w:val="pt-PT" w:eastAsia="pt-PT"/>
        </w:rPr>
      </w:pPr>
      <w:r w:rsidRPr="00864D30">
        <w:rPr>
          <w:rFonts w:ascii="Santander Text" w:eastAsia="Times New Roman" w:hAnsi="Santander Text" w:cs="Arial"/>
          <w:b/>
          <w:bCs/>
          <w:szCs w:val="20"/>
          <w:lang w:val="pt-PT" w:eastAsia="pt-PT"/>
        </w:rPr>
        <w:t>Marcações ao nível do cliente</w:t>
      </w:r>
      <w:r w:rsidR="00C8651C" w:rsidRPr="00864D30">
        <w:rPr>
          <w:rFonts w:ascii="Santander Text" w:eastAsia="Times New Roman" w:hAnsi="Santander Text" w:cs="Arial"/>
          <w:b/>
          <w:bCs/>
          <w:szCs w:val="20"/>
          <w:lang w:val="pt-PT" w:eastAsia="pt-PT"/>
        </w:rPr>
        <w:t>:</w:t>
      </w:r>
    </w:p>
    <w:p w14:paraId="4DF38918" w14:textId="45A5B9D4" w:rsidR="0091521F" w:rsidRPr="00864D30" w:rsidRDefault="0091521F" w:rsidP="008E5B92">
      <w:pPr>
        <w:numPr>
          <w:ilvl w:val="1"/>
          <w:numId w:val="101"/>
        </w:numPr>
        <w:spacing w:line="360" w:lineRule="auto"/>
        <w:jc w:val="both"/>
        <w:textAlignment w:val="center"/>
        <w:rPr>
          <w:rFonts w:ascii="Santander Text" w:eastAsia="Times New Roman" w:hAnsi="Santander Text" w:cs="Arial"/>
          <w:bCs/>
          <w:szCs w:val="20"/>
          <w:lang w:val="pt-PT" w:eastAsia="pt-PT"/>
        </w:rPr>
      </w:pPr>
      <w:r w:rsidRPr="00864D30">
        <w:rPr>
          <w:rFonts w:ascii="Santander Text" w:eastAsia="Times New Roman" w:hAnsi="Santander Text" w:cs="Arial"/>
          <w:szCs w:val="20"/>
          <w:lang w:val="pt-PT" w:eastAsia="pt-PT"/>
        </w:rPr>
        <w:t>As operações marcadas como verdes devem ficar com o montante de ponderação igual ao montante de ponderação definido na tabela de parametrização (</w:t>
      </w:r>
      <w:r w:rsidRPr="00864D30">
        <w:rPr>
          <w:rFonts w:ascii="Santander Text" w:eastAsia="Times New Roman" w:hAnsi="Santander Text" w:cs="Arial"/>
          <w:szCs w:val="20"/>
          <w:lang w:val="pt-PT"/>
        </w:rPr>
        <w:t xml:space="preserve">tabela </w:t>
      </w:r>
      <w:r w:rsidRPr="00864D30">
        <w:rPr>
          <w:rFonts w:ascii="Santander Text" w:eastAsia="Times New Roman" w:hAnsi="Santander Text" w:cs="Arial"/>
          <w:i/>
          <w:iCs/>
          <w:szCs w:val="20"/>
          <w:lang w:val="pt-PT"/>
        </w:rPr>
        <w:t>modesg_param_sfcs_taxon_europeia</w:t>
      </w:r>
      <w:r w:rsidRPr="00864D30">
        <w:rPr>
          <w:rFonts w:ascii="Santander Text" w:eastAsia="Times New Roman" w:hAnsi="Santander Text" w:cs="Arial"/>
          <w:szCs w:val="20"/>
          <w:lang w:val="pt-PT"/>
        </w:rPr>
        <w:t>)</w:t>
      </w:r>
      <w:r w:rsidR="008C75EF" w:rsidRPr="00864D30">
        <w:rPr>
          <w:rFonts w:ascii="Santander Text" w:eastAsia="Times New Roman" w:hAnsi="Santander Text" w:cs="Arial"/>
          <w:szCs w:val="20"/>
          <w:lang w:val="pt-PT" w:eastAsia="pt-PT"/>
        </w:rPr>
        <w:t xml:space="preserve"> para esse mesmo cliente.</w:t>
      </w:r>
    </w:p>
    <w:p w14:paraId="796F2876" w14:textId="77777777" w:rsidR="0091521F" w:rsidRPr="00864D30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Para verificação das regras definidas na parametrização </w:t>
      </w:r>
      <w:r w:rsidRPr="00864D30">
        <w:rPr>
          <w:rFonts w:ascii="Santander Text" w:hAnsi="Santander Text" w:cs="Arial"/>
          <w:i/>
          <w:iCs/>
          <w:lang w:val="pt-PT"/>
        </w:rPr>
        <w:t>modesg_param_sfics_taxon_europeia</w:t>
      </w:r>
      <w:r w:rsidRPr="00864D30">
        <w:rPr>
          <w:rFonts w:ascii="Santander Text" w:hAnsi="Santander Text" w:cs="Arial"/>
          <w:lang w:val="pt-PT"/>
        </w:rPr>
        <w:t>, o motor percorrerá contrato a contrato aplicando as regras definidas, devendo garantir-se o cruzamento com várias tabelas. As secções seguintes descrevem estes cruzamentos:</w:t>
      </w:r>
    </w:p>
    <w:p w14:paraId="38702A7B" w14:textId="0004F6D5" w:rsidR="0091521F" w:rsidRPr="00864D30" w:rsidRDefault="00C1786D" w:rsidP="007E3521">
      <w:pPr>
        <w:pStyle w:val="MyHeading3"/>
        <w:spacing w:after="120" w:line="360" w:lineRule="auto"/>
        <w:jc w:val="both"/>
        <w:rPr>
          <w:lang w:val="pt-PT"/>
        </w:rPr>
      </w:pPr>
      <w:r w:rsidRPr="00864D30">
        <w:t>contraparte</w:t>
      </w:r>
    </w:p>
    <w:p w14:paraId="421A9503" w14:textId="1682F316" w:rsidR="0091521F" w:rsidRPr="00864D30" w:rsidRDefault="008C75E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864D30">
        <w:rPr>
          <w:rFonts w:ascii="Santander Text" w:hAnsi="Santander Text" w:cs="Arial"/>
          <w:szCs w:val="18"/>
          <w:lang w:val="pt-PT" w:eastAsia="pt-PT"/>
        </w:rPr>
        <w:t>Para obter o campo</w:t>
      </w:r>
      <w:r w:rsidR="0091521F" w:rsidRPr="00864D30">
        <w:rPr>
          <w:rFonts w:ascii="Santander Text" w:hAnsi="Santander Text" w:cs="Arial"/>
          <w:szCs w:val="18"/>
          <w:lang w:val="pt-PT" w:eastAsia="pt-PT"/>
        </w:rPr>
        <w:t xml:space="preserve"> </w:t>
      </w:r>
      <w:r w:rsidR="0091521F" w:rsidRPr="00864D30">
        <w:rPr>
          <w:rFonts w:ascii="Santander Text" w:hAnsi="Santander Text" w:cs="Arial"/>
          <w:i/>
          <w:iCs/>
          <w:szCs w:val="18"/>
          <w:lang w:val="pt-PT" w:eastAsia="pt-PT"/>
        </w:rPr>
        <w:t>'contraparte'</w:t>
      </w:r>
      <w:r w:rsidR="0091521F" w:rsidRPr="00864D30">
        <w:rPr>
          <w:rFonts w:ascii="Santander Text" w:hAnsi="Santander Text" w:cs="Arial"/>
          <w:szCs w:val="18"/>
          <w:lang w:val="pt-PT" w:eastAsia="pt-PT"/>
        </w:rPr>
        <w:t>, cruzar o campo '</w:t>
      </w:r>
      <w:r w:rsidR="0091521F" w:rsidRPr="00864D30">
        <w:rPr>
          <w:rFonts w:ascii="Santander Text" w:hAnsi="Santander Text" w:cs="Arial"/>
          <w:i/>
          <w:iCs/>
          <w:szCs w:val="18"/>
          <w:lang w:val="pt-PT" w:eastAsia="pt-PT"/>
        </w:rPr>
        <w:t>zcliente'</w:t>
      </w:r>
      <w:r w:rsidR="0091521F" w:rsidRPr="00864D30">
        <w:rPr>
          <w:rFonts w:ascii="Santander Text" w:hAnsi="Santander Text" w:cs="Arial"/>
          <w:szCs w:val="18"/>
          <w:lang w:val="pt-PT" w:eastAsia="pt-PT"/>
        </w:rPr>
        <w:t xml:space="preserve"> da tabela </w:t>
      </w:r>
      <w:r w:rsidR="0091521F" w:rsidRPr="00864D30">
        <w:rPr>
          <w:rFonts w:ascii="Santander Text" w:hAnsi="Santander Text" w:cs="Arial"/>
          <w:i/>
          <w:iCs/>
          <w:szCs w:val="18"/>
          <w:lang w:val="pt-PT" w:eastAsia="pt-PT"/>
        </w:rPr>
        <w:t>ct085_univ_cto_d</w:t>
      </w:r>
      <w:r w:rsidR="0091521F" w:rsidRPr="00864D30">
        <w:rPr>
          <w:rFonts w:ascii="Santander Text" w:hAnsi="Santander Text" w:cs="Arial"/>
          <w:szCs w:val="18"/>
          <w:lang w:val="pt-PT" w:eastAsia="pt-PT"/>
        </w:rPr>
        <w:t xml:space="preserve"> com o campo </w:t>
      </w:r>
      <w:r w:rsidR="0091521F" w:rsidRPr="00864D30">
        <w:rPr>
          <w:rFonts w:ascii="Santander Text" w:hAnsi="Santander Text" w:cs="Arial"/>
          <w:i/>
          <w:iCs/>
          <w:szCs w:val="18"/>
          <w:lang w:val="pt-PT" w:eastAsia="pt-PT"/>
        </w:rPr>
        <w:t>'zcliente'</w:t>
      </w:r>
      <w:r w:rsidR="0091521F" w:rsidRPr="00864D30">
        <w:rPr>
          <w:rFonts w:ascii="Santander Text" w:hAnsi="Santander Text" w:cs="Arial"/>
          <w:szCs w:val="18"/>
          <w:lang w:val="pt-PT" w:eastAsia="pt-PT"/>
        </w:rPr>
        <w:t xml:space="preserve"> da tabela </w:t>
      </w:r>
      <w:r w:rsidR="0091521F" w:rsidRPr="00864D30">
        <w:rPr>
          <w:rFonts w:ascii="Santander Text" w:hAnsi="Santander Text" w:cs="Arial"/>
          <w:i/>
          <w:iCs/>
          <w:szCs w:val="18"/>
          <w:lang w:val="pt-PT" w:eastAsia="pt-PT"/>
        </w:rPr>
        <w:t>ct084_univ_cli_d</w:t>
      </w:r>
      <w:r w:rsidR="0091521F" w:rsidRPr="00864D30">
        <w:rPr>
          <w:rFonts w:ascii="Santander Text" w:hAnsi="Santander Text" w:cs="Arial"/>
          <w:szCs w:val="18"/>
          <w:lang w:val="pt-PT" w:eastAsia="pt-PT"/>
        </w:rPr>
        <w:t>.</w:t>
      </w:r>
    </w:p>
    <w:p w14:paraId="10D37640" w14:textId="41001829" w:rsidR="0091521F" w:rsidRPr="00864D30" w:rsidRDefault="0091521F" w:rsidP="007E3521">
      <w:pPr>
        <w:pStyle w:val="MyHeading3"/>
        <w:spacing w:after="120" w:line="360" w:lineRule="auto"/>
        <w:jc w:val="both"/>
        <w:rPr>
          <w:lang w:eastAsia="pt-PT"/>
        </w:rPr>
      </w:pPr>
      <w:r w:rsidRPr="00864D30">
        <w:t xml:space="preserve">flag_project_finance, cproduto, </w:t>
      </w:r>
      <w:r w:rsidR="00C1786D" w:rsidRPr="00864D30">
        <w:t>csubprod,</w:t>
      </w:r>
      <w:r w:rsidRPr="00864D30">
        <w:t xml:space="preserve"> </w:t>
      </w:r>
      <w:r w:rsidR="00C1786D" w:rsidRPr="00864D30">
        <w:t>prdt_sprdt</w:t>
      </w:r>
      <w:r w:rsidRPr="00864D30">
        <w:t xml:space="preserve">, </w:t>
      </w:r>
      <w:r w:rsidR="00C1786D" w:rsidRPr="00864D30">
        <w:t>dabertur</w:t>
      </w:r>
    </w:p>
    <w:p w14:paraId="1B6C26C8" w14:textId="77777777" w:rsidR="0091521F" w:rsidRPr="00864D30" w:rsidRDefault="0091521F" w:rsidP="007E3521">
      <w:pPr>
        <w:spacing w:after="0"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864D30">
        <w:rPr>
          <w:rFonts w:ascii="Santander Text" w:hAnsi="Santander Text" w:cs="Arial"/>
          <w:szCs w:val="18"/>
          <w:lang w:val="pt-PT" w:eastAsia="pt-PT"/>
        </w:rPr>
        <w:t xml:space="preserve">Obter os campos </w:t>
      </w:r>
      <w:r w:rsidRPr="00864D30">
        <w:rPr>
          <w:rFonts w:ascii="Santander Text" w:hAnsi="Santander Text" w:cs="Arial"/>
          <w:i/>
          <w:iCs/>
          <w:szCs w:val="18"/>
          <w:lang w:val="pt-PT" w:eastAsia="pt-PT"/>
        </w:rPr>
        <w:t xml:space="preserve">'flag_project_finance', 'cproduto', 'csubprod' </w:t>
      </w:r>
      <w:r w:rsidRPr="00864D30">
        <w:rPr>
          <w:rFonts w:ascii="Santander Text" w:hAnsi="Santander Text" w:cs="Arial"/>
          <w:szCs w:val="18"/>
          <w:lang w:val="pt-PT" w:eastAsia="pt-PT"/>
        </w:rPr>
        <w:t>e</w:t>
      </w:r>
      <w:r w:rsidRPr="00864D30">
        <w:rPr>
          <w:rFonts w:ascii="Santander Text" w:hAnsi="Santander Text" w:cs="Arial"/>
          <w:i/>
          <w:iCs/>
          <w:szCs w:val="18"/>
          <w:lang w:val="pt-PT" w:eastAsia="pt-PT"/>
        </w:rPr>
        <w:t xml:space="preserve"> 'dabertur'</w:t>
      </w:r>
      <w:r w:rsidRPr="00864D30">
        <w:rPr>
          <w:rFonts w:ascii="Santander Text" w:hAnsi="Santander Text" w:cs="Arial"/>
          <w:szCs w:val="18"/>
          <w:lang w:val="pt-PT" w:eastAsia="pt-PT"/>
        </w:rPr>
        <w:t xml:space="preserve"> diretamente da tabela </w:t>
      </w:r>
      <w:r w:rsidRPr="00864D30">
        <w:rPr>
          <w:rFonts w:ascii="Santander Text" w:hAnsi="Santander Text" w:cs="Arial"/>
          <w:i/>
          <w:iCs/>
          <w:szCs w:val="18"/>
          <w:lang w:val="pt-PT" w:eastAsia="pt-PT"/>
        </w:rPr>
        <w:t>ct085_univ_cto_d</w:t>
      </w:r>
      <w:r w:rsidRPr="00864D30">
        <w:rPr>
          <w:rFonts w:ascii="Santander Text" w:hAnsi="Santander Text" w:cs="Arial"/>
          <w:szCs w:val="18"/>
          <w:lang w:val="pt-PT" w:eastAsia="pt-PT"/>
        </w:rPr>
        <w:t>.</w:t>
      </w:r>
    </w:p>
    <w:p w14:paraId="1F187C9B" w14:textId="77777777" w:rsidR="0091521F" w:rsidRPr="00864D30" w:rsidRDefault="0091521F" w:rsidP="007E3521">
      <w:pPr>
        <w:spacing w:after="0"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864D30">
        <w:rPr>
          <w:rFonts w:ascii="Santander Text" w:hAnsi="Santander Text" w:cs="Arial"/>
          <w:szCs w:val="18"/>
          <w:lang w:val="pt-PT" w:eastAsia="pt-PT"/>
        </w:rPr>
        <w:t xml:space="preserve">O campo </w:t>
      </w:r>
      <w:r w:rsidRPr="00864D30">
        <w:rPr>
          <w:rFonts w:ascii="Santander Text" w:hAnsi="Santander Text" w:cs="Arial"/>
          <w:i/>
          <w:iCs/>
          <w:szCs w:val="18"/>
          <w:lang w:val="pt-PT" w:eastAsia="pt-PT"/>
        </w:rPr>
        <w:t>'prdt_sprdt'</w:t>
      </w:r>
      <w:r w:rsidRPr="00864D30">
        <w:rPr>
          <w:rFonts w:ascii="Santander Text" w:hAnsi="Santander Text" w:cs="Arial"/>
          <w:szCs w:val="18"/>
          <w:lang w:val="pt-PT" w:eastAsia="pt-PT"/>
        </w:rPr>
        <w:t xml:space="preserve"> deverá ser obtido através da concatenação entre os campos </w:t>
      </w:r>
      <w:r w:rsidRPr="00864D30">
        <w:rPr>
          <w:rFonts w:ascii="Santander Text" w:hAnsi="Santander Text" w:cs="Arial"/>
          <w:i/>
          <w:iCs/>
          <w:szCs w:val="18"/>
          <w:lang w:val="pt-PT" w:eastAsia="pt-PT"/>
        </w:rPr>
        <w:t>'cproduto'</w:t>
      </w:r>
      <w:r w:rsidRPr="00864D30">
        <w:rPr>
          <w:rFonts w:ascii="Santander Text" w:hAnsi="Santander Text" w:cs="Arial"/>
          <w:szCs w:val="18"/>
          <w:lang w:val="pt-PT" w:eastAsia="pt-PT"/>
        </w:rPr>
        <w:t xml:space="preserve"> e </w:t>
      </w:r>
      <w:r w:rsidRPr="00864D30">
        <w:rPr>
          <w:rFonts w:ascii="Santander Text" w:hAnsi="Santander Text" w:cs="Arial"/>
          <w:i/>
          <w:iCs/>
          <w:szCs w:val="18"/>
          <w:lang w:val="pt-PT" w:eastAsia="pt-PT"/>
        </w:rPr>
        <w:t>'csubprod'</w:t>
      </w:r>
      <w:r w:rsidRPr="00864D30">
        <w:rPr>
          <w:rFonts w:ascii="Santander Text" w:hAnsi="Santander Text" w:cs="Arial"/>
          <w:szCs w:val="18"/>
          <w:lang w:val="pt-PT" w:eastAsia="pt-PT"/>
        </w:rPr>
        <w:t>. </w:t>
      </w:r>
    </w:p>
    <w:p w14:paraId="097117C2" w14:textId="77777777" w:rsidR="0091521F" w:rsidRPr="00864D30" w:rsidRDefault="0091521F" w:rsidP="007E3521">
      <w:pPr>
        <w:spacing w:after="0" w:line="360" w:lineRule="auto"/>
        <w:jc w:val="both"/>
        <w:textAlignment w:val="center"/>
        <w:rPr>
          <w:rFonts w:ascii="Santander Text" w:hAnsi="Santander Text" w:cs="Arial"/>
          <w:b/>
          <w:bCs/>
          <w:szCs w:val="18"/>
          <w:lang w:val="pt-PT"/>
        </w:rPr>
      </w:pPr>
    </w:p>
    <w:p w14:paraId="52A931F6" w14:textId="371FD37E" w:rsidR="0091521F" w:rsidRPr="00864D30" w:rsidRDefault="00C1786D" w:rsidP="007E3521">
      <w:pPr>
        <w:pStyle w:val="MyHeading3"/>
        <w:spacing w:after="120" w:line="360" w:lineRule="auto"/>
        <w:jc w:val="both"/>
        <w:rPr>
          <w:lang w:val="pt-PT" w:eastAsia="pt-PT"/>
        </w:rPr>
      </w:pPr>
      <w:r w:rsidRPr="00864D30">
        <w:t>flg_csrd</w:t>
      </w:r>
    </w:p>
    <w:p w14:paraId="3FEE84F5" w14:textId="02DCBE01" w:rsidR="0091521F" w:rsidRPr="00864D30" w:rsidRDefault="0091521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864D30">
        <w:rPr>
          <w:rFonts w:ascii="Santander Text" w:hAnsi="Santander Text" w:cs="Arial"/>
          <w:szCs w:val="18"/>
          <w:lang w:val="pt-PT" w:eastAsia="pt-PT"/>
        </w:rPr>
        <w:t xml:space="preserve">Para obter o campo </w:t>
      </w:r>
      <w:r w:rsidRPr="00864D30">
        <w:rPr>
          <w:rFonts w:ascii="Santander Text" w:hAnsi="Santander Text" w:cs="Arial"/>
          <w:i/>
          <w:iCs/>
          <w:szCs w:val="18"/>
          <w:lang w:val="pt-PT" w:eastAsia="pt-PT"/>
        </w:rPr>
        <w:t>'flg_csrd'</w:t>
      </w:r>
      <w:r w:rsidRPr="00864D30">
        <w:rPr>
          <w:rFonts w:ascii="Santander Text" w:hAnsi="Santander Text" w:cs="Arial"/>
          <w:szCs w:val="18"/>
          <w:lang w:val="pt-PT" w:eastAsia="pt-PT"/>
        </w:rPr>
        <w:t xml:space="preserve">, cruzar o campo </w:t>
      </w:r>
      <w:r w:rsidRPr="00864D30">
        <w:rPr>
          <w:rFonts w:ascii="Santander Text" w:hAnsi="Santander Text" w:cs="Arial"/>
          <w:i/>
          <w:iCs/>
          <w:szCs w:val="18"/>
          <w:lang w:val="pt-PT" w:eastAsia="pt-PT"/>
        </w:rPr>
        <w:t>'zcliente'</w:t>
      </w:r>
      <w:r w:rsidRPr="00864D30">
        <w:rPr>
          <w:rFonts w:ascii="Santander Text" w:hAnsi="Santander Text" w:cs="Arial"/>
          <w:szCs w:val="18"/>
          <w:lang w:val="pt-PT" w:eastAsia="pt-PT"/>
        </w:rPr>
        <w:t xml:space="preserve"> da tabela </w:t>
      </w:r>
      <w:r w:rsidRPr="00864D30">
        <w:rPr>
          <w:rFonts w:ascii="Santander Text" w:hAnsi="Santander Text" w:cs="Arial"/>
          <w:i/>
          <w:iCs/>
          <w:szCs w:val="18"/>
          <w:lang w:val="pt-PT" w:eastAsia="pt-PT"/>
        </w:rPr>
        <w:t>ct085_univ_cto_d</w:t>
      </w:r>
      <w:r w:rsidRPr="00864D30">
        <w:rPr>
          <w:rFonts w:ascii="Santander Text" w:hAnsi="Santander Text" w:cs="Arial"/>
          <w:szCs w:val="18"/>
          <w:lang w:val="pt-PT" w:eastAsia="pt-PT"/>
        </w:rPr>
        <w:t xml:space="preserve"> com o campo </w:t>
      </w:r>
      <w:r w:rsidRPr="00864D30">
        <w:rPr>
          <w:rFonts w:ascii="Santander Text" w:hAnsi="Santander Text" w:cs="Arial"/>
          <w:i/>
          <w:iCs/>
          <w:szCs w:val="18"/>
          <w:lang w:val="pt-PT" w:eastAsia="pt-PT"/>
        </w:rPr>
        <w:t>'zcliente'</w:t>
      </w:r>
      <w:r w:rsidRPr="00864D30">
        <w:rPr>
          <w:rFonts w:ascii="Santander Text" w:hAnsi="Santander Text" w:cs="Arial"/>
          <w:szCs w:val="18"/>
          <w:lang w:val="pt-PT" w:eastAsia="pt-PT"/>
        </w:rPr>
        <w:t xml:space="preserve"> da </w:t>
      </w:r>
      <w:r w:rsidRPr="00864D30">
        <w:rPr>
          <w:rFonts w:ascii="Santander Text" w:hAnsi="Santander Text" w:cs="Arial"/>
          <w:i/>
          <w:iCs/>
          <w:szCs w:val="18"/>
          <w:lang w:val="pt-PT" w:eastAsia="pt-PT"/>
        </w:rPr>
        <w:t>modesg_out_empr_info_nfin</w:t>
      </w:r>
      <w:r w:rsidRPr="00864D30">
        <w:rPr>
          <w:rFonts w:ascii="Santander Text" w:hAnsi="Santander Text" w:cs="Arial"/>
          <w:szCs w:val="18"/>
          <w:lang w:val="pt-PT" w:eastAsia="pt-PT"/>
        </w:rPr>
        <w:t>.</w:t>
      </w:r>
    </w:p>
    <w:p w14:paraId="3C6F75A2" w14:textId="536DCE73" w:rsidR="0091521F" w:rsidRPr="00864D30" w:rsidRDefault="0091521F" w:rsidP="007E3521">
      <w:pPr>
        <w:pStyle w:val="MyHeading3"/>
        <w:spacing w:after="120" w:line="360" w:lineRule="auto"/>
        <w:jc w:val="both"/>
        <w:rPr>
          <w:lang w:val="pt-PT" w:eastAsia="pt-PT"/>
        </w:rPr>
      </w:pPr>
      <w:r w:rsidRPr="00864D30">
        <w:rPr>
          <w:lang w:val="pt-PT"/>
        </w:rPr>
        <w:t>c</w:t>
      </w:r>
      <w:r w:rsidR="00C1786D" w:rsidRPr="00864D30">
        <w:rPr>
          <w:lang w:val="pt-PT"/>
        </w:rPr>
        <w:t>ombustivel</w:t>
      </w:r>
      <w:r w:rsidRPr="00864D30">
        <w:rPr>
          <w:lang w:val="pt-PT"/>
        </w:rPr>
        <w:t xml:space="preserve">, </w:t>
      </w:r>
      <w:r w:rsidR="00C1786D" w:rsidRPr="00864D30">
        <w:rPr>
          <w:lang w:val="pt-PT"/>
        </w:rPr>
        <w:t>co2</w:t>
      </w:r>
      <w:r w:rsidRPr="00864D30">
        <w:rPr>
          <w:lang w:val="pt-PT"/>
        </w:rPr>
        <w:t xml:space="preserve">, </w:t>
      </w:r>
      <w:r w:rsidR="00C1786D" w:rsidRPr="00864D30">
        <w:rPr>
          <w:lang w:val="pt-PT"/>
        </w:rPr>
        <w:t>tipo_eqp</w:t>
      </w:r>
    </w:p>
    <w:p w14:paraId="1B009E65" w14:textId="4FA5384A" w:rsidR="0091521F" w:rsidRPr="00864D30" w:rsidRDefault="0091521F" w:rsidP="007E3521">
      <w:pPr>
        <w:pStyle w:val="ListParagraph"/>
        <w:spacing w:after="0" w:line="360" w:lineRule="auto"/>
        <w:ind w:left="0"/>
        <w:contextualSpacing w:val="0"/>
        <w:jc w:val="both"/>
        <w:textAlignment w:val="center"/>
        <w:rPr>
          <w:rFonts w:ascii="Santander Text" w:hAnsi="Santander Text" w:cs="Arial"/>
          <w:color w:val="000000"/>
          <w:szCs w:val="18"/>
          <w:lang w:val="pt-PT" w:eastAsia="pt-PT"/>
        </w:rPr>
      </w:pPr>
      <w:r w:rsidRPr="00864D30">
        <w:rPr>
          <w:rFonts w:ascii="Santander Text" w:hAnsi="Santander Text" w:cs="Arial"/>
          <w:color w:val="000000"/>
          <w:szCs w:val="18"/>
          <w:lang w:val="pt-PT"/>
        </w:rPr>
        <w:t>Para obter os campos ‘</w:t>
      </w:r>
      <w:r w:rsidRPr="00864D30">
        <w:rPr>
          <w:rFonts w:ascii="Santander Text" w:hAnsi="Santander Text" w:cs="Arial"/>
          <w:i/>
          <w:iCs/>
          <w:color w:val="000000"/>
          <w:szCs w:val="18"/>
          <w:lang w:val="pt-PT"/>
        </w:rPr>
        <w:t xml:space="preserve">tipo_combust’, 'co2', 'tipo_eqp' 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>e</w:t>
      </w:r>
      <w:r w:rsidRPr="00864D30">
        <w:rPr>
          <w:rFonts w:ascii="Santander Text" w:hAnsi="Santander Text" w:cs="Arial"/>
          <w:i/>
          <w:iCs/>
          <w:color w:val="000000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'cgarant_bem'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>, cruzar a chave do contrato (</w:t>
      </w:r>
      <w:r w:rsidRPr="00864D30">
        <w:rPr>
          <w:rFonts w:ascii="Santander Text" w:hAnsi="Santander Text" w:cs="Arial"/>
          <w:i/>
          <w:iCs/>
          <w:color w:val="000000"/>
          <w:szCs w:val="18"/>
          <w:lang w:val="pt-PT"/>
        </w:rPr>
        <w:t>'cempresa','cbalcao','cnumecta','zdeposit'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) da tabela </w:t>
      </w:r>
      <w:r w:rsidRPr="00864D30">
        <w:rPr>
          <w:rFonts w:ascii="Santander Text" w:hAnsi="Santander Text" w:cs="Arial"/>
          <w:i/>
          <w:iCs/>
          <w:color w:val="000000"/>
          <w:szCs w:val="18"/>
          <w:lang w:val="pt-PT"/>
        </w:rPr>
        <w:t>ct085_univ_cto_d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 com a chave do contrato (</w:t>
      </w:r>
      <w:r w:rsidRPr="00864D30">
        <w:rPr>
          <w:rFonts w:ascii="Santander Text" w:hAnsi="Santander Text" w:cs="Arial"/>
          <w:i/>
          <w:iCs/>
          <w:color w:val="000000"/>
          <w:szCs w:val="18"/>
          <w:lang w:val="pt-PT"/>
        </w:rPr>
        <w:t>'cempresp,'ckbalres','ckctares','ckrefresp'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) da tabela </w:t>
      </w:r>
      <w:r w:rsidRPr="00864D30">
        <w:rPr>
          <w:rFonts w:ascii="Santander Text" w:hAnsi="Santander Text" w:cs="Arial"/>
          <w:i/>
          <w:iCs/>
          <w:color w:val="000000"/>
          <w:szCs w:val="18"/>
          <w:lang w:val="pt-PT"/>
        </w:rPr>
        <w:t>gt001_trz_rsp_gt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 e obter a chave do processo (</w:t>
      </w:r>
      <w:r w:rsidRPr="00864D30">
        <w:rPr>
          <w:rFonts w:ascii="Santander Text" w:hAnsi="Santander Text" w:cs="Arial"/>
          <w:i/>
          <w:iCs/>
          <w:color w:val="000000"/>
          <w:szCs w:val="18"/>
          <w:lang w:val="pt-PT"/>
        </w:rPr>
        <w:t>'cempresa','ckbalcao','cknumcta','comp_id_gar'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>).</w:t>
      </w:r>
    </w:p>
    <w:p w14:paraId="01C95AAB" w14:textId="77777777" w:rsidR="0091521F" w:rsidRPr="00864D30" w:rsidRDefault="0091521F" w:rsidP="007E3521">
      <w:pPr>
        <w:pStyle w:val="ListParagraph"/>
        <w:spacing w:after="0" w:line="360" w:lineRule="auto"/>
        <w:ind w:left="0"/>
        <w:contextualSpacing w:val="0"/>
        <w:jc w:val="both"/>
        <w:textAlignment w:val="center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Posteriormente, cruzar a chave do processo </w:t>
      </w:r>
      <w:r w:rsidRPr="00864D30">
        <w:rPr>
          <w:rFonts w:ascii="Santander Text" w:hAnsi="Santander Text" w:cs="Arial"/>
          <w:szCs w:val="18"/>
          <w:lang w:val="pt-PT"/>
        </w:rPr>
        <w:t>obtida com a chave do processo 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'cempresa','ckbalcao','cknumcta','comp_id_gar'</w:t>
      </w:r>
      <w:r w:rsidRPr="00864D30">
        <w:rPr>
          <w:rFonts w:ascii="Santander Text" w:hAnsi="Santander Text" w:cs="Arial"/>
          <w:szCs w:val="18"/>
          <w:lang w:val="pt-PT"/>
        </w:rPr>
        <w:t xml:space="preserve">) 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gt012_trz_gt_mob</w:t>
      </w:r>
      <w:r w:rsidRPr="00864D30">
        <w:rPr>
          <w:rFonts w:ascii="Santander Text" w:hAnsi="Santander Text" w:cs="Arial"/>
          <w:szCs w:val="18"/>
          <w:lang w:val="pt-PT"/>
        </w:rPr>
        <w:t xml:space="preserve"> e obter a chave do bem 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'cempbem','ckbalbem','ckctabem','ckrefbem'</w:t>
      </w:r>
      <w:r w:rsidRPr="00864D30">
        <w:rPr>
          <w:rFonts w:ascii="Santander Text" w:hAnsi="Santander Text" w:cs="Arial"/>
          <w:szCs w:val="18"/>
          <w:lang w:val="pt-PT"/>
        </w:rPr>
        <w:t>).</w:t>
      </w:r>
    </w:p>
    <w:p w14:paraId="7393FDFE" w14:textId="7FAD8320" w:rsidR="008E152A" w:rsidRPr="00864D30" w:rsidRDefault="0091521F" w:rsidP="007E3521">
      <w:pPr>
        <w:pStyle w:val="ListParagraph"/>
        <w:spacing w:after="0" w:line="360" w:lineRule="auto"/>
        <w:ind w:left="0"/>
        <w:contextualSpacing w:val="0"/>
        <w:jc w:val="both"/>
        <w:textAlignment w:val="center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Por fim, cruzar a chave do bem obtida com a chave do bem 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'cempbem','ckbalbem','ckctabem','ckrefbem'</w:t>
      </w:r>
      <w:r w:rsidRPr="00864D30">
        <w:rPr>
          <w:rFonts w:ascii="Santander Text" w:hAnsi="Santander Text" w:cs="Arial"/>
          <w:szCs w:val="18"/>
          <w:lang w:val="pt-PT"/>
        </w:rPr>
        <w:t xml:space="preserve">) 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Pr="00864D30">
        <w:rPr>
          <w:rFonts w:ascii="Santander Text" w:hAnsi="Santander Text" w:cs="Arial"/>
          <w:szCs w:val="18"/>
          <w:lang w:val="pt-PT"/>
        </w:rPr>
        <w:t xml:space="preserve"> para obter os 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campos </w:t>
      </w:r>
      <w:r w:rsidRPr="00864D30">
        <w:rPr>
          <w:rFonts w:ascii="Santander Text" w:hAnsi="Santander Text" w:cs="Arial"/>
          <w:i/>
          <w:iCs/>
          <w:color w:val="000000"/>
          <w:szCs w:val="18"/>
          <w:lang w:val="pt-PT"/>
        </w:rPr>
        <w:t xml:space="preserve">'combustivel', </w:t>
      </w:r>
      <w:r w:rsidR="00A767FC" w:rsidRPr="00864D30">
        <w:rPr>
          <w:rFonts w:ascii="Santander Text" w:hAnsi="Santander Text" w:cs="Arial"/>
          <w:i/>
          <w:iCs/>
          <w:szCs w:val="18"/>
          <w:lang w:val="pt-PT"/>
        </w:rPr>
        <w:t xml:space="preserve">'co2' </w:t>
      </w:r>
      <w:r w:rsidR="00A767FC" w:rsidRPr="00864D30">
        <w:rPr>
          <w:rFonts w:ascii="Santander Text" w:hAnsi="Santander Text" w:cs="Arial"/>
          <w:iCs/>
          <w:szCs w:val="18"/>
          <w:lang w:val="pt-PT"/>
        </w:rPr>
        <w:t>e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'tipo_eqp'</w:t>
      </w:r>
      <w:r w:rsidR="00783D29" w:rsidRPr="00864D30">
        <w:rPr>
          <w:rFonts w:ascii="Santander Text" w:hAnsi="Santander Text" w:cs="Arial"/>
          <w:szCs w:val="18"/>
          <w:lang w:val="pt-PT"/>
        </w:rPr>
        <w:t>.</w:t>
      </w:r>
    </w:p>
    <w:p w14:paraId="47426166" w14:textId="77777777" w:rsidR="00783D29" w:rsidRPr="00864D30" w:rsidRDefault="00783D29" w:rsidP="007E3521">
      <w:pPr>
        <w:pStyle w:val="ListParagraph"/>
        <w:spacing w:after="0" w:line="360" w:lineRule="auto"/>
        <w:ind w:left="0"/>
        <w:contextualSpacing w:val="0"/>
        <w:jc w:val="both"/>
        <w:textAlignment w:val="center"/>
        <w:rPr>
          <w:rFonts w:ascii="Santander Text" w:hAnsi="Santander Text" w:cs="Arial"/>
          <w:szCs w:val="18"/>
          <w:lang w:val="pt-PT"/>
        </w:rPr>
      </w:pPr>
    </w:p>
    <w:p w14:paraId="6FE199F7" w14:textId="67AED59D" w:rsidR="0091521F" w:rsidRPr="00864D30" w:rsidRDefault="00C1786D" w:rsidP="007E3521">
      <w:pPr>
        <w:pStyle w:val="MyHeading3"/>
        <w:spacing w:after="120" w:line="360" w:lineRule="auto"/>
        <w:jc w:val="both"/>
        <w:rPr>
          <w:lang w:eastAsia="pt-PT"/>
        </w:rPr>
      </w:pPr>
      <w:r w:rsidRPr="00864D30">
        <w:t>cfamilia</w:t>
      </w:r>
    </w:p>
    <w:p w14:paraId="3CDC9A48" w14:textId="4C66290D" w:rsidR="0091521F" w:rsidRPr="00864D30" w:rsidRDefault="0091521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864D30">
        <w:rPr>
          <w:rFonts w:ascii="Santander Text" w:hAnsi="Santander Text" w:cs="Arial"/>
          <w:szCs w:val="18"/>
          <w:lang w:val="pt-PT" w:eastAsia="pt-PT"/>
        </w:rPr>
        <w:t xml:space="preserve">Para obter o campo </w:t>
      </w:r>
      <w:r w:rsidRPr="00864D30">
        <w:rPr>
          <w:rFonts w:ascii="Santander Text" w:hAnsi="Santander Text" w:cs="Arial"/>
          <w:i/>
          <w:iCs/>
          <w:szCs w:val="18"/>
          <w:lang w:val="pt-PT" w:eastAsia="pt-PT"/>
        </w:rPr>
        <w:t>'cfamilia'</w:t>
      </w:r>
      <w:r w:rsidRPr="00864D30">
        <w:rPr>
          <w:rFonts w:ascii="Santander Text" w:hAnsi="Santander Text" w:cs="Arial"/>
          <w:szCs w:val="18"/>
          <w:lang w:val="pt-PT" w:eastAsia="pt-PT"/>
        </w:rPr>
        <w:t>, cruzar a chave do contrato (</w:t>
      </w:r>
      <w:r w:rsidRPr="00864D30">
        <w:rPr>
          <w:rFonts w:ascii="Santander Text" w:hAnsi="Santander Text" w:cs="Arial"/>
          <w:i/>
          <w:iCs/>
          <w:szCs w:val="18"/>
          <w:lang w:val="pt-PT" w:eastAsia="pt-PT"/>
        </w:rPr>
        <w:t>'cempresa','cbalcao','cnumecta'</w:t>
      </w:r>
      <w:r w:rsidRPr="00864D30">
        <w:rPr>
          <w:rFonts w:ascii="Santander Text" w:hAnsi="Santander Text" w:cs="Arial"/>
          <w:szCs w:val="18"/>
          <w:lang w:val="pt-PT" w:eastAsia="pt-PT"/>
        </w:rPr>
        <w:t xml:space="preserve">) da tabela </w:t>
      </w:r>
      <w:r w:rsidRPr="00864D30">
        <w:rPr>
          <w:rFonts w:ascii="Santander Text" w:hAnsi="Santander Text" w:cs="Arial"/>
          <w:i/>
          <w:iCs/>
          <w:szCs w:val="18"/>
          <w:lang w:val="pt-PT" w:eastAsia="pt-PT"/>
        </w:rPr>
        <w:t>ct085_univ_cto_d</w:t>
      </w:r>
      <w:r w:rsidR="007A15E9" w:rsidRPr="00864D30">
        <w:rPr>
          <w:rFonts w:ascii="Santander Text" w:hAnsi="Santander Text" w:cs="Arial"/>
          <w:szCs w:val="18"/>
          <w:lang w:val="pt-PT" w:eastAsia="pt-PT"/>
        </w:rPr>
        <w:t xml:space="preserve"> </w:t>
      </w:r>
      <w:r w:rsidRPr="00864D30">
        <w:rPr>
          <w:rFonts w:ascii="Santander Text" w:hAnsi="Santander Text" w:cs="Arial"/>
          <w:szCs w:val="18"/>
          <w:lang w:val="pt-PT" w:eastAsia="pt-PT"/>
        </w:rPr>
        <w:t>com a chave do contrato (</w:t>
      </w:r>
      <w:r w:rsidRPr="00864D30">
        <w:rPr>
          <w:rFonts w:ascii="Santander Text" w:hAnsi="Santander Text" w:cs="Arial"/>
          <w:i/>
          <w:iCs/>
          <w:szCs w:val="18"/>
          <w:lang w:val="pt-PT" w:eastAsia="pt-PT"/>
        </w:rPr>
        <w:t>'cempresa','ckbalcao','cknumcta'</w:t>
      </w:r>
      <w:r w:rsidRPr="00864D30">
        <w:rPr>
          <w:rFonts w:ascii="Santander Text" w:hAnsi="Santander Text" w:cs="Arial"/>
          <w:szCs w:val="18"/>
          <w:lang w:val="pt-PT" w:eastAsia="pt-PT"/>
        </w:rPr>
        <w:t xml:space="preserve">) da tabela </w:t>
      </w:r>
      <w:r w:rsidRPr="00864D30">
        <w:rPr>
          <w:rFonts w:ascii="Santander Text" w:hAnsi="Santander Text" w:cs="Arial"/>
          <w:i/>
          <w:iCs/>
          <w:szCs w:val="18"/>
          <w:lang w:val="pt-PT" w:eastAsia="pt-PT"/>
        </w:rPr>
        <w:t>ept01_contas</w:t>
      </w:r>
      <w:r w:rsidRPr="00864D30">
        <w:rPr>
          <w:rFonts w:ascii="Santander Text" w:hAnsi="Santander Text" w:cs="Arial"/>
          <w:szCs w:val="18"/>
          <w:lang w:val="pt-PT" w:eastAsia="pt-PT"/>
        </w:rPr>
        <w:t>.</w:t>
      </w:r>
    </w:p>
    <w:p w14:paraId="7617983D" w14:textId="4CB0C4A8" w:rsidR="0091521F" w:rsidRPr="00864D30" w:rsidRDefault="00C1786D" w:rsidP="007E3521">
      <w:pPr>
        <w:pStyle w:val="MyHeading3"/>
        <w:spacing w:after="120" w:line="360" w:lineRule="auto"/>
        <w:jc w:val="both"/>
        <w:rPr>
          <w:lang w:eastAsia="pt-PT"/>
        </w:rPr>
      </w:pPr>
      <w:r w:rsidRPr="00864D30">
        <w:t>cfinalidad</w:t>
      </w:r>
    </w:p>
    <w:p w14:paraId="0238656F" w14:textId="2042FEA0" w:rsidR="0091521F" w:rsidRPr="00864D30" w:rsidRDefault="0091521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864D30">
        <w:rPr>
          <w:rFonts w:ascii="Santander Text" w:hAnsi="Santander Text" w:cs="Arial"/>
          <w:szCs w:val="18"/>
          <w:lang w:val="pt-PT" w:eastAsia="pt-PT"/>
        </w:rPr>
        <w:t xml:space="preserve">Para obter o campo </w:t>
      </w:r>
      <w:r w:rsidRPr="00864D30">
        <w:rPr>
          <w:rFonts w:ascii="Santander Text" w:hAnsi="Santander Text" w:cs="Arial"/>
          <w:i/>
          <w:iCs/>
          <w:szCs w:val="18"/>
          <w:lang w:val="pt-PT" w:eastAsia="pt-PT"/>
        </w:rPr>
        <w:t>'cfinalidad'</w:t>
      </w:r>
      <w:r w:rsidRPr="00864D30">
        <w:rPr>
          <w:rFonts w:ascii="Santander Text" w:hAnsi="Santander Text" w:cs="Arial"/>
          <w:szCs w:val="18"/>
          <w:lang w:val="pt-PT" w:eastAsia="pt-PT"/>
        </w:rPr>
        <w:t>, cruzar a chave do contrato (</w:t>
      </w:r>
      <w:r w:rsidRPr="00864D30">
        <w:rPr>
          <w:rFonts w:ascii="Santander Text" w:hAnsi="Santander Text" w:cs="Arial"/>
          <w:i/>
          <w:iCs/>
          <w:szCs w:val="18"/>
          <w:lang w:val="pt-PT" w:eastAsia="pt-PT"/>
        </w:rPr>
        <w:t>'cempresa','cbalcao','cnumecta','zdeposit'</w:t>
      </w:r>
      <w:r w:rsidRPr="00864D30">
        <w:rPr>
          <w:rFonts w:ascii="Santander Text" w:hAnsi="Santander Text" w:cs="Arial"/>
          <w:szCs w:val="18"/>
          <w:lang w:val="pt-PT" w:eastAsia="pt-PT"/>
        </w:rPr>
        <w:t xml:space="preserve">) da tabela </w:t>
      </w:r>
      <w:r w:rsidRPr="00864D30">
        <w:rPr>
          <w:rFonts w:ascii="Santander Text" w:hAnsi="Santander Text" w:cs="Arial"/>
          <w:i/>
          <w:iCs/>
          <w:szCs w:val="18"/>
          <w:lang w:val="pt-PT" w:eastAsia="pt-PT"/>
        </w:rPr>
        <w:t>ct085_univ_cto_d</w:t>
      </w:r>
      <w:r w:rsidRPr="00864D30">
        <w:rPr>
          <w:rFonts w:ascii="Santander Text" w:hAnsi="Santander Text" w:cs="Arial"/>
          <w:szCs w:val="18"/>
          <w:lang w:val="pt-PT" w:eastAsia="pt-PT"/>
        </w:rPr>
        <w:t xml:space="preserve"> com a chave do contrato (</w:t>
      </w:r>
      <w:r w:rsidRPr="00864D30">
        <w:rPr>
          <w:rFonts w:ascii="Santander Text" w:hAnsi="Santander Text" w:cs="Arial"/>
          <w:i/>
          <w:iCs/>
          <w:szCs w:val="18"/>
          <w:lang w:val="pt-PT" w:eastAsia="pt-PT"/>
        </w:rPr>
        <w:t>'bank_id','branch_code','contract_id','reference_code'</w:t>
      </w:r>
      <w:r w:rsidRPr="00864D30">
        <w:rPr>
          <w:rFonts w:ascii="Santander Text" w:hAnsi="Santander Text" w:cs="Arial"/>
          <w:szCs w:val="18"/>
          <w:lang w:val="pt-PT" w:eastAsia="pt-PT"/>
        </w:rPr>
        <w:t xml:space="preserve">) da tabela </w:t>
      </w:r>
      <w:r w:rsidRPr="00864D30">
        <w:rPr>
          <w:rFonts w:ascii="Santander Text" w:hAnsi="Santander Text" w:cs="Arial"/>
          <w:i/>
          <w:iCs/>
          <w:szCs w:val="18"/>
          <w:lang w:val="pt-PT" w:eastAsia="pt-PT"/>
        </w:rPr>
        <w:t>responsibility_process_rel</w:t>
      </w:r>
      <w:r w:rsidRPr="00864D30">
        <w:rPr>
          <w:rFonts w:ascii="Santander Text" w:hAnsi="Santander Text" w:cs="Arial"/>
          <w:szCs w:val="18"/>
          <w:lang w:val="pt-PT" w:eastAsia="pt-PT"/>
        </w:rPr>
        <w:t>.</w:t>
      </w:r>
    </w:p>
    <w:p w14:paraId="4897FDCF" w14:textId="62B62A4B" w:rsidR="0091521F" w:rsidRPr="00864D30" w:rsidRDefault="00C1786D" w:rsidP="007E3521">
      <w:pPr>
        <w:pStyle w:val="MyHeading3"/>
        <w:spacing w:after="120" w:line="360" w:lineRule="auto"/>
        <w:jc w:val="both"/>
        <w:rPr>
          <w:lang w:eastAsia="pt-PT"/>
        </w:rPr>
      </w:pPr>
      <w:r w:rsidRPr="00864D30">
        <w:t>ckmetamis</w:t>
      </w:r>
      <w:r w:rsidR="0091521F" w:rsidRPr="00864D30">
        <w:t xml:space="preserve">, </w:t>
      </w:r>
      <w:r w:rsidRPr="00864D30">
        <w:t>ckprodmi</w:t>
      </w:r>
      <w:r w:rsidR="0091521F" w:rsidRPr="00864D30">
        <w:t xml:space="preserve">, </w:t>
      </w:r>
      <w:r w:rsidRPr="00864D30">
        <w:t>cmetanseg</w:t>
      </w:r>
    </w:p>
    <w:p w14:paraId="09F0C7AB" w14:textId="77777777" w:rsidR="0091521F" w:rsidRPr="00864D30" w:rsidRDefault="0091521F" w:rsidP="007E3521">
      <w:pPr>
        <w:spacing w:after="0" w:line="360" w:lineRule="auto"/>
        <w:jc w:val="both"/>
        <w:textAlignment w:val="center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Para obter o campo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'ckmetamis', 'ckmetamis' </w:t>
      </w:r>
      <w:r w:rsidRPr="00864D30">
        <w:rPr>
          <w:rFonts w:ascii="Santander Text" w:hAnsi="Santander Text" w:cs="Arial"/>
          <w:szCs w:val="18"/>
          <w:lang w:val="pt-PT"/>
        </w:rPr>
        <w:t xml:space="preserve">e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'cmetanseg'</w:t>
      </w:r>
      <w:r w:rsidRPr="00864D30">
        <w:rPr>
          <w:rFonts w:ascii="Santander Text" w:hAnsi="Santander Text" w:cs="Arial"/>
          <w:szCs w:val="18"/>
          <w:lang w:val="pt-PT"/>
        </w:rPr>
        <w:t>, cruzar a chave do contrato (‘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cempresa</w:t>
      </w:r>
      <w:r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, </w:t>
      </w:r>
      <w:r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cbalcao</w:t>
      </w:r>
      <w:r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, </w:t>
      </w:r>
      <w:r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cnumecta</w:t>
      </w:r>
      <w:r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, </w:t>
      </w:r>
      <w:r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zdeposit</w:t>
      </w:r>
      <w:r w:rsidRPr="00864D30">
        <w:rPr>
          <w:rFonts w:ascii="Santander Text" w:hAnsi="Santander Text" w:cs="Arial"/>
          <w:szCs w:val="18"/>
          <w:lang w:val="pt-PT"/>
        </w:rPr>
        <w:t xml:space="preserve">‘) com o tradutor de chaves MIS (tabela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kt_chaves_mis</w:t>
      </w:r>
      <w:r w:rsidRPr="00864D30">
        <w:rPr>
          <w:rFonts w:ascii="Santander Text" w:hAnsi="Santander Text" w:cs="Arial"/>
          <w:szCs w:val="18"/>
          <w:lang w:val="pt-PT"/>
        </w:rPr>
        <w:t>).</w:t>
      </w:r>
    </w:p>
    <w:p w14:paraId="7528B0F4" w14:textId="77777777" w:rsidR="0091521F" w:rsidRPr="00864D30" w:rsidRDefault="0091521F" w:rsidP="007E3521">
      <w:pPr>
        <w:spacing w:after="0" w:line="360" w:lineRule="auto"/>
        <w:jc w:val="both"/>
        <w:textAlignment w:val="center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Posteriormente, cruzar a chave MIS obtida com a tabela de Rentabilidade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ct207_rent_over</w:t>
      </w:r>
      <w:r w:rsidRPr="00864D30">
        <w:rPr>
          <w:rFonts w:ascii="Santander Text" w:hAnsi="Santander Text" w:cs="Arial"/>
          <w:szCs w:val="18"/>
          <w:lang w:val="pt-PT"/>
        </w:rPr>
        <w:t xml:space="preserve"> para obtenção dos campos necessários.</w:t>
      </w:r>
    </w:p>
    <w:p w14:paraId="35196592" w14:textId="77777777" w:rsidR="0091521F" w:rsidRPr="00864D30" w:rsidRDefault="0091521F" w:rsidP="007E3521">
      <w:pPr>
        <w:spacing w:after="0" w:line="360" w:lineRule="auto"/>
        <w:jc w:val="both"/>
        <w:textAlignment w:val="center"/>
        <w:rPr>
          <w:rFonts w:ascii="Santander Text" w:hAnsi="Santander Text" w:cs="Arial"/>
          <w:szCs w:val="18"/>
          <w:lang w:val="pt-PT" w:eastAsia="pt-PT"/>
        </w:rPr>
      </w:pPr>
    </w:p>
    <w:p w14:paraId="2A5A5F4B" w14:textId="5C57897A" w:rsidR="0091521F" w:rsidRPr="00864D30" w:rsidRDefault="00C1786D" w:rsidP="007E3521">
      <w:pPr>
        <w:pStyle w:val="MyHeading3"/>
        <w:spacing w:after="120" w:line="360" w:lineRule="auto"/>
        <w:jc w:val="both"/>
        <w:rPr>
          <w:lang w:eastAsia="pt-PT"/>
        </w:rPr>
      </w:pPr>
      <w:r w:rsidRPr="00864D30">
        <w:t>epc</w:t>
      </w:r>
      <w:r w:rsidR="0091521F" w:rsidRPr="00864D30">
        <w:t xml:space="preserve">, </w:t>
      </w:r>
      <w:r w:rsidRPr="00864D30">
        <w:t>quality_score,</w:t>
      </w:r>
      <w:r w:rsidR="0091521F" w:rsidRPr="00864D30">
        <w:t xml:space="preserve"> </w:t>
      </w:r>
      <w:r w:rsidRPr="00864D30">
        <w:t>primary_energy_req_value</w:t>
      </w:r>
    </w:p>
    <w:p w14:paraId="71BB6370" w14:textId="77777777" w:rsidR="00A767FC" w:rsidRPr="00864D30" w:rsidRDefault="0091521F" w:rsidP="00A767FC">
      <w:pPr>
        <w:pStyle w:val="ListParagraph"/>
        <w:numPr>
          <w:ilvl w:val="0"/>
          <w:numId w:val="96"/>
        </w:num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Para obter os campos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'epc', 'quality_score' </w:t>
      </w:r>
      <w:r w:rsidRPr="00864D30">
        <w:rPr>
          <w:rFonts w:ascii="Santander Text" w:hAnsi="Santander Text" w:cs="Arial"/>
          <w:szCs w:val="18"/>
          <w:lang w:val="pt-PT"/>
        </w:rPr>
        <w:t>e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'primary_energy_req_value'</w:t>
      </w:r>
      <w:r w:rsidRPr="00864D30">
        <w:rPr>
          <w:rFonts w:ascii="Santander Text" w:hAnsi="Santander Text" w:cs="Arial"/>
          <w:szCs w:val="18"/>
          <w:lang w:val="pt-PT"/>
        </w:rPr>
        <w:t>, cruzar a chave do contrato 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'cempresa','cbalcao','cnumecta','zdeposit'</w:t>
      </w:r>
      <w:r w:rsidRPr="00864D30">
        <w:rPr>
          <w:rFonts w:ascii="Santander Text" w:hAnsi="Santander Text" w:cs="Arial"/>
          <w:szCs w:val="18"/>
          <w:lang w:val="pt-PT"/>
        </w:rPr>
        <w:t xml:space="preserve">) 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ct085_univ_cto_d</w:t>
      </w:r>
      <w:r w:rsidRPr="00864D30">
        <w:rPr>
          <w:rFonts w:ascii="Santander Text" w:hAnsi="Santander Text" w:cs="Arial"/>
          <w:szCs w:val="18"/>
          <w:lang w:val="pt-PT"/>
        </w:rPr>
        <w:t xml:space="preserve"> com a chave do contrato 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'bank_id','branch_code','contract_id','reference_code'</w:t>
      </w:r>
      <w:r w:rsidRPr="00864D30">
        <w:rPr>
          <w:rFonts w:ascii="Santander Text" w:hAnsi="Santander Text" w:cs="Arial"/>
          <w:szCs w:val="18"/>
          <w:lang w:val="pt-PT"/>
        </w:rPr>
        <w:t xml:space="preserve">) 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responsibility_process_rel</w:t>
      </w:r>
      <w:r w:rsidRPr="00864D30">
        <w:rPr>
          <w:rFonts w:ascii="Santander Text" w:hAnsi="Santander Text" w:cs="Arial"/>
          <w:szCs w:val="18"/>
          <w:lang w:val="pt-PT"/>
        </w:rPr>
        <w:t xml:space="preserve"> e obter a chave do processo 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'process_bank_id','process_branch_code','process_account_id','process_reference_code'</w:t>
      </w:r>
      <w:r w:rsidRPr="00864D30">
        <w:rPr>
          <w:rFonts w:ascii="Santander Text" w:hAnsi="Santander Text" w:cs="Arial"/>
          <w:szCs w:val="18"/>
          <w:lang w:val="pt-PT"/>
        </w:rPr>
        <w:t>);</w:t>
      </w:r>
    </w:p>
    <w:p w14:paraId="62865160" w14:textId="3E5F960F" w:rsidR="00A767FC" w:rsidRPr="00864D30" w:rsidRDefault="0091521F" w:rsidP="00A767FC">
      <w:pPr>
        <w:pStyle w:val="ListParagraph"/>
        <w:numPr>
          <w:ilvl w:val="0"/>
          <w:numId w:val="96"/>
        </w:num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864D30">
        <w:rPr>
          <w:rFonts w:ascii="Santander Text" w:hAnsi="Santander Text" w:cs="Arial"/>
          <w:szCs w:val="18"/>
          <w:lang w:val="pt-PT"/>
        </w:rPr>
        <w:t>Posteriormente, cruzar a chave do processo obtida com a chave do processo 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</w:t>
      </w:r>
      <w:r w:rsidRPr="00864D30">
        <w:rPr>
          <w:rFonts w:ascii="Santander Text" w:hAnsi="Santander Text" w:cs="Arial"/>
          <w:szCs w:val="18"/>
          <w:lang w:val="pt-PT"/>
        </w:rPr>
        <w:t xml:space="preserve">') 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process_property_rel</w:t>
      </w:r>
      <w:r w:rsidR="00A767FC" w:rsidRPr="00864D30">
        <w:rPr>
          <w:rFonts w:ascii="Santander Text" w:hAnsi="Santander Text" w:cs="Arial"/>
          <w:szCs w:val="18"/>
          <w:lang w:val="pt-PT"/>
        </w:rPr>
        <w:t xml:space="preserve"> para </w:t>
      </w:r>
      <w:r w:rsidRPr="00864D30">
        <w:rPr>
          <w:rFonts w:ascii="Santander Text" w:hAnsi="Santander Text" w:cs="Arial"/>
          <w:szCs w:val="18"/>
          <w:lang w:val="pt-PT"/>
        </w:rPr>
        <w:t>obter a chave do bem 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'property_bank_id','property_branch_code',</w:t>
      </w:r>
      <w:r w:rsidR="00A767FC" w:rsidRPr="00864D30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'property_contract_id','property_reference_code</w:t>
      </w:r>
      <w:r w:rsidRPr="00864D30">
        <w:rPr>
          <w:rFonts w:ascii="Santander Text" w:hAnsi="Santander Text" w:cs="Arial"/>
          <w:szCs w:val="18"/>
          <w:lang w:val="pt-PT"/>
        </w:rPr>
        <w:t>')</w:t>
      </w:r>
      <w:r w:rsidR="00A767FC" w:rsidRPr="00864D30">
        <w:rPr>
          <w:rFonts w:ascii="Santander Text" w:hAnsi="Santander Text" w:cs="Arial"/>
          <w:szCs w:val="18"/>
          <w:lang w:val="pt-PT"/>
        </w:rPr>
        <w:t xml:space="preserve">. Neste cruzamento é necessário aplicar o seguinte filtro: </w:t>
      </w:r>
      <w:r w:rsidR="00A767FC" w:rsidRPr="00864D30">
        <w:rPr>
          <w:rFonts w:ascii="Santander Text" w:hAnsi="Santander Text" w:cs="Arial"/>
          <w:i/>
          <w:szCs w:val="18"/>
          <w:lang w:val="pt-PT"/>
        </w:rPr>
        <w:t>financed_property_ind=1</w:t>
      </w:r>
      <w:r w:rsidR="00A767FC" w:rsidRPr="00864D30">
        <w:rPr>
          <w:rFonts w:ascii="Santander Text" w:hAnsi="Santander Text" w:cs="Arial"/>
          <w:szCs w:val="18"/>
          <w:lang w:val="pt-PT"/>
        </w:rPr>
        <w:t xml:space="preserve"> </w:t>
      </w:r>
      <w:r w:rsidR="00A767FC" w:rsidRPr="00864D30">
        <w:rPr>
          <w:rFonts w:ascii="Santander Text" w:hAnsi="Santander Text" w:cs="Arial"/>
          <w:i/>
          <w:szCs w:val="18"/>
          <w:lang w:val="pt-PT"/>
        </w:rPr>
        <w:t>or collateral_property_ind=1</w:t>
      </w:r>
      <w:r w:rsidR="00940209" w:rsidRPr="00864D30">
        <w:rPr>
          <w:rFonts w:ascii="Santander Text" w:hAnsi="Santander Text" w:cs="Arial"/>
          <w:szCs w:val="18"/>
          <w:lang w:val="pt-PT"/>
        </w:rPr>
        <w:t>;</w:t>
      </w:r>
    </w:p>
    <w:p w14:paraId="1F3386C4" w14:textId="5B213025" w:rsidR="0091521F" w:rsidRPr="00864D30" w:rsidRDefault="0091521F" w:rsidP="00BE6018">
      <w:pPr>
        <w:pStyle w:val="ListParagraph"/>
        <w:numPr>
          <w:ilvl w:val="0"/>
          <w:numId w:val="96"/>
        </w:num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864D30">
        <w:rPr>
          <w:rFonts w:ascii="Santander Text" w:hAnsi="Santander Text" w:cs="Arial"/>
          <w:szCs w:val="18"/>
          <w:lang w:val="pt-PT"/>
        </w:rPr>
        <w:t>Por fim, cruzar a chave do bem obtida com a chave do bem 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'property_bank_id','property_branch_code','property_contract_id','property_reference_code'</w:t>
      </w:r>
      <w:r w:rsidRPr="00864D30">
        <w:rPr>
          <w:rFonts w:ascii="Santander Text" w:hAnsi="Santander Text" w:cs="Arial"/>
          <w:szCs w:val="18"/>
          <w:lang w:val="pt-PT"/>
        </w:rPr>
        <w:t xml:space="preserve">) 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property_energy_certificate</w:t>
      </w:r>
      <w:r w:rsidRPr="00864D30">
        <w:rPr>
          <w:rFonts w:ascii="Santander Text" w:hAnsi="Santander Text" w:cs="Arial"/>
          <w:szCs w:val="18"/>
          <w:lang w:val="pt-PT"/>
        </w:rPr>
        <w:t xml:space="preserve"> para obter os campos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'epc', 'quality_score'</w:t>
      </w:r>
      <w:r w:rsidRPr="00864D30">
        <w:rPr>
          <w:rFonts w:ascii="Santander Text" w:hAnsi="Santander Text" w:cs="Arial"/>
          <w:szCs w:val="18"/>
          <w:lang w:val="pt-PT"/>
        </w:rPr>
        <w:t xml:space="preserve"> e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'primary_energy_req_value'</w:t>
      </w:r>
      <w:r w:rsidRPr="00864D30">
        <w:rPr>
          <w:rFonts w:ascii="Santander Text" w:hAnsi="Santander Text" w:cs="Arial"/>
          <w:szCs w:val="18"/>
          <w:lang w:val="pt-PT"/>
        </w:rPr>
        <w:t>.</w:t>
      </w:r>
    </w:p>
    <w:p w14:paraId="16C5D390" w14:textId="4D077937" w:rsidR="0091521F" w:rsidRPr="00864D30" w:rsidRDefault="0091521F" w:rsidP="007E3521">
      <w:pPr>
        <w:pStyle w:val="MyHeading3"/>
        <w:spacing w:after="120" w:line="360" w:lineRule="auto"/>
        <w:jc w:val="both"/>
        <w:rPr>
          <w:lang w:eastAsia="pt-PT"/>
        </w:rPr>
      </w:pPr>
      <w:r w:rsidRPr="00864D30">
        <w:t>construction_year</w:t>
      </w:r>
      <w:r w:rsidRPr="00864D30">
        <w:rPr>
          <w:szCs w:val="18"/>
        </w:rPr>
        <w:t>,</w:t>
      </w:r>
      <w:r w:rsidRPr="00864D30">
        <w:t xml:space="preserve"> property_purpose_code</w:t>
      </w:r>
      <w:r w:rsidRPr="00864D30">
        <w:rPr>
          <w:szCs w:val="18"/>
        </w:rPr>
        <w:t>,</w:t>
      </w:r>
      <w:r w:rsidRPr="00864D30">
        <w:t xml:space="preserve"> net_floor_area</w:t>
      </w:r>
      <w:r w:rsidR="00E1610D">
        <w:t>,property_code</w:t>
      </w:r>
    </w:p>
    <w:p w14:paraId="3E52044B" w14:textId="179C6324" w:rsidR="0091521F" w:rsidRPr="00864D30" w:rsidRDefault="0091521F" w:rsidP="008E5B92">
      <w:pPr>
        <w:pStyle w:val="ListParagraph"/>
        <w:numPr>
          <w:ilvl w:val="0"/>
          <w:numId w:val="93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 w:eastAsia="pt-PT"/>
        </w:rPr>
      </w:pPr>
      <w:r w:rsidRPr="00864D30">
        <w:rPr>
          <w:rFonts w:ascii="Santander Text" w:hAnsi="Santander Text" w:cs="Arial"/>
          <w:szCs w:val="18"/>
          <w:lang w:val="pt-PT"/>
        </w:rPr>
        <w:t>Para obter os campo</w:t>
      </w:r>
      <w:r w:rsidR="00783D29" w:rsidRPr="00864D30">
        <w:rPr>
          <w:rFonts w:ascii="Santander Text" w:hAnsi="Santander Text" w:cs="Arial"/>
          <w:szCs w:val="18"/>
          <w:lang w:val="pt-PT"/>
        </w:rPr>
        <w:t>s</w:t>
      </w:r>
      <w:r w:rsidRPr="00864D30">
        <w:rPr>
          <w:rFonts w:ascii="Santander Text" w:hAnsi="Santander Text" w:cs="Arial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'construction_year</w:t>
      </w:r>
      <w:r w:rsidRPr="00864D30">
        <w:rPr>
          <w:rFonts w:ascii="Santander Text" w:hAnsi="Santander Text" w:cs="Arial"/>
          <w:szCs w:val="18"/>
          <w:lang w:val="pt-PT"/>
        </w:rPr>
        <w:t>'</w:t>
      </w:r>
      <w:r w:rsidR="00C8651C" w:rsidRPr="00864D30">
        <w:rPr>
          <w:rFonts w:ascii="Santander Text" w:hAnsi="Santander Text" w:cs="Arial"/>
          <w:szCs w:val="18"/>
          <w:lang w:val="pt-PT"/>
        </w:rPr>
        <w:t>,</w:t>
      </w:r>
      <w:r w:rsidRPr="00864D30">
        <w:rPr>
          <w:rFonts w:ascii="Santander Text" w:hAnsi="Santander Text" w:cs="Arial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'property_purpose_code'</w:t>
      </w:r>
      <w:r w:rsidR="00C8651C" w:rsidRPr="00864D30">
        <w:rPr>
          <w:rFonts w:ascii="Santander Text" w:hAnsi="Santander Text" w:cs="Arial"/>
          <w:i/>
          <w:iCs/>
          <w:szCs w:val="18"/>
          <w:lang w:val="pt-PT"/>
        </w:rPr>
        <w:t xml:space="preserve"> e 'net_floor_area'</w:t>
      </w:r>
      <w:r w:rsidRPr="00864D30">
        <w:rPr>
          <w:rFonts w:ascii="Santander Text" w:hAnsi="Santander Text" w:cs="Arial"/>
          <w:szCs w:val="18"/>
          <w:lang w:val="pt-PT"/>
        </w:rPr>
        <w:t>, cruzar a chave do contrato 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'cempresa','cbalcao','cnumecta','zdeposit'</w:t>
      </w:r>
      <w:r w:rsidRPr="00864D30">
        <w:rPr>
          <w:rFonts w:ascii="Santander Text" w:hAnsi="Santander Text" w:cs="Arial"/>
          <w:szCs w:val="18"/>
          <w:lang w:val="pt-PT"/>
        </w:rPr>
        <w:t xml:space="preserve">) 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ct085_univ_cto_d</w:t>
      </w:r>
      <w:r w:rsidRPr="00864D30">
        <w:rPr>
          <w:rFonts w:ascii="Santander Text" w:hAnsi="Santander Text" w:cs="Arial"/>
          <w:szCs w:val="18"/>
          <w:lang w:val="pt-PT"/>
        </w:rPr>
        <w:t xml:space="preserve"> com a chave do contrato 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'bank_id','branch_code','contract_id','reference_code'</w:t>
      </w:r>
      <w:r w:rsidRPr="00864D30">
        <w:rPr>
          <w:rFonts w:ascii="Santander Text" w:hAnsi="Santander Text" w:cs="Arial"/>
          <w:szCs w:val="18"/>
          <w:lang w:val="pt-PT"/>
        </w:rPr>
        <w:t xml:space="preserve">) 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responsibility_process_</w:t>
      </w:r>
      <w:r w:rsidRPr="00864D30">
        <w:rPr>
          <w:rFonts w:ascii="Santander Text" w:hAnsi="Santander Text" w:cs="Arial"/>
          <w:szCs w:val="18"/>
          <w:lang w:val="pt-PT"/>
        </w:rPr>
        <w:t xml:space="preserve">rel e </w:t>
      </w:r>
      <w:r w:rsidR="00940209" w:rsidRPr="00864D30">
        <w:rPr>
          <w:rFonts w:ascii="Santander Text" w:hAnsi="Santander Text" w:cs="Arial"/>
          <w:szCs w:val="18"/>
          <w:lang w:val="pt-PT"/>
        </w:rPr>
        <w:t xml:space="preserve">posteriormente </w:t>
      </w:r>
      <w:r w:rsidRPr="00864D30">
        <w:rPr>
          <w:rFonts w:ascii="Santander Text" w:hAnsi="Santander Text" w:cs="Arial"/>
          <w:szCs w:val="18"/>
          <w:lang w:val="pt-PT"/>
        </w:rPr>
        <w:t>obter a chave</w:t>
      </w:r>
      <w:r w:rsidR="00940209" w:rsidRPr="00864D30">
        <w:rPr>
          <w:rFonts w:ascii="Santander Text" w:hAnsi="Santander Text" w:cs="Arial"/>
          <w:szCs w:val="18"/>
          <w:lang w:val="pt-PT"/>
        </w:rPr>
        <w:t xml:space="preserve"> correspondente na tabela</w:t>
      </w:r>
      <w:r w:rsidRPr="00864D30">
        <w:rPr>
          <w:rFonts w:ascii="Santander Text" w:hAnsi="Santander Text" w:cs="Arial"/>
          <w:szCs w:val="18"/>
          <w:lang w:val="pt-PT"/>
        </w:rPr>
        <w:t xml:space="preserve"> do processo 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</w:t>
      </w:r>
      <w:r w:rsidRPr="00864D30">
        <w:rPr>
          <w:rFonts w:ascii="Santander Text" w:hAnsi="Santander Text" w:cs="Arial"/>
          <w:szCs w:val="18"/>
          <w:lang w:val="pt-PT"/>
        </w:rPr>
        <w:t>');</w:t>
      </w:r>
    </w:p>
    <w:p w14:paraId="6E83B67E" w14:textId="77777777" w:rsidR="00A767FC" w:rsidRPr="00864D30" w:rsidRDefault="00A767FC" w:rsidP="00A767FC">
      <w:pPr>
        <w:pStyle w:val="ListParagraph"/>
        <w:numPr>
          <w:ilvl w:val="0"/>
          <w:numId w:val="93"/>
        </w:num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864D30">
        <w:rPr>
          <w:rFonts w:ascii="Santander Text" w:hAnsi="Santander Text" w:cs="Arial"/>
          <w:szCs w:val="18"/>
          <w:lang w:val="pt-PT"/>
        </w:rPr>
        <w:t>Posteriormente, cruzar a chave do processo obtida com a chave do processo 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</w:t>
      </w:r>
      <w:r w:rsidRPr="00864D30">
        <w:rPr>
          <w:rFonts w:ascii="Santander Text" w:hAnsi="Santander Text" w:cs="Arial"/>
          <w:szCs w:val="18"/>
          <w:lang w:val="pt-PT"/>
        </w:rPr>
        <w:t xml:space="preserve">') 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process_property_rel</w:t>
      </w:r>
      <w:r w:rsidRPr="00864D30">
        <w:rPr>
          <w:rFonts w:ascii="Santander Text" w:hAnsi="Santander Text" w:cs="Arial"/>
          <w:szCs w:val="18"/>
          <w:lang w:val="pt-PT"/>
        </w:rPr>
        <w:t xml:space="preserve"> para obter a chave do bem 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'property_bank_id','property_branch_code', 'property_contract_id','property_reference_code</w:t>
      </w:r>
      <w:r w:rsidRPr="00864D30">
        <w:rPr>
          <w:rFonts w:ascii="Santander Text" w:hAnsi="Santander Text" w:cs="Arial"/>
          <w:szCs w:val="18"/>
          <w:lang w:val="pt-PT"/>
        </w:rPr>
        <w:t xml:space="preserve">'). Neste cruzamento é necessário aplicar o seguinte filtro: </w:t>
      </w:r>
      <w:r w:rsidRPr="00864D30">
        <w:rPr>
          <w:rFonts w:ascii="Santander Text" w:hAnsi="Santander Text" w:cs="Arial"/>
          <w:i/>
          <w:szCs w:val="18"/>
          <w:lang w:val="pt-PT"/>
        </w:rPr>
        <w:t>financed_property_ind=1</w:t>
      </w:r>
      <w:r w:rsidRPr="00864D30">
        <w:rPr>
          <w:rFonts w:ascii="Santander Text" w:hAnsi="Santander Text" w:cs="Arial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i/>
          <w:szCs w:val="18"/>
          <w:lang w:val="pt-PT"/>
        </w:rPr>
        <w:t>or collateral_property_ind=1</w:t>
      </w:r>
      <w:r w:rsidRPr="00864D30">
        <w:rPr>
          <w:rFonts w:ascii="Santander Text" w:hAnsi="Santander Text" w:cs="Arial"/>
          <w:szCs w:val="18"/>
          <w:lang w:val="pt-PT"/>
        </w:rPr>
        <w:t>;</w:t>
      </w:r>
    </w:p>
    <w:p w14:paraId="002CC68E" w14:textId="55474606" w:rsidR="0091521F" w:rsidRPr="00864D30" w:rsidRDefault="0091521F" w:rsidP="00A767FC">
      <w:pPr>
        <w:pStyle w:val="ListParagraph"/>
        <w:numPr>
          <w:ilvl w:val="0"/>
          <w:numId w:val="93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Por fim, </w:t>
      </w:r>
      <w:r w:rsidR="00940209" w:rsidRPr="00864D30">
        <w:rPr>
          <w:rFonts w:ascii="Santander Text" w:hAnsi="Santander Text" w:cs="Arial"/>
          <w:szCs w:val="18"/>
          <w:lang w:val="pt-PT"/>
        </w:rPr>
        <w:t>efetuar o cruzamento d</w:t>
      </w:r>
      <w:r w:rsidRPr="00864D30">
        <w:rPr>
          <w:rFonts w:ascii="Santander Text" w:hAnsi="Santander Text" w:cs="Arial"/>
          <w:szCs w:val="18"/>
          <w:lang w:val="pt-PT"/>
        </w:rPr>
        <w:t>a chave do bem obtida com a chave do bem 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'property_bank_id','property_branch_code','property_contract_id','property_reference_code'</w:t>
      </w:r>
      <w:r w:rsidRPr="00864D30">
        <w:rPr>
          <w:rFonts w:ascii="Santander Text" w:hAnsi="Santander Text" w:cs="Arial"/>
          <w:szCs w:val="18"/>
          <w:lang w:val="pt-PT"/>
        </w:rPr>
        <w:t xml:space="preserve">) 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property </w:t>
      </w:r>
      <w:r w:rsidRPr="00864D30">
        <w:rPr>
          <w:rFonts w:ascii="Santander Text" w:hAnsi="Santander Text" w:cs="Arial"/>
          <w:szCs w:val="18"/>
          <w:lang w:val="pt-PT"/>
        </w:rPr>
        <w:t xml:space="preserve">para obter os campos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'construction_year'</w:t>
      </w:r>
      <w:r w:rsidRPr="00864D30">
        <w:rPr>
          <w:rFonts w:ascii="Santander Text" w:hAnsi="Santander Text" w:cs="Arial"/>
          <w:szCs w:val="18"/>
          <w:lang w:val="pt-PT"/>
        </w:rPr>
        <w:t xml:space="preserve">,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'property_purpose_code'</w:t>
      </w:r>
      <w:r w:rsidR="00E1610D">
        <w:rPr>
          <w:rFonts w:ascii="Santander Text" w:hAnsi="Santander Text" w:cs="Arial"/>
          <w:szCs w:val="18"/>
          <w:lang w:val="pt-PT"/>
        </w:rPr>
        <w:t xml:space="preserve">,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'net_floor_area'</w:t>
      </w:r>
      <w:r w:rsidR="00E1610D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="00E1610D" w:rsidRPr="00864D30">
        <w:rPr>
          <w:rFonts w:ascii="Santander Text" w:hAnsi="Santander Text" w:cs="Arial"/>
          <w:szCs w:val="18"/>
          <w:lang w:val="pt-PT"/>
        </w:rPr>
        <w:t xml:space="preserve">e </w:t>
      </w:r>
      <w:r w:rsidR="00E1610D" w:rsidRPr="00864D30">
        <w:rPr>
          <w:rFonts w:ascii="Santander Text" w:hAnsi="Santander Text" w:cs="Arial"/>
          <w:i/>
          <w:iCs/>
          <w:szCs w:val="18"/>
          <w:lang w:val="pt-PT"/>
        </w:rPr>
        <w:t>'</w:t>
      </w:r>
      <w:r w:rsidR="00E1610D">
        <w:rPr>
          <w:rFonts w:ascii="Santander Text" w:hAnsi="Santander Text" w:cs="Arial"/>
          <w:i/>
          <w:iCs/>
          <w:szCs w:val="18"/>
          <w:lang w:val="pt-PT"/>
        </w:rPr>
        <w:t>property_code</w:t>
      </w:r>
      <w:r w:rsidR="00E1610D" w:rsidRPr="00864D30">
        <w:rPr>
          <w:rFonts w:ascii="Santander Text" w:hAnsi="Santander Text" w:cs="Arial"/>
          <w:i/>
          <w:iCs/>
          <w:szCs w:val="18"/>
          <w:lang w:val="pt-PT"/>
        </w:rPr>
        <w:t>'</w:t>
      </w:r>
      <w:r w:rsidRPr="00864D30">
        <w:rPr>
          <w:rFonts w:ascii="Santander Text" w:hAnsi="Santander Text" w:cs="Arial"/>
          <w:szCs w:val="18"/>
          <w:lang w:val="pt-PT"/>
        </w:rPr>
        <w:t>.</w:t>
      </w:r>
    </w:p>
    <w:p w14:paraId="5E6D376C" w14:textId="77777777" w:rsidR="00A767FC" w:rsidRPr="00864D30" w:rsidRDefault="00A767FC" w:rsidP="00A767FC">
      <w:pPr>
        <w:pStyle w:val="ListParagraph"/>
        <w:spacing w:after="0" w:line="360" w:lineRule="auto"/>
        <w:ind w:left="360"/>
        <w:contextualSpacing w:val="0"/>
        <w:jc w:val="both"/>
        <w:rPr>
          <w:rFonts w:ascii="Santander Text" w:hAnsi="Santander Text" w:cs="Arial"/>
          <w:szCs w:val="18"/>
          <w:lang w:val="pt-PT"/>
        </w:rPr>
      </w:pPr>
    </w:p>
    <w:p w14:paraId="50C9D2CF" w14:textId="00FE4A4B" w:rsidR="0091521F" w:rsidRPr="00864D30" w:rsidRDefault="0091521F" w:rsidP="007E3521">
      <w:pPr>
        <w:pStyle w:val="MyHeading3"/>
        <w:spacing w:after="120" w:line="360" w:lineRule="auto"/>
        <w:jc w:val="both"/>
        <w:rPr>
          <w:lang w:eastAsia="pt-PT"/>
        </w:rPr>
      </w:pPr>
      <w:r w:rsidRPr="00864D30">
        <w:t>flg_rsc_fsc_crnc</w:t>
      </w:r>
      <w:r w:rsidRPr="00864D30">
        <w:rPr>
          <w:szCs w:val="18"/>
        </w:rPr>
        <w:t>,</w:t>
      </w:r>
      <w:r w:rsidRPr="00864D30">
        <w:t xml:space="preserve"> flg_rsc_fsc_agd</w:t>
      </w:r>
    </w:p>
    <w:p w14:paraId="69A922E5" w14:textId="5C4916AF" w:rsidR="0091521F" w:rsidRPr="00864D30" w:rsidRDefault="0091521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Para obter os campos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'flg_rsc_fsc_crnc'</w:t>
      </w:r>
      <w:r w:rsidRPr="00864D30">
        <w:rPr>
          <w:rFonts w:ascii="Santander Text" w:hAnsi="Santander Text" w:cs="Arial"/>
          <w:szCs w:val="18"/>
          <w:lang w:val="pt-PT"/>
        </w:rPr>
        <w:t xml:space="preserve"> e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'flg_rsc_fsc_agd'</w:t>
      </w:r>
      <w:r w:rsidRPr="00864D30">
        <w:rPr>
          <w:rFonts w:ascii="Santander Text" w:hAnsi="Santander Text" w:cs="Arial"/>
          <w:szCs w:val="18"/>
          <w:lang w:val="pt-PT"/>
        </w:rPr>
        <w:t>, cruzar a chave do contrato 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'cempresa','cbalcao','cnumecta','zdeposit'</w:t>
      </w:r>
      <w:r w:rsidRPr="00864D30">
        <w:rPr>
          <w:rFonts w:ascii="Santander Text" w:hAnsi="Santander Text" w:cs="Arial"/>
          <w:szCs w:val="18"/>
          <w:lang w:val="pt-PT"/>
        </w:rPr>
        <w:t xml:space="preserve">) 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ct085_univ_cto_d</w:t>
      </w:r>
      <w:r w:rsidRPr="00864D30">
        <w:rPr>
          <w:rFonts w:ascii="Santander Text" w:hAnsi="Santander Text" w:cs="Arial"/>
          <w:szCs w:val="18"/>
          <w:lang w:val="pt-PT"/>
        </w:rPr>
        <w:t xml:space="preserve"> com a chave do contrato 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'bank_id','branch_code','contract_id','reference_code'</w:t>
      </w:r>
      <w:r w:rsidRPr="00864D30">
        <w:rPr>
          <w:rFonts w:ascii="Santander Text" w:hAnsi="Santander Text" w:cs="Arial"/>
          <w:szCs w:val="18"/>
          <w:lang w:val="pt-PT"/>
        </w:rPr>
        <w:t xml:space="preserve">) 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responsibility_process_rel</w:t>
      </w:r>
      <w:r w:rsidRPr="00864D30">
        <w:rPr>
          <w:rFonts w:ascii="Santander Text" w:hAnsi="Santander Text" w:cs="Arial"/>
          <w:szCs w:val="18"/>
          <w:lang w:val="pt-PT"/>
        </w:rPr>
        <w:t xml:space="preserve"> e </w:t>
      </w:r>
      <w:r w:rsidR="00940209" w:rsidRPr="00864D30">
        <w:rPr>
          <w:rFonts w:ascii="Santander Text" w:hAnsi="Santander Text" w:cs="Arial"/>
          <w:szCs w:val="18"/>
          <w:lang w:val="pt-PT"/>
        </w:rPr>
        <w:t xml:space="preserve">posteriormente </w:t>
      </w:r>
      <w:r w:rsidRPr="00864D30">
        <w:rPr>
          <w:rFonts w:ascii="Santander Text" w:hAnsi="Santander Text" w:cs="Arial"/>
          <w:szCs w:val="18"/>
          <w:lang w:val="pt-PT"/>
        </w:rPr>
        <w:t>obter a chave</w:t>
      </w:r>
      <w:r w:rsidR="00940209" w:rsidRPr="00864D30">
        <w:rPr>
          <w:rFonts w:ascii="Santander Text" w:hAnsi="Santander Text" w:cs="Arial"/>
          <w:szCs w:val="18"/>
          <w:lang w:val="pt-PT"/>
        </w:rPr>
        <w:t xml:space="preserve"> correspondente na tabela</w:t>
      </w:r>
      <w:r w:rsidRPr="00864D30">
        <w:rPr>
          <w:rFonts w:ascii="Santander Text" w:hAnsi="Santander Text" w:cs="Arial"/>
          <w:szCs w:val="18"/>
          <w:lang w:val="pt-PT"/>
        </w:rPr>
        <w:t xml:space="preserve"> do processo 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'process_bank_id','process_branch_code','process_account_id','process_reference_code'</w:t>
      </w:r>
      <w:r w:rsidRPr="00864D30">
        <w:rPr>
          <w:rFonts w:ascii="Santander Text" w:hAnsi="Santander Text" w:cs="Arial"/>
          <w:szCs w:val="18"/>
          <w:lang w:val="pt-PT"/>
        </w:rPr>
        <w:t>);</w:t>
      </w:r>
    </w:p>
    <w:p w14:paraId="18AC8F4C" w14:textId="77777777" w:rsidR="0091521F" w:rsidRPr="00864D30" w:rsidRDefault="0091521F" w:rsidP="007E3521">
      <w:p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Posteriormente, cruzar a chave do processo obtida com a chave do processo 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</w:t>
      </w:r>
      <w:r w:rsidRPr="00864D30">
        <w:rPr>
          <w:rFonts w:ascii="Santander Text" w:hAnsi="Santander Text" w:cs="Arial"/>
          <w:szCs w:val="18"/>
          <w:lang w:val="pt-PT"/>
        </w:rPr>
        <w:t xml:space="preserve">') 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process_property_rel</w:t>
      </w:r>
      <w:r w:rsidRPr="00864D30">
        <w:rPr>
          <w:rFonts w:ascii="Santander Text" w:hAnsi="Santander Text" w:cs="Arial"/>
          <w:szCs w:val="18"/>
          <w:lang w:val="pt-PT"/>
        </w:rPr>
        <w:t>, filtrar o campo 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collateral_property_ind</w:t>
      </w:r>
      <w:r w:rsidRPr="00864D30">
        <w:rPr>
          <w:rFonts w:ascii="Santander Text" w:hAnsi="Santander Text" w:cs="Arial"/>
          <w:szCs w:val="18"/>
          <w:lang w:val="pt-PT"/>
        </w:rPr>
        <w:t>’ = 1 e obter a chave do bem 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'property_bank_id','property_branch_code','property_contract_id','property_reference_code'</w:t>
      </w:r>
      <w:r w:rsidRPr="00864D30">
        <w:rPr>
          <w:rFonts w:ascii="Santander Text" w:hAnsi="Santander Text" w:cs="Arial"/>
          <w:szCs w:val="18"/>
          <w:lang w:val="pt-PT"/>
        </w:rPr>
        <w:t>):</w:t>
      </w:r>
    </w:p>
    <w:p w14:paraId="2F0223DD" w14:textId="77777777" w:rsidR="0091521F" w:rsidRPr="00864D30" w:rsidRDefault="0091521F" w:rsidP="008E5B92">
      <w:pPr>
        <w:pStyle w:val="ListParagraph"/>
        <w:numPr>
          <w:ilvl w:val="0"/>
          <w:numId w:val="95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Caso tenha sido identificado alguma chave do bem, cruzar a chave do bem obtida com a chave do bem 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'cempbem','ckbalbem','ckctabem','ckrefbem'</w:t>
      </w:r>
      <w:r w:rsidRPr="00864D30">
        <w:rPr>
          <w:rFonts w:ascii="Santander Text" w:hAnsi="Santander Text" w:cs="Arial"/>
          <w:szCs w:val="18"/>
          <w:lang w:val="pt-PT"/>
        </w:rPr>
        <w:t xml:space="preserve">) 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modesg_out_bens_imoveis</w:t>
      </w:r>
      <w:r w:rsidRPr="00864D30">
        <w:rPr>
          <w:rFonts w:ascii="Santander Text" w:hAnsi="Santander Text" w:cs="Arial"/>
          <w:szCs w:val="18"/>
          <w:lang w:val="pt-PT"/>
        </w:rPr>
        <w:t xml:space="preserve"> e obter o max(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flg_rsc_fsc_crnc</w:t>
      </w:r>
      <w:r w:rsidRPr="00864D30">
        <w:rPr>
          <w:rFonts w:ascii="Santander Text" w:hAnsi="Santander Text" w:cs="Arial"/>
          <w:szCs w:val="18"/>
          <w:lang w:val="pt-PT"/>
        </w:rPr>
        <w:t xml:space="preserve"> ) e max(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flg_rsc_fsc_agd</w:t>
      </w:r>
      <w:r w:rsidRPr="00864D30">
        <w:rPr>
          <w:rFonts w:ascii="Santander Text" w:hAnsi="Santander Text" w:cs="Arial"/>
          <w:szCs w:val="18"/>
          <w:lang w:val="pt-PT"/>
        </w:rPr>
        <w:t>);</w:t>
      </w:r>
    </w:p>
    <w:p w14:paraId="7B53A63A" w14:textId="4BEA2078" w:rsidR="008C75EF" w:rsidRPr="00864D30" w:rsidRDefault="0091521F" w:rsidP="008E5B92">
      <w:pPr>
        <w:pStyle w:val="ListParagraph"/>
        <w:numPr>
          <w:ilvl w:val="0"/>
          <w:numId w:val="95"/>
        </w:numPr>
        <w:spacing w:after="0" w:line="360" w:lineRule="auto"/>
        <w:contextualSpacing w:val="0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Caso não tenha sido identificada nenhuma chave do bem na alínea b), então cruzar o campo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'zcliente'</w:t>
      </w:r>
      <w:r w:rsidRPr="00864D30">
        <w:rPr>
          <w:rFonts w:ascii="Santander Text" w:hAnsi="Santander Text" w:cs="Arial"/>
          <w:szCs w:val="18"/>
          <w:lang w:val="pt-PT"/>
        </w:rPr>
        <w:t xml:space="preserve"> 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ct085_univ_cto_d</w:t>
      </w:r>
      <w:r w:rsidRPr="00864D30">
        <w:rPr>
          <w:rFonts w:ascii="Santander Text" w:hAnsi="Santander Text" w:cs="Arial"/>
          <w:szCs w:val="18"/>
          <w:lang w:val="pt-PT"/>
        </w:rPr>
        <w:t xml:space="preserve"> com o campo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'zcliente'</w:t>
      </w:r>
      <w:r w:rsidRPr="00864D30">
        <w:rPr>
          <w:rFonts w:ascii="Santander Text" w:hAnsi="Santander Text" w:cs="Arial"/>
          <w:szCs w:val="18"/>
          <w:lang w:val="pt-PT"/>
        </w:rPr>
        <w:t xml:space="preserve"> da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modesg_out_empr_info_nfin</w:t>
      </w:r>
      <w:r w:rsidRPr="00864D30">
        <w:rPr>
          <w:rFonts w:ascii="Santander Text" w:hAnsi="Santander Text" w:cs="Arial"/>
          <w:szCs w:val="18"/>
          <w:lang w:val="pt-PT"/>
        </w:rPr>
        <w:t xml:space="preserve"> e obter os campos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'flg_rsc_fsc_crnc</w:t>
      </w:r>
      <w:r w:rsidRPr="00864D30">
        <w:rPr>
          <w:rFonts w:ascii="Santander Text" w:hAnsi="Santander Text" w:cs="Arial"/>
          <w:szCs w:val="18"/>
          <w:lang w:val="pt-PT"/>
        </w:rPr>
        <w:t xml:space="preserve"> ' e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'flg_rsc_fsc_agd'</w:t>
      </w:r>
      <w:r w:rsidRPr="00864D30">
        <w:rPr>
          <w:rFonts w:ascii="Santander Text" w:hAnsi="Santander Text" w:cs="Arial"/>
          <w:szCs w:val="18"/>
          <w:lang w:val="pt-PT"/>
        </w:rPr>
        <w:t>.</w:t>
      </w:r>
    </w:p>
    <w:p w14:paraId="6BFE8D24" w14:textId="77777777" w:rsidR="008C75EF" w:rsidRPr="00864D30" w:rsidRDefault="008C75EF" w:rsidP="007E3521">
      <w:pPr>
        <w:spacing w:after="0" w:line="360" w:lineRule="auto"/>
        <w:jc w:val="both"/>
        <w:rPr>
          <w:rFonts w:ascii="Santander Text" w:hAnsi="Santander Text" w:cs="Arial"/>
          <w:szCs w:val="20"/>
          <w:lang w:val="pt-PT" w:eastAsia="pt-PT"/>
        </w:rPr>
      </w:pPr>
    </w:p>
    <w:p w14:paraId="7276EE44" w14:textId="42E3ADBE" w:rsidR="00BE6018" w:rsidRPr="00864D30" w:rsidRDefault="008C75EF" w:rsidP="007E3521">
      <w:pPr>
        <w:spacing w:after="120" w:line="360" w:lineRule="auto"/>
        <w:jc w:val="both"/>
        <w:rPr>
          <w:rFonts w:ascii="Santander Text" w:hAnsi="Santander Text" w:cs="Arial"/>
          <w:color w:val="000000"/>
          <w:szCs w:val="18"/>
          <w:lang w:val="pt-PT"/>
        </w:rPr>
      </w:pPr>
      <w:r w:rsidRPr="00864D30">
        <w:rPr>
          <w:rFonts w:ascii="Santander Text" w:hAnsi="Santander Text" w:cs="Arial"/>
          <w:szCs w:val="20"/>
          <w:lang w:val="pt-PT" w:eastAsia="pt-PT"/>
        </w:rPr>
        <w:t>Após efetuados todos os cruzamentos anteriormente apresentados</w:t>
      </w:r>
      <w:r w:rsidR="00BE6018" w:rsidRPr="00864D30">
        <w:rPr>
          <w:rFonts w:ascii="Santander Text" w:hAnsi="Santander Text" w:cs="Arial"/>
          <w:szCs w:val="20"/>
          <w:lang w:val="pt-PT" w:eastAsia="pt-PT"/>
        </w:rPr>
        <w:t xml:space="preserve">, é necessário garantir que o contrato satisfaça pelo menos uma combinação de atributos necessários (no caso de apresentar múltiplos colaterais) para o aprovisionamento da regra definda na </w:t>
      </w:r>
      <w:r w:rsidR="00BE6018" w:rsidRPr="00864D30">
        <w:rPr>
          <w:rFonts w:ascii="Santander Text" w:hAnsi="Santander Text" w:cs="Arial"/>
          <w:szCs w:val="18"/>
          <w:lang w:val="pt-PT"/>
        </w:rPr>
        <w:t xml:space="preserve">tabela de parametrização (tabela </w:t>
      </w:r>
      <w:r w:rsidR="00BE6018" w:rsidRPr="00864D30">
        <w:rPr>
          <w:rFonts w:ascii="Santander Text" w:hAnsi="Santander Text" w:cs="Arial"/>
          <w:i/>
          <w:szCs w:val="18"/>
          <w:lang w:val="pt-PT"/>
        </w:rPr>
        <w:t>modesg_param_sfcs_taxon_europeia</w:t>
      </w:r>
      <w:r w:rsidR="00BE6018" w:rsidRPr="00864D30">
        <w:rPr>
          <w:rFonts w:ascii="Santander Text" w:hAnsi="Santander Text" w:cs="Arial"/>
          <w:color w:val="000000"/>
          <w:szCs w:val="18"/>
          <w:lang w:val="pt-PT"/>
        </w:rPr>
        <w:t xml:space="preserve">). </w:t>
      </w:r>
    </w:p>
    <w:p w14:paraId="42B4ADD8" w14:textId="1CE6942A" w:rsidR="00BE6018" w:rsidRPr="00864D30" w:rsidRDefault="00BE6018" w:rsidP="007E3521">
      <w:pPr>
        <w:spacing w:after="120" w:line="360" w:lineRule="auto"/>
        <w:jc w:val="both"/>
        <w:rPr>
          <w:rFonts w:ascii="Santander Text" w:hAnsi="Santander Text" w:cs="Arial"/>
          <w:szCs w:val="20"/>
          <w:lang w:val="pt-PT" w:eastAsia="pt-PT"/>
        </w:rPr>
      </w:pPr>
      <w:r w:rsidRPr="00864D30">
        <w:rPr>
          <w:rFonts w:ascii="Santander Text" w:hAnsi="Santander Text" w:cs="Arial"/>
          <w:szCs w:val="20"/>
          <w:lang w:val="pt-PT" w:eastAsia="pt-PT"/>
        </w:rPr>
        <w:t xml:space="preserve">Caso o contrato </w:t>
      </w:r>
      <w:r w:rsidR="008C75EF" w:rsidRPr="00864D30">
        <w:rPr>
          <w:rFonts w:ascii="Santander Text" w:hAnsi="Santander Text" w:cs="Arial"/>
          <w:szCs w:val="20"/>
          <w:lang w:val="pt-PT" w:eastAsia="pt-PT"/>
        </w:rPr>
        <w:t xml:space="preserve">não se encontre ao abrigo dos critérios definidos, este deverá assumir como </w:t>
      </w:r>
      <w:r w:rsidR="008C75EF" w:rsidRPr="00864D30">
        <w:rPr>
          <w:rFonts w:ascii="Santander Text" w:hAnsi="Santander Text" w:cs="Arial"/>
          <w:iCs/>
          <w:szCs w:val="20"/>
          <w:lang w:val="pt-PT" w:eastAsia="pt-PT"/>
        </w:rPr>
        <w:t>‘</w:t>
      </w:r>
      <w:r w:rsidR="008A67D9" w:rsidRPr="00864D30">
        <w:rPr>
          <w:rFonts w:ascii="Santander Text" w:hAnsi="Santander Text" w:cs="Arial"/>
          <w:iCs/>
          <w:szCs w:val="20"/>
          <w:lang w:val="pt-PT" w:eastAsia="pt-PT"/>
        </w:rPr>
        <w:t>Nao Aplicavel</w:t>
      </w:r>
      <w:r w:rsidR="008C75EF" w:rsidRPr="00864D30">
        <w:rPr>
          <w:rFonts w:ascii="Santander Text" w:hAnsi="Santander Text" w:cs="Arial"/>
          <w:iCs/>
          <w:szCs w:val="20"/>
          <w:lang w:val="pt-PT" w:eastAsia="pt-PT"/>
        </w:rPr>
        <w:t>’</w:t>
      </w:r>
      <w:r w:rsidR="008C75EF" w:rsidRPr="00864D30">
        <w:rPr>
          <w:rFonts w:ascii="Santander Text" w:hAnsi="Santander Text" w:cs="Arial"/>
          <w:i/>
          <w:iCs/>
          <w:szCs w:val="20"/>
          <w:lang w:val="pt-PT" w:eastAsia="pt-PT"/>
        </w:rPr>
        <w:t xml:space="preserve"> </w:t>
      </w:r>
      <w:r w:rsidR="008C75EF" w:rsidRPr="00864D30">
        <w:rPr>
          <w:rFonts w:ascii="Santander Text" w:hAnsi="Santander Text" w:cs="Arial"/>
          <w:szCs w:val="20"/>
          <w:lang w:val="pt-PT" w:eastAsia="pt-PT"/>
        </w:rPr>
        <w:t>no que concerne aos campos</w:t>
      </w:r>
      <w:r w:rsidR="008C75EF" w:rsidRPr="00864D30">
        <w:rPr>
          <w:rFonts w:ascii="Santander Text" w:hAnsi="Santander Text" w:cs="Arial"/>
          <w:i/>
          <w:iCs/>
          <w:szCs w:val="20"/>
          <w:lang w:val="pt-PT" w:eastAsia="pt-PT"/>
        </w:rPr>
        <w:t xml:space="preserve"> </w:t>
      </w:r>
      <w:r w:rsidR="00295CDB" w:rsidRPr="00864D30">
        <w:rPr>
          <w:rFonts w:ascii="Santander Text" w:hAnsi="Santander Text" w:cs="Arial"/>
          <w:i/>
          <w:lang w:val="pt-PT"/>
        </w:rPr>
        <w:t xml:space="preserve">‘sst_indctr’, </w:t>
      </w:r>
      <w:r w:rsidR="008C75EF" w:rsidRPr="00864D30">
        <w:rPr>
          <w:rFonts w:ascii="Santander Text" w:hAnsi="Santander Text" w:cs="Arial"/>
          <w:i/>
          <w:iCs/>
          <w:szCs w:val="20"/>
          <w:lang w:val="pt-PT" w:eastAsia="pt-PT"/>
        </w:rPr>
        <w:t>'nome_purpose_esg_nalinh_tax', 'nome_purpose_esg_alinh_tax', 'nome_specific_eligible'</w:t>
      </w:r>
      <w:r w:rsidR="00295CDB" w:rsidRPr="00864D30">
        <w:rPr>
          <w:rFonts w:ascii="Santander Text" w:hAnsi="Santander Text" w:cs="Arial"/>
          <w:i/>
          <w:iCs/>
          <w:szCs w:val="20"/>
          <w:lang w:val="pt-PT" w:eastAsia="pt-PT"/>
        </w:rPr>
        <w:t>,</w:t>
      </w:r>
      <w:r w:rsidR="008C75EF" w:rsidRPr="00864D30">
        <w:rPr>
          <w:rFonts w:ascii="Santander Text" w:hAnsi="Santander Text" w:cs="Arial"/>
          <w:i/>
          <w:iCs/>
          <w:szCs w:val="20"/>
          <w:lang w:val="pt-PT" w:eastAsia="pt-PT"/>
        </w:rPr>
        <w:t xml:space="preserve"> 'nome_specific_sustainable'</w:t>
      </w:r>
      <w:r w:rsidR="007A15E9" w:rsidRPr="00864D30">
        <w:rPr>
          <w:rFonts w:ascii="Santander Text" w:hAnsi="Santander Text" w:cs="Arial"/>
          <w:i/>
          <w:iCs/>
          <w:szCs w:val="20"/>
          <w:lang w:val="pt-PT" w:eastAsia="pt-PT"/>
        </w:rPr>
        <w:t xml:space="preserve"> </w:t>
      </w:r>
      <w:r w:rsidR="007A15E9" w:rsidRPr="00864D30">
        <w:rPr>
          <w:rFonts w:ascii="Santander Text" w:hAnsi="Santander Text" w:cs="Arial"/>
          <w:iCs/>
          <w:szCs w:val="20"/>
          <w:lang w:val="pt-PT" w:eastAsia="pt-PT"/>
        </w:rPr>
        <w:t>e ‘</w:t>
      </w:r>
      <w:r w:rsidR="007A15E9" w:rsidRPr="00864D30">
        <w:rPr>
          <w:rFonts w:ascii="Santander Text" w:hAnsi="Santander Text" w:cs="Arial"/>
          <w:i/>
          <w:iCs/>
          <w:szCs w:val="20"/>
          <w:lang w:val="pt-PT" w:eastAsia="pt-PT"/>
        </w:rPr>
        <w:t>nome_ctgr_sfics</w:t>
      </w:r>
      <w:r w:rsidR="007A15E9" w:rsidRPr="00864D30">
        <w:rPr>
          <w:rFonts w:ascii="Santander Text" w:hAnsi="Santander Text" w:cs="Arial"/>
          <w:iCs/>
          <w:szCs w:val="20"/>
          <w:lang w:val="pt-PT" w:eastAsia="pt-PT"/>
        </w:rPr>
        <w:t>’</w:t>
      </w:r>
      <w:r w:rsidR="008C75EF" w:rsidRPr="00864D30">
        <w:rPr>
          <w:rFonts w:ascii="Santander Text" w:hAnsi="Santander Text" w:cs="Arial"/>
          <w:szCs w:val="20"/>
          <w:lang w:val="pt-PT" w:eastAsia="pt-PT"/>
        </w:rPr>
        <w:t xml:space="preserve">. Por outro lado, o campo </w:t>
      </w:r>
      <w:r w:rsidR="008C75EF" w:rsidRPr="00864D30">
        <w:rPr>
          <w:rFonts w:ascii="Santander Text" w:hAnsi="Santander Text" w:cs="Arial"/>
          <w:i/>
          <w:iCs/>
          <w:szCs w:val="20"/>
          <w:lang w:val="pt-PT" w:eastAsia="pt-PT"/>
        </w:rPr>
        <w:t xml:space="preserve">'nome_general_specific_purpose' </w:t>
      </w:r>
      <w:r w:rsidR="008C75EF" w:rsidRPr="00864D30">
        <w:rPr>
          <w:rFonts w:ascii="Santander Text" w:hAnsi="Santander Text" w:cs="Arial"/>
          <w:szCs w:val="20"/>
          <w:lang w:val="pt-PT" w:eastAsia="pt-PT"/>
        </w:rPr>
        <w:t xml:space="preserve">deverá assumir o valor </w:t>
      </w:r>
      <w:r w:rsidR="008C75EF" w:rsidRPr="00864D30">
        <w:rPr>
          <w:rFonts w:ascii="Santander Text" w:hAnsi="Santander Text" w:cs="Arial"/>
          <w:i/>
          <w:iCs/>
          <w:szCs w:val="20"/>
          <w:lang w:val="pt-PT" w:eastAsia="pt-PT"/>
        </w:rPr>
        <w:t>‘General Purpose’</w:t>
      </w:r>
      <w:r w:rsidR="008C75EF" w:rsidRPr="00864D30">
        <w:rPr>
          <w:rFonts w:ascii="Santander Text" w:hAnsi="Santander Text" w:cs="Arial"/>
          <w:szCs w:val="20"/>
          <w:lang w:val="pt-PT" w:eastAsia="pt-PT"/>
        </w:rPr>
        <w:t xml:space="preserve"> e </w:t>
      </w:r>
      <w:r w:rsidR="008A67D9" w:rsidRPr="00864D30">
        <w:rPr>
          <w:rFonts w:ascii="Santander Text" w:hAnsi="Santander Text" w:cs="Arial"/>
          <w:szCs w:val="20"/>
          <w:lang w:val="pt-PT" w:eastAsia="pt-PT"/>
        </w:rPr>
        <w:t xml:space="preserve">o </w:t>
      </w:r>
      <w:r w:rsidR="008C75EF" w:rsidRPr="00864D30">
        <w:rPr>
          <w:rFonts w:ascii="Santander Text" w:hAnsi="Santander Text" w:cs="Arial"/>
          <w:szCs w:val="20"/>
          <w:lang w:val="pt-PT" w:eastAsia="pt-PT"/>
        </w:rPr>
        <w:t xml:space="preserve">no campo </w:t>
      </w:r>
      <w:r w:rsidR="008C75EF" w:rsidRPr="00864D30">
        <w:rPr>
          <w:rFonts w:ascii="Santander Text" w:hAnsi="Santander Text" w:cs="Arial"/>
          <w:i/>
          <w:iCs/>
          <w:szCs w:val="20"/>
          <w:lang w:val="pt-PT" w:eastAsia="pt-PT"/>
        </w:rPr>
        <w:t xml:space="preserve">'montante_pndrc' </w:t>
      </w:r>
      <w:r w:rsidR="008C75EF" w:rsidRPr="00864D30">
        <w:rPr>
          <w:rFonts w:ascii="Santander Text" w:hAnsi="Santander Text" w:cs="Arial"/>
          <w:szCs w:val="20"/>
          <w:lang w:val="pt-PT" w:eastAsia="pt-PT"/>
        </w:rPr>
        <w:t>deverá assumir o valor de 0.</w:t>
      </w:r>
    </w:p>
    <w:p w14:paraId="1FC663C9" w14:textId="589668C7" w:rsidR="0091521F" w:rsidRPr="00864D30" w:rsidRDefault="0091521F" w:rsidP="007E3521">
      <w:pPr>
        <w:spacing w:after="120" w:line="360" w:lineRule="auto"/>
        <w:ind w:left="-11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Para o processo de marcação e desmarcação das operações deverão ser tidos em conta os seguintes pressupostos:</w:t>
      </w:r>
    </w:p>
    <w:p w14:paraId="00E93D45" w14:textId="390A542D" w:rsidR="00503E02" w:rsidRPr="00864D30" w:rsidRDefault="00503E02" w:rsidP="008E5B92">
      <w:pPr>
        <w:pStyle w:val="ListParagraph"/>
        <w:numPr>
          <w:ilvl w:val="0"/>
          <w:numId w:val="10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>Operações verdes:</w:t>
      </w:r>
      <w:r w:rsidRPr="00864D30">
        <w:rPr>
          <w:rFonts w:ascii="Santander Text" w:hAnsi="Santander Text" w:cs="Arial"/>
          <w:szCs w:val="18"/>
          <w:lang w:val="pt-PT"/>
        </w:rPr>
        <w:t xml:space="preserve"> identificadas pelas variáveis 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cem</w:t>
      </w:r>
      <w:r w:rsidR="008A67D9" w:rsidRPr="00864D30">
        <w:rPr>
          <w:rFonts w:ascii="Santander Text" w:hAnsi="Santander Text" w:cs="Arial"/>
          <w:i/>
          <w:iCs/>
          <w:szCs w:val="18"/>
          <w:lang w:val="pt-PT"/>
        </w:rPr>
        <w:t>presa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’, ‘cbalcao’, ‘cnum</w:t>
      </w:r>
      <w:r w:rsidR="008A67D9" w:rsidRPr="00864D30">
        <w:rPr>
          <w:rFonts w:ascii="Santander Text" w:hAnsi="Santander Text" w:cs="Arial"/>
          <w:i/>
          <w:iCs/>
          <w:szCs w:val="18"/>
          <w:lang w:val="pt-PT"/>
        </w:rPr>
        <w:t>e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cta’, ‘zdeposit’</w:t>
      </w:r>
      <w:r w:rsidRPr="00864D30">
        <w:rPr>
          <w:rFonts w:ascii="Santander Text" w:hAnsi="Santander Text" w:cs="Arial"/>
          <w:iCs/>
          <w:szCs w:val="18"/>
          <w:lang w:val="pt-PT"/>
        </w:rPr>
        <w:t>;</w:t>
      </w:r>
    </w:p>
    <w:p w14:paraId="18EED9FB" w14:textId="575F5FC0" w:rsidR="0091521F" w:rsidRPr="00864D30" w:rsidRDefault="0091521F" w:rsidP="008E5B92">
      <w:pPr>
        <w:pStyle w:val="ListParagraph"/>
        <w:numPr>
          <w:ilvl w:val="0"/>
          <w:numId w:val="10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>Clientes Verdes</w:t>
      </w:r>
      <w:r w:rsidRPr="00864D30">
        <w:rPr>
          <w:rFonts w:ascii="Santander Text" w:hAnsi="Santander Text" w:cs="Arial"/>
          <w:szCs w:val="18"/>
          <w:lang w:val="pt-PT"/>
        </w:rPr>
        <w:t>: identificadas pelas variáveis 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zcliente’</w:t>
      </w:r>
      <w:r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ckprodmi’</w:t>
      </w:r>
      <w:r w:rsidRPr="00864D30">
        <w:rPr>
          <w:rFonts w:ascii="Santander Text" w:hAnsi="Santander Text" w:cs="Arial"/>
          <w:szCs w:val="18"/>
          <w:lang w:val="pt-PT"/>
        </w:rPr>
        <w:t xml:space="preserve"> (ou apenas 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zcliente’</w:t>
      </w:r>
      <w:r w:rsidRPr="00864D30">
        <w:rPr>
          <w:rFonts w:ascii="Santander Text" w:hAnsi="Santander Text" w:cs="Arial"/>
          <w:szCs w:val="18"/>
          <w:lang w:val="pt-PT"/>
        </w:rPr>
        <w:t xml:space="preserve"> quando 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ckprodmi’</w:t>
      </w:r>
      <w:r w:rsidRPr="00864D30">
        <w:rPr>
          <w:rFonts w:ascii="Santander Text" w:hAnsi="Santander Text" w:cs="Arial"/>
          <w:szCs w:val="18"/>
          <w:lang w:val="pt-PT"/>
        </w:rPr>
        <w:t xml:space="preserve"> não se encontra preenchido). </w:t>
      </w:r>
      <w:r w:rsidRPr="00864D30">
        <w:rPr>
          <w:rFonts w:ascii="Santander Text" w:hAnsi="Santander Text" w:cs="Arial"/>
          <w:szCs w:val="18"/>
          <w:lang w:val="pt-PT" w:eastAsia="pt-PT"/>
        </w:rPr>
        <w:t>Para marcação dos clientes ter em consideração que, sempre que aplicável, só devem ser marcadas operações onde o cliente é aderente e não um devedor;</w:t>
      </w:r>
    </w:p>
    <w:p w14:paraId="1E2D425C" w14:textId="5DBB1197" w:rsidR="0091521F" w:rsidRPr="00864D30" w:rsidRDefault="0091521F" w:rsidP="008E5B92">
      <w:pPr>
        <w:pStyle w:val="ListParagraph"/>
        <w:numPr>
          <w:ilvl w:val="0"/>
          <w:numId w:val="10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>Produtos/subprodutos verdes:</w:t>
      </w:r>
      <w:r w:rsidRPr="00864D30">
        <w:rPr>
          <w:rFonts w:ascii="Santander Text" w:hAnsi="Santander Text" w:cs="Arial"/>
          <w:szCs w:val="18"/>
          <w:lang w:val="pt-PT"/>
        </w:rPr>
        <w:t xml:space="preserve"> identificadas pelas variáveis 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ckmetamis’, ‘ckprodmi’, ‘cmetanseg’, ‘epc’, ‘cgarant_bem’, ’co2’, ‘flag_project_finance’, ‘cfinalidade’, ‘combustivel</w:t>
      </w:r>
      <w:r w:rsidRPr="00864D30">
        <w:rPr>
          <w:rFonts w:ascii="Santander Text" w:hAnsi="Santander Text" w:cs="Arial"/>
          <w:szCs w:val="18"/>
          <w:lang w:val="pt-PT"/>
        </w:rPr>
        <w:t>’</w:t>
      </w:r>
      <w:r w:rsidR="00503E02" w:rsidRPr="00864D30">
        <w:rPr>
          <w:rFonts w:ascii="Santander Text" w:hAnsi="Santander Text" w:cs="Arial"/>
          <w:szCs w:val="18"/>
          <w:lang w:val="pt-PT"/>
        </w:rPr>
        <w:t>.</w:t>
      </w:r>
      <w:r w:rsidRPr="00864D30">
        <w:rPr>
          <w:rFonts w:ascii="Santander Text" w:hAnsi="Santander Text" w:cs="Arial"/>
          <w:szCs w:val="18"/>
          <w:lang w:val="pt-PT"/>
        </w:rPr>
        <w:t xml:space="preserve"> </w:t>
      </w:r>
    </w:p>
    <w:p w14:paraId="17F1FD90" w14:textId="77777777" w:rsidR="0091521F" w:rsidRPr="00864D30" w:rsidRDefault="0091521F" w:rsidP="007E3521">
      <w:pPr>
        <w:spacing w:line="360" w:lineRule="auto"/>
        <w:ind w:left="-12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Caso seja carregada uma nova tabela de parametrização (tabela </w:t>
      </w:r>
      <w:r w:rsidRPr="00864D30">
        <w:rPr>
          <w:rFonts w:ascii="Santander Text" w:hAnsi="Santander Text" w:cs="Arial"/>
          <w:i/>
          <w:szCs w:val="18"/>
          <w:lang w:val="pt-PT"/>
        </w:rPr>
        <w:t>modesg_param_sfcs_taxon_europeia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) </w:t>
      </w:r>
      <w:r w:rsidRPr="00864D30">
        <w:rPr>
          <w:rFonts w:ascii="Santander Text" w:hAnsi="Santander Text" w:cs="Arial"/>
          <w:szCs w:val="18"/>
          <w:lang w:val="pt-PT"/>
        </w:rPr>
        <w:t>com marcações novas:</w:t>
      </w:r>
    </w:p>
    <w:p w14:paraId="399942FF" w14:textId="77777777" w:rsidR="0091521F" w:rsidRPr="00864D30" w:rsidRDefault="0091521F" w:rsidP="008E5B92">
      <w:pPr>
        <w:numPr>
          <w:ilvl w:val="0"/>
          <w:numId w:val="98"/>
        </w:numPr>
        <w:spacing w:line="360" w:lineRule="auto"/>
        <w:ind w:left="348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Para marcações ao nível do </w:t>
      </w:r>
      <w:r w:rsidRPr="00864D30">
        <w:rPr>
          <w:rFonts w:ascii="Santander Text" w:hAnsi="Santander Text" w:cs="Arial"/>
          <w:b/>
          <w:bCs/>
          <w:szCs w:val="18"/>
          <w:u w:val="single"/>
          <w:lang w:val="pt-PT"/>
        </w:rPr>
        <w:t>produto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 e </w:t>
      </w:r>
      <w:r w:rsidRPr="00864D30">
        <w:rPr>
          <w:rFonts w:ascii="Santander Text" w:hAnsi="Santander Text" w:cs="Arial"/>
          <w:b/>
          <w:bCs/>
          <w:szCs w:val="18"/>
          <w:u w:val="single"/>
          <w:lang w:val="pt-PT"/>
        </w:rPr>
        <w:t>operação</w:t>
      </w:r>
      <w:r w:rsidRPr="00864D30">
        <w:rPr>
          <w:rFonts w:ascii="Santander Text" w:hAnsi="Santander Text" w:cs="Arial"/>
          <w:szCs w:val="18"/>
          <w:lang w:val="pt-PT"/>
        </w:rPr>
        <w:t xml:space="preserve"> devem ser marcadas as operações (desde que ‘</w:t>
      </w:r>
      <w:r w:rsidRPr="00864D30">
        <w:rPr>
          <w:rFonts w:ascii="Santander Text" w:hAnsi="Santander Text" w:cs="Arial"/>
          <w:i/>
          <w:szCs w:val="18"/>
          <w:lang w:val="pt-PT"/>
        </w:rPr>
        <w:t>ref_date’</w:t>
      </w:r>
      <w:r w:rsidRPr="00864D30">
        <w:rPr>
          <w:rFonts w:ascii="Santander Text" w:hAnsi="Santander Text" w:cs="Arial"/>
          <w:szCs w:val="18"/>
          <w:lang w:val="pt-PT"/>
        </w:rPr>
        <w:t xml:space="preserve"> &lt;= ‘</w:t>
      </w:r>
      <w:r w:rsidRPr="00864D30">
        <w:rPr>
          <w:rFonts w:ascii="Santander Text" w:hAnsi="Santander Text" w:cs="Arial"/>
          <w:bCs/>
          <w:i/>
          <w:szCs w:val="18"/>
          <w:lang w:val="pt-PT"/>
        </w:rPr>
        <w:t>data_final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’ </w:t>
      </w:r>
      <w:r w:rsidRPr="00864D30">
        <w:rPr>
          <w:rFonts w:ascii="Santander Text" w:hAnsi="Santander Text" w:cs="Arial"/>
          <w:szCs w:val="18"/>
          <w:lang w:val="pt-PT"/>
        </w:rPr>
        <w:t>quando preenchida. Se não tiver preenchida, assumir ‘</w:t>
      </w:r>
      <w:r w:rsidRPr="00864D30">
        <w:rPr>
          <w:rFonts w:ascii="Santander Text" w:hAnsi="Santander Text" w:cs="Arial"/>
          <w:bCs/>
          <w:i/>
          <w:szCs w:val="18"/>
          <w:lang w:val="pt-PT"/>
        </w:rPr>
        <w:t>data_final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’ </w:t>
      </w:r>
      <w:r w:rsidRPr="00864D30">
        <w:rPr>
          <w:rFonts w:ascii="Santander Text" w:hAnsi="Santander Text" w:cs="Arial"/>
          <w:szCs w:val="18"/>
          <w:lang w:val="pt-PT"/>
        </w:rPr>
        <w:t>= ’31-12-9999’)</w:t>
      </w:r>
      <w:r w:rsidRPr="00864D30">
        <w:rPr>
          <w:rFonts w:ascii="Santander Text" w:hAnsi="Santander Text" w:cs="Arial"/>
          <w:color w:val="1F497D"/>
          <w:szCs w:val="18"/>
          <w:lang w:val="pt-PT"/>
        </w:rPr>
        <w:t>;</w:t>
      </w:r>
    </w:p>
    <w:p w14:paraId="47AC07A1" w14:textId="77777777" w:rsidR="0091521F" w:rsidRPr="00864D30" w:rsidRDefault="0091521F" w:rsidP="008E5B92">
      <w:pPr>
        <w:numPr>
          <w:ilvl w:val="0"/>
          <w:numId w:val="98"/>
        </w:numPr>
        <w:spacing w:after="120" w:line="360" w:lineRule="auto"/>
        <w:ind w:left="346" w:hanging="357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Para marcações ao nível do </w:t>
      </w:r>
      <w:r w:rsidRPr="00864D30">
        <w:rPr>
          <w:rFonts w:ascii="Santander Text" w:hAnsi="Santander Text" w:cs="Arial"/>
          <w:b/>
          <w:bCs/>
          <w:szCs w:val="18"/>
          <w:u w:val="single"/>
          <w:lang w:val="pt-PT"/>
        </w:rPr>
        <w:t>cliente</w:t>
      </w:r>
      <w:r w:rsidRPr="00864D30">
        <w:rPr>
          <w:rFonts w:ascii="Santander Text" w:hAnsi="Santander Text" w:cs="Arial"/>
          <w:szCs w:val="18"/>
          <w:lang w:val="pt-PT"/>
        </w:rPr>
        <w:t>:</w:t>
      </w:r>
    </w:p>
    <w:p w14:paraId="2DAD80E8" w14:textId="77777777" w:rsidR="0091521F" w:rsidRPr="00864D30" w:rsidRDefault="0091521F" w:rsidP="008E5B92">
      <w:pPr>
        <w:numPr>
          <w:ilvl w:val="0"/>
          <w:numId w:val="99"/>
        </w:numPr>
        <w:spacing w:line="360" w:lineRule="auto"/>
        <w:ind w:left="708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 w:eastAsia="pt-PT"/>
        </w:rPr>
        <w:t>Se o</w:t>
      </w:r>
      <w:r w:rsidRPr="00864D30">
        <w:rPr>
          <w:rFonts w:ascii="Santander Text" w:hAnsi="Santander Text" w:cs="Arial"/>
          <w:b/>
          <w:bCs/>
          <w:szCs w:val="18"/>
          <w:lang w:val="pt-PT" w:eastAsia="pt-PT"/>
        </w:rPr>
        <w:t xml:space="preserve"> </w:t>
      </w:r>
      <w:r w:rsidRPr="00864D30">
        <w:rPr>
          <w:rFonts w:ascii="Santander Text" w:hAnsi="Santander Text" w:cs="Arial"/>
          <w:b/>
          <w:bCs/>
          <w:szCs w:val="18"/>
          <w:u w:val="single"/>
          <w:lang w:val="pt-PT" w:eastAsia="pt-PT"/>
        </w:rPr>
        <w:t>ano</w:t>
      </w:r>
      <w:r w:rsidRPr="00864D30">
        <w:rPr>
          <w:rFonts w:ascii="Santander Text" w:hAnsi="Santander Text" w:cs="Arial"/>
          <w:szCs w:val="18"/>
          <w:lang w:val="pt-PT" w:eastAsia="pt-PT"/>
        </w:rPr>
        <w:t xml:space="preserve"> </w:t>
      </w:r>
      <w:r w:rsidRPr="00864D30">
        <w:rPr>
          <w:rFonts w:ascii="Santander Text" w:hAnsi="Santander Text" w:cs="Arial"/>
          <w:b/>
          <w:bCs/>
          <w:szCs w:val="18"/>
          <w:lang w:val="pt-PT" w:eastAsia="pt-PT"/>
        </w:rPr>
        <w:t>da data de formalização</w:t>
      </w:r>
      <w:r w:rsidRPr="00864D30">
        <w:rPr>
          <w:rFonts w:ascii="Santander Text" w:hAnsi="Santander Text" w:cs="Arial"/>
          <w:szCs w:val="18"/>
          <w:lang w:val="pt-PT" w:eastAsia="pt-PT"/>
        </w:rPr>
        <w:t xml:space="preserve"> (campo </w:t>
      </w:r>
      <w:r w:rsidRPr="00864D30">
        <w:rPr>
          <w:rFonts w:ascii="Santander Text" w:hAnsi="Santander Text" w:cs="Arial"/>
          <w:color w:val="1F497D"/>
          <w:szCs w:val="18"/>
          <w:lang w:val="pt-PT" w:eastAsia="pt-PT"/>
        </w:rPr>
        <w:t>‘</w:t>
      </w:r>
      <w:r w:rsidRPr="00864D30">
        <w:rPr>
          <w:rFonts w:ascii="Santander Text" w:hAnsi="Santander Text" w:cs="Arial"/>
          <w:i/>
          <w:szCs w:val="18"/>
          <w:lang w:val="pt-PT" w:eastAsia="pt-PT"/>
        </w:rPr>
        <w:t>dabertur</w:t>
      </w:r>
      <w:r w:rsidRPr="00864D30">
        <w:rPr>
          <w:rFonts w:ascii="Santander Text" w:hAnsi="Santander Text" w:cs="Arial"/>
          <w:i/>
          <w:color w:val="1F497D"/>
          <w:szCs w:val="18"/>
          <w:lang w:val="pt-PT" w:eastAsia="pt-PT"/>
        </w:rPr>
        <w:t>’</w:t>
      </w:r>
      <w:r w:rsidRPr="00864D30">
        <w:rPr>
          <w:rFonts w:ascii="Santander Text" w:hAnsi="Santander Text" w:cs="Arial"/>
          <w:szCs w:val="18"/>
          <w:lang w:val="pt-PT" w:eastAsia="pt-PT"/>
        </w:rPr>
        <w:t xml:space="preserve"> da tabela ct085) </w:t>
      </w:r>
      <w:r w:rsidRPr="00864D30">
        <w:rPr>
          <w:rFonts w:ascii="Santander Text" w:hAnsi="Santander Text" w:cs="Arial"/>
          <w:b/>
          <w:bCs/>
          <w:szCs w:val="18"/>
          <w:lang w:val="pt-PT" w:eastAsia="pt-PT"/>
        </w:rPr>
        <w:t xml:space="preserve">&gt;= </w:t>
      </w:r>
      <w:r w:rsidRPr="00864D30">
        <w:rPr>
          <w:rFonts w:ascii="Santander Text" w:hAnsi="Santander Text" w:cs="Arial"/>
          <w:b/>
          <w:bCs/>
          <w:szCs w:val="18"/>
          <w:u w:val="single"/>
          <w:lang w:val="pt-PT" w:eastAsia="pt-PT"/>
        </w:rPr>
        <w:t>ano</w:t>
      </w:r>
      <w:r w:rsidRPr="00864D30">
        <w:rPr>
          <w:rFonts w:ascii="Santander Text" w:hAnsi="Santander Text" w:cs="Arial"/>
          <w:szCs w:val="18"/>
          <w:lang w:val="pt-PT" w:eastAsia="pt-PT"/>
        </w:rPr>
        <w:t xml:space="preserve"> da </w:t>
      </w:r>
      <w:r w:rsidRPr="00864D30">
        <w:rPr>
          <w:rFonts w:ascii="Santander Text" w:hAnsi="Santander Text" w:cs="Arial"/>
          <w:b/>
          <w:bCs/>
          <w:szCs w:val="18"/>
          <w:lang w:val="pt-PT" w:eastAsia="pt-PT"/>
        </w:rPr>
        <w:t>data de início da marcação</w:t>
      </w:r>
      <w:r w:rsidRPr="00864D30">
        <w:rPr>
          <w:rFonts w:ascii="Santander Text" w:hAnsi="Santander Text" w:cs="Arial"/>
          <w:szCs w:val="18"/>
          <w:lang w:val="pt-PT" w:eastAsia="pt-PT"/>
        </w:rPr>
        <w:t xml:space="preserve"> (</w:t>
      </w:r>
      <w:r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bCs/>
          <w:i/>
          <w:szCs w:val="18"/>
          <w:lang w:val="pt-PT"/>
        </w:rPr>
        <w:t>data_inicial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 w:eastAsia="pt-PT"/>
        </w:rPr>
        <w:t xml:space="preserve">) </w:t>
      </w:r>
      <w:r w:rsidRPr="00864D30">
        <w:rPr>
          <w:rFonts w:ascii="Santander Text" w:hAnsi="Santander Text" w:cs="Arial"/>
          <w:b/>
          <w:bCs/>
          <w:szCs w:val="18"/>
          <w:lang w:val="pt-PT" w:eastAsia="pt-PT"/>
        </w:rPr>
        <w:t>e ‘</w:t>
      </w:r>
      <w:r w:rsidRPr="00864D30">
        <w:rPr>
          <w:rFonts w:ascii="Santander Text" w:hAnsi="Santander Text" w:cs="Arial"/>
          <w:b/>
          <w:bCs/>
          <w:i/>
          <w:szCs w:val="18"/>
          <w:lang w:val="pt-PT" w:eastAsia="pt-PT"/>
        </w:rPr>
        <w:t>ref_date’</w:t>
      </w:r>
      <w:r w:rsidRPr="00864D30">
        <w:rPr>
          <w:rFonts w:ascii="Santander Text" w:hAnsi="Santander Text" w:cs="Arial"/>
          <w:b/>
          <w:bCs/>
          <w:szCs w:val="18"/>
          <w:lang w:val="pt-PT" w:eastAsia="pt-PT"/>
        </w:rPr>
        <w:t xml:space="preserve"> &lt;=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b/>
          <w:szCs w:val="18"/>
          <w:lang w:val="pt-PT"/>
        </w:rPr>
        <w:t>‘</w:t>
      </w:r>
      <w:r w:rsidRPr="00864D30">
        <w:rPr>
          <w:rFonts w:ascii="Santander Text" w:hAnsi="Santander Text" w:cs="Arial"/>
          <w:b/>
          <w:bCs/>
          <w:i/>
          <w:szCs w:val="18"/>
          <w:lang w:val="pt-PT"/>
        </w:rPr>
        <w:t>data_final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(quando preenchida. Se não tiver preenchida, assumir ‘</w:t>
      </w:r>
      <w:r w:rsidRPr="00864D30">
        <w:rPr>
          <w:rFonts w:ascii="Santander Text" w:hAnsi="Santander Text" w:cs="Arial"/>
          <w:bCs/>
          <w:i/>
          <w:szCs w:val="18"/>
          <w:lang w:val="pt-PT"/>
        </w:rPr>
        <w:t>data_final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>= ’31-12-9999’)</w:t>
      </w:r>
      <w:r w:rsidRPr="00864D30">
        <w:rPr>
          <w:rFonts w:ascii="Santander Text" w:hAnsi="Santander Text" w:cs="Arial"/>
          <w:szCs w:val="18"/>
          <w:lang w:val="pt-PT" w:eastAsia="pt-PT"/>
        </w:rPr>
        <w:t xml:space="preserve"> entre as suas operações</w:t>
      </w:r>
      <w:r w:rsidRPr="00864D30">
        <w:rPr>
          <w:rFonts w:ascii="Santander Text" w:hAnsi="Santander Text" w:cs="Arial"/>
          <w:szCs w:val="18"/>
          <w:lang w:val="pt-PT"/>
        </w:rPr>
        <w:t>,</w:t>
      </w:r>
      <w:r w:rsidRPr="00864D30">
        <w:rPr>
          <w:rFonts w:ascii="Santander Text" w:hAnsi="Santander Text" w:cs="Arial"/>
          <w:szCs w:val="18"/>
          <w:lang w:val="pt-PT" w:eastAsia="pt-PT"/>
        </w:rPr>
        <w:t xml:space="preserve"> devem ser marcadas</w:t>
      </w:r>
      <w:r w:rsidRPr="00864D30">
        <w:rPr>
          <w:rFonts w:ascii="Santander Text" w:hAnsi="Santander Text" w:cs="Arial"/>
          <w:color w:val="1F497D"/>
          <w:szCs w:val="18"/>
          <w:lang w:val="pt-PT" w:eastAsia="pt-PT"/>
        </w:rPr>
        <w:t xml:space="preserve"> </w:t>
      </w:r>
      <w:r w:rsidRPr="00864D30">
        <w:rPr>
          <w:rFonts w:ascii="Santander Text" w:hAnsi="Santander Text" w:cs="Arial"/>
          <w:szCs w:val="18"/>
          <w:lang w:val="pt-PT" w:eastAsia="pt-PT"/>
        </w:rPr>
        <w:t>como verdes;</w:t>
      </w:r>
    </w:p>
    <w:p w14:paraId="743720D1" w14:textId="77777777" w:rsidR="0091521F" w:rsidRPr="00864D30" w:rsidRDefault="0091521F" w:rsidP="008E5B92">
      <w:pPr>
        <w:numPr>
          <w:ilvl w:val="0"/>
          <w:numId w:val="99"/>
        </w:numPr>
        <w:spacing w:line="360" w:lineRule="auto"/>
        <w:ind w:left="708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 w:eastAsia="pt-PT"/>
        </w:rPr>
        <w:t xml:space="preserve">Se o </w:t>
      </w:r>
      <w:r w:rsidRPr="00864D30">
        <w:rPr>
          <w:rFonts w:ascii="Santander Text" w:hAnsi="Santander Text" w:cs="Arial"/>
          <w:b/>
          <w:bCs/>
          <w:szCs w:val="18"/>
          <w:u w:val="single"/>
          <w:lang w:val="pt-PT" w:eastAsia="pt-PT"/>
        </w:rPr>
        <w:t>ano</w:t>
      </w:r>
      <w:r w:rsidRPr="00864D30">
        <w:rPr>
          <w:rFonts w:ascii="Santander Text" w:hAnsi="Santander Text" w:cs="Arial"/>
          <w:b/>
          <w:bCs/>
          <w:szCs w:val="18"/>
          <w:lang w:val="pt-PT" w:eastAsia="pt-PT"/>
        </w:rPr>
        <w:t xml:space="preserve"> da data de formalização</w:t>
      </w:r>
      <w:r w:rsidRPr="00864D30">
        <w:rPr>
          <w:rFonts w:ascii="Santander Text" w:hAnsi="Santander Text" w:cs="Arial"/>
          <w:szCs w:val="18"/>
          <w:lang w:val="pt-PT" w:eastAsia="pt-PT"/>
        </w:rPr>
        <w:t xml:space="preserve"> (‘</w:t>
      </w:r>
      <w:r w:rsidRPr="00864D30">
        <w:rPr>
          <w:rFonts w:ascii="Santander Text" w:hAnsi="Santander Text" w:cs="Arial"/>
          <w:i/>
          <w:szCs w:val="18"/>
          <w:lang w:val="pt-PT" w:eastAsia="pt-PT"/>
        </w:rPr>
        <w:t>dabertur’</w:t>
      </w:r>
      <w:r w:rsidRPr="00864D30">
        <w:rPr>
          <w:rFonts w:ascii="Santander Text" w:hAnsi="Santander Text" w:cs="Arial"/>
          <w:szCs w:val="18"/>
          <w:lang w:val="pt-PT" w:eastAsia="pt-PT"/>
        </w:rPr>
        <w:t xml:space="preserve">) </w:t>
      </w:r>
      <w:r w:rsidRPr="00864D30">
        <w:rPr>
          <w:rFonts w:ascii="Santander Text" w:hAnsi="Santander Text" w:cs="Arial"/>
          <w:b/>
          <w:bCs/>
          <w:szCs w:val="18"/>
          <w:lang w:val="pt-PT" w:eastAsia="pt-PT"/>
        </w:rPr>
        <w:t>&lt;</w:t>
      </w:r>
      <w:r w:rsidRPr="00864D30">
        <w:rPr>
          <w:rFonts w:ascii="Santander Text" w:hAnsi="Santander Text" w:cs="Arial"/>
          <w:szCs w:val="18"/>
          <w:lang w:val="pt-PT" w:eastAsia="pt-PT"/>
        </w:rPr>
        <w:t xml:space="preserve"> </w:t>
      </w:r>
      <w:r w:rsidRPr="00864D30">
        <w:rPr>
          <w:rFonts w:ascii="Santander Text" w:hAnsi="Santander Text" w:cs="Arial"/>
          <w:b/>
          <w:bCs/>
          <w:szCs w:val="18"/>
          <w:u w:val="single"/>
          <w:lang w:val="pt-PT" w:eastAsia="pt-PT"/>
        </w:rPr>
        <w:t>ano</w:t>
      </w:r>
      <w:r w:rsidRPr="00864D30">
        <w:rPr>
          <w:rFonts w:ascii="Santander Text" w:hAnsi="Santander Text" w:cs="Arial"/>
          <w:b/>
          <w:bCs/>
          <w:szCs w:val="18"/>
          <w:lang w:val="pt-PT" w:eastAsia="pt-PT"/>
        </w:rPr>
        <w:t xml:space="preserve"> data do início</w:t>
      </w:r>
      <w:r w:rsidRPr="00864D30">
        <w:rPr>
          <w:rFonts w:ascii="Santander Text" w:hAnsi="Santander Text" w:cs="Arial"/>
          <w:szCs w:val="18"/>
          <w:lang w:val="pt-PT" w:eastAsia="pt-PT"/>
        </w:rPr>
        <w:t xml:space="preserve"> da marcação então essas operações </w:t>
      </w:r>
      <w:r w:rsidRPr="00864D30">
        <w:rPr>
          <w:rFonts w:ascii="Santander Text" w:hAnsi="Santander Text" w:cs="Arial"/>
          <w:szCs w:val="18"/>
          <w:u w:val="single"/>
          <w:lang w:val="pt-PT" w:eastAsia="pt-PT"/>
        </w:rPr>
        <w:t>não</w:t>
      </w:r>
      <w:r w:rsidRPr="00864D30">
        <w:rPr>
          <w:rFonts w:ascii="Santander Text" w:hAnsi="Santander Text" w:cs="Arial"/>
          <w:szCs w:val="18"/>
          <w:lang w:val="pt-PT" w:eastAsia="pt-PT"/>
        </w:rPr>
        <w:t xml:space="preserve"> devem ser marcadas</w:t>
      </w:r>
      <w:r w:rsidRPr="00864D30">
        <w:rPr>
          <w:rFonts w:ascii="Santander Text" w:hAnsi="Santander Text" w:cs="Arial"/>
          <w:color w:val="1F497D"/>
          <w:szCs w:val="18"/>
          <w:lang w:val="pt-PT" w:eastAsia="pt-PT"/>
        </w:rPr>
        <w:t xml:space="preserve"> </w:t>
      </w:r>
      <w:r w:rsidRPr="00864D30">
        <w:rPr>
          <w:rFonts w:ascii="Santander Text" w:hAnsi="Santander Text" w:cs="Arial"/>
          <w:szCs w:val="18"/>
          <w:lang w:val="pt-PT" w:eastAsia="pt-PT"/>
        </w:rPr>
        <w:t>como verdes.</w:t>
      </w:r>
    </w:p>
    <w:p w14:paraId="01F2D848" w14:textId="77777777" w:rsidR="0091521F" w:rsidRPr="00864D30" w:rsidRDefault="0091521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O processo de desmarcação poderá ser definido através do campo ‘</w:t>
      </w:r>
      <w:r w:rsidRPr="00864D30">
        <w:rPr>
          <w:rFonts w:ascii="Santander Text" w:hAnsi="Santander Text" w:cs="Arial"/>
          <w:b/>
          <w:bCs/>
          <w:i/>
          <w:szCs w:val="18"/>
          <w:lang w:val="pt-PT"/>
        </w:rPr>
        <w:t>data_final’</w:t>
      </w:r>
      <w:r w:rsidRPr="00864D30">
        <w:rPr>
          <w:rFonts w:ascii="Santander Text" w:hAnsi="Santander Text" w:cs="Arial"/>
          <w:szCs w:val="18"/>
          <w:lang w:val="pt-PT"/>
        </w:rPr>
        <w:t xml:space="preserve"> ou através da 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>exclusão da marcação</w:t>
      </w:r>
      <w:r w:rsidRPr="00864D30">
        <w:rPr>
          <w:rFonts w:ascii="Santander Text" w:hAnsi="Santander Text" w:cs="Arial"/>
          <w:szCs w:val="18"/>
          <w:lang w:val="pt-PT"/>
        </w:rPr>
        <w:t xml:space="preserve"> da tabela de parametrização. Caso seja via ‘</w:t>
      </w:r>
      <w:r w:rsidRPr="00864D30">
        <w:rPr>
          <w:rFonts w:ascii="Santander Text" w:hAnsi="Santander Text" w:cs="Arial"/>
          <w:b/>
          <w:bCs/>
          <w:i/>
          <w:szCs w:val="18"/>
          <w:lang w:val="pt-PT"/>
        </w:rPr>
        <w:t>data_final’</w:t>
      </w:r>
      <w:r w:rsidRPr="00864D30">
        <w:rPr>
          <w:rFonts w:ascii="Santander Text" w:hAnsi="Santander Text" w:cs="Arial"/>
          <w:szCs w:val="18"/>
          <w:lang w:val="pt-PT"/>
        </w:rPr>
        <w:t xml:space="preserve">, deve ser comparada esta data com a </w:t>
      </w:r>
      <w:r w:rsidRPr="00864D30">
        <w:rPr>
          <w:rFonts w:ascii="Santander Text" w:hAnsi="Santander Text" w:cs="Arial"/>
          <w:b/>
          <w:bCs/>
          <w:szCs w:val="18"/>
          <w:lang w:val="pt-PT" w:eastAsia="pt-PT"/>
        </w:rPr>
        <w:t>‘</w:t>
      </w:r>
      <w:r w:rsidRPr="00864D30">
        <w:rPr>
          <w:rFonts w:ascii="Santander Text" w:hAnsi="Santander Text" w:cs="Arial"/>
          <w:b/>
          <w:bCs/>
          <w:i/>
          <w:szCs w:val="18"/>
          <w:lang w:val="pt-PT" w:eastAsia="pt-PT"/>
        </w:rPr>
        <w:t>ref_date’</w:t>
      </w:r>
      <w:r w:rsidRPr="00864D30">
        <w:rPr>
          <w:rFonts w:ascii="Santander Text" w:hAnsi="Santander Text" w:cs="Arial"/>
          <w:szCs w:val="18"/>
          <w:lang w:val="pt-PT"/>
        </w:rPr>
        <w:t xml:space="preserve">, de modo a verificar se a marcação em questão é para considerar, isto é, caso </w:t>
      </w:r>
      <w:r w:rsidRPr="00864D30">
        <w:rPr>
          <w:rFonts w:ascii="Santander Text" w:hAnsi="Santander Text" w:cs="Arial"/>
          <w:bCs/>
          <w:szCs w:val="18"/>
          <w:lang w:val="pt-PT" w:eastAsia="pt-PT"/>
        </w:rPr>
        <w:t>‘</w:t>
      </w:r>
      <w:r w:rsidRPr="00864D30">
        <w:rPr>
          <w:rFonts w:ascii="Santander Text" w:hAnsi="Santander Text" w:cs="Arial"/>
          <w:bCs/>
          <w:i/>
          <w:szCs w:val="18"/>
          <w:lang w:val="pt-PT" w:eastAsia="pt-PT"/>
        </w:rPr>
        <w:t>ref_date’</w:t>
      </w:r>
      <w:r w:rsidRPr="00864D30">
        <w:rPr>
          <w:rFonts w:ascii="Santander Text" w:hAnsi="Santander Text" w:cs="Arial"/>
          <w:szCs w:val="18"/>
          <w:lang w:val="pt-PT"/>
        </w:rPr>
        <w:t>&lt;= ‘</w:t>
      </w:r>
      <w:r w:rsidRPr="00864D30">
        <w:rPr>
          <w:rFonts w:ascii="Santander Text" w:hAnsi="Santander Text" w:cs="Arial"/>
          <w:i/>
          <w:szCs w:val="18"/>
          <w:lang w:val="pt-PT"/>
        </w:rPr>
        <w:t>data_final</w:t>
      </w:r>
      <w:r w:rsidRPr="00864D30">
        <w:rPr>
          <w:rFonts w:ascii="Santander Text" w:hAnsi="Santander Text" w:cs="Arial"/>
          <w:szCs w:val="18"/>
          <w:lang w:val="pt-PT"/>
        </w:rPr>
        <w:t>’ então consideram-se as marcações.</w:t>
      </w:r>
    </w:p>
    <w:p w14:paraId="6917113F" w14:textId="124BF4BE" w:rsidR="0091521F" w:rsidRPr="00864D30" w:rsidRDefault="0091521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Atualmente, a tabela de parametrização inclui apenas a parametrização de operações com propósito especifico (‘</w:t>
      </w:r>
      <w:r w:rsidRPr="00864D30">
        <w:rPr>
          <w:rFonts w:ascii="Santander Text" w:hAnsi="Santander Text" w:cs="Arial"/>
          <w:b/>
          <w:bCs/>
          <w:i/>
          <w:szCs w:val="18"/>
          <w:lang w:val="pt-PT"/>
        </w:rPr>
        <w:t>nome_general_specific_purpose’</w:t>
      </w:r>
      <w:r w:rsidRPr="00864D30">
        <w:rPr>
          <w:rFonts w:ascii="Santander Text" w:hAnsi="Santander Text" w:cs="Arial"/>
          <w:szCs w:val="18"/>
          <w:lang w:val="pt-PT"/>
        </w:rPr>
        <w:t xml:space="preserve"> = </w:t>
      </w:r>
      <w:r w:rsidR="00F30D3B"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>specific purpose</w:t>
      </w:r>
      <w:r w:rsidR="00F30D3B" w:rsidRPr="00864D30">
        <w:rPr>
          <w:rFonts w:ascii="Santander Text" w:hAnsi="Santander Text" w:cs="Arial"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>). Neste sentido, todas as restantes operações que não estejam ao abrigo dos critérios nela definidos deverão ser classificadas como ‘</w:t>
      </w:r>
      <w:r w:rsidRPr="00864D30">
        <w:rPr>
          <w:rFonts w:ascii="Santander Text" w:hAnsi="Santander Text" w:cs="Arial"/>
          <w:b/>
          <w:bCs/>
          <w:i/>
          <w:szCs w:val="18"/>
          <w:lang w:val="pt-PT"/>
        </w:rPr>
        <w:t>nome_general_specific_purpose’</w:t>
      </w:r>
      <w:r w:rsidR="00F30D3B" w:rsidRPr="00864D30">
        <w:rPr>
          <w:rFonts w:ascii="Santander Text" w:hAnsi="Santander Text" w:cs="Arial"/>
          <w:szCs w:val="18"/>
          <w:lang w:val="pt-PT"/>
        </w:rPr>
        <w:t xml:space="preserve"> = ‘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>general purpose</w:t>
      </w:r>
      <w:r w:rsidR="00F30D3B" w:rsidRPr="00864D30">
        <w:rPr>
          <w:rFonts w:ascii="Santander Text" w:hAnsi="Santander Text" w:cs="Arial"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>.</w:t>
      </w:r>
    </w:p>
    <w:p w14:paraId="4266DA01" w14:textId="77777777" w:rsidR="0091521F" w:rsidRPr="00864D30" w:rsidRDefault="0091521F" w:rsidP="007E3521">
      <w:pPr>
        <w:pStyle w:val="MyHeading1"/>
        <w:spacing w:after="120" w:line="360" w:lineRule="auto"/>
        <w:jc w:val="both"/>
        <w:rPr>
          <w:lang w:val="pt-PT"/>
        </w:rPr>
      </w:pPr>
      <w:bookmarkStart w:id="387" w:name="_Toc192760795"/>
      <w:bookmarkStart w:id="388" w:name="_Toc192777714"/>
      <w:bookmarkStart w:id="389" w:name="_Toc192777830"/>
      <w:bookmarkStart w:id="390" w:name="_Toc192760796"/>
      <w:bookmarkStart w:id="391" w:name="_Toc192777715"/>
      <w:bookmarkStart w:id="392" w:name="_Toc192777831"/>
      <w:bookmarkStart w:id="393" w:name="_Toc141130776"/>
      <w:bookmarkStart w:id="394" w:name="_Toc141130867"/>
      <w:bookmarkStart w:id="395" w:name="_Toc141130916"/>
      <w:bookmarkStart w:id="396" w:name="_Toc141131012"/>
      <w:bookmarkStart w:id="397" w:name="_Toc141131035"/>
      <w:bookmarkStart w:id="398" w:name="_Toc194943224"/>
      <w:bookmarkEnd w:id="387"/>
      <w:bookmarkEnd w:id="388"/>
      <w:bookmarkEnd w:id="389"/>
      <w:bookmarkEnd w:id="390"/>
      <w:bookmarkEnd w:id="391"/>
      <w:bookmarkEnd w:id="392"/>
      <w:r w:rsidRPr="00864D30">
        <w:rPr>
          <w:lang w:val="pt-PT"/>
        </w:rPr>
        <w:t xml:space="preserve">Parametrização SFICS - </w:t>
      </w:r>
      <w:bookmarkEnd w:id="393"/>
      <w:bookmarkEnd w:id="394"/>
      <w:bookmarkEnd w:id="395"/>
      <w:bookmarkEnd w:id="396"/>
      <w:bookmarkEnd w:id="397"/>
      <w:r w:rsidRPr="00864D30">
        <w:rPr>
          <w:i/>
          <w:lang w:val="pt-PT"/>
        </w:rPr>
        <w:t>modesg_param_sfics_taxon_europeia</w:t>
      </w:r>
      <w:bookmarkEnd w:id="398"/>
    </w:p>
    <w:p w14:paraId="7EC63C64" w14:textId="0AE90215" w:rsidR="0091521F" w:rsidRPr="00864D30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Esta parametrização permite aos utilizadores de negócio definir e manter as regras de alocação das categorias SFICS e </w:t>
      </w:r>
      <w:r w:rsidR="008A67D9" w:rsidRPr="00864D30">
        <w:rPr>
          <w:rFonts w:ascii="Santander Text" w:hAnsi="Santander Text" w:cs="Arial"/>
          <w:lang w:val="pt-PT"/>
        </w:rPr>
        <w:t xml:space="preserve">Taxonomia Europeia </w:t>
      </w:r>
      <w:r w:rsidR="001A15B0" w:rsidRPr="00864D30">
        <w:rPr>
          <w:rFonts w:ascii="Santander Text" w:hAnsi="Santander Text" w:cs="Arial"/>
          <w:lang w:val="pt-PT"/>
        </w:rPr>
        <w:t>às operações</w:t>
      </w:r>
      <w:r w:rsidRPr="00864D30">
        <w:rPr>
          <w:rFonts w:ascii="Santander Text" w:hAnsi="Santander Text" w:cs="Arial"/>
          <w:lang w:val="pt-PT"/>
        </w:rPr>
        <w:t>.</w:t>
      </w:r>
    </w:p>
    <w:p w14:paraId="1607B4FA" w14:textId="04222E3A" w:rsidR="0091521F" w:rsidRPr="00864D30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Esta parametrização será composta por um conjunto de variáveis independentes, como o código de produto MIS ou o consumo de CO</w:t>
      </w:r>
      <w:r w:rsidRPr="00864D30">
        <w:rPr>
          <w:rFonts w:ascii="Santander Text" w:hAnsi="Santander Text" w:cs="Arial"/>
          <w:vertAlign w:val="subscript"/>
          <w:lang w:val="pt-PT"/>
        </w:rPr>
        <w:t>2</w:t>
      </w:r>
      <w:r w:rsidRPr="00864D30">
        <w:rPr>
          <w:rFonts w:ascii="Santander Text" w:hAnsi="Santander Text" w:cs="Arial"/>
          <w:lang w:val="pt-PT"/>
        </w:rPr>
        <w:t xml:space="preserve"> e um conjunto de variáveis dependentes que, portanto, depende dos valores das variáveis independentes. As variáveis dependentes da parametrização são a categoria SFICS, as variáveis que definem </w:t>
      </w:r>
      <w:r w:rsidR="001A15B0" w:rsidRPr="00864D30">
        <w:rPr>
          <w:rFonts w:ascii="Santander Text" w:hAnsi="Santander Text" w:cs="Arial"/>
          <w:lang w:val="pt-PT"/>
        </w:rPr>
        <w:t>a</w:t>
      </w:r>
      <w:r w:rsidR="008A67D9" w:rsidRPr="00864D30">
        <w:rPr>
          <w:rFonts w:ascii="Santander Text" w:hAnsi="Santander Text" w:cs="Arial"/>
          <w:lang w:val="pt-PT"/>
        </w:rPr>
        <w:t xml:space="preserve"> elegibilidade e/ou alinhamento à Taxonomia Europeia </w:t>
      </w:r>
      <w:r w:rsidRPr="00864D30">
        <w:rPr>
          <w:rFonts w:ascii="Santander Text" w:hAnsi="Santander Text" w:cs="Arial"/>
          <w:lang w:val="pt-PT"/>
        </w:rPr>
        <w:t>e a percentagem de ponderação a aplicar ao saldo do contrato, para estimar a proporção deste saldo alocado à categoria respetiva.</w:t>
      </w:r>
    </w:p>
    <w:p w14:paraId="40B69CFB" w14:textId="081E055E" w:rsidR="0091521F" w:rsidRPr="00864D30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Tratando-se de uma tabela de parametrização, esta deverá ser atualizada tirando partido das funcionalidades do </w:t>
      </w:r>
      <w:r w:rsidRPr="00864D30">
        <w:rPr>
          <w:rFonts w:ascii="Santander Text" w:hAnsi="Santander Text" w:cs="Arial"/>
          <w:i/>
          <w:lang w:val="pt-PT"/>
        </w:rPr>
        <w:t>front</w:t>
      </w:r>
      <w:r w:rsidRPr="00864D30">
        <w:rPr>
          <w:rFonts w:ascii="Santander Text" w:hAnsi="Santander Text" w:cs="Arial"/>
          <w:lang w:val="pt-PT"/>
        </w:rPr>
        <w:t xml:space="preserve"> do </w:t>
      </w:r>
      <w:r w:rsidRPr="00864D30">
        <w:rPr>
          <w:rFonts w:ascii="Santander Text" w:hAnsi="Santander Text" w:cs="Arial"/>
          <w:i/>
          <w:lang w:val="pt-PT"/>
        </w:rPr>
        <w:t>Data Lake</w:t>
      </w:r>
      <w:r w:rsidRPr="00864D30">
        <w:rPr>
          <w:rFonts w:ascii="Santander Text" w:hAnsi="Santander Text" w:cs="Arial"/>
          <w:lang w:val="pt-PT"/>
        </w:rPr>
        <w:t xml:space="preserve">, pelo respetivo domínio </w:t>
      </w:r>
      <w:r w:rsidRPr="00864D30">
        <w:rPr>
          <w:rFonts w:ascii="Santander Text" w:hAnsi="Santander Text" w:cs="Arial"/>
          <w:i/>
          <w:iCs/>
          <w:lang w:val="pt-PT"/>
        </w:rPr>
        <w:t>owner</w:t>
      </w:r>
      <w:r w:rsidRPr="00864D30">
        <w:rPr>
          <w:rFonts w:ascii="Santander Text" w:hAnsi="Santander Text" w:cs="Arial"/>
          <w:lang w:val="pt-PT"/>
        </w:rPr>
        <w:t xml:space="preserve"> da regra que pretende atualizar. Neste aspeto, há que realçar que cada </w:t>
      </w:r>
      <w:r w:rsidR="00503E02" w:rsidRPr="00864D30">
        <w:rPr>
          <w:rFonts w:ascii="Santander Text" w:hAnsi="Santander Text" w:cs="Arial"/>
          <w:lang w:val="pt-PT"/>
        </w:rPr>
        <w:t>âmbito</w:t>
      </w:r>
      <w:r w:rsidRPr="00864D30">
        <w:rPr>
          <w:rFonts w:ascii="Santander Text" w:hAnsi="Santander Text" w:cs="Arial"/>
          <w:lang w:val="pt-PT"/>
        </w:rPr>
        <w:t xml:space="preserve">, só deve ter acesso às regras da sua responsabilidade, identificadas na tabela pela coluna </w:t>
      </w:r>
      <w:r w:rsidRPr="00864D30">
        <w:rPr>
          <w:rFonts w:ascii="Santander Text" w:hAnsi="Santander Text" w:cs="Arial"/>
          <w:i/>
          <w:iCs/>
          <w:lang w:val="pt-PT"/>
        </w:rPr>
        <w:t>‘</w:t>
      </w:r>
      <w:r w:rsidR="00503E02" w:rsidRPr="00864D30">
        <w:rPr>
          <w:rFonts w:ascii="Santander Text" w:hAnsi="Santander Text" w:cs="Arial"/>
          <w:i/>
          <w:iCs/>
          <w:lang w:val="pt-PT"/>
        </w:rPr>
        <w:t>ambito</w:t>
      </w:r>
      <w:r w:rsidRPr="00864D30">
        <w:rPr>
          <w:rFonts w:ascii="Santander Text" w:hAnsi="Santander Text" w:cs="Arial"/>
          <w:i/>
          <w:iCs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>.</w:t>
      </w:r>
    </w:p>
    <w:p w14:paraId="38B131EF" w14:textId="3C8B4719" w:rsidR="0091521F" w:rsidRPr="00864D30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Cada </w:t>
      </w:r>
      <w:r w:rsidR="00503E02" w:rsidRPr="00864D30">
        <w:rPr>
          <w:rFonts w:ascii="Santander Text" w:hAnsi="Santander Text" w:cs="Arial"/>
          <w:lang w:val="pt-PT"/>
        </w:rPr>
        <w:t>âmbito</w:t>
      </w:r>
      <w:r w:rsidRPr="00864D30">
        <w:rPr>
          <w:rFonts w:ascii="Santander Text" w:hAnsi="Santander Text" w:cs="Arial"/>
          <w:lang w:val="pt-PT"/>
        </w:rPr>
        <w:t xml:space="preserve"> pode optar pela atualização da tabela a partir de duas formas distintas, escolhendo em cada momento uma das seguintes:</w:t>
      </w:r>
    </w:p>
    <w:p w14:paraId="00D5751F" w14:textId="77777777" w:rsidR="0091521F" w:rsidRPr="00864D30" w:rsidRDefault="0091521F" w:rsidP="007E352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Importação de um ficheiro massivo com todas as parametrizações do domínio. Esta opção irá substituir integralmente todas as parametrizações anteriormente em vigor;</w:t>
      </w:r>
    </w:p>
    <w:p w14:paraId="17FACAD4" w14:textId="77777777" w:rsidR="0091521F" w:rsidRPr="00864D30" w:rsidRDefault="0091521F" w:rsidP="007E352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Alteração pontual de uma regra, seja a sua adição, remoção ou modificação.</w:t>
      </w:r>
    </w:p>
    <w:p w14:paraId="0B43F313" w14:textId="77777777" w:rsidR="0091521F" w:rsidRPr="00864D30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É ainda relevante, definir os seguintes controlos aquando da alteração da parametrização, independentemente de qualquer abordagem de atualização:</w:t>
      </w:r>
    </w:p>
    <w:p w14:paraId="48D0C687" w14:textId="2E542796" w:rsidR="0091521F" w:rsidRPr="00864D30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color w:val="000000" w:themeColor="text1"/>
          <w:szCs w:val="18"/>
          <w:lang w:val="pt-PT"/>
        </w:rPr>
      </w:pP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A variável </w:t>
      </w:r>
      <w:r w:rsidRPr="00864D30">
        <w:rPr>
          <w:rFonts w:ascii="Santander Text" w:eastAsia="Times New Roman" w:hAnsi="Santander Text" w:cs="Arial"/>
          <w:b/>
          <w:color w:val="000000" w:themeColor="text1"/>
          <w:szCs w:val="18"/>
          <w:lang w:val="pt-PT"/>
        </w:rPr>
        <w:t>‘</w:t>
      </w:r>
      <w:r w:rsidR="00013530" w:rsidRPr="00864D30">
        <w:rPr>
          <w:rFonts w:ascii="Santander Text" w:eastAsia="Times New Roman" w:hAnsi="Santander Text" w:cs="Arial"/>
          <w:b/>
          <w:bCs/>
          <w:i/>
          <w:iCs/>
          <w:color w:val="000000" w:themeColor="text1"/>
          <w:szCs w:val="18"/>
          <w:lang w:val="pt-PT"/>
        </w:rPr>
        <w:t>ambito</w:t>
      </w:r>
      <w:r w:rsidRPr="00864D30">
        <w:rPr>
          <w:rFonts w:ascii="Santander Text" w:eastAsia="Times New Roman" w:hAnsi="Santander Text" w:cs="Arial"/>
          <w:b/>
          <w:bCs/>
          <w:i/>
          <w:iCs/>
          <w:color w:val="000000" w:themeColor="text1"/>
          <w:szCs w:val="18"/>
          <w:lang w:val="pt-PT"/>
        </w:rPr>
        <w:t>’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 permite definir o </w:t>
      </w:r>
      <w:r w:rsidR="00503E02"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âmbito ou 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domínio do critério e a área responsável pela respetiva definição. De notar que</w:t>
      </w:r>
      <w:r w:rsidR="008A67D9"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, atualmente,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 a presente tabela terá como áreas responsáveis de aprovisionamento de informação</w:t>
      </w:r>
      <w:r w:rsidR="008A67D9"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 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a área de Controlo de Gestão (</w:t>
      </w:r>
      <w:r w:rsidR="00503E02"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‘</w:t>
      </w:r>
      <w:r w:rsidR="00013530" w:rsidRPr="00864D30">
        <w:rPr>
          <w:rFonts w:ascii="Santander Text" w:eastAsia="Times New Roman" w:hAnsi="Santander Text" w:cs="Arial"/>
          <w:bCs/>
          <w:i/>
          <w:iCs/>
          <w:color w:val="000000" w:themeColor="text1"/>
          <w:szCs w:val="18"/>
          <w:lang w:val="pt-PT"/>
        </w:rPr>
        <w:t>ambito</w:t>
      </w:r>
      <w:r w:rsidR="00503E02" w:rsidRPr="00864D30">
        <w:rPr>
          <w:rFonts w:ascii="Santander Text" w:eastAsia="Times New Roman" w:hAnsi="Santander Text" w:cs="Arial"/>
          <w:bCs/>
          <w:i/>
          <w:iCs/>
          <w:color w:val="000000" w:themeColor="text1"/>
          <w:szCs w:val="18"/>
          <w:lang w:val="pt-PT"/>
        </w:rPr>
        <w:t>’</w:t>
      </w:r>
      <w:r w:rsidR="00013530"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 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= </w:t>
      </w:r>
      <w:r w:rsidR="00F30D3B"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‘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CdG</w:t>
      </w:r>
      <w:r w:rsidR="00F30D3B"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’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) e a área de Enterprise Risk Management (</w:t>
      </w:r>
      <w:r w:rsidR="00503E02"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‘</w:t>
      </w:r>
      <w:r w:rsidR="00503E02" w:rsidRPr="00864D30">
        <w:rPr>
          <w:rFonts w:ascii="Santander Text" w:eastAsia="Times New Roman" w:hAnsi="Santander Text" w:cs="Arial"/>
          <w:i/>
          <w:color w:val="000000" w:themeColor="text1"/>
          <w:szCs w:val="18"/>
          <w:lang w:val="pt-PT"/>
        </w:rPr>
        <w:t>a</w:t>
      </w:r>
      <w:r w:rsidRPr="00864D30">
        <w:rPr>
          <w:rFonts w:ascii="Santander Text" w:eastAsia="Times New Roman" w:hAnsi="Santander Text" w:cs="Arial"/>
          <w:i/>
          <w:color w:val="000000" w:themeColor="text1"/>
          <w:szCs w:val="18"/>
          <w:lang w:val="pt-PT"/>
        </w:rPr>
        <w:t>mbito</w:t>
      </w:r>
      <w:r w:rsidR="00503E02"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’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 = </w:t>
      </w:r>
      <w:r w:rsidR="00F30D3B"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‘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ESG Risk</w:t>
      </w:r>
      <w:r w:rsidR="00F30D3B"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’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). No entanto, será possível</w:t>
      </w:r>
      <w:r w:rsidR="00503E02"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 ao utilizador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, caso se pretenda adicionar um outro âmbito na </w:t>
      </w:r>
      <w:r w:rsidR="00503E02"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tabela de 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parametrização;</w:t>
      </w:r>
    </w:p>
    <w:p w14:paraId="0C5D0818" w14:textId="17E9EF9F" w:rsidR="0091521F" w:rsidRPr="00864D30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color w:val="000000" w:themeColor="text1"/>
          <w:szCs w:val="18"/>
          <w:lang w:val="pt-PT"/>
        </w:rPr>
      </w:pP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O campo ‘</w:t>
      </w:r>
      <w:r w:rsidRPr="00864D30">
        <w:rPr>
          <w:rFonts w:ascii="Santander Text" w:eastAsia="Times New Roman" w:hAnsi="Santander Text" w:cs="Arial"/>
          <w:b/>
          <w:bCs/>
          <w:i/>
          <w:color w:val="000000" w:themeColor="text1"/>
          <w:szCs w:val="18"/>
          <w:lang w:val="pt-PT"/>
        </w:rPr>
        <w:t>cod_regra’</w:t>
      </w:r>
      <w:r w:rsidRPr="00864D30">
        <w:rPr>
          <w:rFonts w:ascii="Santander Text" w:eastAsia="Times New Roman" w:hAnsi="Santander Text" w:cs="Arial"/>
          <w:b/>
          <w:bCs/>
          <w:color w:val="000000" w:themeColor="text1"/>
          <w:szCs w:val="18"/>
          <w:lang w:val="pt-PT"/>
        </w:rPr>
        <w:t xml:space="preserve"> 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deverá ser preenchido de forma automática e sequencial</w:t>
      </w:r>
      <w:r w:rsidR="00503E02"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 pelo utilizador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, garantindo um controlo sobre as alterações ao nível da tabela de parametrização. Para cada linha da tabela de parametrização deve ser guardada um número de regra e não deve ser repetida para mais nenhuma linha. Caso essa linha seja eliminada num mês e adicionada noutro, o </w:t>
      </w:r>
      <w:r w:rsidR="00013530"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‘</w:t>
      </w:r>
      <w:r w:rsidRPr="00864D30">
        <w:rPr>
          <w:rFonts w:ascii="Santander Text" w:eastAsia="Times New Roman" w:hAnsi="Santander Text" w:cs="Arial"/>
          <w:i/>
          <w:color w:val="000000" w:themeColor="text1"/>
          <w:szCs w:val="18"/>
          <w:lang w:val="pt-PT"/>
        </w:rPr>
        <w:t>cod_regra</w:t>
      </w:r>
      <w:r w:rsidR="00013530" w:rsidRPr="00864D30">
        <w:rPr>
          <w:rFonts w:ascii="Santander Text" w:eastAsia="Times New Roman" w:hAnsi="Santander Text" w:cs="Arial"/>
          <w:i/>
          <w:color w:val="000000" w:themeColor="text1"/>
          <w:szCs w:val="18"/>
          <w:lang w:val="pt-PT"/>
        </w:rPr>
        <w:t>’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 deve ser o mesmo da versão anteriormente eliminada;</w:t>
      </w:r>
    </w:p>
    <w:p w14:paraId="680C30D2" w14:textId="77777777" w:rsidR="0091521F" w:rsidRPr="00864D30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color w:val="000000" w:themeColor="text1"/>
          <w:szCs w:val="18"/>
          <w:lang w:val="pt-PT"/>
        </w:rPr>
      </w:pP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O campo ‘</w:t>
      </w:r>
      <w:r w:rsidRPr="00864D30">
        <w:rPr>
          <w:rFonts w:ascii="Santander Text" w:eastAsia="Times New Roman" w:hAnsi="Santander Text" w:cs="Arial"/>
          <w:b/>
          <w:bCs/>
          <w:i/>
          <w:color w:val="000000" w:themeColor="text1"/>
          <w:szCs w:val="18"/>
          <w:lang w:val="pt-PT"/>
        </w:rPr>
        <w:t>ordem’</w:t>
      </w:r>
      <w:r w:rsidRPr="00864D30">
        <w:rPr>
          <w:rFonts w:ascii="Santander Text" w:eastAsia="Times New Roman" w:hAnsi="Santander Text" w:cs="Arial"/>
          <w:b/>
          <w:bCs/>
          <w:color w:val="000000" w:themeColor="text1"/>
          <w:szCs w:val="18"/>
          <w:lang w:val="pt-PT"/>
        </w:rPr>
        <w:t xml:space="preserve"> 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deverá ser preenchidos pelo utilizador encarregue do carregamento da informação na tabela de parametrização, de modo a possibilitar a ordem pela qual os critérios serão aplicados aos contratos. Neste sentido, este campo deverá ser preenchido tendo em conta a ordem de prioridades de aplicabilidade do critério (sendo este campo de extrema relevância para definição da prioridade de marcação dos critérios ao nível da operação, produto e cliente);</w:t>
      </w:r>
    </w:p>
    <w:p w14:paraId="36B9D9A8" w14:textId="1EFD8AB0" w:rsidR="0091521F" w:rsidRPr="00864D30" w:rsidRDefault="0091521F" w:rsidP="008E5B92">
      <w:pPr>
        <w:pStyle w:val="ListParagraph"/>
        <w:numPr>
          <w:ilvl w:val="0"/>
          <w:numId w:val="97"/>
        </w:numPr>
        <w:spacing w:after="0" w:line="360" w:lineRule="auto"/>
        <w:contextualSpacing w:val="0"/>
        <w:jc w:val="both"/>
        <w:rPr>
          <w:rFonts w:ascii="Santander Text" w:hAnsi="Santander Text" w:cs="Arial"/>
          <w:color w:val="000000" w:themeColor="text1"/>
          <w:szCs w:val="18"/>
          <w:lang w:val="pt-PT"/>
        </w:rPr>
      </w:pPr>
      <w:r w:rsidRPr="00864D30">
        <w:rPr>
          <w:rFonts w:ascii="Santander Text" w:hAnsi="Santander Text" w:cs="Arial"/>
          <w:color w:val="000000" w:themeColor="text1"/>
          <w:szCs w:val="18"/>
          <w:lang w:val="pt-PT"/>
        </w:rPr>
        <w:t xml:space="preserve">Os campos </w:t>
      </w:r>
      <w:r w:rsidR="00503E02" w:rsidRPr="00864D30">
        <w:rPr>
          <w:rFonts w:ascii="Santander Text" w:hAnsi="Santander Text" w:cs="Arial"/>
          <w:color w:val="000000" w:themeColor="text1"/>
          <w:szCs w:val="18"/>
          <w:lang w:val="pt-PT"/>
        </w:rPr>
        <w:t>‘</w:t>
      </w:r>
      <w:r w:rsidR="00503E02" w:rsidRPr="00864D30">
        <w:rPr>
          <w:rFonts w:ascii="Santander Text" w:hAnsi="Santander Text" w:cs="Arial"/>
          <w:i/>
          <w:color w:val="000000" w:themeColor="text1"/>
          <w:szCs w:val="18"/>
          <w:lang w:val="pt-PT"/>
        </w:rPr>
        <w:t>ambito</w:t>
      </w:r>
      <w:r w:rsidR="00503E02" w:rsidRPr="00864D30">
        <w:rPr>
          <w:rFonts w:ascii="Santander Text" w:hAnsi="Santander Text" w:cs="Arial"/>
          <w:color w:val="000000" w:themeColor="text1"/>
          <w:szCs w:val="18"/>
          <w:lang w:val="pt-PT"/>
        </w:rPr>
        <w:t>’</w:t>
      </w:r>
      <w:r w:rsidRPr="00864D30">
        <w:rPr>
          <w:rFonts w:ascii="Santander Text" w:hAnsi="Santander Text" w:cs="Arial"/>
          <w:color w:val="000000" w:themeColor="text1"/>
          <w:szCs w:val="18"/>
          <w:lang w:val="pt-PT"/>
        </w:rPr>
        <w:t>, ‘</w:t>
      </w:r>
      <w:r w:rsidRPr="00864D30">
        <w:rPr>
          <w:rFonts w:ascii="Santander Text" w:hAnsi="Santander Text" w:cs="Arial"/>
          <w:i/>
          <w:color w:val="000000" w:themeColor="text1"/>
          <w:szCs w:val="18"/>
          <w:lang w:val="pt-PT"/>
        </w:rPr>
        <w:t>cod_regra’</w:t>
      </w:r>
      <w:r w:rsidRPr="00864D30">
        <w:rPr>
          <w:rFonts w:ascii="Santander Text" w:hAnsi="Santander Text" w:cs="Arial"/>
          <w:color w:val="000000" w:themeColor="text1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color w:val="000000" w:themeColor="text1"/>
          <w:szCs w:val="18"/>
          <w:lang w:val="pt-PT"/>
        </w:rPr>
        <w:t>ordem’</w:t>
      </w:r>
      <w:r w:rsidRPr="00864D30">
        <w:rPr>
          <w:rFonts w:ascii="Santander Text" w:hAnsi="Santander Text" w:cs="Arial"/>
          <w:color w:val="000000" w:themeColor="text1"/>
          <w:szCs w:val="18"/>
          <w:lang w:val="pt-PT"/>
        </w:rPr>
        <w:t xml:space="preserve"> deverão ser os únicos campos de preenchimento obrigatório na tabela de parametrização;</w:t>
      </w:r>
    </w:p>
    <w:p w14:paraId="2FFD3774" w14:textId="77777777" w:rsidR="0091521F" w:rsidRPr="00864D30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b/>
          <w:bCs/>
          <w:color w:val="000000" w:themeColor="text1"/>
          <w:szCs w:val="18"/>
          <w:lang w:val="pt-PT"/>
        </w:rPr>
      </w:pP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A variável ‘</w:t>
      </w:r>
      <w:r w:rsidRPr="00864D30">
        <w:rPr>
          <w:rFonts w:ascii="Santander Text" w:eastAsia="Times New Roman" w:hAnsi="Santander Text" w:cs="Arial"/>
          <w:b/>
          <w:bCs/>
          <w:i/>
          <w:color w:val="000000" w:themeColor="text1"/>
          <w:szCs w:val="18"/>
          <w:lang w:val="pt-PT"/>
        </w:rPr>
        <w:t>data_inicial’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 (data desde a qual as operações associadas a um ‘</w:t>
      </w:r>
      <w:r w:rsidRPr="00864D30">
        <w:rPr>
          <w:rFonts w:ascii="Santander Text" w:eastAsia="Times New Roman" w:hAnsi="Santander Text" w:cs="Arial"/>
          <w:i/>
          <w:color w:val="000000" w:themeColor="text1"/>
          <w:szCs w:val="18"/>
          <w:lang w:val="pt-PT"/>
        </w:rPr>
        <w:t>zcliente’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 ou outras operações devem ser associadas a uma dada categoria) deverá ser de </w:t>
      </w:r>
      <w:r w:rsidRPr="00864D30">
        <w:rPr>
          <w:rFonts w:ascii="Santander Text" w:eastAsia="Times New Roman" w:hAnsi="Santander Text" w:cs="Arial"/>
          <w:b/>
          <w:bCs/>
          <w:color w:val="000000" w:themeColor="text1"/>
          <w:szCs w:val="18"/>
          <w:lang w:val="pt-PT"/>
        </w:rPr>
        <w:t xml:space="preserve">preenchimento obrigatório para marcações ao </w:t>
      </w:r>
      <w:r w:rsidRPr="00864D30">
        <w:rPr>
          <w:rFonts w:ascii="Santander Text" w:eastAsia="Times New Roman" w:hAnsi="Santander Text" w:cs="Arial"/>
          <w:b/>
          <w:bCs/>
          <w:color w:val="000000" w:themeColor="text1"/>
          <w:szCs w:val="18"/>
          <w:u w:val="single"/>
          <w:lang w:val="pt-PT"/>
        </w:rPr>
        <w:t>nível do cliente apenas</w:t>
      </w:r>
      <w:r w:rsidRPr="00864D30">
        <w:rPr>
          <w:rFonts w:ascii="Santander Text" w:eastAsia="Times New Roman" w:hAnsi="Santander Text" w:cs="Arial"/>
          <w:b/>
          <w:bCs/>
          <w:color w:val="000000" w:themeColor="text1"/>
          <w:szCs w:val="18"/>
          <w:lang w:val="pt-PT"/>
        </w:rPr>
        <w:t>;</w:t>
      </w:r>
    </w:p>
    <w:p w14:paraId="20452DEA" w14:textId="77777777" w:rsidR="0091521F" w:rsidRPr="00864D30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color w:val="000000" w:themeColor="text1"/>
          <w:szCs w:val="18"/>
          <w:lang w:val="pt-PT"/>
        </w:rPr>
      </w:pP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A variável ‘</w:t>
      </w:r>
      <w:r w:rsidRPr="00864D30">
        <w:rPr>
          <w:rFonts w:ascii="Santander Text" w:eastAsia="Times New Roman" w:hAnsi="Santander Text" w:cs="Arial"/>
          <w:b/>
          <w:bCs/>
          <w:i/>
          <w:color w:val="000000" w:themeColor="text1"/>
          <w:szCs w:val="18"/>
          <w:lang w:val="pt-PT"/>
        </w:rPr>
        <w:t>data_final’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 (data até à qual as operações associadas a um ‘</w:t>
      </w:r>
      <w:r w:rsidRPr="00864D30">
        <w:rPr>
          <w:rFonts w:ascii="Santander Text" w:eastAsia="Times New Roman" w:hAnsi="Santander Text" w:cs="Arial"/>
          <w:i/>
          <w:color w:val="000000" w:themeColor="text1"/>
          <w:szCs w:val="18"/>
          <w:lang w:val="pt-PT"/>
        </w:rPr>
        <w:t>zcliente’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 ou outras operações devem ser associadas a uma dada categoria) </w:t>
      </w:r>
      <w:r w:rsidRPr="00864D30">
        <w:rPr>
          <w:rFonts w:ascii="Santander Text" w:eastAsia="Times New Roman" w:hAnsi="Santander Text" w:cs="Arial"/>
          <w:b/>
          <w:bCs/>
          <w:color w:val="000000" w:themeColor="text1"/>
          <w:szCs w:val="18"/>
          <w:lang w:val="pt-PT"/>
        </w:rPr>
        <w:t>não é de preenchimento obrigatório.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 Poderá ser preenchida com a data real de fim da marcação se aplicável ou com uma data</w:t>
      </w:r>
      <w:r w:rsidRPr="00864D30">
        <w:rPr>
          <w:rFonts w:ascii="Santander Text" w:eastAsia="Times New Roman" w:hAnsi="Santander Text" w:cs="Arial"/>
          <w:i/>
          <w:iCs/>
          <w:color w:val="000000" w:themeColor="text1"/>
          <w:szCs w:val="18"/>
          <w:lang w:val="pt-PT"/>
        </w:rPr>
        <w:t xml:space="preserve"> default 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se não existir</w:t>
      </w:r>
      <w:r w:rsidRPr="00864D30">
        <w:rPr>
          <w:rFonts w:ascii="Santander Text" w:eastAsia="Times New Roman" w:hAnsi="Santander Text" w:cs="Arial"/>
          <w:i/>
          <w:iCs/>
          <w:color w:val="000000" w:themeColor="text1"/>
          <w:szCs w:val="18"/>
          <w:lang w:val="pt-PT"/>
        </w:rPr>
        <w:t xml:space="preserve"> 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data de fim prevista (ex.: 31/12/9999). Este campo tem como objetivo prever situações onde CdG prefira colocar uma data de fim (guardando a informação na tabela de parametrização) ao invés de eliminar completamente o registo da tabela;</w:t>
      </w:r>
    </w:p>
    <w:p w14:paraId="18FF3C82" w14:textId="155EB749" w:rsidR="0091521F" w:rsidRPr="00864D30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color w:val="000000" w:themeColor="text1"/>
          <w:szCs w:val="18"/>
          <w:lang w:val="pt-PT"/>
        </w:rPr>
      </w:pP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Carregamento da parametrização ao nível do contrato deverá ser efetuada via carregamento através de chave </w:t>
      </w:r>
      <w:r w:rsidRPr="00864D30">
        <w:rPr>
          <w:rFonts w:ascii="Santander Text" w:eastAsia="Times New Roman" w:hAnsi="Santander Text" w:cs="Arial"/>
          <w:i/>
          <w:color w:val="000000" w:themeColor="text1"/>
          <w:szCs w:val="18"/>
          <w:lang w:val="pt-PT"/>
        </w:rPr>
        <w:t>Master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 (‘</w:t>
      </w:r>
      <w:r w:rsidRPr="00864D30">
        <w:rPr>
          <w:rFonts w:ascii="Santander Text" w:eastAsia="Times New Roman" w:hAnsi="Santander Text" w:cs="Arial"/>
          <w:i/>
          <w:color w:val="000000" w:themeColor="text1"/>
          <w:szCs w:val="18"/>
          <w:lang w:val="pt-PT"/>
        </w:rPr>
        <w:t>cempresa’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, ‘</w:t>
      </w:r>
      <w:r w:rsidRPr="00864D30">
        <w:rPr>
          <w:rFonts w:ascii="Santander Text" w:eastAsia="Times New Roman" w:hAnsi="Santander Text" w:cs="Arial"/>
          <w:i/>
          <w:color w:val="000000" w:themeColor="text1"/>
          <w:szCs w:val="18"/>
          <w:lang w:val="pt-PT"/>
        </w:rPr>
        <w:t>cbalcao’, ‘cnumecta’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 e ‘</w:t>
      </w:r>
      <w:r w:rsidRPr="00864D30">
        <w:rPr>
          <w:rFonts w:ascii="Santander Text" w:eastAsia="Times New Roman" w:hAnsi="Santander Text" w:cs="Arial"/>
          <w:i/>
          <w:color w:val="000000" w:themeColor="text1"/>
          <w:szCs w:val="18"/>
          <w:lang w:val="pt-PT"/>
        </w:rPr>
        <w:t>zdeposit’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);</w:t>
      </w:r>
    </w:p>
    <w:p w14:paraId="6DAA21C4" w14:textId="4C113D83" w:rsidR="001F5136" w:rsidRPr="00864D30" w:rsidRDefault="001F5136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color w:val="000000" w:themeColor="text1"/>
          <w:szCs w:val="18"/>
          <w:lang w:val="pt-PT"/>
        </w:rPr>
      </w:pP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A tabela de parametrização contém a parametrização de códigos “pais” </w:t>
      </w:r>
      <w:r w:rsidRPr="00864D30">
        <w:rPr>
          <w:rFonts w:ascii="Santander Text" w:eastAsia="Times New Roman" w:hAnsi="Santander Text" w:cs="Arial"/>
          <w:i/>
          <w:color w:val="000000" w:themeColor="text1"/>
          <w:szCs w:val="18"/>
          <w:lang w:val="pt-PT"/>
        </w:rPr>
        <w:t>‘ckmetamis’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 pelo que, para efetuar a marcação ao nível da operação, terá de proceder-se ao contágio de todos os </w:t>
      </w:r>
      <w:r w:rsidRPr="00864D30">
        <w:rPr>
          <w:rFonts w:ascii="Santander Text" w:eastAsia="Times New Roman" w:hAnsi="Santander Text" w:cs="Arial"/>
          <w:i/>
          <w:color w:val="000000" w:themeColor="text1"/>
          <w:szCs w:val="18"/>
          <w:lang w:val="pt-PT"/>
        </w:rPr>
        <w:t>‘ckmetamis’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 “filhos”;</w:t>
      </w:r>
    </w:p>
    <w:p w14:paraId="65F03A76" w14:textId="429D9EAD" w:rsidR="00013530" w:rsidRPr="00864D30" w:rsidRDefault="00013530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color w:val="000000" w:themeColor="text1"/>
          <w:szCs w:val="18"/>
          <w:lang w:val="pt-PT"/>
        </w:rPr>
      </w:pP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Deverá garantir-se a existência de controlos que permitam impedir o preenchimento das colunas </w:t>
      </w:r>
      <w:r w:rsidR="00295CDB" w:rsidRPr="00864D30">
        <w:rPr>
          <w:rFonts w:ascii="Santander Text" w:hAnsi="Santander Text" w:cs="Arial"/>
          <w:i/>
          <w:lang w:val="pt-PT"/>
        </w:rPr>
        <w:t>‘sst_indctr’</w:t>
      </w:r>
      <w:r w:rsidR="00295CDB" w:rsidRPr="00864D30">
        <w:rPr>
          <w:rFonts w:ascii="Santander Text" w:hAnsi="Santander Text" w:cs="Arial"/>
          <w:lang w:val="pt-PT"/>
        </w:rPr>
        <w:t>,</w:t>
      </w:r>
      <w:r w:rsidR="00295CDB"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 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‘</w:t>
      </w:r>
      <w:r w:rsidRPr="00864D30">
        <w:rPr>
          <w:rFonts w:ascii="Santander Text" w:eastAsia="Times New Roman" w:hAnsi="Santander Text" w:cs="Arial"/>
          <w:i/>
          <w:color w:val="000000" w:themeColor="text1"/>
          <w:szCs w:val="18"/>
          <w:lang w:val="pt-PT"/>
        </w:rPr>
        <w:t>nome_purpose_esg_nalinh_tax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‘</w:t>
      </w:r>
      <w:r w:rsidRPr="00864D30">
        <w:rPr>
          <w:rFonts w:ascii="Santander Text" w:eastAsia="Times New Roman" w:hAnsi="Santander Text" w:cs="Arial"/>
          <w:i/>
          <w:color w:val="000000" w:themeColor="text1"/>
          <w:szCs w:val="18"/>
          <w:lang w:val="pt-PT"/>
        </w:rPr>
        <w:t>,</w:t>
      </w:r>
      <w:r w:rsidR="00295CDB" w:rsidRPr="00864D30">
        <w:rPr>
          <w:rFonts w:ascii="Santander Text" w:eastAsia="Times New Roman" w:hAnsi="Santander Text" w:cs="Arial"/>
          <w:i/>
          <w:color w:val="000000" w:themeColor="text1"/>
          <w:szCs w:val="18"/>
          <w:lang w:val="pt-PT"/>
        </w:rPr>
        <w:t xml:space="preserve"> 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‘</w:t>
      </w:r>
      <w:r w:rsidRPr="00864D30">
        <w:rPr>
          <w:rFonts w:ascii="Santander Text" w:eastAsia="Times New Roman" w:hAnsi="Santander Text" w:cs="Arial"/>
          <w:i/>
          <w:color w:val="000000" w:themeColor="text1"/>
          <w:szCs w:val="18"/>
          <w:lang w:val="pt-PT"/>
        </w:rPr>
        <w:t>nome_purpose_esg_alinh_tax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‘</w:t>
      </w:r>
      <w:r w:rsidRPr="00864D30">
        <w:rPr>
          <w:rFonts w:ascii="Santander Text" w:eastAsia="Times New Roman" w:hAnsi="Santander Text" w:cs="Arial"/>
          <w:i/>
          <w:color w:val="000000" w:themeColor="text1"/>
          <w:szCs w:val="18"/>
          <w:lang w:val="pt-PT"/>
        </w:rPr>
        <w:t xml:space="preserve">, 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‘</w:t>
      </w:r>
      <w:r w:rsidRPr="00864D30">
        <w:rPr>
          <w:rFonts w:ascii="Santander Text" w:eastAsia="Times New Roman" w:hAnsi="Santander Text" w:cs="Arial"/>
          <w:i/>
          <w:color w:val="000000" w:themeColor="text1"/>
          <w:szCs w:val="18"/>
          <w:lang w:val="pt-PT"/>
        </w:rPr>
        <w:t>nome_general_specific_purpose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‘</w:t>
      </w:r>
      <w:r w:rsidRPr="00864D30">
        <w:rPr>
          <w:rFonts w:ascii="Santander Text" w:eastAsia="Times New Roman" w:hAnsi="Santander Text" w:cs="Arial"/>
          <w:i/>
          <w:color w:val="000000" w:themeColor="text1"/>
          <w:szCs w:val="18"/>
          <w:lang w:val="pt-PT"/>
        </w:rPr>
        <w:t xml:space="preserve">, 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‘</w:t>
      </w:r>
      <w:r w:rsidRPr="00864D30">
        <w:rPr>
          <w:rFonts w:ascii="Santander Text" w:eastAsia="Times New Roman" w:hAnsi="Santander Text" w:cs="Arial"/>
          <w:i/>
          <w:color w:val="000000" w:themeColor="text1"/>
          <w:szCs w:val="18"/>
          <w:lang w:val="pt-PT"/>
        </w:rPr>
        <w:t>nome_specific_eligible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‘</w:t>
      </w:r>
      <w:r w:rsidRPr="00864D30">
        <w:rPr>
          <w:rFonts w:ascii="Santander Text" w:eastAsia="Times New Roman" w:hAnsi="Santander Text" w:cs="Arial"/>
          <w:i/>
          <w:color w:val="000000" w:themeColor="text1"/>
          <w:szCs w:val="18"/>
          <w:lang w:val="pt-PT"/>
        </w:rPr>
        <w:t>,</w:t>
      </w:r>
      <w:r w:rsidRPr="00864D30">
        <w:rPr>
          <w:rFonts w:ascii="Santander Text" w:eastAsia="Times New Roman" w:hAnsi="Santander Text" w:cs="Arial"/>
          <w:i/>
          <w:color w:val="000000" w:themeColor="text1"/>
          <w:szCs w:val="18"/>
          <w:lang w:val="pt-PT"/>
        </w:rPr>
        <w:tab/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e</w:t>
      </w:r>
      <w:r w:rsidRPr="00864D30">
        <w:rPr>
          <w:rFonts w:ascii="Santander Text" w:eastAsia="Times New Roman" w:hAnsi="Santander Text" w:cs="Arial"/>
          <w:i/>
          <w:color w:val="000000" w:themeColor="text1"/>
          <w:szCs w:val="18"/>
          <w:lang w:val="pt-PT"/>
        </w:rPr>
        <w:t xml:space="preserve"> 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‘</w:t>
      </w:r>
      <w:r w:rsidRPr="00864D30">
        <w:rPr>
          <w:rFonts w:ascii="Santander Text" w:eastAsia="Times New Roman" w:hAnsi="Santander Text" w:cs="Arial"/>
          <w:i/>
          <w:color w:val="000000" w:themeColor="text1"/>
          <w:szCs w:val="18"/>
          <w:lang w:val="pt-PT"/>
        </w:rPr>
        <w:t>nome_specific_sustainable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‘ por parte de utilizad</w:t>
      </w:r>
      <w:r w:rsidR="00503E02"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ores que preencham o âmbito de </w:t>
      </w:r>
      <w:r w:rsidR="00F30D3B"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‘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CdG</w:t>
      </w:r>
      <w:r w:rsidR="00F30D3B"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’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. Por outro lado, os controlos deverão impedir o preenchimento da coluna ‘</w:t>
      </w:r>
      <w:r w:rsidRPr="00864D30">
        <w:rPr>
          <w:rFonts w:ascii="Santander Text" w:eastAsia="Times New Roman" w:hAnsi="Santander Text" w:cs="Arial"/>
          <w:i/>
          <w:color w:val="000000" w:themeColor="text1"/>
          <w:szCs w:val="18"/>
          <w:lang w:val="pt-PT"/>
        </w:rPr>
        <w:t>montante_pndrc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’ por parte de utilizadores que preencham o âmbito de </w:t>
      </w:r>
      <w:r w:rsidR="00F30D3B"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‘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ESG Risk</w:t>
      </w:r>
      <w:r w:rsidR="00F30D3B"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’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;</w:t>
      </w:r>
    </w:p>
    <w:p w14:paraId="12C0FA2E" w14:textId="7383A5B6" w:rsidR="0091521F" w:rsidRPr="00864D30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color w:val="000000" w:themeColor="text1"/>
          <w:szCs w:val="18"/>
          <w:lang w:val="pt-PT"/>
        </w:rPr>
      </w:pP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Sempre que a variável ‘</w:t>
      </w:r>
      <w:r w:rsidRPr="00864D30">
        <w:rPr>
          <w:rFonts w:ascii="Santander Text" w:eastAsia="Times New Roman" w:hAnsi="Santander Text" w:cs="Arial"/>
          <w:b/>
          <w:bCs/>
          <w:i/>
          <w:color w:val="000000" w:themeColor="text1"/>
          <w:szCs w:val="18"/>
          <w:lang w:val="pt-PT"/>
        </w:rPr>
        <w:t>nome_general_specific_purpose’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 esteja preenchida com </w:t>
      </w:r>
      <w:r w:rsidR="00F30D3B"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‘</w:t>
      </w:r>
      <w:r w:rsidRPr="00864D30">
        <w:rPr>
          <w:rFonts w:ascii="Santander Text" w:eastAsia="Times New Roman" w:hAnsi="Santander Text" w:cs="Arial"/>
          <w:b/>
          <w:bCs/>
          <w:color w:val="000000" w:themeColor="text1"/>
          <w:szCs w:val="18"/>
          <w:lang w:val="pt-PT"/>
        </w:rPr>
        <w:t>general purpose</w:t>
      </w:r>
      <w:r w:rsidR="00F30D3B"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’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, as variáveis ‘</w:t>
      </w:r>
      <w:r w:rsidRPr="00864D30">
        <w:rPr>
          <w:rFonts w:ascii="Santander Text" w:eastAsia="Times New Roman" w:hAnsi="Santander Text" w:cs="Arial"/>
          <w:b/>
          <w:bCs/>
          <w:i/>
          <w:color w:val="000000" w:themeColor="text1"/>
          <w:szCs w:val="18"/>
          <w:lang w:val="pt-PT"/>
        </w:rPr>
        <w:t xml:space="preserve">nome_specific_eligible’ </w:t>
      </w:r>
      <w:r w:rsidRPr="00864D30">
        <w:rPr>
          <w:rFonts w:ascii="Santander Text" w:eastAsia="Times New Roman" w:hAnsi="Santander Text" w:cs="Arial"/>
          <w:b/>
          <w:bCs/>
          <w:color w:val="000000" w:themeColor="text1"/>
          <w:szCs w:val="18"/>
          <w:lang w:val="pt-PT"/>
        </w:rPr>
        <w:t>e</w:t>
      </w:r>
      <w:r w:rsidRPr="00864D30">
        <w:rPr>
          <w:rFonts w:ascii="Santander Text" w:eastAsia="Times New Roman" w:hAnsi="Santander Text" w:cs="Arial"/>
          <w:b/>
          <w:bCs/>
          <w:i/>
          <w:color w:val="000000" w:themeColor="text1"/>
          <w:szCs w:val="18"/>
          <w:lang w:val="pt-PT"/>
        </w:rPr>
        <w:t xml:space="preserve"> ‘nome_specific_sustainable’</w:t>
      </w:r>
      <w:r w:rsidRPr="00864D30">
        <w:rPr>
          <w:rFonts w:ascii="Santander Text" w:eastAsia="Times New Roman" w:hAnsi="Santander Text" w:cs="Arial"/>
          <w:b/>
          <w:bCs/>
          <w:color w:val="000000" w:themeColor="text1"/>
          <w:szCs w:val="18"/>
          <w:lang w:val="pt-PT"/>
        </w:rPr>
        <w:t xml:space="preserve"> não podem estar preenchidas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;</w:t>
      </w:r>
    </w:p>
    <w:p w14:paraId="21E34D91" w14:textId="77777777" w:rsidR="002475D1" w:rsidRPr="00864D30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color w:val="000000" w:themeColor="text1"/>
          <w:szCs w:val="18"/>
          <w:lang w:val="pt-PT"/>
        </w:rPr>
      </w:pP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Sempre que a variável ‘</w:t>
      </w:r>
      <w:r w:rsidRPr="00864D30">
        <w:rPr>
          <w:rFonts w:ascii="Santander Text" w:eastAsia="Times New Roman" w:hAnsi="Santander Text" w:cs="Arial"/>
          <w:b/>
          <w:bCs/>
          <w:i/>
          <w:color w:val="000000" w:themeColor="text1"/>
          <w:szCs w:val="18"/>
          <w:lang w:val="pt-PT"/>
        </w:rPr>
        <w:t>nome_general_specific_purpose’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 esteja preenchida com </w:t>
      </w:r>
      <w:r w:rsidR="00F30D3B"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‘</w:t>
      </w:r>
      <w:r w:rsidRPr="00864D30">
        <w:rPr>
          <w:rFonts w:ascii="Santander Text" w:eastAsia="Times New Roman" w:hAnsi="Santander Text" w:cs="Arial"/>
          <w:b/>
          <w:bCs/>
          <w:color w:val="000000" w:themeColor="text1"/>
          <w:szCs w:val="18"/>
          <w:lang w:val="pt-PT"/>
        </w:rPr>
        <w:t>specific purpose</w:t>
      </w:r>
      <w:r w:rsidR="00F30D3B"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>’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/>
        </w:rPr>
        <w:t xml:space="preserve">, </w:t>
      </w:r>
      <w:r w:rsidRPr="00864D30">
        <w:rPr>
          <w:rFonts w:ascii="Santander Text" w:eastAsia="Times New Roman" w:hAnsi="Santander Text" w:cs="Arial"/>
          <w:b/>
          <w:bCs/>
          <w:color w:val="000000" w:themeColor="text1"/>
          <w:szCs w:val="18"/>
          <w:lang w:val="pt-PT"/>
        </w:rPr>
        <w:t>a variável ‘</w:t>
      </w:r>
      <w:r w:rsidRPr="00864D30">
        <w:rPr>
          <w:rFonts w:ascii="Santander Text" w:eastAsia="Times New Roman" w:hAnsi="Santander Text" w:cs="Arial"/>
          <w:b/>
          <w:bCs/>
          <w:i/>
          <w:color w:val="000000" w:themeColor="text1"/>
          <w:szCs w:val="18"/>
          <w:lang w:val="pt-PT"/>
        </w:rPr>
        <w:t>nome_specific_sustainable’</w:t>
      </w:r>
      <w:r w:rsidRPr="00864D30">
        <w:rPr>
          <w:rFonts w:ascii="Santander Text" w:eastAsia="Times New Roman" w:hAnsi="Santander Text" w:cs="Arial"/>
          <w:b/>
          <w:bCs/>
          <w:color w:val="000000" w:themeColor="text1"/>
          <w:szCs w:val="18"/>
          <w:lang w:val="pt-PT"/>
        </w:rPr>
        <w:t xml:space="preserve"> deverá ser preenchida sempre que a variável ‘</w:t>
      </w:r>
      <w:r w:rsidRPr="00864D30">
        <w:rPr>
          <w:rFonts w:ascii="Santander Text" w:eastAsia="Times New Roman" w:hAnsi="Santander Text" w:cs="Arial"/>
          <w:b/>
          <w:bCs/>
          <w:i/>
          <w:color w:val="000000" w:themeColor="text1"/>
          <w:szCs w:val="18"/>
          <w:lang w:val="pt-PT"/>
        </w:rPr>
        <w:t>nome_specific_eligible’</w:t>
      </w:r>
      <w:r w:rsidRPr="00864D30">
        <w:rPr>
          <w:rFonts w:ascii="Santander Text" w:eastAsia="Times New Roman" w:hAnsi="Santander Text" w:cs="Arial"/>
          <w:b/>
          <w:bCs/>
          <w:color w:val="000000" w:themeColor="text1"/>
          <w:szCs w:val="18"/>
          <w:lang w:val="pt-PT"/>
        </w:rPr>
        <w:t xml:space="preserve"> também esteja preenchida.</w:t>
      </w:r>
    </w:p>
    <w:p w14:paraId="235A3973" w14:textId="59A206D7" w:rsidR="002475D1" w:rsidRPr="00864D30" w:rsidRDefault="002475D1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color w:val="000000" w:themeColor="text1"/>
          <w:szCs w:val="18"/>
          <w:lang w:val="pt-PT"/>
        </w:rPr>
      </w:pPr>
      <w:r w:rsidRPr="00864D30">
        <w:rPr>
          <w:rFonts w:ascii="Santander Text" w:hAnsi="Santander Text"/>
          <w:color w:val="000000"/>
          <w:lang w:val="pt-PT"/>
        </w:rPr>
        <w:t>No preenchimento do campo ‘</w:t>
      </w:r>
      <w:r w:rsidRPr="00864D30">
        <w:rPr>
          <w:rFonts w:ascii="Santander Text" w:hAnsi="Santander Text"/>
          <w:i/>
          <w:color w:val="000000"/>
          <w:lang w:val="pt-PT"/>
        </w:rPr>
        <w:t>nome_ctgr_sfics</w:t>
      </w:r>
      <w:r w:rsidRPr="00864D30">
        <w:rPr>
          <w:rFonts w:ascii="Santander Text" w:hAnsi="Santander Text"/>
          <w:color w:val="000000"/>
          <w:lang w:val="pt-PT"/>
        </w:rPr>
        <w:t xml:space="preserve">’, sempre que for reportado um código de uma categoria verde, o mesmo deverá terminar com “.” (ex.: A.1.1.). Adicionalmente, o campo deverá respeitar a seguinte </w:t>
      </w:r>
      <w:r w:rsidRPr="00864D30">
        <w:rPr>
          <w:rFonts w:ascii="Santander Text" w:hAnsi="Santander Text"/>
          <w:i/>
          <w:color w:val="000000"/>
          <w:lang w:val="pt-PT"/>
        </w:rPr>
        <w:t>code list:</w:t>
      </w:r>
    </w:p>
    <w:p w14:paraId="634B8AA9" w14:textId="6159580C" w:rsidR="002475D1" w:rsidRPr="00864D30" w:rsidRDefault="002475D1" w:rsidP="0012229D">
      <w:pPr>
        <w:spacing w:after="0" w:line="360" w:lineRule="auto"/>
        <w:ind w:left="720"/>
        <w:jc w:val="both"/>
        <w:rPr>
          <w:rFonts w:ascii="Santander Text" w:eastAsia="Times New Roman" w:hAnsi="Santander Text" w:cs="Arial"/>
          <w:color w:val="000000" w:themeColor="text1"/>
          <w:szCs w:val="18"/>
          <w:lang w:val="pt-PT"/>
        </w:rPr>
      </w:pPr>
    </w:p>
    <w:p w14:paraId="14CF62F8" w14:textId="13C1BF15" w:rsidR="0091521F" w:rsidRPr="00864D30" w:rsidRDefault="009B35E9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object w:dxaOrig="1508" w:dyaOrig="983" w14:anchorId="0ACC41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5pt;height:49.45pt" o:ole="">
            <v:imagedata r:id="rId13" o:title=""/>
          </v:shape>
          <o:OLEObject Type="Embed" ProgID="Excel.Sheet.12" ShapeID="_x0000_i1025" DrawAspect="Icon" ObjectID="_1810573915" r:id="rId14"/>
        </w:object>
      </w:r>
    </w:p>
    <w:p w14:paraId="5E21670C" w14:textId="32546A90" w:rsidR="00827D92" w:rsidRPr="00864D30" w:rsidRDefault="009C4BBE" w:rsidP="007E3521">
      <w:pPr>
        <w:pStyle w:val="Contentstitle"/>
        <w:spacing w:after="120" w:line="360" w:lineRule="auto"/>
        <w:jc w:val="both"/>
        <w:rPr>
          <w:lang w:val="pt-PT"/>
        </w:rPr>
      </w:pPr>
      <w:bookmarkStart w:id="399" w:name="_Toc194943225"/>
      <w:r w:rsidRPr="00864D30">
        <w:rPr>
          <w:lang w:val="pt-PT"/>
        </w:rPr>
        <w:t>Bens Móveis</w:t>
      </w:r>
      <w:bookmarkEnd w:id="399"/>
    </w:p>
    <w:p w14:paraId="2BA1208F" w14:textId="21D1A3B1" w:rsidR="00E46285" w:rsidRPr="00864D30" w:rsidRDefault="004C35CE" w:rsidP="007E3521">
      <w:pPr>
        <w:pStyle w:val="MyHeading1"/>
        <w:spacing w:after="120" w:line="360" w:lineRule="auto"/>
        <w:jc w:val="both"/>
        <w:rPr>
          <w:i/>
          <w:lang w:val="pt-PT"/>
        </w:rPr>
      </w:pPr>
      <w:bookmarkStart w:id="400" w:name="_Toc194943226"/>
      <w:r w:rsidRPr="00864D30">
        <w:rPr>
          <w:lang w:val="pt-PT"/>
        </w:rPr>
        <w:t xml:space="preserve">Informação verde veículos - </w:t>
      </w:r>
      <w:r w:rsidR="009D6D86" w:rsidRPr="00864D30">
        <w:rPr>
          <w:i/>
          <w:lang w:val="pt-PT"/>
        </w:rPr>
        <w:t>modesg_out_emss_vcls</w:t>
      </w:r>
      <w:bookmarkEnd w:id="400"/>
    </w:p>
    <w:p w14:paraId="09E1BA14" w14:textId="77777777" w:rsidR="00827D92" w:rsidRPr="00864D30" w:rsidRDefault="00827D92" w:rsidP="007E3521">
      <w:pPr>
        <w:pStyle w:val="MyHeading2"/>
        <w:spacing w:after="120" w:line="360" w:lineRule="auto"/>
        <w:jc w:val="both"/>
        <w:rPr>
          <w:lang w:val="pt-PT"/>
        </w:rPr>
      </w:pPr>
      <w:bookmarkStart w:id="401" w:name="_Toc194943227"/>
      <w:r w:rsidRPr="00864D30">
        <w:rPr>
          <w:lang w:val="pt-PT"/>
        </w:rPr>
        <w:t>Conceito</w:t>
      </w:r>
      <w:bookmarkEnd w:id="401"/>
    </w:p>
    <w:p w14:paraId="621BC354" w14:textId="0A8297FD" w:rsidR="00827D92" w:rsidRPr="00864D30" w:rsidRDefault="000338E1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Esta tabela contém informação </w:t>
      </w:r>
      <w:r w:rsidR="00232F8E" w:rsidRPr="00864D30">
        <w:rPr>
          <w:rFonts w:ascii="Santander Text" w:hAnsi="Santander Text" w:cs="Arial"/>
          <w:lang w:val="pt-PT"/>
        </w:rPr>
        <w:t xml:space="preserve">caracterizadora </w:t>
      </w:r>
      <w:r w:rsidR="006D7935" w:rsidRPr="00864D30">
        <w:rPr>
          <w:rFonts w:ascii="Santander Text" w:hAnsi="Santander Text" w:cs="Arial"/>
          <w:lang w:val="pt-PT"/>
        </w:rPr>
        <w:t xml:space="preserve">de </w:t>
      </w:r>
      <w:r w:rsidRPr="00864D30">
        <w:rPr>
          <w:rFonts w:ascii="Santander Text" w:hAnsi="Santander Text" w:cs="Arial"/>
          <w:lang w:val="pt-PT"/>
        </w:rPr>
        <w:t>emissões de veículos</w:t>
      </w:r>
      <w:r w:rsidR="009D6D86" w:rsidRPr="00864D30">
        <w:rPr>
          <w:rFonts w:ascii="Santander Text" w:hAnsi="Santander Text" w:cs="Arial"/>
          <w:lang w:val="pt-PT"/>
        </w:rPr>
        <w:t xml:space="preserve">, nomeadamente informação </w:t>
      </w:r>
      <w:r w:rsidR="00F95DA9" w:rsidRPr="00864D30">
        <w:rPr>
          <w:rFonts w:ascii="Santander Text" w:hAnsi="Santander Text" w:cs="Arial"/>
          <w:lang w:val="pt-PT"/>
        </w:rPr>
        <w:t>relativa a</w:t>
      </w:r>
      <w:r w:rsidR="000A3CF2" w:rsidRPr="00864D30">
        <w:rPr>
          <w:rFonts w:ascii="Santander Text" w:hAnsi="Santander Text" w:cs="Arial"/>
          <w:lang w:val="pt-PT"/>
        </w:rPr>
        <w:t xml:space="preserve"> emissões</w:t>
      </w:r>
      <w:r w:rsidR="00F95DA9" w:rsidRPr="00864D30">
        <w:rPr>
          <w:rFonts w:ascii="Santander Text" w:hAnsi="Santander Text" w:cs="Arial"/>
          <w:lang w:val="pt-PT"/>
        </w:rPr>
        <w:t xml:space="preserve"> de</w:t>
      </w:r>
      <w:r w:rsidR="000A3CF2" w:rsidRPr="00864D30">
        <w:rPr>
          <w:rFonts w:ascii="Santander Text" w:hAnsi="Santander Text" w:cs="Arial"/>
          <w:lang w:val="pt-PT"/>
        </w:rPr>
        <w:t xml:space="preserve"> </w:t>
      </w:r>
      <w:r w:rsidR="000A3CF2" w:rsidRPr="00864D30">
        <w:rPr>
          <w:rFonts w:ascii="Santander Text" w:hAnsi="Santander Text" w:cs="Arial"/>
          <w:i/>
          <w:iCs/>
          <w:lang w:val="pt-PT"/>
        </w:rPr>
        <w:t>scopes</w:t>
      </w:r>
      <w:r w:rsidR="000A3CF2" w:rsidRPr="00864D30">
        <w:rPr>
          <w:rFonts w:ascii="Santander Text" w:hAnsi="Santander Text" w:cs="Arial"/>
          <w:lang w:val="pt-PT"/>
        </w:rPr>
        <w:t xml:space="preserve"> 1, 2 e 3</w:t>
      </w:r>
      <w:r w:rsidR="005477EC" w:rsidRPr="00864D30">
        <w:rPr>
          <w:rFonts w:ascii="Santander Text" w:hAnsi="Santander Text" w:cs="Arial"/>
          <w:lang w:val="pt-PT"/>
        </w:rPr>
        <w:t xml:space="preserve"> e consumo de CO</w:t>
      </w:r>
      <w:r w:rsidR="005477EC" w:rsidRPr="00864D30">
        <w:rPr>
          <w:rFonts w:ascii="Santander Text" w:hAnsi="Santander Text" w:cs="Arial"/>
          <w:vertAlign w:val="subscript"/>
          <w:lang w:val="pt-PT"/>
        </w:rPr>
        <w:t>2</w:t>
      </w:r>
      <w:r w:rsidR="000A3CF2" w:rsidRPr="00864D30">
        <w:rPr>
          <w:rFonts w:ascii="Santander Text" w:hAnsi="Santander Text" w:cs="Arial"/>
          <w:lang w:val="pt-PT"/>
        </w:rPr>
        <w:t>.</w:t>
      </w:r>
      <w:r w:rsidR="007B10B1" w:rsidRPr="00864D30">
        <w:rPr>
          <w:rFonts w:ascii="Santander Text" w:hAnsi="Santander Text" w:cs="Arial"/>
          <w:lang w:val="pt-PT"/>
        </w:rPr>
        <w:t xml:space="preserve"> O seu </w:t>
      </w:r>
      <w:r w:rsidR="00027146" w:rsidRPr="00864D30">
        <w:rPr>
          <w:rFonts w:ascii="Santander Text" w:hAnsi="Santander Text" w:cs="Arial"/>
          <w:lang w:val="pt-PT"/>
        </w:rPr>
        <w:t xml:space="preserve">Modelo de </w:t>
      </w:r>
      <w:r w:rsidR="00DB213B" w:rsidRPr="00864D30">
        <w:rPr>
          <w:rFonts w:ascii="Santander Text" w:hAnsi="Santander Text" w:cs="Arial"/>
          <w:lang w:val="pt-PT"/>
        </w:rPr>
        <w:t>D</w:t>
      </w:r>
      <w:r w:rsidR="00027146" w:rsidRPr="00864D30">
        <w:rPr>
          <w:rFonts w:ascii="Santander Text" w:hAnsi="Santander Text" w:cs="Arial"/>
          <w:lang w:val="pt-PT"/>
        </w:rPr>
        <w:t>ados</w:t>
      </w:r>
      <w:r w:rsidR="007B10B1" w:rsidRPr="00864D30">
        <w:rPr>
          <w:rFonts w:ascii="Santander Text" w:hAnsi="Santander Text" w:cs="Arial"/>
          <w:lang w:val="pt-PT"/>
        </w:rPr>
        <w:t xml:space="preserve"> e regras de aprovisionamento encontram-se descritos no ficheiro </w:t>
      </w:r>
      <w:r w:rsidR="00235680" w:rsidRPr="00864D30">
        <w:rPr>
          <w:rFonts w:ascii="Santander Text" w:hAnsi="Santander Text" w:cs="Arial"/>
          <w:lang w:val="pt-PT"/>
        </w:rPr>
        <w:t>“</w:t>
      </w:r>
      <w:r w:rsidR="007B10B1" w:rsidRPr="00864D30">
        <w:rPr>
          <w:rFonts w:ascii="Santander Text" w:hAnsi="Santander Text" w:cs="Arial"/>
          <w:lang w:val="pt-PT"/>
        </w:rPr>
        <w:t xml:space="preserve">BST ESG </w:t>
      </w:r>
      <w:r w:rsidR="00027146" w:rsidRPr="00864D30">
        <w:rPr>
          <w:rFonts w:ascii="Santander Text" w:hAnsi="Santander Text" w:cs="Arial"/>
          <w:lang w:val="pt-PT"/>
        </w:rPr>
        <w:t>Modelo de dados</w:t>
      </w:r>
      <w:r w:rsidR="007B10B1" w:rsidRPr="00864D30">
        <w:rPr>
          <w:rFonts w:ascii="Santander Text" w:hAnsi="Santander Text" w:cs="Arial"/>
          <w:lang w:val="pt-PT"/>
        </w:rPr>
        <w:t>.xlsx</w:t>
      </w:r>
      <w:r w:rsidR="00235680" w:rsidRPr="00864D30">
        <w:rPr>
          <w:rFonts w:ascii="Santander Text" w:hAnsi="Santander Text" w:cs="Arial"/>
          <w:lang w:val="pt-PT"/>
        </w:rPr>
        <w:t>”</w:t>
      </w:r>
      <w:r w:rsidR="007B10B1" w:rsidRPr="00864D30">
        <w:rPr>
          <w:rFonts w:ascii="Santander Text" w:hAnsi="Santander Text" w:cs="Arial"/>
          <w:lang w:val="pt-PT"/>
        </w:rPr>
        <w:t>.</w:t>
      </w:r>
    </w:p>
    <w:p w14:paraId="1DD55D1C" w14:textId="77777777" w:rsidR="009C2DE3" w:rsidRPr="00864D30" w:rsidRDefault="009C2DE3" w:rsidP="007E3521">
      <w:pPr>
        <w:pStyle w:val="MyHeading2"/>
        <w:spacing w:after="120" w:line="360" w:lineRule="auto"/>
        <w:jc w:val="both"/>
        <w:rPr>
          <w:lang w:val="pt-PT"/>
        </w:rPr>
      </w:pPr>
      <w:bookmarkStart w:id="402" w:name="_Toc143871829"/>
      <w:bookmarkStart w:id="403" w:name="_Toc194943228"/>
      <w:r w:rsidRPr="00864D30">
        <w:t>Granularidade</w:t>
      </w:r>
      <w:bookmarkEnd w:id="402"/>
      <w:bookmarkEnd w:id="403"/>
    </w:p>
    <w:p w14:paraId="1D61AD4D" w14:textId="17C2D11E" w:rsidR="009C2DE3" w:rsidRPr="00864D30" w:rsidRDefault="009C2DE3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Cada registo nesta tabela irá representar um bem móvel</w:t>
      </w:r>
      <w:r w:rsidR="00A34B09" w:rsidRPr="00864D30">
        <w:rPr>
          <w:rFonts w:ascii="Santander Text" w:hAnsi="Santander Text" w:cs="Arial"/>
          <w:lang w:val="pt-PT"/>
        </w:rPr>
        <w:t>,</w:t>
      </w:r>
      <w:r w:rsidRPr="00864D30">
        <w:rPr>
          <w:rFonts w:ascii="Santander Text" w:hAnsi="Santander Text" w:cs="Arial"/>
          <w:lang w:val="pt-PT"/>
        </w:rPr>
        <w:t xml:space="preserve"> </w:t>
      </w:r>
      <w:r w:rsidR="00A34B09" w:rsidRPr="00864D30">
        <w:rPr>
          <w:rFonts w:ascii="Santander Text" w:hAnsi="Santander Text" w:cs="Arial"/>
          <w:lang w:val="pt-PT"/>
        </w:rPr>
        <w:t>sendo que</w:t>
      </w:r>
      <w:r w:rsidRPr="00864D30">
        <w:rPr>
          <w:rFonts w:ascii="Santander Text" w:hAnsi="Santander Text" w:cs="Arial"/>
          <w:lang w:val="pt-PT"/>
        </w:rPr>
        <w:t xml:space="preserve"> a combinação dos campos </w:t>
      </w:r>
      <w:r w:rsidR="00501808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iCs/>
          <w:lang w:val="pt-PT"/>
        </w:rPr>
        <w:t>cempbem</w:t>
      </w:r>
      <w:r w:rsidR="00501808" w:rsidRPr="00864D30">
        <w:rPr>
          <w:rFonts w:ascii="Santander Text" w:hAnsi="Santander Text" w:cs="Arial"/>
          <w:i/>
          <w:iCs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 xml:space="preserve">, </w:t>
      </w:r>
      <w:r w:rsidR="00501808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iCs/>
          <w:lang w:val="pt-PT"/>
        </w:rPr>
        <w:t>ckbalbem</w:t>
      </w:r>
      <w:r w:rsidR="00501808" w:rsidRPr="00864D30">
        <w:rPr>
          <w:rFonts w:ascii="Santander Text" w:hAnsi="Santander Text" w:cs="Arial"/>
          <w:i/>
          <w:iCs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 xml:space="preserve">, </w:t>
      </w:r>
      <w:r w:rsidR="00501808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iCs/>
          <w:lang w:val="pt-PT"/>
        </w:rPr>
        <w:t>ckctabem</w:t>
      </w:r>
      <w:r w:rsidR="00501808" w:rsidRPr="00864D30">
        <w:rPr>
          <w:rFonts w:ascii="Santander Text" w:hAnsi="Santander Text" w:cs="Arial"/>
          <w:i/>
          <w:iCs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 xml:space="preserve"> e </w:t>
      </w:r>
      <w:r w:rsidR="00501808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iCs/>
          <w:lang w:val="pt-PT"/>
        </w:rPr>
        <w:t>ckrefbem</w:t>
      </w:r>
      <w:r w:rsidR="00501808" w:rsidRPr="00864D30">
        <w:rPr>
          <w:rFonts w:ascii="Santander Text" w:hAnsi="Santander Text" w:cs="Arial"/>
          <w:i/>
          <w:iCs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 xml:space="preserve"> constitui a chave da tabela, naturalmente complementada com a respetiva data de referência da informação (variável </w:t>
      </w:r>
      <w:r w:rsidR="00235680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ref_date</w:t>
      </w:r>
      <w:r w:rsidR="00235680" w:rsidRPr="00864D30">
        <w:rPr>
          <w:rFonts w:ascii="Santander Text" w:hAnsi="Santander Text" w:cs="Arial"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>).</w:t>
      </w:r>
    </w:p>
    <w:p w14:paraId="1078D083" w14:textId="77777777" w:rsidR="0069656D" w:rsidRPr="00864D30" w:rsidRDefault="0069656D" w:rsidP="007E3521">
      <w:pPr>
        <w:pStyle w:val="MyHeading2"/>
        <w:spacing w:after="120" w:line="360" w:lineRule="auto"/>
        <w:jc w:val="both"/>
        <w:rPr>
          <w:lang w:val="pt-PT"/>
        </w:rPr>
      </w:pPr>
      <w:bookmarkStart w:id="404" w:name="_Toc143871830"/>
      <w:bookmarkStart w:id="405" w:name="_Toc194943229"/>
      <w:r w:rsidRPr="00864D30">
        <w:t>Aprovisionamento</w:t>
      </w:r>
      <w:bookmarkEnd w:id="404"/>
      <w:bookmarkEnd w:id="405"/>
    </w:p>
    <w:p w14:paraId="2F9DD01D" w14:textId="4101A7B3" w:rsidR="005A0D31" w:rsidRPr="00864D30" w:rsidRDefault="00704CF3" w:rsidP="007E3521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864D30">
        <w:rPr>
          <w:rFonts w:ascii="Santander Text" w:hAnsi="Santander Text" w:cs="Arial"/>
          <w:sz w:val="18"/>
          <w:szCs w:val="18"/>
        </w:rPr>
        <w:t>O</w:t>
      </w:r>
      <w:r w:rsidR="005A0D31" w:rsidRPr="00864D30">
        <w:rPr>
          <w:rFonts w:ascii="Santander Text" w:hAnsi="Santander Text" w:cs="Arial"/>
          <w:sz w:val="18"/>
          <w:szCs w:val="18"/>
        </w:rPr>
        <w:t xml:space="preserve"> universo de partida </w:t>
      </w:r>
      <w:r w:rsidRPr="00864D30">
        <w:rPr>
          <w:rFonts w:ascii="Santander Text" w:hAnsi="Santander Text" w:cs="Arial"/>
          <w:sz w:val="18"/>
          <w:szCs w:val="18"/>
        </w:rPr>
        <w:t>para aprovisionamento desta tabela, será</w:t>
      </w:r>
      <w:r w:rsidR="005A0D31" w:rsidRPr="00864D30">
        <w:rPr>
          <w:rFonts w:ascii="Santander Text" w:hAnsi="Santander Text" w:cs="Arial"/>
          <w:sz w:val="18"/>
          <w:szCs w:val="18"/>
        </w:rPr>
        <w:t xml:space="preserve"> a tabela </w:t>
      </w:r>
      <w:r w:rsidR="00607E6B" w:rsidRPr="00864D30">
        <w:rPr>
          <w:rFonts w:ascii="Santander Text" w:hAnsi="Santander Text" w:cs="Arial"/>
          <w:i/>
          <w:iCs/>
          <w:sz w:val="18"/>
          <w:szCs w:val="18"/>
        </w:rPr>
        <w:t>gt013_bens_mob</w:t>
      </w:r>
      <w:r w:rsidR="00607E6B" w:rsidRPr="00864D30">
        <w:rPr>
          <w:rFonts w:ascii="Santander Text" w:hAnsi="Santander Text" w:cs="Arial"/>
          <w:sz w:val="18"/>
          <w:szCs w:val="18"/>
        </w:rPr>
        <w:t xml:space="preserve">, filtrada por </w:t>
      </w:r>
      <w:r w:rsidR="00235680" w:rsidRPr="00864D30">
        <w:rPr>
          <w:rFonts w:ascii="Santander Text" w:hAnsi="Santander Text" w:cs="Arial"/>
          <w:sz w:val="18"/>
          <w:szCs w:val="18"/>
        </w:rPr>
        <w:t>‘</w:t>
      </w:r>
      <w:r w:rsidR="00607E6B" w:rsidRPr="00864D30">
        <w:rPr>
          <w:rFonts w:ascii="Santander Text" w:hAnsi="Santander Text" w:cs="Arial"/>
          <w:i/>
          <w:sz w:val="18"/>
          <w:szCs w:val="18"/>
        </w:rPr>
        <w:t>cgarant_bem</w:t>
      </w:r>
      <w:r w:rsidR="00235680" w:rsidRPr="00864D30">
        <w:rPr>
          <w:rFonts w:ascii="Santander Text" w:hAnsi="Santander Text" w:cs="Arial"/>
          <w:sz w:val="18"/>
          <w:szCs w:val="18"/>
        </w:rPr>
        <w:t>’</w:t>
      </w:r>
      <w:r w:rsidR="00607E6B" w:rsidRPr="00864D30">
        <w:rPr>
          <w:rFonts w:ascii="Santander Text" w:hAnsi="Santander Text" w:cs="Arial"/>
          <w:sz w:val="18"/>
          <w:szCs w:val="18"/>
        </w:rPr>
        <w:t xml:space="preserve"> like ‘71%</w:t>
      </w:r>
      <w:r w:rsidR="00A42C39" w:rsidRPr="00864D30">
        <w:rPr>
          <w:rFonts w:ascii="Santander Text" w:hAnsi="Santander Text" w:cs="Arial"/>
          <w:sz w:val="18"/>
          <w:szCs w:val="18"/>
        </w:rPr>
        <w:t>’</w:t>
      </w:r>
      <w:r w:rsidR="00C20686" w:rsidRPr="00864D30">
        <w:rPr>
          <w:rFonts w:ascii="Santander Text" w:hAnsi="Santander Text" w:cs="Arial"/>
          <w:sz w:val="18"/>
          <w:szCs w:val="18"/>
        </w:rPr>
        <w:t>,</w:t>
      </w:r>
      <w:r w:rsidR="005A0D31" w:rsidRPr="00864D30">
        <w:rPr>
          <w:rFonts w:ascii="Santander Text" w:hAnsi="Santander Text" w:cs="Arial"/>
          <w:sz w:val="18"/>
          <w:szCs w:val="18"/>
        </w:rPr>
        <w:t xml:space="preserve"> proveniente do Modelo de </w:t>
      </w:r>
      <w:r w:rsidR="00501808" w:rsidRPr="00864D30">
        <w:rPr>
          <w:rFonts w:ascii="Santander Text" w:hAnsi="Santander Text" w:cs="Arial"/>
          <w:sz w:val="18"/>
          <w:szCs w:val="18"/>
        </w:rPr>
        <w:t>Garantias, e</w:t>
      </w:r>
      <w:r w:rsidR="00A151CE" w:rsidRPr="00864D30">
        <w:rPr>
          <w:rFonts w:ascii="Santander Text" w:hAnsi="Santander Text" w:cs="Arial"/>
          <w:sz w:val="18"/>
          <w:szCs w:val="18"/>
        </w:rPr>
        <w:t xml:space="preserve"> o seu carregamento será mensal.</w:t>
      </w:r>
      <w:r w:rsidR="00EE0B6F" w:rsidRPr="00864D30">
        <w:rPr>
          <w:rFonts w:ascii="Santander Text" w:hAnsi="Santander Text" w:cs="Arial"/>
          <w:sz w:val="18"/>
          <w:szCs w:val="18"/>
        </w:rPr>
        <w:t xml:space="preserve"> </w:t>
      </w:r>
      <w:r w:rsidR="00F95DA9" w:rsidRPr="00864D30">
        <w:rPr>
          <w:rFonts w:ascii="Santander Text" w:hAnsi="Santander Text" w:cs="Arial"/>
          <w:sz w:val="18"/>
          <w:szCs w:val="18"/>
        </w:rPr>
        <w:t>Deste modo, é possível</w:t>
      </w:r>
      <w:r w:rsidR="005477EC" w:rsidRPr="00864D30">
        <w:rPr>
          <w:rFonts w:ascii="Santander Text" w:hAnsi="Santander Text" w:cs="Arial"/>
          <w:sz w:val="18"/>
          <w:szCs w:val="18"/>
        </w:rPr>
        <w:t xml:space="preserve"> obter todos os bens móveis </w:t>
      </w:r>
      <w:r w:rsidR="001A15B0" w:rsidRPr="00864D30">
        <w:rPr>
          <w:rFonts w:ascii="Santander Text" w:hAnsi="Santander Text" w:cs="Arial"/>
          <w:sz w:val="18"/>
          <w:szCs w:val="18"/>
        </w:rPr>
        <w:t>considerando</w:t>
      </w:r>
      <w:r w:rsidR="005477EC" w:rsidRPr="00864D30">
        <w:rPr>
          <w:rFonts w:ascii="Santander Text" w:hAnsi="Santander Text" w:cs="Arial"/>
          <w:sz w:val="18"/>
          <w:szCs w:val="18"/>
        </w:rPr>
        <w:t xml:space="preserve"> veículos, excluindo todos os equipamentos</w:t>
      </w:r>
      <w:r w:rsidR="00F95DA9" w:rsidRPr="00864D30">
        <w:rPr>
          <w:rFonts w:ascii="Santander Text" w:hAnsi="Santander Text" w:cs="Arial"/>
          <w:sz w:val="18"/>
          <w:szCs w:val="18"/>
        </w:rPr>
        <w:t xml:space="preserve"> presentes no Modelo Único de Garantias</w:t>
      </w:r>
      <w:r w:rsidR="005477EC" w:rsidRPr="00864D30">
        <w:rPr>
          <w:rFonts w:ascii="Santander Text" w:hAnsi="Santander Text" w:cs="Arial"/>
          <w:sz w:val="18"/>
          <w:szCs w:val="18"/>
        </w:rPr>
        <w:t>.</w:t>
      </w:r>
    </w:p>
    <w:p w14:paraId="294190F8" w14:textId="2BDF8B2D" w:rsidR="00686561" w:rsidRPr="00864D30" w:rsidRDefault="00686561" w:rsidP="007E3521">
      <w:pPr>
        <w:pStyle w:val="MyHeading3"/>
        <w:spacing w:after="120" w:line="360" w:lineRule="auto"/>
        <w:jc w:val="both"/>
        <w:rPr>
          <w:lang w:val="pt-PT"/>
        </w:rPr>
      </w:pPr>
      <w:r w:rsidRPr="00864D30">
        <w:rPr>
          <w:lang w:val="pt-PT"/>
        </w:rPr>
        <w:t>Cnsm_co2</w:t>
      </w:r>
    </w:p>
    <w:p w14:paraId="6B60F4D5" w14:textId="7D8B89B9" w:rsidR="00E837E8" w:rsidRPr="00864D30" w:rsidRDefault="00E837E8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Esta variável será aprovisionada </w:t>
      </w:r>
      <w:r w:rsidR="00DC0782" w:rsidRPr="00864D30">
        <w:rPr>
          <w:rFonts w:ascii="Santander Text" w:hAnsi="Santander Text" w:cs="Arial"/>
          <w:lang w:val="pt-PT"/>
        </w:rPr>
        <w:t xml:space="preserve">com base </w:t>
      </w:r>
      <w:r w:rsidR="005477EC" w:rsidRPr="00864D30">
        <w:rPr>
          <w:rFonts w:ascii="Santander Text" w:hAnsi="Santander Text" w:cs="Arial"/>
          <w:lang w:val="pt-PT"/>
        </w:rPr>
        <w:t>no campo ‘co2’ d</w:t>
      </w:r>
      <w:r w:rsidR="00DC0782" w:rsidRPr="00864D30">
        <w:rPr>
          <w:rFonts w:ascii="Santander Text" w:hAnsi="Santander Text" w:cs="Arial"/>
          <w:lang w:val="pt-PT"/>
        </w:rPr>
        <w:t xml:space="preserve">a tabela </w:t>
      </w:r>
      <w:r w:rsidR="00DC0782" w:rsidRPr="00864D30">
        <w:rPr>
          <w:rFonts w:ascii="Santander Text" w:hAnsi="Santander Text" w:cs="Arial"/>
          <w:i/>
          <w:lang w:val="pt-PT"/>
        </w:rPr>
        <w:t>gt013_bens_mob</w:t>
      </w:r>
      <w:r w:rsidR="00DC0782" w:rsidRPr="00864D30">
        <w:rPr>
          <w:rFonts w:ascii="Santander Text" w:hAnsi="Santander Text" w:cs="Arial"/>
          <w:lang w:val="pt-PT"/>
        </w:rPr>
        <w:t xml:space="preserve">, através do cruzamento pela chave do bem </w:t>
      </w:r>
      <w:r w:rsidR="00DC0782" w:rsidRPr="00864D30">
        <w:rPr>
          <w:rFonts w:ascii="Santander Text" w:hAnsi="Santander Text" w:cs="Arial"/>
          <w:i/>
          <w:lang w:val="pt-PT"/>
        </w:rPr>
        <w:t>'cempbem','ckbalbem','ckctabem','ckrefbem'</w:t>
      </w:r>
      <w:r w:rsidR="00F95DA9" w:rsidRPr="00864D30">
        <w:rPr>
          <w:rFonts w:ascii="Santander Text" w:hAnsi="Santander Text" w:cs="Arial"/>
          <w:lang w:val="pt-PT"/>
        </w:rPr>
        <w:t xml:space="preserve"> de ambas as tabelas</w:t>
      </w:r>
      <w:r w:rsidR="00DC0782" w:rsidRPr="00864D30">
        <w:rPr>
          <w:rFonts w:ascii="Santander Text" w:hAnsi="Santander Text" w:cs="Arial"/>
          <w:lang w:val="pt-PT"/>
        </w:rPr>
        <w:t>.</w:t>
      </w:r>
    </w:p>
    <w:p w14:paraId="4F745A21" w14:textId="099B75FD" w:rsidR="00340816" w:rsidRPr="00864D30" w:rsidRDefault="000F12B8" w:rsidP="007E3521">
      <w:pPr>
        <w:pStyle w:val="MyHeading3"/>
        <w:spacing w:after="120" w:line="360" w:lineRule="auto"/>
        <w:jc w:val="both"/>
      </w:pPr>
      <w:r w:rsidRPr="00864D30">
        <w:t>scp1_emss, scp2_emss e scp3_emss</w:t>
      </w:r>
    </w:p>
    <w:p w14:paraId="063BD026" w14:textId="01E2DB51" w:rsidR="00804418" w:rsidRPr="00864D30" w:rsidRDefault="000F12B8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lang w:val="pt-PT"/>
        </w:rPr>
        <w:t>Estas variáveis serão aprovisionadas com base na informação proveniente das tabelas de parametrização</w:t>
      </w:r>
      <w:r w:rsidR="00D150C7" w:rsidRPr="00864D30">
        <w:rPr>
          <w:rFonts w:ascii="Santander Text" w:hAnsi="Santander Text" w:cs="Arial"/>
          <w:szCs w:val="18"/>
          <w:lang w:val="pt-PT"/>
        </w:rPr>
        <w:t xml:space="preserve"> </w:t>
      </w:r>
      <w:r w:rsidR="00CD28D9" w:rsidRPr="00864D30">
        <w:rPr>
          <w:rFonts w:ascii="Santander Text" w:hAnsi="Santander Text" w:cs="Arial"/>
          <w:i/>
          <w:iCs/>
          <w:szCs w:val="18"/>
          <w:lang w:val="pt-PT"/>
        </w:rPr>
        <w:t>modesg_inp_emss_vcls</w:t>
      </w:r>
      <w:r w:rsidR="007A3227" w:rsidRPr="00864D30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="007A3227" w:rsidRPr="00864D30">
        <w:rPr>
          <w:rFonts w:ascii="Santander Text" w:hAnsi="Santander Text" w:cs="Arial"/>
          <w:szCs w:val="18"/>
          <w:lang w:val="pt-PT"/>
        </w:rPr>
        <w:t xml:space="preserve">e </w:t>
      </w:r>
      <w:r w:rsidR="00553023" w:rsidRPr="00864D30">
        <w:rPr>
          <w:rFonts w:ascii="Santander Text" w:hAnsi="Santander Text" w:cs="Arial"/>
          <w:i/>
          <w:iCs/>
          <w:szCs w:val="18"/>
          <w:lang w:val="pt-PT"/>
        </w:rPr>
        <w:t>modesg_inp_km_medios_emss_vcls</w:t>
      </w:r>
      <w:r w:rsidR="00F9416B" w:rsidRPr="00864D30">
        <w:rPr>
          <w:rFonts w:ascii="Santander Text" w:hAnsi="Santander Text" w:cs="Arial"/>
          <w:szCs w:val="18"/>
          <w:lang w:val="pt-PT"/>
        </w:rPr>
        <w:t xml:space="preserve">. </w:t>
      </w:r>
    </w:p>
    <w:p w14:paraId="7A8BD522" w14:textId="0080F28A" w:rsidR="005477EC" w:rsidRPr="00864D30" w:rsidRDefault="00804418" w:rsidP="007E3521">
      <w:pPr>
        <w:spacing w:line="360" w:lineRule="auto"/>
        <w:jc w:val="both"/>
        <w:rPr>
          <w:rFonts w:ascii="Santander Text" w:hAnsi="Santander Text" w:cs="Arial"/>
          <w:color w:val="000000" w:themeColor="text1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Denote-se que no cruzamento das parametrizações dos </w:t>
      </w:r>
      <w:r w:rsidRPr="00864D30">
        <w:rPr>
          <w:rFonts w:ascii="Santander Text" w:hAnsi="Santander Text" w:cs="Arial"/>
          <w:i/>
          <w:szCs w:val="18"/>
          <w:lang w:val="pt-PT"/>
        </w:rPr>
        <w:t>inputs</w:t>
      </w:r>
      <w:r w:rsidRPr="00864D30">
        <w:rPr>
          <w:rFonts w:ascii="Santander Text" w:hAnsi="Santander Text" w:cs="Arial"/>
          <w:szCs w:val="18"/>
          <w:lang w:val="pt-PT"/>
        </w:rPr>
        <w:t xml:space="preserve"> corporativos com a tabela de parametrização</w:t>
      </w:r>
      <w:r w:rsidR="006B5CE1" w:rsidRPr="00864D30">
        <w:rPr>
          <w:rFonts w:ascii="Santander Text" w:hAnsi="Santander Text" w:cs="Arial"/>
          <w:szCs w:val="18"/>
          <w:lang w:val="pt-PT"/>
        </w:rPr>
        <w:t xml:space="preserve"> </w:t>
      </w:r>
      <w:r w:rsidR="006B5CE1" w:rsidRPr="00864D30">
        <w:rPr>
          <w:rFonts w:ascii="Santander Text" w:hAnsi="Santander Text" w:cs="Arial"/>
          <w:i/>
          <w:lang w:val="pt-PT"/>
        </w:rPr>
        <w:t>modesg_param_codigos</w:t>
      </w:r>
      <w:r w:rsidRPr="00864D30">
        <w:rPr>
          <w:rFonts w:ascii="Santander Text" w:hAnsi="Santander Text" w:cs="Arial"/>
          <w:szCs w:val="18"/>
          <w:lang w:val="pt-PT"/>
        </w:rPr>
        <w:t xml:space="preserve"> ou outros dados do </w:t>
      </w:r>
      <w:r w:rsidRPr="00864D30">
        <w:rPr>
          <w:rFonts w:ascii="Santander Text" w:hAnsi="Santander Text" w:cs="Arial"/>
          <w:i/>
          <w:szCs w:val="18"/>
          <w:lang w:val="pt-PT"/>
        </w:rPr>
        <w:t>Data Lake</w:t>
      </w:r>
      <w:r w:rsidRPr="00864D30">
        <w:rPr>
          <w:rFonts w:ascii="Santander Text" w:hAnsi="Santander Text" w:cs="Arial"/>
          <w:szCs w:val="18"/>
          <w:lang w:val="pt-PT"/>
        </w:rPr>
        <w:t xml:space="preserve">, bem como nos filtros realizados nos campos de </w:t>
      </w:r>
      <w:r w:rsidRPr="00864D30">
        <w:rPr>
          <w:rFonts w:ascii="Santander Text" w:hAnsi="Santander Text" w:cs="Arial"/>
          <w:i/>
          <w:szCs w:val="18"/>
          <w:lang w:val="pt-PT"/>
        </w:rPr>
        <w:t>string</w:t>
      </w:r>
      <w:r w:rsidRPr="00864D30">
        <w:rPr>
          <w:rFonts w:ascii="Santander Text" w:hAnsi="Santander Text" w:cs="Arial"/>
          <w:szCs w:val="18"/>
          <w:lang w:val="pt-PT"/>
        </w:rPr>
        <w:t xml:space="preserve"> deve ser utilizada a função trim(upper [nome_campo]). </w:t>
      </w:r>
      <w:r w:rsidR="00AE28D3" w:rsidRPr="00864D30">
        <w:rPr>
          <w:rFonts w:ascii="Santander Text" w:hAnsi="Santander Text" w:cs="Arial"/>
          <w:szCs w:val="18"/>
          <w:lang w:val="pt-PT"/>
        </w:rPr>
        <w:t xml:space="preserve">Adicionalmente, uma vez que os </w:t>
      </w:r>
      <w:r w:rsidR="00AE28D3" w:rsidRPr="00864D30">
        <w:rPr>
          <w:rFonts w:ascii="Santander Text" w:hAnsi="Santander Text" w:cs="Arial"/>
          <w:color w:val="000000" w:themeColor="text1"/>
          <w:szCs w:val="18"/>
          <w:lang w:val="pt-PT"/>
        </w:rPr>
        <w:t>campos fatores de emissão (‘</w:t>
      </w:r>
      <w:r w:rsidR="00AE28D3" w:rsidRPr="00864D30">
        <w:rPr>
          <w:rFonts w:ascii="Santander Text" w:hAnsi="Santander Text" w:cs="Arial"/>
          <w:i/>
          <w:color w:val="000000" w:themeColor="text1"/>
          <w:szCs w:val="18"/>
          <w:lang w:val="pt-PT"/>
        </w:rPr>
        <w:t>scp1_ftr_emss’, ‘scp2_ftr_emss’</w:t>
      </w:r>
      <w:r w:rsidR="00AE28D3" w:rsidRPr="00864D30">
        <w:rPr>
          <w:rFonts w:ascii="Santander Text" w:hAnsi="Santander Text" w:cs="Arial"/>
          <w:color w:val="000000" w:themeColor="text1"/>
          <w:szCs w:val="18"/>
          <w:lang w:val="pt-PT"/>
        </w:rPr>
        <w:t xml:space="preserve"> e ‘</w:t>
      </w:r>
      <w:r w:rsidR="00AE28D3" w:rsidRPr="00864D30">
        <w:rPr>
          <w:rFonts w:ascii="Santander Text" w:hAnsi="Santander Text" w:cs="Arial"/>
          <w:i/>
          <w:color w:val="000000" w:themeColor="text1"/>
          <w:szCs w:val="18"/>
          <w:lang w:val="pt-PT"/>
        </w:rPr>
        <w:t>scp3_ftr_emss’</w:t>
      </w:r>
      <w:r w:rsidR="00AE28D3" w:rsidRPr="00864D30">
        <w:rPr>
          <w:rFonts w:ascii="Santander Text" w:hAnsi="Santander Text" w:cs="Arial"/>
          <w:color w:val="000000" w:themeColor="text1"/>
          <w:szCs w:val="18"/>
          <w:lang w:val="pt-PT"/>
        </w:rPr>
        <w:t xml:space="preserve">) podem estar no formato </w:t>
      </w:r>
      <w:r w:rsidR="00AE28D3" w:rsidRPr="00864D30">
        <w:rPr>
          <w:rFonts w:ascii="Santander Text" w:hAnsi="Santander Text" w:cs="Arial"/>
          <w:i/>
          <w:iCs/>
          <w:color w:val="000000" w:themeColor="text1"/>
          <w:szCs w:val="18"/>
          <w:lang w:val="pt-PT"/>
        </w:rPr>
        <w:t>string</w:t>
      </w:r>
      <w:r w:rsidR="00AE28D3" w:rsidRPr="00864D30">
        <w:rPr>
          <w:rFonts w:ascii="Santander Text" w:hAnsi="Santander Text" w:cs="Arial"/>
          <w:color w:val="000000" w:themeColor="text1"/>
          <w:szCs w:val="18"/>
          <w:lang w:val="pt-PT"/>
        </w:rPr>
        <w:t xml:space="preserve"> no</w:t>
      </w:r>
      <w:r w:rsidR="00AE28D3" w:rsidRPr="00864D30">
        <w:rPr>
          <w:rFonts w:ascii="Santander Text" w:hAnsi="Santander Text" w:cs="Arial"/>
          <w:i/>
          <w:iCs/>
          <w:color w:val="000000" w:themeColor="text1"/>
          <w:szCs w:val="18"/>
          <w:lang w:val="pt-PT"/>
        </w:rPr>
        <w:t xml:space="preserve"> input</w:t>
      </w:r>
      <w:r w:rsidR="00AE28D3" w:rsidRPr="00864D30">
        <w:rPr>
          <w:rFonts w:ascii="Santander Text" w:hAnsi="Santander Text" w:cs="Arial"/>
          <w:color w:val="000000" w:themeColor="text1"/>
          <w:szCs w:val="18"/>
          <w:lang w:val="pt-PT"/>
        </w:rPr>
        <w:t xml:space="preserve">, deve ser garantida a conversão para formato decimal para obtenção das </w:t>
      </w:r>
      <w:r w:rsidR="00AE28D3" w:rsidRPr="00864D30">
        <w:rPr>
          <w:rFonts w:ascii="Santander Text" w:hAnsi="Santander Text" w:cs="Arial"/>
          <w:i/>
          <w:iCs/>
          <w:color w:val="000000" w:themeColor="text1"/>
          <w:szCs w:val="18"/>
          <w:lang w:val="pt-PT"/>
        </w:rPr>
        <w:t>scopes</w:t>
      </w:r>
      <w:r w:rsidR="00AE28D3" w:rsidRPr="00864D30">
        <w:rPr>
          <w:rFonts w:ascii="Santander Text" w:hAnsi="Santander Text" w:cs="Arial"/>
          <w:color w:val="000000" w:themeColor="text1"/>
          <w:szCs w:val="18"/>
          <w:lang w:val="pt-PT"/>
        </w:rPr>
        <w:t xml:space="preserve"> no </w:t>
      </w:r>
      <w:r w:rsidR="00AE28D3" w:rsidRPr="00864D30">
        <w:rPr>
          <w:rFonts w:ascii="Santander Text" w:hAnsi="Santander Text" w:cs="Arial"/>
          <w:i/>
          <w:iCs/>
          <w:color w:val="000000" w:themeColor="text1"/>
          <w:szCs w:val="18"/>
          <w:lang w:val="pt-PT"/>
        </w:rPr>
        <w:t>output</w:t>
      </w:r>
      <w:r w:rsidR="00AE28D3" w:rsidRPr="00864D30">
        <w:rPr>
          <w:rFonts w:ascii="Santander Text" w:hAnsi="Santander Text" w:cs="Arial"/>
          <w:color w:val="000000" w:themeColor="text1"/>
          <w:szCs w:val="18"/>
          <w:lang w:val="pt-PT"/>
        </w:rPr>
        <w:t>.</w:t>
      </w:r>
    </w:p>
    <w:p w14:paraId="78364A32" w14:textId="0E076F6A" w:rsidR="0065192B" w:rsidRPr="00864D30" w:rsidRDefault="005477EC" w:rsidP="007E3521">
      <w:pPr>
        <w:spacing w:line="360" w:lineRule="auto"/>
        <w:jc w:val="both"/>
        <w:rPr>
          <w:lang w:val="es-ES" w:eastAsia="es-ES"/>
        </w:rPr>
      </w:pPr>
      <w:r w:rsidRPr="00864D30">
        <w:rPr>
          <w:rFonts w:ascii="Santander Text" w:hAnsi="Santander Text" w:cs="Arial"/>
          <w:szCs w:val="18"/>
          <w:lang w:val="pt-PT"/>
        </w:rPr>
        <w:t>As variáveis devem ser aprovisionadas pela seguinte ordem de metodologia:</w:t>
      </w:r>
    </w:p>
    <w:p w14:paraId="55321628" w14:textId="02BA5DF4" w:rsidR="00DE000D" w:rsidRPr="00864D30" w:rsidRDefault="00DE000D" w:rsidP="007E3521">
      <w:pPr>
        <w:pStyle w:val="MyHeading4"/>
        <w:spacing w:after="120" w:line="360" w:lineRule="auto"/>
        <w:rPr>
          <w:b w:val="0"/>
          <w:lang w:val="es-ES"/>
        </w:rPr>
      </w:pPr>
      <w:r w:rsidRPr="00864D30">
        <w:rPr>
          <w:lang w:val="es-ES"/>
        </w:rPr>
        <w:t>Actual vehicle – specific emissions</w:t>
      </w:r>
    </w:p>
    <w:p w14:paraId="42A74A20" w14:textId="4E49F293" w:rsidR="00804418" w:rsidRPr="00864D30" w:rsidRDefault="002B674C" w:rsidP="007E3521">
      <w:pPr>
        <w:pStyle w:val="Style6"/>
        <w:numPr>
          <w:ilvl w:val="0"/>
          <w:numId w:val="0"/>
        </w:numPr>
        <w:ind w:firstLine="720"/>
        <w:rPr>
          <w:b/>
          <w:lang w:val="pt-PT"/>
        </w:rPr>
      </w:pPr>
      <w:r w:rsidRPr="00864D30">
        <w:rPr>
          <w:rStyle w:val="Style6Char"/>
          <w:b/>
        </w:rPr>
        <w:t>5</w:t>
      </w:r>
      <w:r w:rsidR="00804418" w:rsidRPr="00864D30">
        <w:rPr>
          <w:rStyle w:val="Style6Char"/>
          <w:b/>
        </w:rPr>
        <w:t>.1.3.2.1.1</w:t>
      </w:r>
      <w:r w:rsidR="00804418" w:rsidRPr="00864D30">
        <w:rPr>
          <w:b/>
          <w:lang w:val="es-ES" w:eastAsia="es-ES"/>
        </w:rPr>
        <w:t xml:space="preserve"> Based on fuel consumption</w:t>
      </w:r>
    </w:p>
    <w:p w14:paraId="44F6E11A" w14:textId="773B26C7" w:rsidR="00804418" w:rsidRPr="00864D30" w:rsidRDefault="00804418" w:rsidP="007E3521">
      <w:pPr>
        <w:spacing w:line="360" w:lineRule="auto"/>
        <w:ind w:firstLine="720"/>
        <w:jc w:val="both"/>
        <w:rPr>
          <w:rFonts w:ascii="Santander Text" w:hAnsi="Santander Text" w:cs="Arial"/>
          <w:i/>
          <w:iCs/>
          <w:color w:val="808080" w:themeColor="background1" w:themeShade="80"/>
          <w:szCs w:val="18"/>
          <w:lang w:val="pt-PT"/>
        </w:rPr>
      </w:pPr>
      <w:r w:rsidRPr="00864D30">
        <w:rPr>
          <w:rFonts w:ascii="Santander Text" w:hAnsi="Santander Text" w:cs="Arial"/>
          <w:i/>
          <w:iCs/>
          <w:color w:val="808080" w:themeColor="background1" w:themeShade="80"/>
          <w:szCs w:val="18"/>
          <w:lang w:val="pt-PT"/>
        </w:rPr>
        <w:t>Metodologia não aplicável por falta de informação real relativa ao consumo e fatores de emissão.</w:t>
      </w:r>
    </w:p>
    <w:p w14:paraId="78E82861" w14:textId="05EBCCAB" w:rsidR="0023736F" w:rsidRPr="00864D30" w:rsidRDefault="002B674C" w:rsidP="007E3521">
      <w:pPr>
        <w:pStyle w:val="Style6"/>
        <w:numPr>
          <w:ilvl w:val="0"/>
          <w:numId w:val="0"/>
        </w:numPr>
        <w:ind w:left="720"/>
        <w:rPr>
          <w:lang w:val="pt-PT"/>
        </w:rPr>
      </w:pPr>
      <w:r w:rsidRPr="00864D30">
        <w:rPr>
          <w:b/>
          <w:lang w:val="pt-PT"/>
        </w:rPr>
        <w:t>5</w:t>
      </w:r>
      <w:r w:rsidR="00804418" w:rsidRPr="00864D30">
        <w:rPr>
          <w:b/>
          <w:lang w:val="pt-PT"/>
        </w:rPr>
        <w:t>.1.3.2.1.2</w:t>
      </w:r>
      <w:r w:rsidR="00804418" w:rsidRPr="00864D30">
        <w:rPr>
          <w:lang w:val="pt-PT"/>
        </w:rPr>
        <w:t xml:space="preserve"> </w:t>
      </w:r>
      <w:r w:rsidR="00804418" w:rsidRPr="00864D30">
        <w:rPr>
          <w:b/>
          <w:lang w:val="pt-PT"/>
        </w:rPr>
        <w:t>Based on vehicle distanc</w:t>
      </w:r>
      <w:r w:rsidR="0023736F" w:rsidRPr="00864D30">
        <w:rPr>
          <w:b/>
          <w:lang w:val="pt-PT"/>
        </w:rPr>
        <w:t>e</w:t>
      </w:r>
    </w:p>
    <w:p w14:paraId="526CE82D" w14:textId="0ACB068C" w:rsidR="00DE000D" w:rsidRPr="00864D30" w:rsidRDefault="00804418" w:rsidP="007E3521">
      <w:pPr>
        <w:pStyle w:val="ListParagraph"/>
        <w:spacing w:line="360" w:lineRule="auto"/>
        <w:jc w:val="both"/>
        <w:rPr>
          <w:lang w:val="pt-PT" w:eastAsia="es-ES"/>
        </w:rPr>
      </w:pPr>
      <w:r w:rsidRPr="00864D30">
        <w:rPr>
          <w:rFonts w:ascii="Santander Text" w:hAnsi="Santander Text" w:cs="Arial"/>
          <w:i/>
          <w:iCs/>
          <w:color w:val="808080" w:themeColor="background1" w:themeShade="80"/>
          <w:szCs w:val="18"/>
          <w:lang w:val="pt-PT"/>
        </w:rPr>
        <w:t>Metodologia não aplicável por falta de informação real relativa aos km’s percorridos e fatores de emissão</w:t>
      </w:r>
      <w:r w:rsidR="00336D6C" w:rsidRPr="00864D30">
        <w:rPr>
          <w:rFonts w:ascii="Santander Text" w:hAnsi="Santander Text" w:cs="Arial"/>
          <w:i/>
          <w:iCs/>
          <w:color w:val="808080" w:themeColor="background1" w:themeShade="80"/>
          <w:szCs w:val="18"/>
          <w:lang w:val="pt-PT"/>
        </w:rPr>
        <w:t>.</w:t>
      </w:r>
    </w:p>
    <w:p w14:paraId="1D6C084D" w14:textId="0608F1C5" w:rsidR="00804418" w:rsidRPr="00864D30" w:rsidRDefault="00DE000D" w:rsidP="007E3521">
      <w:pPr>
        <w:pStyle w:val="MyHeading4"/>
        <w:spacing w:after="120" w:line="360" w:lineRule="auto"/>
        <w:jc w:val="both"/>
        <w:rPr>
          <w:rFonts w:cs="Arial"/>
          <w:lang w:val="pt-PT" w:eastAsia="es-ES"/>
        </w:rPr>
      </w:pPr>
      <w:r w:rsidRPr="00864D30">
        <w:rPr>
          <w:rFonts w:cs="Arial"/>
          <w:lang w:val="pt-PT" w:eastAsia="es-ES"/>
        </w:rPr>
        <w:t>Estimated vehicle – specific emissions (Marca e modelo conhecido)</w:t>
      </w:r>
    </w:p>
    <w:p w14:paraId="39789348" w14:textId="29C6D78B" w:rsidR="00804418" w:rsidRPr="00864D30" w:rsidRDefault="002B674C" w:rsidP="007E3521">
      <w:pPr>
        <w:pStyle w:val="Style6"/>
        <w:numPr>
          <w:ilvl w:val="0"/>
          <w:numId w:val="0"/>
        </w:numPr>
        <w:ind w:left="720"/>
        <w:rPr>
          <w:b/>
          <w:lang w:val="es-ES" w:eastAsia="es-ES"/>
        </w:rPr>
      </w:pPr>
      <w:r w:rsidRPr="00864D30">
        <w:rPr>
          <w:rStyle w:val="Style6Char"/>
          <w:b/>
          <w:lang w:val="pt-PT"/>
        </w:rPr>
        <w:t>5</w:t>
      </w:r>
      <w:r w:rsidR="00804418" w:rsidRPr="00864D30">
        <w:rPr>
          <w:rStyle w:val="Style6Char"/>
          <w:b/>
          <w:lang w:val="pt-PT"/>
        </w:rPr>
        <w:t>.1.3.2.2.1</w:t>
      </w:r>
      <w:r w:rsidR="00804418" w:rsidRPr="00864D30">
        <w:rPr>
          <w:b/>
          <w:lang w:val="es-ES" w:eastAsia="es-ES"/>
        </w:rPr>
        <w:t xml:space="preserve"> Average distance per province/state</w:t>
      </w:r>
    </w:p>
    <w:p w14:paraId="3085C7DD" w14:textId="558F4BF8" w:rsidR="00804418" w:rsidRPr="00864D30" w:rsidRDefault="00804418" w:rsidP="007E3521">
      <w:pPr>
        <w:spacing w:line="360" w:lineRule="auto"/>
        <w:ind w:firstLine="720"/>
        <w:jc w:val="both"/>
        <w:rPr>
          <w:rFonts w:ascii="Santander Text" w:hAnsi="Santander Text" w:cs="Arial"/>
          <w:i/>
          <w:iCs/>
          <w:color w:val="808080" w:themeColor="background1" w:themeShade="80"/>
          <w:szCs w:val="18"/>
          <w:lang w:val="pt-PT"/>
        </w:rPr>
      </w:pPr>
      <w:r w:rsidRPr="00864D30">
        <w:rPr>
          <w:rFonts w:ascii="Santander Text" w:hAnsi="Santander Text" w:cs="Arial"/>
          <w:i/>
          <w:iCs/>
          <w:color w:val="808080" w:themeColor="background1" w:themeShade="80"/>
          <w:szCs w:val="18"/>
          <w:lang w:val="pt-PT"/>
        </w:rPr>
        <w:t xml:space="preserve">Metodologia não aplicável porque não existe portefólio de veículos nos EUA. </w:t>
      </w:r>
    </w:p>
    <w:p w14:paraId="75625763" w14:textId="4C47A931" w:rsidR="00804418" w:rsidRPr="00864D30" w:rsidRDefault="002B674C" w:rsidP="007E3521">
      <w:pPr>
        <w:pStyle w:val="Style6"/>
        <w:numPr>
          <w:ilvl w:val="0"/>
          <w:numId w:val="0"/>
        </w:numPr>
        <w:ind w:left="720"/>
        <w:rPr>
          <w:lang w:val="es-ES" w:eastAsia="es-ES"/>
        </w:rPr>
      </w:pPr>
      <w:r w:rsidRPr="00864D30">
        <w:rPr>
          <w:b/>
          <w:lang w:val="es-ES" w:eastAsia="es-ES"/>
        </w:rPr>
        <w:t>5</w:t>
      </w:r>
      <w:r w:rsidR="00804418" w:rsidRPr="00864D30">
        <w:rPr>
          <w:b/>
          <w:lang w:val="es-ES" w:eastAsia="es-ES"/>
        </w:rPr>
        <w:t>.1.3.2.2.2</w:t>
      </w:r>
      <w:r w:rsidR="00804418" w:rsidRPr="00864D30">
        <w:rPr>
          <w:lang w:val="es-ES" w:eastAsia="es-ES"/>
        </w:rPr>
        <w:t xml:space="preserve"> </w:t>
      </w:r>
      <w:r w:rsidR="00804418" w:rsidRPr="00864D30">
        <w:rPr>
          <w:b/>
          <w:lang w:val="es-ES" w:eastAsia="es-ES"/>
        </w:rPr>
        <w:t>Average distance per country</w:t>
      </w:r>
    </w:p>
    <w:p w14:paraId="10FCC83C" w14:textId="5BDEF34B" w:rsidR="00804418" w:rsidRPr="00864D30" w:rsidRDefault="00804418" w:rsidP="007E3521">
      <w:pPr>
        <w:pStyle w:val="ListParagraph"/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Denote-se que nesta metodologia não deve ser utilizado o valor ‘</w:t>
      </w:r>
      <w:r w:rsidRPr="00864D30">
        <w:rPr>
          <w:rFonts w:ascii="Santander Text" w:hAnsi="Santander Text" w:cs="Arial"/>
          <w:i/>
          <w:szCs w:val="18"/>
          <w:lang w:val="pt-PT"/>
        </w:rPr>
        <w:t>Average’</w:t>
      </w:r>
      <w:r w:rsidRPr="00864D30">
        <w:rPr>
          <w:rFonts w:ascii="Santander Text" w:hAnsi="Santander Text" w:cs="Arial"/>
          <w:szCs w:val="18"/>
          <w:lang w:val="pt-PT"/>
        </w:rPr>
        <w:t xml:space="preserve"> para o campo ‘</w:t>
      </w:r>
      <w:r w:rsidRPr="00864D30">
        <w:rPr>
          <w:rFonts w:ascii="Santander Text" w:hAnsi="Santander Text" w:cs="Arial"/>
          <w:i/>
          <w:szCs w:val="18"/>
          <w:lang w:val="pt-PT"/>
        </w:rPr>
        <w:t>tipo_motor</w:t>
      </w:r>
      <w:r w:rsidRPr="00864D30">
        <w:rPr>
          <w:rFonts w:ascii="Santander Text" w:hAnsi="Santander Text" w:cs="Arial"/>
          <w:szCs w:val="18"/>
          <w:lang w:val="pt-PT"/>
        </w:rPr>
        <w:t>’</w:t>
      </w:r>
      <w:r w:rsidR="002B674C" w:rsidRPr="00864D30">
        <w:rPr>
          <w:rFonts w:ascii="Santander Text" w:hAnsi="Santander Text" w:cs="Arial"/>
          <w:szCs w:val="18"/>
          <w:lang w:val="pt-PT"/>
        </w:rPr>
        <w:t>, dado que o valor ‘</w:t>
      </w:r>
      <w:r w:rsidR="002B674C" w:rsidRPr="00864D30">
        <w:rPr>
          <w:rFonts w:ascii="Santander Text" w:hAnsi="Santander Text" w:cs="Arial"/>
          <w:i/>
          <w:szCs w:val="18"/>
          <w:lang w:val="pt-PT"/>
        </w:rPr>
        <w:t>Average’</w:t>
      </w:r>
      <w:r w:rsidR="002B674C" w:rsidRPr="00864D30">
        <w:rPr>
          <w:rFonts w:ascii="Santander Text" w:hAnsi="Santander Text" w:cs="Arial"/>
          <w:szCs w:val="18"/>
          <w:lang w:val="pt-PT"/>
        </w:rPr>
        <w:t xml:space="preserve"> significa que não é possível identificar o tipo de motor e esta característica é necessária para a aplicação da presente metodologia</w:t>
      </w:r>
      <w:r w:rsidR="00A34B09" w:rsidRPr="00864D30">
        <w:rPr>
          <w:rFonts w:ascii="Santander Text" w:hAnsi="Santander Text" w:cs="Arial"/>
          <w:szCs w:val="18"/>
          <w:lang w:val="pt-PT"/>
        </w:rPr>
        <w:t>.</w:t>
      </w:r>
      <w:r w:rsidRPr="00864D30">
        <w:rPr>
          <w:rFonts w:ascii="Santander Text" w:hAnsi="Santander Text" w:cs="Arial"/>
          <w:b/>
          <w:bCs/>
          <w:color w:val="000000"/>
          <w:szCs w:val="18"/>
          <w:lang w:val="pt-PT" w:eastAsia="es-ES"/>
        </w:rPr>
        <w:t> </w:t>
      </w:r>
    </w:p>
    <w:p w14:paraId="5C0B99D0" w14:textId="20B1D468" w:rsidR="00804418" w:rsidRPr="00864D30" w:rsidRDefault="00804418" w:rsidP="008E5B92">
      <w:pPr>
        <w:numPr>
          <w:ilvl w:val="0"/>
          <w:numId w:val="30"/>
        </w:numPr>
        <w:spacing w:after="120" w:line="360" w:lineRule="auto"/>
        <w:ind w:left="1077" w:hanging="357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u w:val="single"/>
          <w:lang w:val="pt-PT"/>
        </w:rPr>
        <w:t xml:space="preserve">Mapeamento das variáveis </w:t>
      </w:r>
      <w:r w:rsidR="00A34B09" w:rsidRPr="00864D30">
        <w:rPr>
          <w:rFonts w:ascii="Santander Text" w:hAnsi="Santander Text" w:cs="Arial"/>
          <w:i/>
          <w:szCs w:val="18"/>
          <w:u w:val="single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u w:val="single"/>
          <w:lang w:val="pt-PT"/>
        </w:rPr>
        <w:t>tipo_motor</w:t>
      </w:r>
      <w:r w:rsidR="00A34B09" w:rsidRPr="00864D30">
        <w:rPr>
          <w:rFonts w:ascii="Santander Text" w:hAnsi="Santander Text" w:cs="Arial"/>
          <w:i/>
          <w:szCs w:val="18"/>
          <w:u w:val="single"/>
          <w:lang w:val="pt-PT"/>
        </w:rPr>
        <w:t>’</w:t>
      </w:r>
      <w:r w:rsidRPr="00864D30">
        <w:rPr>
          <w:rFonts w:ascii="Santander Text" w:hAnsi="Santander Text" w:cs="Arial"/>
          <w:szCs w:val="18"/>
          <w:u w:val="single"/>
          <w:lang w:val="pt-PT"/>
        </w:rPr>
        <w:t xml:space="preserve"> e </w:t>
      </w:r>
      <w:r w:rsidR="00A34B09" w:rsidRPr="00864D30">
        <w:rPr>
          <w:rFonts w:ascii="Santander Text" w:hAnsi="Santander Text" w:cs="Arial"/>
          <w:i/>
          <w:szCs w:val="18"/>
          <w:u w:val="single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u w:val="single"/>
          <w:lang w:val="pt-PT"/>
        </w:rPr>
        <w:t>tipo_veiculo</w:t>
      </w:r>
      <w:r w:rsidR="00A34B09" w:rsidRPr="00864D30">
        <w:rPr>
          <w:rFonts w:ascii="Santander Text" w:hAnsi="Santander Text" w:cs="Arial"/>
          <w:i/>
          <w:szCs w:val="18"/>
          <w:u w:val="single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: </w:t>
      </w:r>
    </w:p>
    <w:p w14:paraId="0CA14F7B" w14:textId="0E49DC3F" w:rsidR="00293451" w:rsidRPr="00864D30" w:rsidRDefault="00804418" w:rsidP="008E5B92">
      <w:pPr>
        <w:pStyle w:val="ListParagraph"/>
        <w:numPr>
          <w:ilvl w:val="0"/>
          <w:numId w:val="102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Filtrar a tabela de parametrização </w:t>
      </w:r>
      <w:r w:rsidR="006B5CE1" w:rsidRPr="00864D30">
        <w:rPr>
          <w:rFonts w:ascii="Santander Text" w:hAnsi="Santander Text" w:cs="Arial"/>
          <w:i/>
          <w:lang w:val="pt-PT"/>
        </w:rPr>
        <w:t>modesg_param_codigos</w:t>
      </w:r>
      <w:r w:rsidR="006B5CE1" w:rsidRPr="00864D30">
        <w:rPr>
          <w:rFonts w:ascii="Santander Text" w:hAnsi="Santander Text" w:cs="Arial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por ‘</w:t>
      </w:r>
      <w:r w:rsidRPr="00864D30">
        <w:rPr>
          <w:rFonts w:ascii="Santander Text" w:hAnsi="Santander Text" w:cs="Arial"/>
          <w:i/>
          <w:szCs w:val="18"/>
          <w:lang w:val="pt-PT"/>
        </w:rPr>
        <w:t>dimensao’</w:t>
      </w:r>
      <w:r w:rsidRPr="00864D30">
        <w:rPr>
          <w:rFonts w:ascii="Santander Text" w:hAnsi="Santander Text" w:cs="Arial"/>
          <w:szCs w:val="18"/>
          <w:lang w:val="pt-PT"/>
        </w:rPr>
        <w:t xml:space="preserve"> = ’tipo_veiculo’ e cruzar o resultado através do campo ‘</w:t>
      </w:r>
      <w:r w:rsidRPr="00864D30">
        <w:rPr>
          <w:rFonts w:ascii="Santander Text" w:hAnsi="Santander Text" w:cs="Arial"/>
          <w:i/>
          <w:szCs w:val="18"/>
          <w:lang w:val="pt-PT"/>
        </w:rPr>
        <w:t>valor_original’</w:t>
      </w:r>
      <w:r w:rsidRPr="00864D30">
        <w:rPr>
          <w:rFonts w:ascii="Santander Text" w:hAnsi="Santander Text" w:cs="Arial"/>
          <w:szCs w:val="18"/>
          <w:lang w:val="pt-PT"/>
        </w:rPr>
        <w:t xml:space="preserve"> com o campo ‘</w:t>
      </w:r>
      <w:r w:rsidR="00842926" w:rsidRPr="00864D30">
        <w:rPr>
          <w:rFonts w:ascii="Santander Text" w:hAnsi="Santander Text" w:cs="Arial"/>
          <w:i/>
          <w:szCs w:val="18"/>
          <w:lang w:val="pt-PT"/>
        </w:rPr>
        <w:t>cgarant_bem</w:t>
      </w:r>
      <w:r w:rsidR="005213E2" w:rsidRPr="00864D30">
        <w:rPr>
          <w:rFonts w:ascii="Santander Text" w:hAnsi="Santander Text" w:cs="Arial"/>
          <w:i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da tabela </w:t>
      </w:r>
      <w:r w:rsidR="00F37572" w:rsidRPr="00864D30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="00F37572" w:rsidRPr="00864D30">
        <w:rPr>
          <w:rFonts w:ascii="Santander Text" w:hAnsi="Santander Text" w:cs="Arial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(para o universo da presente tabela)</w:t>
      </w:r>
      <w:r w:rsidR="0023736F" w:rsidRPr="00864D30">
        <w:rPr>
          <w:rFonts w:ascii="Santander Text" w:hAnsi="Santander Text" w:cs="Arial"/>
          <w:szCs w:val="18"/>
          <w:lang w:val="pt-PT"/>
        </w:rPr>
        <w:t xml:space="preserve">, de modo a poder associar o valor do </w:t>
      </w:r>
      <w:r w:rsidRPr="00864D30">
        <w:rPr>
          <w:rFonts w:ascii="Santander Text" w:hAnsi="Santander Text" w:cs="Arial"/>
          <w:szCs w:val="18"/>
          <w:lang w:val="pt-PT"/>
        </w:rPr>
        <w:t>campo ‘</w:t>
      </w:r>
      <w:r w:rsidRPr="00864D30">
        <w:rPr>
          <w:rFonts w:ascii="Santander Text" w:hAnsi="Santander Text" w:cs="Arial"/>
          <w:i/>
          <w:szCs w:val="18"/>
          <w:lang w:val="pt-PT"/>
        </w:rPr>
        <w:t>valor_mv’</w:t>
      </w:r>
      <w:r w:rsidR="0023736F" w:rsidRPr="00864D30">
        <w:rPr>
          <w:rFonts w:ascii="Santander Text" w:hAnsi="Santander Text" w:cs="Arial"/>
          <w:i/>
          <w:szCs w:val="18"/>
          <w:lang w:val="pt-PT"/>
        </w:rPr>
        <w:t xml:space="preserve"> </w:t>
      </w:r>
      <w:r w:rsidR="0023736F" w:rsidRPr="00864D30">
        <w:rPr>
          <w:rFonts w:ascii="Santander Text" w:hAnsi="Santander Text" w:cs="Arial"/>
          <w:szCs w:val="18"/>
          <w:lang w:val="pt-PT"/>
        </w:rPr>
        <w:t>a cada registo considerado</w:t>
      </w:r>
      <w:r w:rsidR="00235680" w:rsidRPr="00864D30">
        <w:rPr>
          <w:rFonts w:ascii="Santander Text" w:hAnsi="Santander Text" w:cs="Arial"/>
          <w:szCs w:val="18"/>
          <w:lang w:val="pt-PT"/>
        </w:rPr>
        <w:t>;</w:t>
      </w:r>
    </w:p>
    <w:p w14:paraId="6255B189" w14:textId="1400C8D9" w:rsidR="001121EF" w:rsidRPr="00864D30" w:rsidRDefault="00804418" w:rsidP="008E5B92">
      <w:pPr>
        <w:pStyle w:val="ListParagraph"/>
        <w:numPr>
          <w:ilvl w:val="0"/>
          <w:numId w:val="102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Paralelamente, filtrar a tabela de parametrização </w:t>
      </w:r>
      <w:r w:rsidR="006B5CE1" w:rsidRPr="00864D30">
        <w:rPr>
          <w:rFonts w:ascii="Santander Text" w:hAnsi="Santander Text" w:cs="Arial"/>
          <w:i/>
          <w:lang w:val="pt-PT"/>
        </w:rPr>
        <w:t>modesg_param_codigos</w:t>
      </w:r>
      <w:r w:rsidR="006B5CE1" w:rsidRPr="00864D30">
        <w:rPr>
          <w:rFonts w:ascii="Santander Text" w:hAnsi="Santander Text" w:cs="Arial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 xml:space="preserve"> por ‘</w:t>
      </w:r>
      <w:r w:rsidRPr="00864D30">
        <w:rPr>
          <w:rFonts w:ascii="Santander Text" w:hAnsi="Santander Text" w:cs="Arial"/>
          <w:i/>
          <w:szCs w:val="18"/>
          <w:lang w:val="pt-PT"/>
        </w:rPr>
        <w:t>dimensao’</w:t>
      </w:r>
      <w:r w:rsidRPr="00864D30">
        <w:rPr>
          <w:rFonts w:ascii="Santander Text" w:hAnsi="Santander Text" w:cs="Arial"/>
          <w:szCs w:val="18"/>
          <w:lang w:val="pt-PT"/>
        </w:rPr>
        <w:t xml:space="preserve"> = </w:t>
      </w:r>
      <w:r w:rsidRPr="00864D30">
        <w:rPr>
          <w:rFonts w:ascii="Santander Text" w:hAnsi="Santander Text" w:cs="Arial"/>
          <w:i/>
          <w:szCs w:val="18"/>
          <w:lang w:val="pt-PT"/>
        </w:rPr>
        <w:t>’tipo_motor’</w:t>
      </w:r>
      <w:r w:rsidRPr="00864D30">
        <w:rPr>
          <w:rFonts w:ascii="Santander Text" w:hAnsi="Santander Text" w:cs="Arial"/>
          <w:szCs w:val="18"/>
          <w:lang w:val="pt-PT"/>
        </w:rPr>
        <w:t xml:space="preserve"> e cruzar o resultado através do campo ‘</w:t>
      </w:r>
      <w:r w:rsidRPr="00864D30">
        <w:rPr>
          <w:rFonts w:ascii="Santander Text" w:hAnsi="Santander Text" w:cs="Arial"/>
          <w:i/>
          <w:szCs w:val="18"/>
          <w:lang w:val="pt-PT"/>
        </w:rPr>
        <w:t>valor_ori</w:t>
      </w:r>
      <w:r w:rsidR="00DE04C5" w:rsidRPr="00864D30">
        <w:rPr>
          <w:rFonts w:ascii="Santander Text" w:hAnsi="Santander Text" w:cs="Arial"/>
          <w:i/>
          <w:szCs w:val="18"/>
          <w:lang w:val="pt-PT"/>
        </w:rPr>
        <w:t>ginal’</w:t>
      </w:r>
      <w:r w:rsidR="00DE04C5" w:rsidRPr="00864D30">
        <w:rPr>
          <w:rFonts w:ascii="Santander Text" w:hAnsi="Santander Text" w:cs="Arial"/>
          <w:szCs w:val="18"/>
          <w:lang w:val="pt-PT"/>
        </w:rPr>
        <w:t xml:space="preserve"> com o campo ‘</w:t>
      </w:r>
      <w:r w:rsidR="00EF37B3" w:rsidRPr="00864D30">
        <w:rPr>
          <w:rFonts w:ascii="Santander Text" w:hAnsi="Santander Text" w:cs="Arial"/>
          <w:i/>
          <w:szCs w:val="18"/>
          <w:lang w:val="pt-PT"/>
        </w:rPr>
        <w:t>tipo_combust</w:t>
      </w:r>
      <w:r w:rsidRPr="00864D30">
        <w:rPr>
          <w:rFonts w:ascii="Santander Text" w:hAnsi="Santander Text" w:cs="Arial"/>
          <w:i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da tabela  </w:t>
      </w:r>
      <w:r w:rsidR="00F37572" w:rsidRPr="00864D30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Pr="00864D30">
        <w:rPr>
          <w:rFonts w:ascii="Santander Text" w:hAnsi="Santander Text" w:cs="Arial"/>
          <w:szCs w:val="18"/>
          <w:lang w:val="pt-PT"/>
        </w:rPr>
        <w:t>  (para o universo da presente tabela)</w:t>
      </w:r>
      <w:r w:rsidR="0023736F" w:rsidRPr="00864D30">
        <w:rPr>
          <w:rFonts w:ascii="Santander Text" w:hAnsi="Santander Text" w:cs="Arial"/>
          <w:szCs w:val="18"/>
          <w:lang w:val="pt-PT"/>
        </w:rPr>
        <w:t>, de modo a poder associar o valor do</w:t>
      </w:r>
      <w:r w:rsidRPr="00864D30">
        <w:rPr>
          <w:rFonts w:ascii="Santander Text" w:hAnsi="Santander Text" w:cs="Arial"/>
          <w:szCs w:val="18"/>
          <w:lang w:val="pt-PT"/>
        </w:rPr>
        <w:t xml:space="preserve"> campo ‘</w:t>
      </w:r>
      <w:r w:rsidRPr="00864D30">
        <w:rPr>
          <w:rFonts w:ascii="Santander Text" w:hAnsi="Santander Text" w:cs="Arial"/>
          <w:i/>
          <w:szCs w:val="18"/>
          <w:lang w:val="pt-PT"/>
        </w:rPr>
        <w:t>valor_mv</w:t>
      </w:r>
      <w:r w:rsidRPr="00864D30">
        <w:rPr>
          <w:rFonts w:ascii="Santander Text" w:hAnsi="Santander Text" w:cs="Arial"/>
          <w:szCs w:val="18"/>
          <w:lang w:val="pt-PT"/>
        </w:rPr>
        <w:t>’</w:t>
      </w:r>
      <w:r w:rsidR="0023736F" w:rsidRPr="00864D30">
        <w:rPr>
          <w:rFonts w:ascii="Santander Text" w:hAnsi="Santander Text" w:cs="Arial"/>
          <w:szCs w:val="18"/>
          <w:lang w:val="pt-PT"/>
        </w:rPr>
        <w:t xml:space="preserve"> a cada registo considerado</w:t>
      </w:r>
      <w:r w:rsidR="00235680" w:rsidRPr="00864D30">
        <w:rPr>
          <w:rFonts w:ascii="Santander Text" w:hAnsi="Santander Text" w:cs="Arial"/>
          <w:szCs w:val="18"/>
          <w:lang w:val="pt-PT"/>
        </w:rPr>
        <w:t>.</w:t>
      </w:r>
    </w:p>
    <w:p w14:paraId="544FE113" w14:textId="7D25ECE4" w:rsidR="001121EF" w:rsidRPr="00864D30" w:rsidRDefault="001121EF" w:rsidP="007E3521">
      <w:pPr>
        <w:spacing w:after="120"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b1) </w:t>
      </w:r>
      <w:r w:rsidRPr="00864D30">
        <w:rPr>
          <w:rFonts w:ascii="Santander Text" w:hAnsi="Santander Text" w:cs="Arial"/>
          <w:szCs w:val="18"/>
          <w:u w:val="single"/>
          <w:lang w:val="pt-PT"/>
        </w:rPr>
        <w:t xml:space="preserve">Obter os fatores de emissão com marca e modelo conhecidos e que cruzam com o </w:t>
      </w:r>
      <w:r w:rsidRPr="00864D30">
        <w:rPr>
          <w:rFonts w:ascii="Santander Text" w:hAnsi="Santander Text" w:cs="Arial"/>
          <w:i/>
          <w:szCs w:val="18"/>
          <w:u w:val="single"/>
          <w:lang w:val="pt-PT"/>
        </w:rPr>
        <w:t>input</w:t>
      </w:r>
      <w:r w:rsidRPr="00864D30">
        <w:rPr>
          <w:rFonts w:ascii="Santander Text" w:hAnsi="Santander Text" w:cs="Arial"/>
          <w:szCs w:val="18"/>
          <w:lang w:val="pt-PT"/>
        </w:rPr>
        <w:t xml:space="preserve">: </w:t>
      </w:r>
    </w:p>
    <w:p w14:paraId="66F9F89F" w14:textId="58FA61F7" w:rsidR="00293451" w:rsidRPr="00864D30" w:rsidRDefault="00804418" w:rsidP="008E5B92">
      <w:pPr>
        <w:pStyle w:val="ListParagraph"/>
        <w:numPr>
          <w:ilvl w:val="0"/>
          <w:numId w:val="10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Filtrar a tabela </w:t>
      </w:r>
      <w:r w:rsidRPr="00864D30">
        <w:rPr>
          <w:rFonts w:ascii="Santander Text" w:hAnsi="Santander Text" w:cs="Arial"/>
          <w:i/>
          <w:szCs w:val="18"/>
          <w:lang w:val="pt-PT"/>
        </w:rPr>
        <w:t>modesg_inp_emss_vcls</w:t>
      </w:r>
      <w:r w:rsidRPr="00864D30">
        <w:rPr>
          <w:rFonts w:ascii="Santander Text" w:hAnsi="Santander Text" w:cs="Arial"/>
          <w:szCs w:val="18"/>
          <w:lang w:val="pt-PT"/>
        </w:rPr>
        <w:t>, por ‘</w:t>
      </w:r>
      <w:r w:rsidRPr="00864D30">
        <w:rPr>
          <w:rFonts w:ascii="Santander Text" w:hAnsi="Santander Text" w:cs="Arial"/>
          <w:i/>
          <w:szCs w:val="18"/>
          <w:lang w:val="pt-PT"/>
        </w:rPr>
        <w:t>nome_pais’</w:t>
      </w:r>
      <w:r w:rsidR="005E46CD" w:rsidRPr="00864D30">
        <w:rPr>
          <w:rFonts w:ascii="Santander Text" w:hAnsi="Santander Text" w:cs="Arial"/>
          <w:szCs w:val="18"/>
          <w:lang w:val="pt-PT"/>
        </w:rPr>
        <w:t xml:space="preserve"> = </w:t>
      </w:r>
      <w:r w:rsidR="00F30D3B" w:rsidRPr="00864D30">
        <w:rPr>
          <w:rFonts w:ascii="Santander Text" w:hAnsi="Santander Text" w:cs="Arial"/>
          <w:szCs w:val="18"/>
          <w:lang w:val="pt-PT"/>
        </w:rPr>
        <w:t>‘</w:t>
      </w:r>
      <w:r w:rsidR="005E46CD" w:rsidRPr="00864D30">
        <w:rPr>
          <w:rFonts w:ascii="Santander Text" w:hAnsi="Santander Text" w:cs="Arial"/>
          <w:szCs w:val="18"/>
          <w:lang w:val="pt-PT"/>
        </w:rPr>
        <w:t>Portugal</w:t>
      </w:r>
      <w:r w:rsidR="00F30D3B" w:rsidRPr="00864D30">
        <w:rPr>
          <w:rFonts w:ascii="Santander Text" w:hAnsi="Santander Text" w:cs="Arial"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e cruzar o resultado com a tabela </w:t>
      </w:r>
      <w:r w:rsidR="00F37572" w:rsidRPr="00864D30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="00F37572" w:rsidRPr="00864D30">
        <w:rPr>
          <w:rFonts w:ascii="Santander Text" w:hAnsi="Santander Text" w:cs="Arial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(para o universo da presente tabela) pelas variáveis ‘</w:t>
      </w:r>
      <w:r w:rsidRPr="00864D30">
        <w:rPr>
          <w:rFonts w:ascii="Santander Text" w:hAnsi="Santander Text" w:cs="Arial"/>
          <w:i/>
          <w:szCs w:val="18"/>
          <w:lang w:val="pt-PT"/>
        </w:rPr>
        <w:t>marca’</w:t>
      </w:r>
      <w:r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szCs w:val="18"/>
          <w:lang w:val="pt-PT"/>
        </w:rPr>
        <w:t>modelo’</w:t>
      </w:r>
      <w:r w:rsidR="00B82EA7" w:rsidRPr="00864D30">
        <w:rPr>
          <w:rFonts w:ascii="Santander Text" w:hAnsi="Santander Text" w:cs="Arial"/>
          <w:i/>
          <w:szCs w:val="18"/>
          <w:lang w:val="pt-PT"/>
        </w:rPr>
        <w:t xml:space="preserve"> </w:t>
      </w:r>
      <w:r w:rsidR="00B82EA7" w:rsidRPr="00864D30">
        <w:rPr>
          <w:rFonts w:ascii="Santander Text" w:hAnsi="Santander Text" w:cs="Arial"/>
          <w:szCs w:val="18"/>
          <w:lang w:val="pt-PT"/>
        </w:rPr>
        <w:t>de ambas as tabelas</w:t>
      </w:r>
      <w:r w:rsidRPr="00864D30">
        <w:rPr>
          <w:rFonts w:ascii="Santander Text" w:hAnsi="Santander Text" w:cs="Arial"/>
          <w:szCs w:val="18"/>
          <w:lang w:val="pt-PT"/>
        </w:rPr>
        <w:t>. Deve garantir-se a remoção de caracteres especiais, converter todos os caracteres para maiúsculas e apagar espaços para as variáveis marca e modelo antes do cruzamento.</w:t>
      </w:r>
      <w:r w:rsidR="00022423" w:rsidRPr="00864D30">
        <w:rPr>
          <w:rFonts w:ascii="Santander Text" w:hAnsi="Santander Text" w:cs="Arial"/>
          <w:szCs w:val="18"/>
          <w:lang w:val="pt-PT"/>
        </w:rPr>
        <w:t xml:space="preserve"> No caso da variável ‘</w:t>
      </w:r>
      <w:r w:rsidR="00022423" w:rsidRPr="00864D30">
        <w:rPr>
          <w:rFonts w:ascii="Santander Text" w:hAnsi="Santander Text" w:cs="Arial"/>
          <w:i/>
          <w:szCs w:val="18"/>
          <w:lang w:val="pt-PT"/>
        </w:rPr>
        <w:t>modelo’</w:t>
      </w:r>
      <w:r w:rsidR="00022423" w:rsidRPr="00864D30">
        <w:rPr>
          <w:rFonts w:ascii="Santander Text" w:hAnsi="Santander Text" w:cs="Arial"/>
          <w:szCs w:val="18"/>
          <w:lang w:val="pt-PT"/>
        </w:rPr>
        <w:t xml:space="preserve"> adicionalmente ao </w:t>
      </w:r>
      <w:r w:rsidR="00022423" w:rsidRPr="00864D30">
        <w:rPr>
          <w:rFonts w:ascii="Santander Text" w:hAnsi="Santander Text" w:cs="Arial"/>
          <w:i/>
          <w:szCs w:val="18"/>
          <w:lang w:val="pt-PT"/>
        </w:rPr>
        <w:t>trim</w:t>
      </w:r>
      <w:r w:rsidR="00022423" w:rsidRPr="00864D30">
        <w:rPr>
          <w:rFonts w:ascii="Santander Text" w:hAnsi="Santander Text" w:cs="Arial"/>
          <w:szCs w:val="18"/>
          <w:lang w:val="pt-PT"/>
        </w:rPr>
        <w:t xml:space="preserve">, deverá remover-se todos os espaços dentro da variável </w:t>
      </w:r>
      <w:r w:rsidR="00022423" w:rsidRPr="00864D30">
        <w:rPr>
          <w:rFonts w:ascii="Santander Text" w:hAnsi="Santander Text" w:cs="Arial"/>
          <w:i/>
          <w:szCs w:val="18"/>
          <w:lang w:val="pt-PT"/>
        </w:rPr>
        <w:t>string</w:t>
      </w:r>
      <w:r w:rsidR="00235680" w:rsidRPr="00864D30">
        <w:rPr>
          <w:rFonts w:ascii="Santander Text" w:hAnsi="Santander Text" w:cs="Arial"/>
          <w:szCs w:val="18"/>
          <w:lang w:val="pt-PT"/>
        </w:rPr>
        <w:t>;</w:t>
      </w:r>
    </w:p>
    <w:p w14:paraId="6A680A0B" w14:textId="7AB0E8A5" w:rsidR="00293451" w:rsidRPr="00864D30" w:rsidRDefault="00804418" w:rsidP="008E5B92">
      <w:pPr>
        <w:pStyle w:val="ListParagraph"/>
        <w:numPr>
          <w:ilvl w:val="0"/>
          <w:numId w:val="10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Cruzar o resultado anterior com o resultado obtido em a) através dos campos ‘</w:t>
      </w:r>
      <w:r w:rsidRPr="00864D30">
        <w:rPr>
          <w:rFonts w:ascii="Santander Text" w:hAnsi="Santander Text" w:cs="Arial"/>
          <w:i/>
          <w:szCs w:val="18"/>
          <w:lang w:val="pt-PT"/>
        </w:rPr>
        <w:t>tipo_motor’</w:t>
      </w:r>
      <w:r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szCs w:val="18"/>
          <w:lang w:val="pt-PT"/>
        </w:rPr>
        <w:t>tipo_veiculo’</w:t>
      </w:r>
      <w:r w:rsidRPr="00864D30">
        <w:rPr>
          <w:rFonts w:ascii="Santander Text" w:hAnsi="Santander Text" w:cs="Arial"/>
          <w:szCs w:val="18"/>
          <w:lang w:val="pt-PT"/>
        </w:rPr>
        <w:t>. Deve igualmente garantir-se a remoção de caracteres especiais, converter todos os caracteres para maiúsculas e apagar espaços (</w:t>
      </w:r>
      <w:r w:rsidRPr="00864D30">
        <w:rPr>
          <w:rFonts w:ascii="Santander Text" w:hAnsi="Santander Text" w:cs="Arial"/>
          <w:i/>
          <w:szCs w:val="18"/>
          <w:lang w:val="pt-PT"/>
        </w:rPr>
        <w:t>trim</w:t>
      </w:r>
      <w:r w:rsidRPr="00864D30">
        <w:rPr>
          <w:rFonts w:ascii="Santander Text" w:hAnsi="Santander Text" w:cs="Arial"/>
          <w:szCs w:val="18"/>
          <w:lang w:val="pt-PT"/>
        </w:rPr>
        <w:t>) para ambas as variáveis antes do cruzamento</w:t>
      </w:r>
      <w:r w:rsidR="00235680" w:rsidRPr="00864D30">
        <w:rPr>
          <w:rFonts w:ascii="Santander Text" w:hAnsi="Santander Text" w:cs="Arial"/>
          <w:szCs w:val="18"/>
          <w:lang w:val="pt-PT"/>
        </w:rPr>
        <w:t>;</w:t>
      </w:r>
    </w:p>
    <w:p w14:paraId="6BB39439" w14:textId="11F88BCC" w:rsidR="00293451" w:rsidRPr="00864D30" w:rsidRDefault="00804418" w:rsidP="008E5B92">
      <w:pPr>
        <w:pStyle w:val="ListParagraph"/>
        <w:numPr>
          <w:ilvl w:val="0"/>
          <w:numId w:val="10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Obter os fatores de emissão para cada </w:t>
      </w:r>
      <w:r w:rsidRPr="00864D30">
        <w:rPr>
          <w:rFonts w:ascii="Santander Text" w:hAnsi="Santander Text" w:cs="Arial"/>
          <w:i/>
          <w:szCs w:val="18"/>
          <w:lang w:val="pt-PT"/>
        </w:rPr>
        <w:t>scope</w:t>
      </w:r>
      <w:r w:rsidRPr="00864D30">
        <w:rPr>
          <w:rFonts w:ascii="Santander Text" w:hAnsi="Santander Text" w:cs="Arial"/>
          <w:szCs w:val="18"/>
          <w:lang w:val="pt-PT"/>
        </w:rPr>
        <w:t xml:space="preserve"> (variáveis ‘</w:t>
      </w:r>
      <w:r w:rsidRPr="00864D30">
        <w:rPr>
          <w:rFonts w:ascii="Santander Text" w:hAnsi="Santander Text" w:cs="Arial"/>
          <w:i/>
          <w:szCs w:val="18"/>
          <w:lang w:val="pt-PT"/>
        </w:rPr>
        <w:t xml:space="preserve">scp1_ftr_emss’, ‘scp2_ftr_emss’ </w:t>
      </w:r>
      <w:r w:rsidRPr="00864D30">
        <w:rPr>
          <w:rFonts w:ascii="Santander Text" w:hAnsi="Santander Text" w:cs="Arial"/>
          <w:szCs w:val="18"/>
          <w:lang w:val="pt-PT"/>
        </w:rPr>
        <w:t>e</w:t>
      </w:r>
      <w:r w:rsidRPr="00864D30">
        <w:rPr>
          <w:rFonts w:ascii="Santander Text" w:hAnsi="Santander Text" w:cs="Arial"/>
          <w:i/>
          <w:szCs w:val="18"/>
          <w:lang w:val="pt-PT"/>
        </w:rPr>
        <w:t xml:space="preserve"> ‘scp3_ftr_emss’</w:t>
      </w:r>
      <w:r w:rsidRPr="00864D30">
        <w:rPr>
          <w:rFonts w:ascii="Santander Text" w:hAnsi="Santander Text" w:cs="Arial"/>
          <w:szCs w:val="18"/>
          <w:lang w:val="pt-PT"/>
        </w:rPr>
        <w:t>)</w:t>
      </w:r>
      <w:r w:rsidR="005E46CD" w:rsidRPr="00864D30">
        <w:rPr>
          <w:rFonts w:ascii="Santander Text" w:hAnsi="Santander Text" w:cs="Arial"/>
          <w:szCs w:val="18"/>
          <w:lang w:val="pt-PT"/>
        </w:rPr>
        <w:t>.</w:t>
      </w:r>
    </w:p>
    <w:p w14:paraId="23702B4F" w14:textId="7C9CE7C6" w:rsidR="001121EF" w:rsidRPr="00864D30" w:rsidRDefault="00293451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eastAsia="Times New Roman" w:hAnsi="Santander Text" w:cs="Arial"/>
          <w:szCs w:val="18"/>
          <w:lang w:val="pt-PT" w:eastAsia="pt-PT"/>
        </w:rPr>
        <w:t xml:space="preserve">No caso de </w:t>
      </w:r>
      <w:r w:rsidR="001B25C2" w:rsidRPr="00864D30">
        <w:rPr>
          <w:rFonts w:ascii="Santander Text" w:eastAsia="Times New Roman" w:hAnsi="Santander Text" w:cs="Arial"/>
          <w:szCs w:val="18"/>
          <w:lang w:val="pt-PT" w:eastAsia="pt-PT"/>
        </w:rPr>
        <w:t>existirem dois registos com diferentes emissões para modelos iguais, deve escolher-se o registo com a média de ‘</w:t>
      </w:r>
      <w:r w:rsidR="001B25C2" w:rsidRPr="00864D30">
        <w:rPr>
          <w:rFonts w:ascii="Santander Text" w:hAnsi="Santander Text" w:cs="Arial"/>
          <w:i/>
          <w:szCs w:val="18"/>
          <w:lang w:val="pt-PT"/>
        </w:rPr>
        <w:t>scp1_ftr_emss’</w:t>
      </w:r>
      <w:r w:rsidR="001B25C2"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="001B25C2" w:rsidRPr="00864D30">
        <w:rPr>
          <w:rFonts w:ascii="Santander Text" w:hAnsi="Santander Text" w:cs="Arial"/>
          <w:i/>
          <w:szCs w:val="18"/>
          <w:lang w:val="pt-PT"/>
        </w:rPr>
        <w:t>scp2_ftr_emss’</w:t>
      </w:r>
      <w:r w:rsidR="001B25C2" w:rsidRPr="00864D30">
        <w:rPr>
          <w:rFonts w:ascii="Santander Text" w:hAnsi="Santander Text" w:cs="Arial"/>
          <w:szCs w:val="18"/>
          <w:lang w:val="pt-PT"/>
        </w:rPr>
        <w:t xml:space="preserve"> </w:t>
      </w:r>
      <w:r w:rsidR="001B25C2" w:rsidRPr="00864D30">
        <w:rPr>
          <w:rFonts w:ascii="Santander Text" w:eastAsia="Times New Roman" w:hAnsi="Santander Text" w:cs="Arial"/>
          <w:szCs w:val="18"/>
          <w:lang w:val="pt-PT" w:eastAsia="pt-PT"/>
        </w:rPr>
        <w:t>maior.</w:t>
      </w:r>
    </w:p>
    <w:p w14:paraId="5A5A4726" w14:textId="6FD9F5C7" w:rsidR="001121EF" w:rsidRPr="00864D30" w:rsidRDefault="001121EF" w:rsidP="007E3521">
      <w:pPr>
        <w:spacing w:after="120"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color w:val="000000"/>
          <w:szCs w:val="18"/>
          <w:lang w:val="pt-PT" w:eastAsia="es-ES"/>
        </w:rPr>
        <w:t>b2) </w:t>
      </w:r>
      <w:r w:rsidRPr="00864D30">
        <w:rPr>
          <w:rFonts w:ascii="Santander Text" w:hAnsi="Santander Text" w:cs="Arial"/>
          <w:color w:val="000000"/>
          <w:szCs w:val="18"/>
          <w:u w:val="single"/>
          <w:lang w:val="pt-PT" w:eastAsia="es-ES"/>
        </w:rPr>
        <w:t>Obter os fatores de emissão com marca e modelos conhecidos, mas cruzando apenas pela marca:</w:t>
      </w:r>
    </w:p>
    <w:p w14:paraId="580FB244" w14:textId="26812C52" w:rsidR="00293451" w:rsidRPr="00864D30" w:rsidRDefault="00804418" w:rsidP="007E3521">
      <w:pPr>
        <w:spacing w:line="360" w:lineRule="auto"/>
        <w:ind w:left="1080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Caso não seja possível o cruzamento </w:t>
      </w:r>
      <w:r w:rsidR="00B82EA7" w:rsidRPr="00864D30">
        <w:rPr>
          <w:rFonts w:ascii="Santander Text" w:hAnsi="Santander Text" w:cs="Arial"/>
          <w:szCs w:val="18"/>
          <w:lang w:val="pt-PT"/>
        </w:rPr>
        <w:t>unívoco</w:t>
      </w:r>
      <w:r w:rsidR="005E46CD" w:rsidRPr="00864D30">
        <w:rPr>
          <w:rFonts w:ascii="Santander Text" w:hAnsi="Santander Text" w:cs="Arial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entre o campo ‘</w:t>
      </w:r>
      <w:r w:rsidRPr="00864D30">
        <w:rPr>
          <w:rFonts w:ascii="Santander Text" w:hAnsi="Santander Text" w:cs="Arial"/>
          <w:i/>
          <w:szCs w:val="18"/>
          <w:lang w:val="pt-PT"/>
        </w:rPr>
        <w:t>modelo’</w:t>
      </w:r>
      <w:r w:rsidRPr="00864D30">
        <w:rPr>
          <w:rFonts w:ascii="Santander Text" w:hAnsi="Santander Text" w:cs="Arial"/>
          <w:szCs w:val="18"/>
          <w:lang w:val="pt-PT"/>
        </w:rPr>
        <w:t xml:space="preserve"> das tabelas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modesg_inp_emss_vcls</w:t>
      </w:r>
      <w:r w:rsidR="001B25C2" w:rsidRPr="00864D30">
        <w:rPr>
          <w:rFonts w:ascii="Santander Text" w:hAnsi="Santander Text" w:cs="Arial"/>
          <w:szCs w:val="18"/>
          <w:lang w:val="pt-PT"/>
        </w:rPr>
        <w:t xml:space="preserve"> e </w:t>
      </w:r>
      <w:r w:rsidR="00F37572" w:rsidRPr="00864D30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Pr="00864D30">
        <w:rPr>
          <w:rFonts w:ascii="Santander Text" w:hAnsi="Santander Text" w:cs="Arial"/>
          <w:szCs w:val="18"/>
          <w:lang w:val="pt-PT"/>
        </w:rPr>
        <w:t>, por ausência ou insuficiência de informação, deve seguir-se a seguinte abordagem:</w:t>
      </w:r>
    </w:p>
    <w:p w14:paraId="345E9E51" w14:textId="0C4D06D2" w:rsidR="00293451" w:rsidRPr="00864D30" w:rsidRDefault="00804418" w:rsidP="008E5B92">
      <w:pPr>
        <w:pStyle w:val="ListParagraph"/>
        <w:numPr>
          <w:ilvl w:val="0"/>
          <w:numId w:val="104"/>
        </w:numPr>
        <w:spacing w:line="360" w:lineRule="auto"/>
        <w:ind w:left="1080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Deve garantir-se a remoção de caracteres especiais, converter todos os caracteres para maiúsculas e apagar espaços (</w:t>
      </w:r>
      <w:r w:rsidRPr="00864D30">
        <w:rPr>
          <w:rFonts w:ascii="Santander Text" w:hAnsi="Santander Text" w:cs="Arial"/>
          <w:i/>
          <w:szCs w:val="18"/>
          <w:lang w:val="pt-PT"/>
        </w:rPr>
        <w:t>trim</w:t>
      </w:r>
      <w:r w:rsidRPr="00864D30">
        <w:rPr>
          <w:rFonts w:ascii="Santander Text" w:hAnsi="Santander Text" w:cs="Arial"/>
          <w:szCs w:val="18"/>
          <w:lang w:val="pt-PT"/>
        </w:rPr>
        <w:t>) para as variáveis ‘</w:t>
      </w:r>
      <w:r w:rsidRPr="00864D30">
        <w:rPr>
          <w:rFonts w:ascii="Santander Text" w:hAnsi="Santander Text" w:cs="Arial"/>
          <w:i/>
          <w:szCs w:val="18"/>
          <w:lang w:val="pt-PT"/>
        </w:rPr>
        <w:t>marca’</w:t>
      </w:r>
      <w:r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szCs w:val="18"/>
          <w:lang w:val="pt-PT"/>
        </w:rPr>
        <w:t>modelo’</w:t>
      </w:r>
      <w:r w:rsidRPr="00864D30">
        <w:rPr>
          <w:rFonts w:ascii="Santander Text" w:hAnsi="Santander Text" w:cs="Arial"/>
          <w:szCs w:val="18"/>
          <w:lang w:val="pt-PT"/>
        </w:rPr>
        <w:t xml:space="preserve"> em ambas as tabelas antes do cruzamento 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modesg_inp_emss_vcls </w:t>
      </w:r>
      <w:r w:rsidRPr="00864D30">
        <w:rPr>
          <w:rFonts w:ascii="Santander Text" w:hAnsi="Santander Text" w:cs="Arial"/>
          <w:szCs w:val="18"/>
          <w:lang w:val="pt-PT"/>
        </w:rPr>
        <w:t xml:space="preserve">e </w:t>
      </w:r>
      <w:r w:rsidR="00F37572" w:rsidRPr="00864D30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="00235680" w:rsidRPr="00864D30">
        <w:rPr>
          <w:rFonts w:ascii="Santander Text" w:hAnsi="Santander Text" w:cs="Arial"/>
          <w:iCs/>
          <w:szCs w:val="18"/>
          <w:lang w:val="pt-PT"/>
        </w:rPr>
        <w:t>)</w:t>
      </w:r>
      <w:r w:rsidR="002C63D5" w:rsidRPr="00864D30">
        <w:rPr>
          <w:rFonts w:ascii="Santander Text" w:hAnsi="Santander Text" w:cs="Arial"/>
          <w:szCs w:val="18"/>
          <w:lang w:val="pt-PT"/>
        </w:rPr>
        <w:t>.</w:t>
      </w:r>
      <w:r w:rsidR="00022423" w:rsidRPr="00864D30">
        <w:rPr>
          <w:rFonts w:ascii="Santander Text" w:hAnsi="Santander Text" w:cs="Arial"/>
          <w:szCs w:val="18"/>
          <w:lang w:val="pt-PT"/>
        </w:rPr>
        <w:t xml:space="preserve"> No caso da variável ‘</w:t>
      </w:r>
      <w:r w:rsidR="00022423" w:rsidRPr="00864D30">
        <w:rPr>
          <w:rFonts w:ascii="Santander Text" w:hAnsi="Santander Text" w:cs="Arial"/>
          <w:i/>
          <w:szCs w:val="18"/>
          <w:lang w:val="pt-PT"/>
        </w:rPr>
        <w:t>modelo’</w:t>
      </w:r>
      <w:r w:rsidR="00022423" w:rsidRPr="00864D30">
        <w:rPr>
          <w:rFonts w:ascii="Santander Text" w:hAnsi="Santander Text" w:cs="Arial"/>
          <w:szCs w:val="18"/>
          <w:lang w:val="pt-PT"/>
        </w:rPr>
        <w:t xml:space="preserve"> adicionalmente ao </w:t>
      </w:r>
      <w:r w:rsidR="00022423" w:rsidRPr="00864D30">
        <w:rPr>
          <w:rFonts w:ascii="Santander Text" w:hAnsi="Santander Text" w:cs="Arial"/>
          <w:i/>
          <w:szCs w:val="18"/>
          <w:lang w:val="pt-PT"/>
        </w:rPr>
        <w:t>trim</w:t>
      </w:r>
      <w:r w:rsidR="00022423" w:rsidRPr="00864D30">
        <w:rPr>
          <w:rFonts w:ascii="Santander Text" w:hAnsi="Santander Text" w:cs="Arial"/>
          <w:szCs w:val="18"/>
          <w:lang w:val="pt-PT"/>
        </w:rPr>
        <w:t xml:space="preserve">, deverá remover-se todos os espaços dentro da variável </w:t>
      </w:r>
      <w:r w:rsidR="00022423" w:rsidRPr="00864D30">
        <w:rPr>
          <w:rFonts w:ascii="Santander Text" w:hAnsi="Santander Text" w:cs="Arial"/>
          <w:i/>
          <w:szCs w:val="18"/>
          <w:lang w:val="pt-PT"/>
        </w:rPr>
        <w:t>string</w:t>
      </w:r>
      <w:r w:rsidR="00235680" w:rsidRPr="00864D30">
        <w:rPr>
          <w:rFonts w:ascii="Santander Text" w:hAnsi="Santander Text" w:cs="Arial"/>
          <w:szCs w:val="18"/>
          <w:lang w:val="pt-PT"/>
        </w:rPr>
        <w:t>;</w:t>
      </w:r>
    </w:p>
    <w:p w14:paraId="228E5B3D" w14:textId="6A133B97" w:rsidR="00804418" w:rsidRPr="00864D30" w:rsidRDefault="00804418" w:rsidP="008E5B92">
      <w:pPr>
        <w:pStyle w:val="ListParagraph"/>
        <w:numPr>
          <w:ilvl w:val="0"/>
          <w:numId w:val="104"/>
        </w:numPr>
        <w:spacing w:line="360" w:lineRule="auto"/>
        <w:ind w:left="1080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Aplicar a distância de </w:t>
      </w:r>
      <w:r w:rsidRPr="00864D30">
        <w:rPr>
          <w:rFonts w:ascii="Santander Text" w:hAnsi="Santander Text" w:cs="Arial"/>
          <w:i/>
          <w:iCs/>
          <w:szCs w:val="18"/>
          <w:lang w:val="pt-PT" w:eastAsia="pt-PT"/>
        </w:rPr>
        <w:t>levenshtein</w:t>
      </w:r>
      <w:r w:rsidRPr="00864D30">
        <w:rPr>
          <w:rFonts w:ascii="Santander Text" w:hAnsi="Santander Text" w:cs="Arial"/>
          <w:szCs w:val="18"/>
          <w:lang w:val="pt-PT" w:eastAsia="pt-PT"/>
        </w:rPr>
        <w:t xml:space="preserve"> à variável ‘</w:t>
      </w:r>
      <w:r w:rsidRPr="00864D30">
        <w:rPr>
          <w:rFonts w:ascii="Santander Text" w:hAnsi="Santander Text" w:cs="Arial"/>
          <w:i/>
          <w:szCs w:val="18"/>
          <w:lang w:val="pt-PT" w:eastAsia="pt-PT"/>
        </w:rPr>
        <w:t>modelo’</w:t>
      </w:r>
      <w:r w:rsidRPr="00864D30">
        <w:rPr>
          <w:rFonts w:ascii="Santander Text" w:hAnsi="Santander Text" w:cs="Arial"/>
          <w:szCs w:val="18"/>
          <w:lang w:val="pt-PT" w:eastAsia="pt-PT"/>
        </w:rPr>
        <w:t xml:space="preserve"> (função </w:t>
      </w:r>
      <w:r w:rsidRPr="00864D30">
        <w:rPr>
          <w:rFonts w:ascii="Santander Text" w:hAnsi="Santander Text" w:cs="Arial"/>
          <w:i/>
          <w:iCs/>
          <w:szCs w:val="18"/>
          <w:lang w:val="pt-PT" w:eastAsia="pt-PT"/>
        </w:rPr>
        <w:t>hive levenshtein</w:t>
      </w:r>
      <w:r w:rsidRPr="00864D30">
        <w:rPr>
          <w:rFonts w:ascii="Santander Text" w:hAnsi="Santander Text" w:cs="Arial"/>
          <w:szCs w:val="18"/>
          <w:lang w:val="pt-PT" w:eastAsia="pt-PT"/>
        </w:rPr>
        <w:t>) e escolher os valores das</w:t>
      </w:r>
      <w:r w:rsidRPr="00864D30">
        <w:rPr>
          <w:rFonts w:ascii="Santander Text" w:hAnsi="Santander Text" w:cs="Arial"/>
          <w:szCs w:val="18"/>
          <w:lang w:val="pt-PT"/>
        </w:rPr>
        <w:t xml:space="preserve"> variáveis </w:t>
      </w:r>
      <w:r w:rsidRPr="00864D30">
        <w:rPr>
          <w:rFonts w:ascii="Santander Text" w:hAnsi="Santander Text" w:cs="Arial"/>
          <w:i/>
          <w:szCs w:val="18"/>
          <w:lang w:val="pt-PT"/>
        </w:rPr>
        <w:t>‘scp1_ftr_emss’, ‘scp2_ftr_emss’</w:t>
      </w:r>
      <w:r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szCs w:val="18"/>
          <w:lang w:val="pt-PT"/>
        </w:rPr>
        <w:t>scp3_ftr_emss’</w:t>
      </w:r>
      <w:r w:rsidRPr="00864D30">
        <w:rPr>
          <w:rFonts w:ascii="Santander Text" w:hAnsi="Santander Text" w:cs="Arial"/>
          <w:szCs w:val="18"/>
          <w:lang w:val="pt-PT"/>
        </w:rPr>
        <w:t xml:space="preserve"> do </w:t>
      </w:r>
      <w:r w:rsidRPr="00864D30">
        <w:rPr>
          <w:rFonts w:ascii="Santander Text" w:hAnsi="Santander Text" w:cs="Arial"/>
          <w:i/>
          <w:szCs w:val="18"/>
          <w:lang w:val="pt-PT"/>
        </w:rPr>
        <w:t>input</w:t>
      </w:r>
      <w:r w:rsidRPr="00864D30">
        <w:rPr>
          <w:rFonts w:ascii="Santander Text" w:hAnsi="Santander Text" w:cs="Arial"/>
          <w:szCs w:val="18"/>
          <w:lang w:val="pt-PT"/>
        </w:rPr>
        <w:t xml:space="preserve"> corporativo associados ao máximo do resultado da</w:t>
      </w:r>
      <w:r w:rsidRPr="00864D30">
        <w:rPr>
          <w:rFonts w:ascii="Santander Text" w:hAnsi="Santander Text" w:cs="Arial"/>
          <w:szCs w:val="18"/>
          <w:lang w:val="pt-PT" w:eastAsia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seguinte fórmula</w:t>
      </w:r>
      <w:r w:rsidR="00D6106A" w:rsidRPr="00864D30">
        <w:rPr>
          <w:rStyle w:val="FootnoteReference"/>
          <w:rFonts w:ascii="Santander Text" w:hAnsi="Santander Text" w:cs="Arial"/>
          <w:lang w:val="pt-PT"/>
        </w:rPr>
        <w:footnoteReference w:id="2"/>
      </w:r>
      <w:r w:rsidR="00022423" w:rsidRPr="00864D30">
        <w:rPr>
          <w:rFonts w:ascii="Santander Text" w:hAnsi="Santander Text" w:cs="Arial"/>
          <w:szCs w:val="18"/>
          <w:lang w:val="pt-PT"/>
        </w:rPr>
        <w:t>, sem arredondamentos</w:t>
      </w:r>
      <w:r w:rsidR="00D6106A" w:rsidRPr="00864D30">
        <w:rPr>
          <w:rFonts w:ascii="Santander Text" w:hAnsi="Santander Text" w:cs="Arial"/>
          <w:lang w:val="pt-PT"/>
        </w:rPr>
        <w:t>:</w:t>
      </w:r>
    </w:p>
    <w:p w14:paraId="48F01FA4" w14:textId="5EED82C0" w:rsidR="00A57562" w:rsidRPr="00864D30" w:rsidRDefault="00A57562" w:rsidP="007E3521">
      <w:pPr>
        <w:spacing w:line="360" w:lineRule="auto"/>
        <w:ind w:left="1416"/>
        <w:jc w:val="both"/>
        <w:rPr>
          <w:rFonts w:ascii="Santander Text" w:hAnsi="Santander Text" w:cs="Arial"/>
          <w:szCs w:val="18"/>
          <w:lang w:val="pt-PT"/>
        </w:rPr>
      </w:pPr>
    </w:p>
    <w:p w14:paraId="375ABDBF" w14:textId="01430188" w:rsidR="00022423" w:rsidRPr="00864D30" w:rsidRDefault="00A57562" w:rsidP="007E3521">
      <w:pPr>
        <w:spacing w:line="360" w:lineRule="auto"/>
        <w:ind w:left="1416"/>
        <w:jc w:val="both"/>
        <w:rPr>
          <w:rFonts w:ascii="Santander Text" w:hAnsi="Santander Text" w:cs="Arial"/>
          <w:szCs w:val="18"/>
          <w:lang w:val="pt-PT"/>
        </w:rPr>
      </w:pPr>
      <m:oMathPara>
        <m:oMath>
          <m:r>
            <w:rPr>
              <w:rFonts w:ascii="Cambria Math" w:hAnsi="Cambria Math" w:cs="Arial"/>
            </w:rPr>
            <m:t xml:space="preserve">(1- </m:t>
          </m:r>
          <m:f>
            <m:fPr>
              <m:ctrlPr>
                <w:rPr>
                  <w:rFonts w:ascii="Cambria Math" w:hAnsi="Cambria Math" w:cs="Arial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lang w:eastAsia="pt-PT"/>
                </w:rPr>
                <m:t>levenshtein</m:t>
              </m:r>
              <m:d>
                <m:d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gt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013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ben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mov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Arial"/>
                      <w:lang w:eastAsia="pt-PT"/>
                    </w:rPr>
                    <m:t xml:space="preserve">.modelo, </m:t>
                  </m:r>
                  <m:r>
                    <w:rPr>
                      <w:rFonts w:ascii="Cambria Math" w:hAnsi="Cambria Math" w:cs="Arial"/>
                    </w:rPr>
                    <m:t>modes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para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ems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vcls</m:t>
                              </m:r>
                            </m:sub>
                          </m:sSub>
                        </m:sub>
                      </m:sSub>
                    </m:sub>
                  </m:sSub>
                  <m:r>
                    <w:rPr>
                      <w:rFonts w:ascii="Cambria Math" w:hAnsi="Cambria Math" w:cs="Arial"/>
                    </w:rPr>
                    <m:t>.modelo</m:t>
                  </m:r>
                </m:e>
              </m:d>
            </m:num>
            <m:den>
              <m:func>
                <m:func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</w:rPr>
                        <m:t>length</m:t>
                      </m:r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</w:rPr>
                            <m:t>gt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013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ben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mov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 w:cs="Arial"/>
                              <w:lang w:eastAsia="pt-PT"/>
                            </w:rPr>
                            <m:t>.modelo</m:t>
                          </m:r>
                        </m:e>
                      </m:d>
                      <m:r>
                        <w:rPr>
                          <w:rFonts w:ascii="Cambria Math" w:hAnsi="Cambria Math" w:cs="Arial"/>
                        </w:rPr>
                        <m:t>,length</m:t>
                      </m:r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</w:rPr>
                            <m:t>modes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para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ems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  <w:iCs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Arial"/>
                                        </w:rPr>
                                        <m:t>vcls</m:t>
                                      </m:r>
                                    </m:sub>
                                  </m:sSub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 w:cs="Arial"/>
                            </w:rPr>
                            <m:t>.modelo</m:t>
                          </m:r>
                        </m:e>
                      </m:d>
                    </m:e>
                  </m:d>
                </m:e>
              </m:func>
            </m:den>
          </m:f>
          <m:r>
            <w:rPr>
              <w:rFonts w:ascii="Cambria Math" w:hAnsi="Cambria Math" w:cs="Arial"/>
            </w:rPr>
            <m:t>)* 100</m:t>
          </m:r>
        </m:oMath>
      </m:oMathPara>
    </w:p>
    <w:p w14:paraId="0FEA0CBF" w14:textId="2D6C90FA" w:rsidR="001B25C2" w:rsidRPr="00864D30" w:rsidRDefault="00153223" w:rsidP="007E3521">
      <w:pPr>
        <w:spacing w:line="360" w:lineRule="auto"/>
        <w:ind w:left="1069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Se existir mais do que um resultado com a mesma %, deverá</w:t>
      </w:r>
      <w:r w:rsidR="001B25C2" w:rsidRPr="00864D30">
        <w:rPr>
          <w:rFonts w:ascii="Santander Text" w:hAnsi="Santander Text" w:cs="Arial"/>
          <w:szCs w:val="18"/>
          <w:lang w:val="pt-PT"/>
        </w:rPr>
        <w:t xml:space="preserve"> escolher-se o registo do </w:t>
      </w:r>
      <w:r w:rsidR="001B25C2" w:rsidRPr="00864D30">
        <w:rPr>
          <w:rFonts w:ascii="Santander Text" w:hAnsi="Santander Text" w:cs="Arial"/>
          <w:i/>
          <w:szCs w:val="18"/>
          <w:lang w:val="pt-PT"/>
        </w:rPr>
        <w:t>input</w:t>
      </w:r>
      <w:r w:rsidR="001B25C2" w:rsidRPr="00864D30">
        <w:rPr>
          <w:rFonts w:ascii="Santander Text" w:hAnsi="Santander Text" w:cs="Arial"/>
          <w:szCs w:val="18"/>
          <w:lang w:val="pt-PT"/>
        </w:rPr>
        <w:t xml:space="preserve"> </w:t>
      </w:r>
      <w:r w:rsidR="001B25C2" w:rsidRPr="00864D30">
        <w:rPr>
          <w:rFonts w:ascii="Santander Text" w:eastAsia="Times New Roman" w:hAnsi="Santander Text" w:cs="Arial"/>
          <w:szCs w:val="18"/>
          <w:lang w:val="pt-PT" w:eastAsia="pt-PT"/>
        </w:rPr>
        <w:t>com a média de ‘</w:t>
      </w:r>
      <w:r w:rsidR="001B25C2" w:rsidRPr="00864D30">
        <w:rPr>
          <w:rFonts w:ascii="Santander Text" w:hAnsi="Santander Text" w:cs="Arial"/>
          <w:i/>
          <w:szCs w:val="18"/>
          <w:lang w:val="pt-PT"/>
        </w:rPr>
        <w:t>scp1_ftr_emss’</w:t>
      </w:r>
      <w:r w:rsidR="001B25C2"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="001B25C2" w:rsidRPr="00864D30">
        <w:rPr>
          <w:rFonts w:ascii="Santander Text" w:hAnsi="Santander Text" w:cs="Arial"/>
          <w:i/>
          <w:szCs w:val="18"/>
          <w:lang w:val="pt-PT"/>
        </w:rPr>
        <w:t>scp2_ftr_emss’</w:t>
      </w:r>
      <w:r w:rsidR="001B25C2" w:rsidRPr="00864D30">
        <w:rPr>
          <w:rFonts w:ascii="Santander Text" w:hAnsi="Santander Text" w:cs="Arial"/>
          <w:szCs w:val="18"/>
          <w:lang w:val="pt-PT"/>
        </w:rPr>
        <w:t xml:space="preserve"> </w:t>
      </w:r>
      <w:r w:rsidR="001B25C2" w:rsidRPr="00864D30">
        <w:rPr>
          <w:rFonts w:ascii="Santander Text" w:eastAsia="Times New Roman" w:hAnsi="Santander Text" w:cs="Arial"/>
          <w:szCs w:val="18"/>
          <w:lang w:val="pt-PT" w:eastAsia="pt-PT"/>
        </w:rPr>
        <w:t>maior.</w:t>
      </w:r>
      <w:r w:rsidR="00D50064" w:rsidRPr="00864D30">
        <w:rPr>
          <w:rFonts w:ascii="Santander Text" w:eastAsia="Times New Roman" w:hAnsi="Santander Text" w:cs="Arial"/>
          <w:szCs w:val="18"/>
          <w:lang w:val="pt-PT" w:eastAsia="pt-PT"/>
        </w:rPr>
        <w:t xml:space="preserve"> </w:t>
      </w:r>
    </w:p>
    <w:p w14:paraId="6ADBABDC" w14:textId="08C6988A" w:rsidR="00153223" w:rsidRPr="00864D30" w:rsidRDefault="00153223" w:rsidP="007E3521">
      <w:pPr>
        <w:spacing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</w:p>
    <w:p w14:paraId="734820C5" w14:textId="6F88F3B3" w:rsidR="00D6106A" w:rsidRPr="00864D30" w:rsidRDefault="00D6106A" w:rsidP="008E5B92">
      <w:pPr>
        <w:numPr>
          <w:ilvl w:val="0"/>
          <w:numId w:val="31"/>
        </w:numPr>
        <w:spacing w:after="120" w:line="360" w:lineRule="auto"/>
        <w:ind w:left="1066" w:hanging="357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u w:val="single"/>
          <w:lang w:val="pt-PT"/>
        </w:rPr>
        <w:t>Obter o número de km’s percorridos:</w:t>
      </w:r>
    </w:p>
    <w:p w14:paraId="034B0B1C" w14:textId="3495687D" w:rsidR="002C63D5" w:rsidRPr="00864D30" w:rsidRDefault="00D6106A" w:rsidP="007E3521">
      <w:pPr>
        <w:spacing w:line="360" w:lineRule="auto"/>
        <w:ind w:left="1069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Filtrar a tabela </w:t>
      </w:r>
      <w:r w:rsidRPr="00864D30">
        <w:rPr>
          <w:rFonts w:ascii="Santander Text" w:hAnsi="Santander Text" w:cs="Arial"/>
          <w:i/>
          <w:szCs w:val="18"/>
          <w:lang w:val="pt-PT"/>
        </w:rPr>
        <w:t>modesg_inp_km_medios_emss_vcls</w:t>
      </w:r>
      <w:r w:rsidRPr="00864D30">
        <w:rPr>
          <w:rFonts w:ascii="Santander Text" w:hAnsi="Santander Text" w:cs="Arial"/>
          <w:szCs w:val="18"/>
          <w:lang w:val="pt-PT"/>
        </w:rPr>
        <w:t>, por ‘</w:t>
      </w:r>
      <w:r w:rsidRPr="00864D30">
        <w:rPr>
          <w:rFonts w:ascii="Santander Text" w:hAnsi="Santander Text" w:cs="Arial"/>
          <w:i/>
          <w:szCs w:val="18"/>
          <w:lang w:val="pt-PT"/>
        </w:rPr>
        <w:t>nome_pais</w:t>
      </w:r>
      <w:r w:rsidR="00293451" w:rsidRPr="00864D30">
        <w:rPr>
          <w:rFonts w:ascii="Santander Text" w:hAnsi="Santander Text" w:cs="Arial"/>
          <w:szCs w:val="18"/>
          <w:lang w:val="pt-PT"/>
        </w:rPr>
        <w:t xml:space="preserve">’ = </w:t>
      </w:r>
      <w:r w:rsidR="00F30D3B" w:rsidRPr="00864D30">
        <w:rPr>
          <w:rFonts w:ascii="Santander Text" w:hAnsi="Santander Text" w:cs="Arial"/>
          <w:szCs w:val="18"/>
          <w:lang w:val="pt-PT"/>
        </w:rPr>
        <w:t>‘</w:t>
      </w:r>
      <w:r w:rsidR="00293451" w:rsidRPr="00864D30">
        <w:rPr>
          <w:rFonts w:ascii="Santander Text" w:hAnsi="Santander Text" w:cs="Arial"/>
          <w:szCs w:val="18"/>
          <w:lang w:val="pt-PT"/>
        </w:rPr>
        <w:t>Portugal</w:t>
      </w:r>
      <w:r w:rsidR="00F30D3B" w:rsidRPr="00864D30">
        <w:rPr>
          <w:rFonts w:ascii="Santander Text" w:hAnsi="Santander Text" w:cs="Arial"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szCs w:val="18"/>
          <w:lang w:val="pt-PT"/>
        </w:rPr>
        <w:t>subgrupo’</w:t>
      </w:r>
      <w:r w:rsidRPr="00864D30">
        <w:rPr>
          <w:rFonts w:ascii="Santander Text" w:hAnsi="Santander Text" w:cs="Arial"/>
          <w:szCs w:val="18"/>
          <w:lang w:val="pt-PT"/>
        </w:rPr>
        <w:t xml:space="preserve"> = ‘Average’ e cruzar o resultado através dos campos ‘</w:t>
      </w:r>
      <w:r w:rsidRPr="00864D30">
        <w:rPr>
          <w:rFonts w:ascii="Santander Text" w:hAnsi="Santander Text" w:cs="Arial"/>
          <w:i/>
          <w:szCs w:val="18"/>
          <w:lang w:val="pt-PT"/>
        </w:rPr>
        <w:t>tipo_motor’</w:t>
      </w:r>
      <w:r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szCs w:val="18"/>
          <w:lang w:val="pt-PT"/>
        </w:rPr>
        <w:t>tipo_vcl’</w:t>
      </w:r>
      <w:r w:rsidRPr="00864D30">
        <w:rPr>
          <w:rFonts w:ascii="Santander Text" w:hAnsi="Santander Text" w:cs="Arial"/>
          <w:szCs w:val="18"/>
          <w:lang w:val="pt-PT"/>
        </w:rPr>
        <w:t xml:space="preserve"> com os campos ‘</w:t>
      </w:r>
      <w:r w:rsidRPr="00864D30">
        <w:rPr>
          <w:rFonts w:ascii="Santander Text" w:hAnsi="Santander Text" w:cs="Arial"/>
          <w:i/>
          <w:szCs w:val="18"/>
          <w:lang w:val="pt-PT"/>
        </w:rPr>
        <w:t>tipo_motor’</w:t>
      </w:r>
      <w:r w:rsidRPr="00864D30">
        <w:rPr>
          <w:rFonts w:ascii="Santander Text" w:hAnsi="Santander Text" w:cs="Arial"/>
          <w:szCs w:val="18"/>
          <w:lang w:val="pt-PT"/>
        </w:rPr>
        <w:t xml:space="preserve"> e </w:t>
      </w:r>
      <w:r w:rsidRPr="00864D30">
        <w:rPr>
          <w:rFonts w:ascii="Santander Text" w:hAnsi="Santander Text" w:cs="Arial"/>
          <w:i/>
          <w:szCs w:val="18"/>
          <w:lang w:val="pt-PT"/>
        </w:rPr>
        <w:t>‘tipo_veiculo’</w:t>
      </w:r>
      <w:r w:rsidRPr="00864D30">
        <w:rPr>
          <w:rFonts w:ascii="Santander Text" w:hAnsi="Santander Text" w:cs="Arial"/>
          <w:szCs w:val="18"/>
          <w:lang w:val="pt-PT"/>
        </w:rPr>
        <w:t xml:space="preserve"> obtido</w:t>
      </w:r>
      <w:r w:rsidR="00B42D1D" w:rsidRPr="00864D30">
        <w:rPr>
          <w:rFonts w:ascii="Santander Text" w:hAnsi="Santander Text" w:cs="Arial"/>
          <w:szCs w:val="18"/>
          <w:lang w:val="pt-PT"/>
        </w:rPr>
        <w:t>s</w:t>
      </w:r>
      <w:r w:rsidRPr="00864D30">
        <w:rPr>
          <w:rFonts w:ascii="Santander Text" w:hAnsi="Santander Text" w:cs="Arial"/>
          <w:szCs w:val="18"/>
          <w:lang w:val="pt-PT"/>
        </w:rPr>
        <w:t xml:space="preserve"> em a)</w:t>
      </w:r>
      <w:r w:rsidR="00B42D1D" w:rsidRPr="00864D30">
        <w:rPr>
          <w:rFonts w:ascii="Santander Text" w:hAnsi="Santander Text" w:cs="Arial"/>
          <w:szCs w:val="18"/>
          <w:lang w:val="pt-PT"/>
        </w:rPr>
        <w:t xml:space="preserve"> respetivamente</w:t>
      </w:r>
      <w:r w:rsidRPr="00864D30">
        <w:rPr>
          <w:rFonts w:ascii="Santander Text" w:hAnsi="Santander Text" w:cs="Arial"/>
          <w:szCs w:val="18"/>
          <w:lang w:val="pt-PT"/>
        </w:rPr>
        <w:t>, obtendo o número de km’s médio (</w:t>
      </w:r>
      <w:r w:rsidRPr="00864D30">
        <w:rPr>
          <w:rFonts w:ascii="Santander Text" w:hAnsi="Santander Text" w:cs="Arial"/>
          <w:i/>
          <w:szCs w:val="18"/>
          <w:lang w:val="pt-PT"/>
        </w:rPr>
        <w:t>‘media_km’</w:t>
      </w:r>
      <w:r w:rsidRPr="00864D30">
        <w:rPr>
          <w:rFonts w:ascii="Santander Text" w:hAnsi="Santander Text" w:cs="Arial"/>
          <w:szCs w:val="18"/>
          <w:lang w:val="pt-PT"/>
        </w:rPr>
        <w:t xml:space="preserve">). Denote-se que </w:t>
      </w:r>
      <w:r w:rsidR="002B674C" w:rsidRPr="00864D30">
        <w:rPr>
          <w:rFonts w:ascii="Santander Text" w:hAnsi="Santander Text" w:cs="Arial"/>
          <w:szCs w:val="18"/>
          <w:lang w:val="pt-PT"/>
        </w:rPr>
        <w:t>atualmente não existe</w:t>
      </w:r>
      <w:r w:rsidRPr="00864D30">
        <w:rPr>
          <w:rFonts w:ascii="Santander Text" w:hAnsi="Santander Text" w:cs="Arial"/>
          <w:szCs w:val="18"/>
          <w:lang w:val="pt-PT"/>
        </w:rPr>
        <w:t xml:space="preserve"> informação</w:t>
      </w:r>
      <w:r w:rsidR="002B674C" w:rsidRPr="00864D30">
        <w:rPr>
          <w:rFonts w:ascii="Santander Text" w:hAnsi="Santander Text" w:cs="Arial"/>
          <w:szCs w:val="18"/>
          <w:lang w:val="pt-PT"/>
        </w:rPr>
        <w:t xml:space="preserve"> interna</w:t>
      </w:r>
      <w:r w:rsidRPr="00864D30">
        <w:rPr>
          <w:rFonts w:ascii="Santander Text" w:hAnsi="Santander Text" w:cs="Arial"/>
          <w:szCs w:val="18"/>
          <w:lang w:val="pt-PT"/>
        </w:rPr>
        <w:t xml:space="preserve"> relativa ao ‘</w:t>
      </w:r>
      <w:r w:rsidRPr="00864D30">
        <w:rPr>
          <w:rFonts w:ascii="Santander Text" w:hAnsi="Santander Text" w:cs="Arial"/>
          <w:i/>
          <w:szCs w:val="18"/>
          <w:lang w:val="pt-PT"/>
        </w:rPr>
        <w:t>subgrupo’</w:t>
      </w:r>
      <w:r w:rsidR="002B674C" w:rsidRPr="00864D30">
        <w:rPr>
          <w:rFonts w:ascii="Santander Text" w:hAnsi="Santander Text" w:cs="Arial"/>
          <w:szCs w:val="18"/>
          <w:lang w:val="pt-PT"/>
        </w:rPr>
        <w:t xml:space="preserve"> e, neste sentido,</w:t>
      </w:r>
      <w:r w:rsidRPr="00864D30">
        <w:rPr>
          <w:rFonts w:ascii="Santander Text" w:hAnsi="Santander Text" w:cs="Arial"/>
          <w:szCs w:val="18"/>
          <w:lang w:val="pt-PT"/>
        </w:rPr>
        <w:t xml:space="preserve"> será assumido o valor fixo </w:t>
      </w:r>
      <w:r w:rsidRPr="00864D30">
        <w:rPr>
          <w:rFonts w:ascii="Santander Text" w:hAnsi="Santander Text" w:cs="Arial"/>
          <w:i/>
          <w:szCs w:val="18"/>
          <w:lang w:val="pt-PT"/>
        </w:rPr>
        <w:t>‘Average’</w:t>
      </w:r>
      <w:r w:rsidR="00022423" w:rsidRPr="00864D30">
        <w:rPr>
          <w:rFonts w:ascii="Santander Text" w:hAnsi="Santander Text" w:cs="Arial"/>
          <w:szCs w:val="18"/>
          <w:lang w:val="pt-PT"/>
        </w:rPr>
        <w:t>,</w:t>
      </w:r>
      <w:r w:rsidRPr="00864D30">
        <w:rPr>
          <w:rFonts w:ascii="Santander Text" w:hAnsi="Santander Text" w:cs="Arial"/>
          <w:szCs w:val="18"/>
          <w:lang w:val="pt-PT"/>
        </w:rPr>
        <w:t xml:space="preserve"> </w:t>
      </w:r>
      <w:r w:rsidR="002B674C" w:rsidRPr="00864D30">
        <w:rPr>
          <w:rFonts w:ascii="Santander Text" w:hAnsi="Santander Text" w:cs="Arial"/>
          <w:szCs w:val="18"/>
          <w:lang w:val="pt-PT"/>
        </w:rPr>
        <w:t xml:space="preserve">conforme </w:t>
      </w:r>
      <w:r w:rsidRPr="00864D30">
        <w:rPr>
          <w:rFonts w:ascii="Santander Text" w:hAnsi="Santander Text" w:cs="Arial"/>
          <w:szCs w:val="18"/>
          <w:lang w:val="pt-PT"/>
        </w:rPr>
        <w:t xml:space="preserve">alinhado com a </w:t>
      </w:r>
      <w:r w:rsidR="00235680" w:rsidRPr="00864D30">
        <w:rPr>
          <w:rFonts w:ascii="Santander Text" w:hAnsi="Santander Text" w:cs="Arial"/>
          <w:szCs w:val="18"/>
          <w:lang w:val="pt-PT"/>
        </w:rPr>
        <w:t>C</w:t>
      </w:r>
      <w:r w:rsidRPr="00864D30">
        <w:rPr>
          <w:rFonts w:ascii="Santander Text" w:hAnsi="Santander Text" w:cs="Arial"/>
          <w:szCs w:val="18"/>
          <w:lang w:val="pt-PT"/>
        </w:rPr>
        <w:t>orporação.</w:t>
      </w:r>
    </w:p>
    <w:p w14:paraId="2DEF52E0" w14:textId="46EDB05F" w:rsidR="002C63D5" w:rsidRPr="00864D30" w:rsidRDefault="002C63D5" w:rsidP="008E5B92">
      <w:pPr>
        <w:numPr>
          <w:ilvl w:val="0"/>
          <w:numId w:val="31"/>
        </w:numPr>
        <w:spacing w:after="120" w:line="360" w:lineRule="auto"/>
        <w:ind w:left="1066" w:hanging="357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u w:val="single"/>
          <w:lang w:val="pt-PT"/>
        </w:rPr>
        <w:t xml:space="preserve">Obter cada uma das </w:t>
      </w:r>
      <w:r w:rsidRPr="00864D30">
        <w:rPr>
          <w:rFonts w:ascii="Santander Text" w:hAnsi="Santander Text" w:cs="Arial"/>
          <w:i/>
          <w:szCs w:val="18"/>
          <w:u w:val="single"/>
          <w:lang w:val="pt-PT"/>
        </w:rPr>
        <w:t>scopes</w:t>
      </w:r>
      <w:r w:rsidRPr="00864D30">
        <w:rPr>
          <w:rFonts w:ascii="Santander Text" w:hAnsi="Santander Text" w:cs="Arial"/>
          <w:szCs w:val="18"/>
          <w:u w:val="single"/>
          <w:lang w:val="pt-PT"/>
        </w:rPr>
        <w:t xml:space="preserve"> através da seguinte fórmula</w:t>
      </w:r>
      <w:r w:rsidRPr="00864D30">
        <w:rPr>
          <w:rFonts w:ascii="Santander Text" w:hAnsi="Santander Text" w:cs="Arial"/>
          <w:szCs w:val="18"/>
          <w:lang w:val="pt-PT"/>
        </w:rPr>
        <w:t>:</w:t>
      </w:r>
    </w:p>
    <w:p w14:paraId="79963874" w14:textId="1A79C15B" w:rsidR="00D6106A" w:rsidRPr="00864D30" w:rsidRDefault="00D6106A" w:rsidP="007E3521">
      <w:pPr>
        <w:spacing w:line="360" w:lineRule="auto"/>
        <w:ind w:left="1069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iCs/>
          <w:szCs w:val="18"/>
          <w:lang w:val="pt-PT"/>
        </w:rPr>
        <w:t>Emissões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(tCO2e) = fatores de emissão por km’s percorridos * km’s percorridos</w:t>
      </w:r>
    </w:p>
    <w:p w14:paraId="314CBFC9" w14:textId="21EFC901" w:rsidR="00D6106A" w:rsidRPr="00864D30" w:rsidRDefault="00D6106A" w:rsidP="008E5B92">
      <w:pPr>
        <w:numPr>
          <w:ilvl w:val="0"/>
          <w:numId w:val="32"/>
        </w:numPr>
        <w:spacing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Na qual, as emissões (tCO2e) cor</w:t>
      </w:r>
      <w:r w:rsidR="00293451" w:rsidRPr="00864D30">
        <w:rPr>
          <w:rFonts w:ascii="Santander Text" w:hAnsi="Santander Text" w:cs="Arial"/>
          <w:szCs w:val="18"/>
          <w:lang w:val="pt-PT"/>
        </w:rPr>
        <w:t xml:space="preserve">respondem aos campos de </w:t>
      </w:r>
      <w:r w:rsidR="00293451" w:rsidRPr="00864D30">
        <w:rPr>
          <w:rFonts w:ascii="Santander Text" w:hAnsi="Santander Text" w:cs="Arial"/>
          <w:i/>
          <w:szCs w:val="18"/>
          <w:lang w:val="pt-PT"/>
        </w:rPr>
        <w:t>output </w:t>
      </w:r>
      <w:r w:rsidRPr="00864D30">
        <w:rPr>
          <w:rFonts w:ascii="Santander Text" w:hAnsi="Santander Text" w:cs="Arial"/>
          <w:i/>
          <w:szCs w:val="18"/>
          <w:lang w:val="pt-PT"/>
        </w:rPr>
        <w:t>‘scp1_emss’, ‘scp2_emss’</w:t>
      </w:r>
      <w:r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szCs w:val="18"/>
          <w:lang w:val="pt-PT"/>
        </w:rPr>
        <w:t>scp3_emss’</w:t>
      </w:r>
      <w:r w:rsidR="00235680" w:rsidRPr="00864D30">
        <w:rPr>
          <w:rFonts w:ascii="Santander Text" w:hAnsi="Santander Text" w:cs="Arial"/>
          <w:szCs w:val="18"/>
          <w:lang w:val="pt-PT"/>
        </w:rPr>
        <w:t>;</w:t>
      </w:r>
    </w:p>
    <w:p w14:paraId="686662E6" w14:textId="2793F724" w:rsidR="00D6106A" w:rsidRPr="00864D30" w:rsidRDefault="00D6106A" w:rsidP="008E5B92">
      <w:pPr>
        <w:numPr>
          <w:ilvl w:val="0"/>
          <w:numId w:val="32"/>
        </w:numPr>
        <w:spacing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Os fatores de emissão correspondem às variáveis </w:t>
      </w:r>
      <w:r w:rsidRPr="00864D30">
        <w:rPr>
          <w:rFonts w:ascii="Santander Text" w:hAnsi="Santander Text" w:cs="Arial"/>
          <w:i/>
          <w:szCs w:val="18"/>
          <w:lang w:val="pt-PT"/>
        </w:rPr>
        <w:t>‘scp1_ftr_emss’, ‘scp2_ftr_emss’</w:t>
      </w:r>
      <w:r w:rsidRPr="00864D30">
        <w:rPr>
          <w:rFonts w:ascii="Santander Text" w:hAnsi="Santander Text" w:cs="Arial"/>
          <w:szCs w:val="18"/>
          <w:lang w:val="pt-PT"/>
        </w:rPr>
        <w:t xml:space="preserve"> e </w:t>
      </w:r>
      <w:r w:rsidRPr="00864D30">
        <w:rPr>
          <w:rFonts w:ascii="Santander Text" w:hAnsi="Santander Text" w:cs="Arial"/>
          <w:i/>
          <w:szCs w:val="18"/>
          <w:lang w:val="pt-PT"/>
        </w:rPr>
        <w:t>‘scp3_ftr_emss’</w:t>
      </w:r>
      <w:r w:rsidRPr="00864D30">
        <w:rPr>
          <w:rFonts w:ascii="Santander Text" w:hAnsi="Santander Text" w:cs="Arial"/>
          <w:szCs w:val="18"/>
          <w:lang w:val="pt-PT"/>
        </w:rPr>
        <w:t xml:space="preserve"> do </w:t>
      </w:r>
      <w:r w:rsidRPr="00864D30">
        <w:rPr>
          <w:rFonts w:ascii="Santander Text" w:hAnsi="Santander Text" w:cs="Arial"/>
          <w:i/>
          <w:szCs w:val="18"/>
          <w:lang w:val="pt-PT"/>
        </w:rPr>
        <w:t>input</w:t>
      </w:r>
      <w:r w:rsidRPr="00864D30">
        <w:rPr>
          <w:rFonts w:ascii="Santander Text" w:hAnsi="Santander Text" w:cs="Arial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modesg_inp_emss_vcls</w:t>
      </w:r>
      <w:r w:rsidRPr="00864D30">
        <w:rPr>
          <w:rFonts w:ascii="Santander Text" w:hAnsi="Santander Text" w:cs="Arial"/>
          <w:szCs w:val="18"/>
          <w:lang w:val="pt-PT"/>
        </w:rPr>
        <w:t xml:space="preserve"> obtidos na alínea b)</w:t>
      </w:r>
      <w:r w:rsidR="00235680" w:rsidRPr="00864D30">
        <w:rPr>
          <w:rFonts w:ascii="Santander Text" w:hAnsi="Santander Text" w:cs="Arial"/>
          <w:szCs w:val="18"/>
          <w:lang w:val="pt-PT"/>
        </w:rPr>
        <w:t>;</w:t>
      </w:r>
    </w:p>
    <w:p w14:paraId="24F60DA5" w14:textId="6B3F664E" w:rsidR="002C63D5" w:rsidRPr="00864D30" w:rsidRDefault="00D6106A" w:rsidP="008E5B92">
      <w:pPr>
        <w:numPr>
          <w:ilvl w:val="0"/>
          <w:numId w:val="32"/>
        </w:numPr>
        <w:spacing w:line="360" w:lineRule="auto"/>
        <w:ind w:left="1068"/>
        <w:contextualSpacing/>
        <w:jc w:val="both"/>
        <w:rPr>
          <w:rFonts w:cs="Arial"/>
          <w:lang w:val="pt-PT" w:eastAsia="es-ES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Os km’s percorridos correspondem ao campo </w:t>
      </w:r>
      <w:r w:rsidRPr="00864D30">
        <w:rPr>
          <w:rFonts w:ascii="Santander Text" w:hAnsi="Santander Text" w:cs="Arial"/>
          <w:i/>
          <w:szCs w:val="18"/>
          <w:lang w:val="pt-PT"/>
        </w:rPr>
        <w:t>‘media_km’</w:t>
      </w:r>
      <w:r w:rsidRPr="00864D30">
        <w:rPr>
          <w:rFonts w:ascii="Santander Text" w:hAnsi="Santander Text" w:cs="Arial"/>
          <w:szCs w:val="18"/>
          <w:lang w:val="pt-PT"/>
        </w:rPr>
        <w:t xml:space="preserve"> do </w:t>
      </w:r>
      <w:r w:rsidRPr="00864D30">
        <w:rPr>
          <w:rFonts w:ascii="Santander Text" w:hAnsi="Santander Text" w:cs="Arial"/>
          <w:i/>
          <w:szCs w:val="18"/>
          <w:lang w:val="pt-PT"/>
        </w:rPr>
        <w:t xml:space="preserve">input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modesg_inp_km_medios_emss_vcls</w:t>
      </w:r>
      <w:r w:rsidRPr="00864D30">
        <w:rPr>
          <w:rFonts w:ascii="Santander Text" w:hAnsi="Santander Text" w:cs="Arial"/>
          <w:szCs w:val="18"/>
          <w:lang w:val="pt-PT"/>
        </w:rPr>
        <w:t>  obtido na alínea c)</w:t>
      </w:r>
      <w:r w:rsidR="00235680" w:rsidRPr="00864D30">
        <w:rPr>
          <w:rFonts w:ascii="Santander Text" w:hAnsi="Santander Text" w:cs="Arial"/>
          <w:szCs w:val="18"/>
          <w:lang w:val="pt-PT"/>
        </w:rPr>
        <w:t>.</w:t>
      </w:r>
    </w:p>
    <w:p w14:paraId="21F50BF2" w14:textId="04468C34" w:rsidR="00DE000D" w:rsidRPr="00864D30" w:rsidRDefault="00DE000D" w:rsidP="007E3521">
      <w:pPr>
        <w:pStyle w:val="MyHeading4"/>
        <w:spacing w:after="120" w:line="360" w:lineRule="auto"/>
        <w:rPr>
          <w:lang w:val="pt-PT"/>
        </w:rPr>
      </w:pPr>
      <w:r w:rsidRPr="00864D30">
        <w:rPr>
          <w:lang w:val="pt-PT"/>
        </w:rPr>
        <w:t>Estimated vehicle – unspecific emissions (Marco e modelo desconhecidos)</w:t>
      </w:r>
    </w:p>
    <w:p w14:paraId="7E0EF7F3" w14:textId="4214999B" w:rsidR="00DC4F09" w:rsidRPr="00864D30" w:rsidRDefault="00B42D1D" w:rsidP="007E3521">
      <w:pPr>
        <w:spacing w:after="120" w:line="360" w:lineRule="auto"/>
        <w:ind w:left="720"/>
        <w:jc w:val="both"/>
        <w:rPr>
          <w:rFonts w:ascii="Santander Text" w:hAnsi="Santander Text" w:cs="Arial"/>
          <w:b/>
          <w:szCs w:val="18"/>
          <w:lang w:val="es-ES" w:eastAsia="es-ES"/>
        </w:rPr>
      </w:pPr>
      <w:r w:rsidRPr="00864D30">
        <w:rPr>
          <w:rFonts w:ascii="Santander Text" w:hAnsi="Santander Text" w:cs="Arial"/>
          <w:b/>
          <w:szCs w:val="18"/>
          <w:lang w:val="es-ES" w:eastAsia="es-ES"/>
        </w:rPr>
        <w:t>5</w:t>
      </w:r>
      <w:r w:rsidR="002C63D5" w:rsidRPr="00864D30">
        <w:rPr>
          <w:rFonts w:ascii="Santander Text" w:hAnsi="Santander Text" w:cs="Arial"/>
          <w:b/>
          <w:szCs w:val="18"/>
          <w:lang w:val="es-ES" w:eastAsia="es-ES"/>
        </w:rPr>
        <w:t>.1.3.2.3.1 Distance by country/state - known vehicle type (conhecido o tipo de veículo, tipo motor e subgrupo)</w:t>
      </w:r>
    </w:p>
    <w:p w14:paraId="1B60D6E5" w14:textId="291E0C96" w:rsidR="00B42D1D" w:rsidRPr="00864D30" w:rsidRDefault="00DC4F09" w:rsidP="007E3521">
      <w:pPr>
        <w:pStyle w:val="ListParagraph"/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Denote-se que nesta metodologia não deve ser utilizado o valor ‘</w:t>
      </w:r>
      <w:r w:rsidRPr="00864D30">
        <w:rPr>
          <w:rFonts w:ascii="Santander Text" w:hAnsi="Santander Text" w:cs="Arial"/>
          <w:i/>
          <w:szCs w:val="18"/>
          <w:lang w:val="pt-PT"/>
        </w:rPr>
        <w:t>Average’</w:t>
      </w:r>
      <w:r w:rsidRPr="00864D30">
        <w:rPr>
          <w:rFonts w:ascii="Santander Text" w:hAnsi="Santander Text" w:cs="Arial"/>
          <w:szCs w:val="18"/>
          <w:lang w:val="pt-PT"/>
        </w:rPr>
        <w:t xml:space="preserve"> para o campo ‘</w:t>
      </w:r>
      <w:r w:rsidRPr="00864D30">
        <w:rPr>
          <w:rFonts w:ascii="Santander Text" w:hAnsi="Santander Text" w:cs="Arial"/>
          <w:i/>
          <w:szCs w:val="18"/>
          <w:lang w:val="pt-PT"/>
        </w:rPr>
        <w:t>tipo_motor</w:t>
      </w:r>
      <w:r w:rsidR="002B674C" w:rsidRPr="00864D30">
        <w:rPr>
          <w:rFonts w:ascii="Santander Text" w:hAnsi="Santander Text" w:cs="Arial"/>
          <w:szCs w:val="18"/>
          <w:lang w:val="pt-PT"/>
        </w:rPr>
        <w:t>’, dado que o valor ‘</w:t>
      </w:r>
      <w:r w:rsidR="002B674C" w:rsidRPr="00864D30">
        <w:rPr>
          <w:rFonts w:ascii="Santander Text" w:hAnsi="Santander Text" w:cs="Arial"/>
          <w:i/>
          <w:szCs w:val="18"/>
          <w:lang w:val="pt-PT"/>
        </w:rPr>
        <w:t>Average</w:t>
      </w:r>
      <w:r w:rsidR="002B674C" w:rsidRPr="00864D30">
        <w:rPr>
          <w:rFonts w:ascii="Santander Text" w:hAnsi="Santander Text" w:cs="Arial"/>
          <w:szCs w:val="18"/>
          <w:lang w:val="pt-PT"/>
        </w:rPr>
        <w:t>’ significa que não é possível identificar o tipo de motor e esta característica é necessária para a aplicação da presente metodologia.</w:t>
      </w:r>
      <w:r w:rsidR="002B674C" w:rsidRPr="00864D30">
        <w:rPr>
          <w:rFonts w:ascii="Santander Text" w:hAnsi="Santander Text" w:cs="Arial"/>
          <w:b/>
          <w:bCs/>
          <w:color w:val="000000"/>
          <w:szCs w:val="18"/>
          <w:lang w:val="pt-PT" w:eastAsia="es-ES"/>
        </w:rPr>
        <w:t> </w:t>
      </w:r>
      <w:r w:rsidRPr="00864D30">
        <w:rPr>
          <w:rFonts w:ascii="Santander Text" w:hAnsi="Santander Text" w:cs="Arial"/>
          <w:szCs w:val="18"/>
          <w:lang w:val="pt-PT"/>
        </w:rPr>
        <w:t xml:space="preserve"> </w:t>
      </w:r>
    </w:p>
    <w:p w14:paraId="3F57ECA5" w14:textId="105A226F" w:rsidR="002C63D5" w:rsidRPr="00864D30" w:rsidRDefault="002C63D5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Caso não seja possível obter </w:t>
      </w:r>
      <w:r w:rsidR="00091047" w:rsidRPr="00864D30">
        <w:rPr>
          <w:rFonts w:ascii="Santander Text" w:hAnsi="Santander Text" w:cs="Arial"/>
          <w:szCs w:val="18"/>
          <w:lang w:val="pt-PT"/>
        </w:rPr>
        <w:t xml:space="preserve">as </w:t>
      </w:r>
      <w:r w:rsidRPr="00864D30">
        <w:rPr>
          <w:rFonts w:ascii="Santander Text" w:hAnsi="Santander Text" w:cs="Arial"/>
          <w:i/>
          <w:szCs w:val="18"/>
          <w:lang w:val="pt-PT"/>
        </w:rPr>
        <w:t>scopes</w:t>
      </w:r>
      <w:r w:rsidRPr="00864D30">
        <w:rPr>
          <w:rFonts w:ascii="Santander Text" w:hAnsi="Santander Text" w:cs="Arial"/>
          <w:szCs w:val="18"/>
          <w:lang w:val="pt-PT"/>
        </w:rPr>
        <w:t xml:space="preserve"> seguindo a lógica acima descrita, então deve-se aplicar a seguinte abordagem:</w:t>
      </w:r>
    </w:p>
    <w:p w14:paraId="290EF6F3" w14:textId="0395212D" w:rsidR="00D6106A" w:rsidRPr="00864D30" w:rsidRDefault="00122D9D" w:rsidP="007E3521">
      <w:pPr>
        <w:spacing w:after="120" w:line="480" w:lineRule="auto"/>
        <w:ind w:left="72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u w:val="single"/>
          <w:lang w:val="pt-PT"/>
        </w:rPr>
        <w:t xml:space="preserve">a) </w:t>
      </w:r>
      <w:r w:rsidR="00D6106A" w:rsidRPr="00864D30">
        <w:rPr>
          <w:rFonts w:ascii="Santander Text" w:hAnsi="Santander Text" w:cs="Arial"/>
          <w:szCs w:val="18"/>
          <w:u w:val="single"/>
          <w:lang w:val="pt-PT"/>
        </w:rPr>
        <w:t xml:space="preserve">Mapeamento das variáveis </w:t>
      </w:r>
      <w:r w:rsidR="00F37572" w:rsidRPr="00864D30">
        <w:rPr>
          <w:rFonts w:ascii="Santander Text" w:hAnsi="Santander Text" w:cs="Arial"/>
          <w:szCs w:val="18"/>
          <w:u w:val="single"/>
          <w:lang w:val="pt-PT"/>
        </w:rPr>
        <w:t>‘</w:t>
      </w:r>
      <w:r w:rsidR="00D6106A" w:rsidRPr="00864D30">
        <w:rPr>
          <w:rFonts w:ascii="Santander Text" w:hAnsi="Santander Text" w:cs="Arial"/>
          <w:i/>
          <w:szCs w:val="18"/>
          <w:u w:val="single"/>
          <w:lang w:val="pt-PT"/>
        </w:rPr>
        <w:t>tipo_motor</w:t>
      </w:r>
      <w:r w:rsidR="00F37572" w:rsidRPr="00864D30">
        <w:rPr>
          <w:rFonts w:ascii="Santander Text" w:hAnsi="Santander Text" w:cs="Arial"/>
          <w:i/>
          <w:szCs w:val="18"/>
          <w:u w:val="single"/>
          <w:lang w:val="pt-PT"/>
        </w:rPr>
        <w:t>’</w:t>
      </w:r>
      <w:r w:rsidR="00D6106A" w:rsidRPr="00864D30">
        <w:rPr>
          <w:rFonts w:ascii="Santander Text" w:hAnsi="Santander Text" w:cs="Arial"/>
          <w:szCs w:val="18"/>
          <w:u w:val="single"/>
          <w:lang w:val="pt-PT"/>
        </w:rPr>
        <w:t xml:space="preserve"> e </w:t>
      </w:r>
      <w:r w:rsidR="00F37572" w:rsidRPr="00864D30">
        <w:rPr>
          <w:rFonts w:ascii="Santander Text" w:hAnsi="Santander Text" w:cs="Arial"/>
          <w:szCs w:val="18"/>
          <w:u w:val="single"/>
          <w:lang w:val="pt-PT"/>
        </w:rPr>
        <w:t>‘</w:t>
      </w:r>
      <w:r w:rsidR="00D6106A" w:rsidRPr="00864D30">
        <w:rPr>
          <w:rFonts w:ascii="Santander Text" w:hAnsi="Santander Text" w:cs="Arial"/>
          <w:i/>
          <w:szCs w:val="18"/>
          <w:u w:val="single"/>
          <w:lang w:val="pt-PT"/>
        </w:rPr>
        <w:t>tipo_veiculo</w:t>
      </w:r>
      <w:r w:rsidR="00F37572" w:rsidRPr="00864D30">
        <w:rPr>
          <w:rFonts w:ascii="Santander Text" w:hAnsi="Santander Text" w:cs="Arial"/>
          <w:i/>
          <w:szCs w:val="18"/>
          <w:u w:val="single"/>
          <w:lang w:val="pt-PT"/>
        </w:rPr>
        <w:t>’</w:t>
      </w:r>
      <w:r w:rsidR="00D6106A" w:rsidRPr="00864D30">
        <w:rPr>
          <w:rFonts w:ascii="Santander Text" w:hAnsi="Santander Text" w:cs="Arial"/>
          <w:szCs w:val="18"/>
          <w:lang w:val="pt-PT"/>
        </w:rPr>
        <w:t xml:space="preserve">: </w:t>
      </w:r>
    </w:p>
    <w:p w14:paraId="462A9198" w14:textId="7B301AA6" w:rsidR="00D0746F" w:rsidRPr="00864D30" w:rsidRDefault="003943E6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                  1. </w:t>
      </w:r>
      <w:r w:rsidR="002C63D5" w:rsidRPr="00864D30">
        <w:rPr>
          <w:rFonts w:ascii="Santander Text" w:hAnsi="Santander Text" w:cs="Arial"/>
          <w:szCs w:val="18"/>
          <w:lang w:val="pt-PT"/>
        </w:rPr>
        <w:t xml:space="preserve">Replicar alínea a) do ponto </w:t>
      </w:r>
      <w:r w:rsidRPr="00864D30">
        <w:rPr>
          <w:rFonts w:ascii="Santander Text" w:hAnsi="Santander Text" w:cs="Arial"/>
          <w:szCs w:val="18"/>
          <w:lang w:val="pt-PT"/>
        </w:rPr>
        <w:t>5</w:t>
      </w:r>
      <w:r w:rsidR="002C63D5" w:rsidRPr="00864D30">
        <w:rPr>
          <w:rFonts w:ascii="Santander Text" w:hAnsi="Santander Text" w:cs="Arial"/>
          <w:szCs w:val="18"/>
          <w:lang w:val="pt-PT"/>
        </w:rPr>
        <w:t>.1.3.2.2.2.</w:t>
      </w:r>
    </w:p>
    <w:p w14:paraId="6A206150" w14:textId="77777777" w:rsidR="00D0746F" w:rsidRPr="00864D30" w:rsidRDefault="00D0746F" w:rsidP="007E3521">
      <w:pPr>
        <w:spacing w:after="120" w:line="360" w:lineRule="auto"/>
        <w:ind w:firstLine="720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u w:val="single"/>
          <w:lang w:val="pt-PT"/>
        </w:rPr>
        <w:t>b1) Obter os fatores de emissão</w:t>
      </w:r>
      <w:r w:rsidRPr="00864D30">
        <w:rPr>
          <w:rFonts w:ascii="Santander Text" w:hAnsi="Santander Text" w:cs="Arial"/>
          <w:szCs w:val="18"/>
          <w:lang w:val="pt-PT"/>
        </w:rPr>
        <w:t xml:space="preserve">: </w:t>
      </w:r>
    </w:p>
    <w:p w14:paraId="2392D0B2" w14:textId="381C225B" w:rsidR="00293451" w:rsidRPr="00864D30" w:rsidRDefault="00D6106A" w:rsidP="008E5B92">
      <w:pPr>
        <w:pStyle w:val="ListParagraph"/>
        <w:numPr>
          <w:ilvl w:val="0"/>
          <w:numId w:val="10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Filtrar 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modesg_inp_emss_vcls</w:t>
      </w:r>
      <w:r w:rsidRPr="00864D30">
        <w:rPr>
          <w:rFonts w:ascii="Santander Text" w:hAnsi="Santander Text" w:cs="Arial"/>
          <w:szCs w:val="18"/>
          <w:lang w:val="pt-PT"/>
        </w:rPr>
        <w:t>, por ‘</w:t>
      </w:r>
      <w:r w:rsidRPr="00864D30">
        <w:rPr>
          <w:rFonts w:ascii="Santander Text" w:hAnsi="Santander Text" w:cs="Arial"/>
          <w:i/>
          <w:szCs w:val="18"/>
          <w:lang w:val="pt-PT"/>
        </w:rPr>
        <w:t>nome_pais’</w:t>
      </w:r>
      <w:r w:rsidRPr="00864D30">
        <w:rPr>
          <w:rFonts w:ascii="Santander Text" w:hAnsi="Santander Text" w:cs="Arial"/>
          <w:szCs w:val="18"/>
          <w:lang w:val="pt-PT"/>
        </w:rPr>
        <w:t xml:space="preserve"> = </w:t>
      </w:r>
      <w:r w:rsidR="00F30D3B"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szCs w:val="18"/>
          <w:lang w:val="pt-PT"/>
        </w:rPr>
        <w:t>Portugal</w:t>
      </w:r>
      <w:r w:rsidR="00F30D3B"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szCs w:val="18"/>
          <w:lang w:val="pt-PT"/>
        </w:rPr>
        <w:t>subgrupo</w:t>
      </w:r>
      <w:r w:rsidRPr="00864D30">
        <w:rPr>
          <w:rFonts w:ascii="Santander Text" w:hAnsi="Santander Text" w:cs="Arial"/>
          <w:szCs w:val="18"/>
          <w:lang w:val="pt-PT"/>
        </w:rPr>
        <w:t>’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= ‘</w:t>
      </w:r>
      <w:r w:rsidRPr="00864D30">
        <w:rPr>
          <w:rFonts w:ascii="Santander Text" w:hAnsi="Santander Text" w:cs="Arial"/>
          <w:i/>
          <w:szCs w:val="18"/>
          <w:lang w:val="pt-PT"/>
        </w:rPr>
        <w:t>Average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’ </w:t>
      </w:r>
      <w:r w:rsidRPr="00864D30">
        <w:rPr>
          <w:rFonts w:ascii="Santander Text" w:hAnsi="Santander Text" w:cs="Arial"/>
          <w:szCs w:val="18"/>
          <w:lang w:val="pt-PT"/>
        </w:rPr>
        <w:t>e cruzar o seu resultado com o resultado obtido em a) através dos campos ‘</w:t>
      </w:r>
      <w:r w:rsidRPr="00864D30">
        <w:rPr>
          <w:rFonts w:ascii="Santander Text" w:hAnsi="Santander Text" w:cs="Arial"/>
          <w:i/>
          <w:szCs w:val="18"/>
          <w:lang w:val="pt-PT"/>
        </w:rPr>
        <w:t>tipo_motor’</w:t>
      </w:r>
      <w:r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szCs w:val="18"/>
          <w:lang w:val="pt-PT"/>
        </w:rPr>
        <w:t>tipo_veiculo’</w:t>
      </w:r>
      <w:r w:rsidR="00235680" w:rsidRPr="00864D30">
        <w:rPr>
          <w:rFonts w:ascii="Santander Text" w:hAnsi="Santander Text" w:cs="Arial"/>
          <w:szCs w:val="18"/>
          <w:lang w:val="pt-PT"/>
        </w:rPr>
        <w:t xml:space="preserve">; </w:t>
      </w:r>
    </w:p>
    <w:p w14:paraId="59B750DD" w14:textId="113F200F" w:rsidR="00D0746F" w:rsidRPr="00864D30" w:rsidRDefault="00D6106A" w:rsidP="008E5B92">
      <w:pPr>
        <w:pStyle w:val="ListParagraph"/>
        <w:numPr>
          <w:ilvl w:val="0"/>
          <w:numId w:val="10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Obter os fatores de emissão para cada scope (variáveis ‘</w:t>
      </w:r>
      <w:r w:rsidRPr="00864D30">
        <w:rPr>
          <w:rFonts w:ascii="Santander Text" w:hAnsi="Santander Text" w:cs="Arial"/>
          <w:i/>
          <w:szCs w:val="18"/>
          <w:lang w:val="pt-PT"/>
        </w:rPr>
        <w:t>scp1_ftr_emss’, ‘scp2_ftr_emss’</w:t>
      </w:r>
      <w:r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szCs w:val="18"/>
          <w:lang w:val="pt-PT"/>
        </w:rPr>
        <w:t>scp3_ftr_emss’</w:t>
      </w:r>
      <w:r w:rsidRPr="00864D30">
        <w:rPr>
          <w:rFonts w:ascii="Santander Text" w:hAnsi="Santander Text" w:cs="Arial"/>
          <w:szCs w:val="18"/>
          <w:lang w:val="pt-PT"/>
        </w:rPr>
        <w:t>). Denote-se que não existindo informação relativa ao ‘</w:t>
      </w:r>
      <w:r w:rsidRPr="00864D30">
        <w:rPr>
          <w:rFonts w:ascii="Santander Text" w:hAnsi="Santander Text" w:cs="Arial"/>
          <w:i/>
          <w:szCs w:val="18"/>
          <w:lang w:val="pt-PT"/>
        </w:rPr>
        <w:t>subgrupo</w:t>
      </w:r>
      <w:r w:rsidRPr="00864D30">
        <w:rPr>
          <w:rFonts w:ascii="Santander Text" w:hAnsi="Santander Text" w:cs="Arial"/>
          <w:szCs w:val="18"/>
          <w:lang w:val="pt-PT"/>
        </w:rPr>
        <w:t xml:space="preserve">’ no </w:t>
      </w:r>
      <w:r w:rsidRPr="00864D30">
        <w:rPr>
          <w:rFonts w:ascii="Santander Text" w:hAnsi="Santander Text" w:cs="Arial"/>
          <w:i/>
          <w:szCs w:val="18"/>
          <w:lang w:val="pt-PT"/>
        </w:rPr>
        <w:t>Data Lake</w:t>
      </w:r>
      <w:r w:rsidRPr="00864D30">
        <w:rPr>
          <w:rFonts w:ascii="Santander Text" w:hAnsi="Santander Text" w:cs="Arial"/>
          <w:szCs w:val="18"/>
          <w:lang w:val="pt-PT"/>
        </w:rPr>
        <w:t>, será assumido o valor fixo ‘</w:t>
      </w:r>
      <w:r w:rsidRPr="00864D30">
        <w:rPr>
          <w:rFonts w:ascii="Santander Text" w:hAnsi="Santander Text" w:cs="Arial"/>
          <w:i/>
          <w:szCs w:val="18"/>
          <w:lang w:val="pt-PT"/>
        </w:rPr>
        <w:t>Average’</w:t>
      </w:r>
      <w:r w:rsidRPr="00864D30">
        <w:rPr>
          <w:rFonts w:ascii="Santander Text" w:hAnsi="Santander Text" w:cs="Arial"/>
          <w:szCs w:val="18"/>
          <w:lang w:val="pt-PT"/>
        </w:rPr>
        <w:t xml:space="preserve"> alinhado com a </w:t>
      </w:r>
      <w:r w:rsidR="005E46CD" w:rsidRPr="00864D30">
        <w:rPr>
          <w:rFonts w:ascii="Santander Text" w:hAnsi="Santander Text" w:cs="Arial"/>
          <w:szCs w:val="18"/>
          <w:lang w:val="pt-PT"/>
        </w:rPr>
        <w:t>Corporação</w:t>
      </w:r>
      <w:r w:rsidRPr="00864D30">
        <w:rPr>
          <w:rFonts w:ascii="Santander Text" w:hAnsi="Santander Text" w:cs="Arial"/>
          <w:szCs w:val="18"/>
          <w:lang w:val="pt-PT"/>
        </w:rPr>
        <w:t>.</w:t>
      </w:r>
    </w:p>
    <w:p w14:paraId="6E828419" w14:textId="4756C3A0" w:rsidR="00293451" w:rsidRPr="00864D30" w:rsidRDefault="00D0746F" w:rsidP="007E3521">
      <w:pPr>
        <w:spacing w:after="120" w:line="480" w:lineRule="auto"/>
        <w:ind w:left="72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u w:val="single"/>
          <w:lang w:val="pt-PT"/>
        </w:rPr>
        <w:t>b2) Obter o número de km’s percorridos:</w:t>
      </w:r>
    </w:p>
    <w:p w14:paraId="2B0046B1" w14:textId="5F92FFFE" w:rsidR="0005563F" w:rsidRPr="00864D30" w:rsidRDefault="00D6106A" w:rsidP="007E3521">
      <w:pPr>
        <w:spacing w:line="360" w:lineRule="auto"/>
        <w:ind w:left="72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Filtrar 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modesg_inp_km_medios_emss_vcls</w:t>
      </w:r>
      <w:r w:rsidRPr="00864D30">
        <w:rPr>
          <w:rFonts w:ascii="Santander Text" w:hAnsi="Santander Text" w:cs="Arial"/>
          <w:szCs w:val="18"/>
          <w:lang w:val="pt-PT"/>
        </w:rPr>
        <w:t>, por ‘</w:t>
      </w:r>
      <w:r w:rsidRPr="00864D30">
        <w:rPr>
          <w:rFonts w:ascii="Santander Text" w:hAnsi="Santander Text" w:cs="Arial"/>
          <w:i/>
          <w:szCs w:val="18"/>
          <w:lang w:val="pt-PT"/>
        </w:rPr>
        <w:t>nome_pais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’ =</w:t>
      </w:r>
      <w:r w:rsidRPr="00864D30">
        <w:rPr>
          <w:rFonts w:ascii="Santander Text" w:hAnsi="Santander Text" w:cs="Arial"/>
          <w:szCs w:val="18"/>
          <w:lang w:val="pt-PT"/>
        </w:rPr>
        <w:t xml:space="preserve"> ‘Portugal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’ </w:t>
      </w:r>
      <w:r w:rsidRPr="00864D30">
        <w:rPr>
          <w:rFonts w:ascii="Santander Text" w:hAnsi="Santander Text" w:cs="Arial"/>
          <w:iCs/>
          <w:szCs w:val="18"/>
          <w:lang w:val="pt-PT"/>
        </w:rPr>
        <w:t>e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864D30">
        <w:rPr>
          <w:rFonts w:ascii="Santander Text" w:hAnsi="Santander Text" w:cs="Arial"/>
          <w:i/>
          <w:szCs w:val="18"/>
          <w:lang w:val="pt-PT"/>
        </w:rPr>
        <w:t>subgrupo</w:t>
      </w:r>
      <w:r w:rsidRPr="00864D30">
        <w:rPr>
          <w:rFonts w:ascii="Santander Text" w:hAnsi="Santander Text" w:cs="Arial"/>
          <w:szCs w:val="18"/>
          <w:lang w:val="pt-PT"/>
        </w:rPr>
        <w:t>’ = ‘</w:t>
      </w:r>
      <w:r w:rsidRPr="00864D30">
        <w:rPr>
          <w:rFonts w:ascii="Santander Text" w:hAnsi="Santander Text" w:cs="Arial"/>
          <w:i/>
          <w:szCs w:val="18"/>
          <w:lang w:val="pt-PT"/>
        </w:rPr>
        <w:t>Average’</w:t>
      </w:r>
      <w:r w:rsidRPr="00864D30">
        <w:rPr>
          <w:rFonts w:ascii="Santander Text" w:hAnsi="Santander Text" w:cs="Arial"/>
          <w:szCs w:val="18"/>
          <w:lang w:val="pt-PT"/>
        </w:rPr>
        <w:t xml:space="preserve"> e cruzar o resultado através dos campos ‘</w:t>
      </w:r>
      <w:r w:rsidRPr="00864D30">
        <w:rPr>
          <w:rFonts w:ascii="Santander Text" w:hAnsi="Santander Text" w:cs="Arial"/>
          <w:i/>
          <w:szCs w:val="18"/>
          <w:lang w:val="pt-PT"/>
        </w:rPr>
        <w:t>tipo_motor’</w:t>
      </w:r>
      <w:r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szCs w:val="18"/>
          <w:lang w:val="pt-PT"/>
        </w:rPr>
        <w:t>tipo_vcl’</w:t>
      </w:r>
      <w:r w:rsidRPr="00864D30">
        <w:rPr>
          <w:rFonts w:ascii="Santander Text" w:hAnsi="Santander Text" w:cs="Arial"/>
          <w:szCs w:val="18"/>
          <w:lang w:val="pt-PT"/>
        </w:rPr>
        <w:t xml:space="preserve"> com os campos ‘</w:t>
      </w:r>
      <w:r w:rsidRPr="00864D30">
        <w:rPr>
          <w:rFonts w:ascii="Santander Text" w:hAnsi="Santander Text" w:cs="Arial"/>
          <w:i/>
          <w:szCs w:val="18"/>
          <w:lang w:val="pt-PT"/>
        </w:rPr>
        <w:t>tipo_motor’</w:t>
      </w:r>
      <w:r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szCs w:val="18"/>
          <w:lang w:val="pt-PT"/>
        </w:rPr>
        <w:t xml:space="preserve">tipo_veiculo’ </w:t>
      </w:r>
      <w:r w:rsidRPr="00864D30">
        <w:rPr>
          <w:rFonts w:ascii="Santander Text" w:hAnsi="Santander Text" w:cs="Arial"/>
          <w:szCs w:val="18"/>
          <w:lang w:val="pt-PT"/>
        </w:rPr>
        <w:t>respetivamente do resultado obtido em a), obtendo o número de km’s médio (</w:t>
      </w:r>
      <w:r w:rsidRPr="00864D30">
        <w:rPr>
          <w:rFonts w:ascii="Santander Text" w:hAnsi="Santander Text" w:cs="Arial"/>
          <w:i/>
          <w:szCs w:val="18"/>
          <w:lang w:val="pt-PT"/>
        </w:rPr>
        <w:t>‘media_km’</w:t>
      </w:r>
      <w:r w:rsidRPr="00864D30">
        <w:rPr>
          <w:rFonts w:ascii="Santander Text" w:hAnsi="Santander Text" w:cs="Arial"/>
          <w:szCs w:val="18"/>
          <w:lang w:val="pt-PT"/>
        </w:rPr>
        <w:t>). Denote-se que não existindo informação relativa ao ‘</w:t>
      </w:r>
      <w:r w:rsidRPr="00864D30">
        <w:rPr>
          <w:rFonts w:ascii="Santander Text" w:hAnsi="Santander Text" w:cs="Arial"/>
          <w:i/>
          <w:szCs w:val="18"/>
          <w:lang w:val="pt-PT"/>
        </w:rPr>
        <w:t>subgrupo’</w:t>
      </w:r>
      <w:r w:rsidRPr="00864D30">
        <w:rPr>
          <w:rFonts w:ascii="Santander Text" w:hAnsi="Santander Text" w:cs="Arial"/>
          <w:szCs w:val="18"/>
          <w:lang w:val="pt-PT"/>
        </w:rPr>
        <w:t xml:space="preserve"> no </w:t>
      </w:r>
      <w:r w:rsidRPr="00864D30">
        <w:rPr>
          <w:rFonts w:ascii="Santander Text" w:hAnsi="Santander Text" w:cs="Arial"/>
          <w:i/>
          <w:szCs w:val="18"/>
          <w:lang w:val="pt-PT"/>
        </w:rPr>
        <w:t>Data Lake</w:t>
      </w:r>
      <w:r w:rsidRPr="00864D30">
        <w:rPr>
          <w:rFonts w:ascii="Santander Text" w:hAnsi="Santander Text" w:cs="Arial"/>
          <w:szCs w:val="18"/>
          <w:lang w:val="pt-PT"/>
        </w:rPr>
        <w:t xml:space="preserve">, será assumido o valor fixo </w:t>
      </w:r>
      <w:r w:rsidRPr="00864D30">
        <w:rPr>
          <w:rFonts w:ascii="Santander Text" w:hAnsi="Santander Text" w:cs="Arial"/>
          <w:i/>
          <w:szCs w:val="18"/>
          <w:lang w:val="pt-PT"/>
        </w:rPr>
        <w:t>‘Average’</w:t>
      </w:r>
      <w:r w:rsidRPr="00864D30">
        <w:rPr>
          <w:rFonts w:ascii="Santander Text" w:hAnsi="Santander Text" w:cs="Arial"/>
          <w:szCs w:val="18"/>
          <w:lang w:val="pt-PT"/>
        </w:rPr>
        <w:t xml:space="preserve"> alinhado com a </w:t>
      </w:r>
      <w:r w:rsidR="005E46CD" w:rsidRPr="00864D30">
        <w:rPr>
          <w:rFonts w:ascii="Santander Text" w:hAnsi="Santander Text" w:cs="Arial"/>
          <w:szCs w:val="18"/>
          <w:lang w:val="pt-PT"/>
        </w:rPr>
        <w:t>Corporação</w:t>
      </w:r>
      <w:r w:rsidR="0005563F" w:rsidRPr="00864D30">
        <w:rPr>
          <w:rFonts w:ascii="Santander Text" w:hAnsi="Santander Text" w:cs="Arial"/>
          <w:szCs w:val="18"/>
          <w:lang w:val="pt-PT"/>
        </w:rPr>
        <w:t>;</w:t>
      </w:r>
    </w:p>
    <w:p w14:paraId="6CFB349A" w14:textId="326B6344" w:rsidR="00D0746F" w:rsidRPr="00864D30" w:rsidRDefault="00D0746F" w:rsidP="007E3521">
      <w:pPr>
        <w:spacing w:after="120" w:line="360" w:lineRule="auto"/>
        <w:ind w:left="720"/>
        <w:jc w:val="both"/>
        <w:rPr>
          <w:rFonts w:ascii="Santander Text" w:hAnsi="Santander Text" w:cs="Arial"/>
          <w:szCs w:val="18"/>
          <w:u w:val="single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c) </w:t>
      </w:r>
      <w:r w:rsidRPr="00864D30">
        <w:rPr>
          <w:rFonts w:ascii="Santander Text" w:hAnsi="Santander Text" w:cs="Arial"/>
          <w:szCs w:val="18"/>
          <w:u w:val="single"/>
          <w:lang w:val="pt-PT"/>
        </w:rPr>
        <w:t>Obter cada uma das scopes através da seguinte fórmula:</w:t>
      </w:r>
    </w:p>
    <w:p w14:paraId="47D6AD54" w14:textId="257397AE" w:rsidR="00D6106A" w:rsidRPr="00864D30" w:rsidRDefault="003943E6" w:rsidP="007E3521">
      <w:pPr>
        <w:spacing w:line="360" w:lineRule="auto"/>
        <w:jc w:val="both"/>
        <w:rPr>
          <w:rFonts w:ascii="Santander Text" w:hAnsi="Santander Text" w:cs="Arial"/>
          <w:sz w:val="20"/>
          <w:szCs w:val="20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                   </w:t>
      </w:r>
      <w:r w:rsidR="00D0746F" w:rsidRPr="00864D30">
        <w:rPr>
          <w:rFonts w:ascii="Santander Text" w:hAnsi="Santander Text" w:cs="Arial"/>
          <w:szCs w:val="18"/>
          <w:lang w:val="pt-PT"/>
        </w:rPr>
        <w:t xml:space="preserve">1. </w:t>
      </w:r>
      <w:r w:rsidR="00D6106A" w:rsidRPr="00864D30">
        <w:rPr>
          <w:rFonts w:ascii="Santander Text" w:hAnsi="Santander Text" w:cs="Arial"/>
          <w:szCs w:val="18"/>
          <w:lang w:val="pt-PT"/>
        </w:rPr>
        <w:t xml:space="preserve">Replicar alínea d) do ponto </w:t>
      </w:r>
      <w:r w:rsidRPr="00864D30">
        <w:rPr>
          <w:rFonts w:ascii="Santander Text" w:hAnsi="Santander Text" w:cs="Arial"/>
          <w:szCs w:val="18"/>
          <w:lang w:val="es-ES" w:eastAsia="es-ES"/>
        </w:rPr>
        <w:t>5</w:t>
      </w:r>
      <w:r w:rsidR="003C406A" w:rsidRPr="00864D30">
        <w:rPr>
          <w:rFonts w:ascii="Santander Text" w:hAnsi="Santander Text" w:cs="Arial"/>
          <w:szCs w:val="18"/>
          <w:lang w:val="es-ES" w:eastAsia="es-ES"/>
        </w:rPr>
        <w:t>.1.3.2.2.2.</w:t>
      </w:r>
      <w:r w:rsidR="00D6106A" w:rsidRPr="00864D30">
        <w:rPr>
          <w:rFonts w:ascii="Santander Text" w:hAnsi="Santander Text" w:cs="Arial"/>
          <w:sz w:val="20"/>
          <w:szCs w:val="20"/>
          <w:lang w:val="pt-PT"/>
        </w:rPr>
        <w:t> </w:t>
      </w:r>
    </w:p>
    <w:p w14:paraId="6469725A" w14:textId="5E8EB0F8" w:rsidR="00122D9D" w:rsidRPr="00864D30" w:rsidRDefault="00B42D1D" w:rsidP="007E3521">
      <w:pPr>
        <w:spacing w:after="120" w:line="360" w:lineRule="auto"/>
        <w:ind w:left="720"/>
        <w:jc w:val="both"/>
        <w:rPr>
          <w:rFonts w:ascii="Santander Text" w:hAnsi="Santander Text" w:cs="Arial"/>
          <w:b/>
          <w:szCs w:val="18"/>
          <w:lang w:val="es-ES" w:eastAsia="es-ES"/>
        </w:rPr>
      </w:pPr>
      <w:r w:rsidRPr="00864D30">
        <w:rPr>
          <w:rFonts w:ascii="Santander Text" w:hAnsi="Santander Text" w:cs="Arial"/>
          <w:b/>
          <w:szCs w:val="18"/>
          <w:lang w:val="es-ES" w:eastAsia="es-ES"/>
        </w:rPr>
        <w:t>5</w:t>
      </w:r>
      <w:r w:rsidR="00122D9D" w:rsidRPr="00864D30">
        <w:rPr>
          <w:rFonts w:ascii="Santander Text" w:hAnsi="Santander Text" w:cs="Arial"/>
          <w:b/>
          <w:szCs w:val="18"/>
          <w:lang w:val="es-ES" w:eastAsia="es-ES"/>
        </w:rPr>
        <w:t xml:space="preserve">.1.3.2.3.2 </w:t>
      </w:r>
      <w:r w:rsidR="00122D9D" w:rsidRPr="00864D30">
        <w:rPr>
          <w:rFonts w:ascii="Santander Text" w:hAnsi="Santander Text" w:cs="Arial"/>
          <w:b/>
          <w:i/>
          <w:szCs w:val="18"/>
          <w:lang w:val="es-ES" w:eastAsia="es-ES"/>
        </w:rPr>
        <w:t>Distance by country/state - unknown vehicle type</w:t>
      </w:r>
      <w:r w:rsidR="00122D9D" w:rsidRPr="00864D30">
        <w:rPr>
          <w:rFonts w:ascii="Santander Text" w:hAnsi="Santander Text" w:cs="Arial"/>
          <w:b/>
          <w:szCs w:val="18"/>
          <w:lang w:val="es-ES" w:eastAsia="es-ES"/>
        </w:rPr>
        <w:t xml:space="preserve"> (só se sabe o </w:t>
      </w:r>
      <w:r w:rsidR="00122D9D" w:rsidRPr="00864D30">
        <w:rPr>
          <w:rFonts w:ascii="Santander Text" w:hAnsi="Santander Text" w:cs="Arial"/>
          <w:b/>
          <w:i/>
          <w:szCs w:val="18"/>
          <w:lang w:val="es-ES" w:eastAsia="es-ES"/>
        </w:rPr>
        <w:t>tipo_veiculo</w:t>
      </w:r>
      <w:r w:rsidR="00122D9D" w:rsidRPr="00864D30">
        <w:rPr>
          <w:rFonts w:ascii="Santander Text" w:hAnsi="Santander Text" w:cs="Arial"/>
          <w:b/>
          <w:szCs w:val="18"/>
          <w:lang w:val="es-ES" w:eastAsia="es-ES"/>
        </w:rPr>
        <w:t>)</w:t>
      </w:r>
    </w:p>
    <w:p w14:paraId="1A8C3A96" w14:textId="651D7462" w:rsidR="00122D9D" w:rsidRPr="00864D30" w:rsidRDefault="00122D9D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Denote-se que nesta metodologia só deve ser utilizado o valor ‘</w:t>
      </w:r>
      <w:r w:rsidRPr="00864D30">
        <w:rPr>
          <w:rFonts w:ascii="Santander Text" w:hAnsi="Santander Text" w:cs="Arial"/>
          <w:i/>
          <w:szCs w:val="18"/>
          <w:lang w:val="pt-PT"/>
        </w:rPr>
        <w:t>Average</w:t>
      </w:r>
      <w:r w:rsidRPr="00864D30">
        <w:rPr>
          <w:rFonts w:ascii="Santander Text" w:hAnsi="Santander Text" w:cs="Arial"/>
          <w:szCs w:val="18"/>
          <w:lang w:val="pt-PT"/>
        </w:rPr>
        <w:t>’ para o campo ‘</w:t>
      </w:r>
      <w:r w:rsidRPr="00864D30">
        <w:rPr>
          <w:rFonts w:ascii="Santander Text" w:hAnsi="Santander Text" w:cs="Arial"/>
          <w:i/>
          <w:szCs w:val="18"/>
          <w:lang w:val="pt-PT"/>
        </w:rPr>
        <w:t>tipo_motor</w:t>
      </w:r>
      <w:r w:rsidRPr="00864D30">
        <w:rPr>
          <w:rFonts w:ascii="Santander Text" w:hAnsi="Santander Text" w:cs="Arial"/>
          <w:szCs w:val="18"/>
          <w:lang w:val="pt-PT"/>
        </w:rPr>
        <w:t>’</w:t>
      </w:r>
      <w:r w:rsidR="00B42D1D" w:rsidRPr="00864D30">
        <w:rPr>
          <w:rFonts w:ascii="Santander Text" w:hAnsi="Santander Text" w:cs="Arial"/>
          <w:szCs w:val="18"/>
          <w:lang w:val="pt-PT"/>
        </w:rPr>
        <w:t xml:space="preserve"> (tipo de motor desconhecido). A </w:t>
      </w:r>
      <w:r w:rsidRPr="00864D30">
        <w:rPr>
          <w:rFonts w:ascii="Santander Text" w:hAnsi="Santander Text" w:cs="Arial"/>
          <w:szCs w:val="18"/>
          <w:lang w:val="pt-PT"/>
        </w:rPr>
        <w:t xml:space="preserve">tabela de parametrização </w:t>
      </w:r>
      <w:r w:rsidR="006B5CE1" w:rsidRPr="00864D30">
        <w:rPr>
          <w:rFonts w:ascii="Santander Text" w:hAnsi="Santander Text" w:cs="Arial"/>
          <w:i/>
          <w:szCs w:val="18"/>
          <w:lang w:val="pt-PT"/>
        </w:rPr>
        <w:t>modesg_param_codigos</w:t>
      </w:r>
      <w:r w:rsidR="006B5CE1" w:rsidRPr="00864D30">
        <w:rPr>
          <w:rFonts w:ascii="Santander Text" w:hAnsi="Santander Text" w:cs="Arial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já prevê o valor de ‘</w:t>
      </w:r>
      <w:r w:rsidRPr="00864D30">
        <w:rPr>
          <w:rFonts w:ascii="Santander Text" w:hAnsi="Santander Text" w:cs="Arial"/>
          <w:i/>
          <w:szCs w:val="18"/>
          <w:lang w:val="pt-PT"/>
        </w:rPr>
        <w:t>tipo_motor</w:t>
      </w:r>
      <w:r w:rsidRPr="00864D30">
        <w:rPr>
          <w:rFonts w:ascii="Santander Text" w:hAnsi="Santander Text" w:cs="Arial"/>
          <w:szCs w:val="18"/>
          <w:lang w:val="pt-PT"/>
        </w:rPr>
        <w:t>’ = ‘</w:t>
      </w:r>
      <w:r w:rsidRPr="00864D30">
        <w:rPr>
          <w:rFonts w:ascii="Santander Text" w:hAnsi="Santander Text" w:cs="Arial"/>
          <w:i/>
          <w:szCs w:val="18"/>
          <w:lang w:val="pt-PT"/>
        </w:rPr>
        <w:t>Average</w:t>
      </w:r>
      <w:r w:rsidRPr="00864D30">
        <w:rPr>
          <w:rFonts w:ascii="Santander Text" w:hAnsi="Santander Text" w:cs="Arial"/>
          <w:szCs w:val="18"/>
          <w:lang w:val="pt-PT"/>
        </w:rPr>
        <w:t xml:space="preserve">’, o que permite replicar os passos do ponto anterior. </w:t>
      </w:r>
    </w:p>
    <w:p w14:paraId="33FDA154" w14:textId="3606CD5C" w:rsidR="00D0746F" w:rsidRPr="00864D30" w:rsidRDefault="00122D9D" w:rsidP="007E3521">
      <w:pPr>
        <w:spacing w:after="120" w:line="360" w:lineRule="auto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>Nota</w:t>
      </w:r>
      <w:r w:rsidR="00D0746F" w:rsidRPr="00864D30">
        <w:rPr>
          <w:rFonts w:ascii="Santander Text" w:hAnsi="Santander Text" w:cs="Arial"/>
          <w:b/>
          <w:bCs/>
          <w:szCs w:val="18"/>
          <w:lang w:val="pt-PT"/>
        </w:rPr>
        <w:t>s</w:t>
      </w:r>
      <w:r w:rsidR="003C406A" w:rsidRPr="00864D30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="00D0746F" w:rsidRPr="00864D30">
        <w:rPr>
          <w:rFonts w:ascii="Santander Text" w:hAnsi="Santander Text" w:cs="Arial"/>
          <w:b/>
          <w:bCs/>
          <w:szCs w:val="18"/>
          <w:lang w:val="pt-PT"/>
        </w:rPr>
        <w:t>Gerais</w:t>
      </w:r>
      <w:r w:rsidR="00B42D1D" w:rsidRPr="00864D30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="000211D3" w:rsidRPr="00864D30">
        <w:rPr>
          <w:rFonts w:ascii="Santander Text" w:hAnsi="Santander Text" w:cs="Arial"/>
          <w:b/>
          <w:bCs/>
          <w:szCs w:val="18"/>
          <w:lang w:val="pt-PT"/>
        </w:rPr>
        <w:t>aplicáveis a todas as</w:t>
      </w:r>
      <w:r w:rsidR="00B42D1D" w:rsidRPr="00864D30">
        <w:rPr>
          <w:rFonts w:ascii="Santander Text" w:hAnsi="Santander Text" w:cs="Arial"/>
          <w:b/>
          <w:bCs/>
          <w:szCs w:val="18"/>
          <w:lang w:val="pt-PT"/>
        </w:rPr>
        <w:t xml:space="preserve"> metodologias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</w:p>
    <w:p w14:paraId="18FAD887" w14:textId="58EF5D2F" w:rsidR="00283AC9" w:rsidRPr="00864D30" w:rsidRDefault="001B25C2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Se</w:t>
      </w:r>
      <w:r w:rsidRPr="00864D30">
        <w:rPr>
          <w:rFonts w:ascii="Santander Text" w:hAnsi="Santander Text" w:cs="Arial"/>
          <w:sz w:val="21"/>
          <w:szCs w:val="21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não for poss</w:t>
      </w:r>
      <w:r w:rsidR="00CF0FFA" w:rsidRPr="00864D30">
        <w:rPr>
          <w:rFonts w:ascii="Santander Text" w:hAnsi="Santander Text" w:cs="Arial"/>
          <w:szCs w:val="18"/>
          <w:lang w:val="pt-PT"/>
        </w:rPr>
        <w:t>í</w:t>
      </w:r>
      <w:r w:rsidRPr="00864D30">
        <w:rPr>
          <w:rFonts w:ascii="Santander Text" w:hAnsi="Santander Text" w:cs="Arial"/>
          <w:szCs w:val="18"/>
          <w:lang w:val="pt-PT"/>
        </w:rPr>
        <w:t xml:space="preserve">vel o cálculo das emissões (por falta de informação dos </w:t>
      </w:r>
      <w:r w:rsidRPr="00864D30">
        <w:rPr>
          <w:rFonts w:ascii="Santander Text" w:hAnsi="Santander Text" w:cs="Arial"/>
          <w:i/>
          <w:szCs w:val="18"/>
          <w:lang w:val="pt-PT"/>
        </w:rPr>
        <w:t>inputs</w:t>
      </w:r>
      <w:r w:rsidRPr="00864D30">
        <w:rPr>
          <w:rFonts w:ascii="Santander Text" w:hAnsi="Santander Text" w:cs="Arial"/>
          <w:szCs w:val="18"/>
          <w:lang w:val="pt-PT"/>
        </w:rPr>
        <w:t>), deve-se avançar para a próxima metodologia</w:t>
      </w:r>
      <w:r w:rsidR="00AE28D3" w:rsidRPr="00864D30">
        <w:rPr>
          <w:rFonts w:ascii="Santander Text" w:hAnsi="Santander Text" w:cs="Arial"/>
          <w:szCs w:val="18"/>
          <w:lang w:val="pt-PT"/>
        </w:rPr>
        <w:t>. Se não for possível aplicar nenhuma das metodologias anteriores, os campos ‘</w:t>
      </w:r>
      <w:r w:rsidR="00AE28D3" w:rsidRPr="00864D30">
        <w:rPr>
          <w:rFonts w:ascii="Santander Text" w:hAnsi="Santander Text" w:cs="Arial"/>
          <w:i/>
          <w:szCs w:val="18"/>
          <w:lang w:val="pt-PT"/>
        </w:rPr>
        <w:t xml:space="preserve">scp1_emss’, ‘scp2_emss’ </w:t>
      </w:r>
      <w:r w:rsidR="00AE28D3" w:rsidRPr="00864D30">
        <w:rPr>
          <w:rFonts w:ascii="Santander Text" w:hAnsi="Santander Text" w:cs="Arial"/>
          <w:szCs w:val="18"/>
          <w:lang w:val="pt-PT"/>
        </w:rPr>
        <w:t>e</w:t>
      </w:r>
      <w:r w:rsidR="00AE28D3" w:rsidRPr="00864D30">
        <w:rPr>
          <w:rFonts w:ascii="Santander Text" w:hAnsi="Santander Text" w:cs="Arial"/>
          <w:i/>
          <w:szCs w:val="18"/>
          <w:lang w:val="pt-PT"/>
        </w:rPr>
        <w:t xml:space="preserve"> ‘scp3_emss’</w:t>
      </w:r>
      <w:r w:rsidR="00AE28D3" w:rsidRPr="00864D30">
        <w:rPr>
          <w:rFonts w:ascii="Santander Text" w:hAnsi="Santander Text" w:cs="Arial"/>
          <w:szCs w:val="18"/>
          <w:lang w:val="pt-PT"/>
        </w:rPr>
        <w:t xml:space="preserve"> deve</w:t>
      </w:r>
      <w:r w:rsidR="00891C1E" w:rsidRPr="00864D30">
        <w:rPr>
          <w:rFonts w:ascii="Santander Text" w:hAnsi="Santander Text" w:cs="Arial"/>
          <w:szCs w:val="18"/>
          <w:lang w:val="pt-PT"/>
        </w:rPr>
        <w:t xml:space="preserve">m ser aprovisionados a </w:t>
      </w:r>
      <w:r w:rsidR="00891C1E" w:rsidRPr="00864D30">
        <w:rPr>
          <w:rFonts w:ascii="Santander Text" w:hAnsi="Santander Text" w:cs="Arial"/>
          <w:i/>
          <w:szCs w:val="18"/>
          <w:lang w:val="pt-PT"/>
        </w:rPr>
        <w:t>NULL</w:t>
      </w:r>
      <w:r w:rsidR="00DE75B1" w:rsidRPr="00864D30">
        <w:rPr>
          <w:rFonts w:ascii="Santander Text" w:hAnsi="Santander Text" w:cs="Arial"/>
          <w:szCs w:val="18"/>
          <w:lang w:val="pt-PT"/>
        </w:rPr>
        <w:t>;</w:t>
      </w:r>
    </w:p>
    <w:p w14:paraId="01326419" w14:textId="4C56D5C5" w:rsidR="00283AC9" w:rsidRPr="00864D30" w:rsidRDefault="00283AC9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O campo ‘</w:t>
      </w:r>
      <w:r w:rsidRPr="00864D30">
        <w:rPr>
          <w:rFonts w:ascii="Santander Text" w:hAnsi="Santander Text" w:cs="Arial"/>
          <w:i/>
          <w:szCs w:val="18"/>
          <w:lang w:val="pt-PT"/>
        </w:rPr>
        <w:t>scp3_emss’</w:t>
      </w:r>
      <w:r w:rsidRPr="00864D30">
        <w:rPr>
          <w:rFonts w:ascii="Santander Text" w:hAnsi="Santander Text" w:cs="Arial"/>
          <w:szCs w:val="18"/>
          <w:lang w:val="pt-PT"/>
        </w:rPr>
        <w:t xml:space="preserve"> deve ser sempre aprovisionado a </w:t>
      </w:r>
      <w:r w:rsidRPr="00864D30">
        <w:rPr>
          <w:rFonts w:ascii="Santander Text" w:hAnsi="Santander Text" w:cs="Arial"/>
          <w:i/>
          <w:szCs w:val="18"/>
          <w:lang w:val="pt-PT"/>
        </w:rPr>
        <w:t>NULL</w:t>
      </w:r>
      <w:r w:rsidR="00DE75B1" w:rsidRPr="00864D30">
        <w:rPr>
          <w:rFonts w:ascii="Santander Text" w:hAnsi="Santander Text" w:cs="Arial"/>
          <w:szCs w:val="18"/>
          <w:lang w:val="pt-PT"/>
        </w:rPr>
        <w:t>;</w:t>
      </w:r>
    </w:p>
    <w:p w14:paraId="503A2760" w14:textId="56E2D8C3" w:rsidR="00A57562" w:rsidRPr="00864D30" w:rsidRDefault="00122D9D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Após o mapeamento descrito na alínea a), caso o </w:t>
      </w:r>
      <w:r w:rsidRPr="00864D30">
        <w:rPr>
          <w:rFonts w:ascii="Santander Text" w:hAnsi="Santander Text" w:cs="Arial"/>
          <w:i/>
          <w:szCs w:val="18"/>
          <w:lang w:val="pt-PT"/>
        </w:rPr>
        <w:t>’tipo_veiculo’</w:t>
      </w:r>
      <w:r w:rsidRPr="00864D30">
        <w:rPr>
          <w:rFonts w:ascii="Santander Text" w:hAnsi="Santander Text" w:cs="Arial"/>
          <w:szCs w:val="18"/>
          <w:lang w:val="pt-PT"/>
        </w:rPr>
        <w:t xml:space="preserve"> = ‘Not applicable’, os campos </w:t>
      </w:r>
      <w:r w:rsidRPr="00864D30">
        <w:rPr>
          <w:rFonts w:ascii="Santander Text" w:hAnsi="Santander Text" w:cs="Arial"/>
          <w:i/>
          <w:szCs w:val="18"/>
          <w:lang w:val="pt-PT"/>
        </w:rPr>
        <w:t>‘scp1_emss’, ‘scp2_emss’</w:t>
      </w:r>
      <w:r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szCs w:val="18"/>
          <w:lang w:val="pt-PT"/>
        </w:rPr>
        <w:t>scp3_emss’</w:t>
      </w:r>
      <w:r w:rsidRPr="00864D30">
        <w:rPr>
          <w:rFonts w:ascii="Santander Text" w:hAnsi="Santander Text" w:cs="Arial"/>
          <w:szCs w:val="18"/>
          <w:lang w:val="pt-PT"/>
        </w:rPr>
        <w:t xml:space="preserve"> devem ser aprovisionados a </w:t>
      </w:r>
      <w:r w:rsidRPr="00864D30">
        <w:rPr>
          <w:rFonts w:ascii="Santander Text" w:hAnsi="Santander Text" w:cs="Arial"/>
          <w:i/>
          <w:szCs w:val="18"/>
          <w:lang w:val="pt-PT"/>
        </w:rPr>
        <w:t>NULL</w:t>
      </w:r>
      <w:r w:rsidR="00DE75B1" w:rsidRPr="00864D30">
        <w:rPr>
          <w:rFonts w:ascii="Santander Text" w:hAnsi="Santander Text" w:cs="Arial"/>
          <w:szCs w:val="18"/>
          <w:lang w:val="pt-PT"/>
        </w:rPr>
        <w:t>.</w:t>
      </w:r>
      <w:r w:rsidR="009F4FD2" w:rsidRPr="00864D30">
        <w:rPr>
          <w:rFonts w:ascii="Santander Text" w:hAnsi="Santander Text" w:cs="Arial"/>
          <w:szCs w:val="18"/>
          <w:lang w:val="pt-PT"/>
        </w:rPr>
        <w:t xml:space="preserve"> </w:t>
      </w:r>
    </w:p>
    <w:p w14:paraId="6B94A63D" w14:textId="376F41CD" w:rsidR="00E46285" w:rsidRPr="00864D30" w:rsidRDefault="00011053" w:rsidP="007E3521">
      <w:pPr>
        <w:pStyle w:val="MyHeading3"/>
        <w:spacing w:after="120" w:line="360" w:lineRule="auto"/>
        <w:jc w:val="both"/>
        <w:rPr>
          <w:lang w:val="pt-PT"/>
        </w:rPr>
      </w:pPr>
      <w:r w:rsidRPr="00864D30">
        <w:rPr>
          <w:lang w:val="pt-PT"/>
        </w:rPr>
        <w:t>origem_scp1_emss, origem_scp2_emss e origem_scp3_emss</w:t>
      </w:r>
    </w:p>
    <w:p w14:paraId="2C0665C5" w14:textId="202DE5BA" w:rsidR="00B56FDE" w:rsidRPr="00864D30" w:rsidRDefault="00B56FDE" w:rsidP="007E3521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color w:val="000000" w:themeColor="text1"/>
          <w:sz w:val="18"/>
          <w:szCs w:val="18"/>
        </w:rPr>
      </w:pPr>
      <w:r w:rsidRPr="00864D30">
        <w:rPr>
          <w:rFonts w:ascii="Santander Text" w:hAnsi="Santander Text" w:cs="Arial"/>
          <w:color w:val="000000" w:themeColor="text1"/>
          <w:sz w:val="18"/>
          <w:szCs w:val="18"/>
        </w:rPr>
        <w:t xml:space="preserve">Estas variáveis serão aprovisionadas de acordo com as respetivas </w:t>
      </w:r>
      <w:r w:rsidRPr="00864D30">
        <w:rPr>
          <w:rFonts w:ascii="Santander Text" w:hAnsi="Santander Text" w:cs="Arial"/>
          <w:i/>
          <w:color w:val="000000" w:themeColor="text1"/>
          <w:sz w:val="18"/>
          <w:szCs w:val="18"/>
        </w:rPr>
        <w:t>scopes (scp1_emss’, ‘scp2_emss’ e ‘scp3_emss’).</w:t>
      </w:r>
    </w:p>
    <w:p w14:paraId="7240B617" w14:textId="57A28A14" w:rsidR="007634D2" w:rsidRPr="00864D30" w:rsidRDefault="007634D2" w:rsidP="007E3521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color w:val="000000" w:themeColor="text1"/>
          <w:sz w:val="18"/>
          <w:szCs w:val="18"/>
        </w:rPr>
      </w:pPr>
      <w:r w:rsidRPr="00864D30">
        <w:rPr>
          <w:rFonts w:ascii="Santander Text" w:hAnsi="Santander Text" w:cs="Arial"/>
          <w:color w:val="000000" w:themeColor="text1"/>
          <w:sz w:val="18"/>
          <w:szCs w:val="18"/>
        </w:rPr>
        <w:t>A variável ‘</w:t>
      </w:r>
      <w:r w:rsidRPr="00864D30">
        <w:rPr>
          <w:rFonts w:ascii="Santander Text" w:hAnsi="Santander Text" w:cs="Arial"/>
          <w:i/>
          <w:sz w:val="18"/>
          <w:szCs w:val="18"/>
        </w:rPr>
        <w:t>origem_scp3_emss’</w:t>
      </w:r>
      <w:r w:rsidRPr="00864D30">
        <w:rPr>
          <w:rFonts w:ascii="Santander Text" w:hAnsi="Santander Text" w:cs="Arial"/>
          <w:color w:val="000000" w:themeColor="text1"/>
          <w:sz w:val="18"/>
          <w:szCs w:val="18"/>
        </w:rPr>
        <w:t xml:space="preserve"> deverá ser aprovisionada sempre com o valor ‘Nao Aplicavel’</w:t>
      </w:r>
      <w:r w:rsidR="00B56FDE" w:rsidRPr="00864D30">
        <w:rPr>
          <w:rFonts w:ascii="Santander Text" w:hAnsi="Santander Text" w:cs="Arial"/>
          <w:color w:val="000000" w:themeColor="text1"/>
          <w:sz w:val="18"/>
          <w:szCs w:val="18"/>
        </w:rPr>
        <w:t>, dado que não é possível calcular as emissões de</w:t>
      </w:r>
      <w:r w:rsidR="00B56FDE" w:rsidRPr="00864D30">
        <w:rPr>
          <w:rFonts w:ascii="Santander Text" w:hAnsi="Santander Text" w:cs="Arial"/>
          <w:i/>
          <w:color w:val="000000" w:themeColor="text1"/>
          <w:sz w:val="18"/>
          <w:szCs w:val="18"/>
        </w:rPr>
        <w:t xml:space="preserve"> scope </w:t>
      </w:r>
      <w:r w:rsidR="00B56FDE" w:rsidRPr="00864D30">
        <w:rPr>
          <w:rFonts w:ascii="Santander Text" w:hAnsi="Santander Text" w:cs="Arial"/>
          <w:color w:val="000000" w:themeColor="text1"/>
          <w:sz w:val="18"/>
          <w:szCs w:val="18"/>
        </w:rPr>
        <w:t>3 (‘</w:t>
      </w:r>
      <w:r w:rsidR="00B56FDE" w:rsidRPr="00864D30">
        <w:rPr>
          <w:rFonts w:ascii="Santander Text" w:hAnsi="Santander Text" w:cs="Arial"/>
          <w:i/>
          <w:color w:val="000000" w:themeColor="text1"/>
          <w:sz w:val="18"/>
          <w:szCs w:val="18"/>
        </w:rPr>
        <w:t>scp3_emss’</w:t>
      </w:r>
      <w:r w:rsidR="00B56FDE" w:rsidRPr="00864D30">
        <w:rPr>
          <w:rFonts w:ascii="Santander Text" w:hAnsi="Santander Text" w:cs="Arial"/>
          <w:color w:val="000000" w:themeColor="text1"/>
          <w:sz w:val="18"/>
          <w:szCs w:val="18"/>
        </w:rPr>
        <w:t>)</w:t>
      </w:r>
      <w:r w:rsidR="00B56FDE" w:rsidRPr="00864D30">
        <w:rPr>
          <w:rFonts w:ascii="Santander Text" w:hAnsi="Santander Text" w:cs="Arial"/>
          <w:i/>
          <w:color w:val="000000" w:themeColor="text1"/>
          <w:sz w:val="18"/>
          <w:szCs w:val="18"/>
        </w:rPr>
        <w:t>.</w:t>
      </w:r>
    </w:p>
    <w:p w14:paraId="6F0C6B5B" w14:textId="268AC6BB" w:rsidR="00220D85" w:rsidRPr="00864D30" w:rsidRDefault="0069656D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Arial"/>
          <w:color w:val="000000" w:themeColor="text1"/>
          <w:sz w:val="18"/>
          <w:szCs w:val="18"/>
        </w:rPr>
      </w:pPr>
      <w:r w:rsidRPr="00864D30">
        <w:rPr>
          <w:rFonts w:ascii="Santander Text" w:hAnsi="Santander Text" w:cs="Arial"/>
          <w:color w:val="000000" w:themeColor="text1"/>
          <w:sz w:val="18"/>
          <w:szCs w:val="18"/>
        </w:rPr>
        <w:t>A</w:t>
      </w:r>
      <w:r w:rsidR="00011053" w:rsidRPr="00864D30">
        <w:rPr>
          <w:rFonts w:ascii="Santander Text" w:hAnsi="Santander Text" w:cs="Arial"/>
          <w:color w:val="000000" w:themeColor="text1"/>
          <w:sz w:val="18"/>
          <w:szCs w:val="18"/>
        </w:rPr>
        <w:t>s</w:t>
      </w:r>
      <w:r w:rsidRPr="00864D30">
        <w:rPr>
          <w:rFonts w:ascii="Santander Text" w:hAnsi="Santander Text" w:cs="Arial"/>
          <w:color w:val="000000" w:themeColor="text1"/>
          <w:sz w:val="18"/>
          <w:szCs w:val="18"/>
        </w:rPr>
        <w:t xml:space="preserve"> variáve</w:t>
      </w:r>
      <w:r w:rsidR="00011053" w:rsidRPr="00864D30">
        <w:rPr>
          <w:rFonts w:ascii="Santander Text" w:hAnsi="Santander Text" w:cs="Arial"/>
          <w:color w:val="000000" w:themeColor="text1"/>
          <w:sz w:val="18"/>
          <w:szCs w:val="18"/>
        </w:rPr>
        <w:t>is</w:t>
      </w:r>
      <w:r w:rsidRPr="00864D30">
        <w:rPr>
          <w:rFonts w:ascii="Santander Text" w:hAnsi="Santander Text" w:cs="Arial"/>
          <w:color w:val="000000" w:themeColor="text1"/>
          <w:sz w:val="18"/>
          <w:szCs w:val="18"/>
        </w:rPr>
        <w:t xml:space="preserve"> </w:t>
      </w:r>
      <w:r w:rsidR="00D50064" w:rsidRPr="00864D30">
        <w:rPr>
          <w:rFonts w:ascii="Santander Text" w:hAnsi="Santander Text" w:cs="Arial"/>
          <w:color w:val="000000" w:themeColor="text1"/>
          <w:sz w:val="18"/>
          <w:szCs w:val="18"/>
        </w:rPr>
        <w:t>‘</w:t>
      </w:r>
      <w:r w:rsidR="00D50064" w:rsidRPr="00864D30">
        <w:rPr>
          <w:rFonts w:ascii="Santander Text" w:hAnsi="Santander Text" w:cs="Arial"/>
          <w:i/>
          <w:sz w:val="18"/>
          <w:szCs w:val="18"/>
        </w:rPr>
        <w:t>origem_scp1_emss’</w:t>
      </w:r>
      <w:r w:rsidR="00D50064" w:rsidRPr="00864D30">
        <w:rPr>
          <w:rFonts w:ascii="Santander Text" w:hAnsi="Santander Text" w:cs="Arial"/>
          <w:sz w:val="18"/>
          <w:szCs w:val="18"/>
        </w:rPr>
        <w:t xml:space="preserve"> e ‘</w:t>
      </w:r>
      <w:r w:rsidR="00D50064" w:rsidRPr="00864D30">
        <w:rPr>
          <w:rFonts w:ascii="Santander Text" w:hAnsi="Santander Text" w:cs="Arial"/>
          <w:i/>
          <w:sz w:val="18"/>
          <w:szCs w:val="18"/>
        </w:rPr>
        <w:t>origem_scp2_emss’</w:t>
      </w:r>
      <w:r w:rsidR="00D50064" w:rsidRPr="00864D30">
        <w:rPr>
          <w:rFonts w:ascii="Santander Text" w:hAnsi="Santander Text" w:cs="Arial"/>
        </w:rPr>
        <w:t xml:space="preserve"> </w:t>
      </w:r>
      <w:r w:rsidRPr="00864D30">
        <w:rPr>
          <w:rFonts w:ascii="Santander Text" w:hAnsi="Santander Text" w:cs="Arial"/>
          <w:color w:val="000000" w:themeColor="text1"/>
          <w:sz w:val="18"/>
          <w:szCs w:val="18"/>
        </w:rPr>
        <w:t>deve</w:t>
      </w:r>
      <w:r w:rsidR="00011053" w:rsidRPr="00864D30">
        <w:rPr>
          <w:rFonts w:ascii="Santander Text" w:hAnsi="Santander Text" w:cs="Arial"/>
          <w:color w:val="000000" w:themeColor="text1"/>
          <w:sz w:val="18"/>
          <w:szCs w:val="18"/>
        </w:rPr>
        <w:t>m</w:t>
      </w:r>
      <w:r w:rsidRPr="00864D30">
        <w:rPr>
          <w:rFonts w:ascii="Santander Text" w:hAnsi="Santander Text" w:cs="Arial"/>
          <w:color w:val="000000" w:themeColor="text1"/>
          <w:sz w:val="18"/>
          <w:szCs w:val="18"/>
        </w:rPr>
        <w:t xml:space="preserve"> ser aprovisionada</w:t>
      </w:r>
      <w:r w:rsidR="009E148A" w:rsidRPr="00864D30">
        <w:rPr>
          <w:rFonts w:ascii="Santander Text" w:hAnsi="Santander Text" w:cs="Arial"/>
          <w:color w:val="000000" w:themeColor="text1"/>
          <w:sz w:val="18"/>
          <w:szCs w:val="18"/>
        </w:rPr>
        <w:t>s</w:t>
      </w:r>
      <w:r w:rsidRPr="00864D30">
        <w:rPr>
          <w:rFonts w:ascii="Santander Text" w:hAnsi="Santander Text" w:cs="Arial"/>
          <w:color w:val="000000" w:themeColor="text1"/>
          <w:sz w:val="18"/>
          <w:szCs w:val="18"/>
        </w:rPr>
        <w:t xml:space="preserve"> com o</w:t>
      </w:r>
      <w:r w:rsidR="0010701A" w:rsidRPr="00864D30">
        <w:rPr>
          <w:rFonts w:ascii="Santander Text" w:hAnsi="Santander Text" w:cs="Arial"/>
          <w:color w:val="000000" w:themeColor="text1"/>
          <w:sz w:val="18"/>
          <w:szCs w:val="18"/>
        </w:rPr>
        <w:t>s</w:t>
      </w:r>
      <w:r w:rsidR="00D50064" w:rsidRPr="00864D30">
        <w:rPr>
          <w:rFonts w:ascii="Santander Text" w:hAnsi="Santander Text" w:cs="Arial"/>
          <w:color w:val="000000" w:themeColor="text1"/>
          <w:sz w:val="18"/>
          <w:szCs w:val="18"/>
        </w:rPr>
        <w:t xml:space="preserve"> seguintes</w:t>
      </w:r>
      <w:r w:rsidRPr="00864D30">
        <w:rPr>
          <w:rFonts w:ascii="Santander Text" w:hAnsi="Santander Text" w:cs="Arial"/>
          <w:color w:val="000000" w:themeColor="text1"/>
          <w:sz w:val="18"/>
          <w:szCs w:val="18"/>
        </w:rPr>
        <w:t xml:space="preserve"> valor</w:t>
      </w:r>
      <w:r w:rsidR="0010701A" w:rsidRPr="00864D30">
        <w:rPr>
          <w:rFonts w:ascii="Santander Text" w:hAnsi="Santander Text" w:cs="Arial"/>
          <w:color w:val="000000" w:themeColor="text1"/>
          <w:sz w:val="18"/>
          <w:szCs w:val="18"/>
        </w:rPr>
        <w:t>es</w:t>
      </w:r>
      <w:r w:rsidR="007634D2" w:rsidRPr="00864D30">
        <w:rPr>
          <w:rFonts w:ascii="Santander Text" w:hAnsi="Santander Text" w:cs="Arial"/>
          <w:color w:val="000000" w:themeColor="text1"/>
          <w:sz w:val="18"/>
          <w:szCs w:val="18"/>
        </w:rPr>
        <w:t>:</w:t>
      </w:r>
    </w:p>
    <w:p w14:paraId="417EEA88" w14:textId="63B95F60" w:rsidR="00220D85" w:rsidRPr="00864D30" w:rsidRDefault="00220D85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Caso 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 w:eastAsia="pt-PT"/>
        </w:rPr>
        <w:t xml:space="preserve">não seja possível 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seguir nenhuma das abordagens [</w:t>
      </w:r>
      <w:r w:rsidRPr="00864D30">
        <w:rPr>
          <w:rFonts w:ascii="Santander Text" w:hAnsi="Santander Text" w:cs="Arial"/>
          <w:szCs w:val="18"/>
          <w:lang w:val="pt-PT"/>
        </w:rPr>
        <w:t xml:space="preserve">‘scp1_emss’, ‘scp2_emss’ e ‘scp3_emss’ = NULL e </w:t>
      </w:r>
      <w:r w:rsidRPr="00864D30">
        <w:rPr>
          <w:rFonts w:ascii="Santander Text" w:hAnsi="Santander Text" w:cs="Arial"/>
          <w:i/>
          <w:szCs w:val="18"/>
          <w:lang w:val="pt-PT"/>
        </w:rPr>
        <w:t>’tipo_veiculo’</w:t>
      </w:r>
      <w:r w:rsidRPr="00864D30">
        <w:rPr>
          <w:rFonts w:ascii="Santander Text" w:hAnsi="Santander Text" w:cs="Arial"/>
          <w:szCs w:val="18"/>
          <w:lang w:val="pt-PT"/>
        </w:rPr>
        <w:t xml:space="preserve"> &lt;&gt; ‘Not applicable’], os campos </w:t>
      </w:r>
      <w:r w:rsidRPr="00864D30">
        <w:rPr>
          <w:rFonts w:ascii="Santander Text" w:hAnsi="Santander Text" w:cs="Arial"/>
          <w:color w:val="000000" w:themeColor="text1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origem_scp1_emss</w:t>
      </w:r>
      <w:r w:rsidRPr="00864D30">
        <w:rPr>
          <w:rFonts w:ascii="Santander Text" w:hAnsi="Santander Text" w:cs="Arial"/>
          <w:szCs w:val="18"/>
          <w:lang w:val="pt-PT"/>
        </w:rPr>
        <w:t>’ e ‘</w:t>
      </w:r>
      <w:r w:rsidRPr="00864D30">
        <w:rPr>
          <w:rFonts w:ascii="Santander Text" w:hAnsi="Santander Text" w:cs="Arial"/>
          <w:i/>
          <w:szCs w:val="18"/>
          <w:lang w:val="pt-PT"/>
        </w:rPr>
        <w:t>origem_scp2_emss’</w:t>
      </w:r>
      <w:r w:rsidRPr="00864D30">
        <w:rPr>
          <w:rFonts w:ascii="Santander Text" w:hAnsi="Santander Text" w:cs="Arial"/>
          <w:szCs w:val="18"/>
          <w:lang w:val="pt-PT"/>
        </w:rPr>
        <w:t xml:space="preserve"> devem ser aprovisionados com ‘MISS’</w:t>
      </w:r>
      <w:r w:rsidR="00DE75B1" w:rsidRPr="00864D30">
        <w:rPr>
          <w:rFonts w:ascii="Santander Text" w:hAnsi="Santander Text" w:cs="Arial"/>
          <w:szCs w:val="18"/>
          <w:lang w:val="pt-PT"/>
        </w:rPr>
        <w:t>;</w:t>
      </w:r>
    </w:p>
    <w:p w14:paraId="3DD2ADD5" w14:textId="2D5C8703" w:rsidR="00220D85" w:rsidRPr="00864D30" w:rsidRDefault="00220D85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Caso ‘</w:t>
      </w:r>
      <w:r w:rsidRPr="00864D30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szCs w:val="18"/>
          <w:lang w:val="pt-PT"/>
        </w:rPr>
        <w:t>scp3_emss’</w:t>
      </w:r>
      <w:r w:rsidRPr="00864D30">
        <w:rPr>
          <w:rFonts w:ascii="Santander Text" w:hAnsi="Santander Text" w:cs="Arial"/>
          <w:szCs w:val="18"/>
          <w:lang w:val="pt-PT"/>
        </w:rPr>
        <w:t xml:space="preserve"> = </w:t>
      </w:r>
      <w:r w:rsidRPr="00864D30">
        <w:rPr>
          <w:rFonts w:ascii="Santander Text" w:hAnsi="Santander Text" w:cs="Arial"/>
          <w:i/>
          <w:szCs w:val="18"/>
          <w:lang w:val="pt-PT"/>
        </w:rPr>
        <w:t>NULL</w:t>
      </w:r>
      <w:r w:rsidRPr="00864D30">
        <w:rPr>
          <w:rFonts w:ascii="Santander Text" w:hAnsi="Santander Text" w:cs="Arial"/>
          <w:szCs w:val="18"/>
          <w:lang w:val="pt-PT"/>
        </w:rPr>
        <w:t xml:space="preserve"> e </w:t>
      </w:r>
      <w:r w:rsidRPr="00864D30">
        <w:rPr>
          <w:rFonts w:ascii="Santander Text" w:hAnsi="Santander Text" w:cs="Arial"/>
          <w:i/>
          <w:szCs w:val="18"/>
          <w:lang w:val="pt-PT"/>
        </w:rPr>
        <w:t>’tipo_</w:t>
      </w:r>
      <w:r w:rsidRPr="00864D30">
        <w:rPr>
          <w:rFonts w:ascii="Santander Text" w:hAnsi="Santander Text" w:cs="Arial"/>
          <w:szCs w:val="18"/>
          <w:lang w:val="pt-PT"/>
        </w:rPr>
        <w:t xml:space="preserve">veiculo’ = ‘Not applicable’, os campos </w:t>
      </w:r>
      <w:r w:rsidRPr="00864D30">
        <w:rPr>
          <w:rFonts w:ascii="Santander Text" w:hAnsi="Santander Text" w:cs="Arial"/>
          <w:i/>
          <w:color w:val="000000" w:themeColor="text1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origem_scp1_emss’</w:t>
      </w:r>
      <w:r w:rsidRPr="00864D30">
        <w:rPr>
          <w:rFonts w:ascii="Santander Text" w:hAnsi="Santander Text" w:cs="Arial"/>
          <w:szCs w:val="18"/>
          <w:lang w:val="pt-PT"/>
        </w:rPr>
        <w:t xml:space="preserve"> e </w:t>
      </w:r>
      <w:r w:rsidRPr="00864D30">
        <w:rPr>
          <w:rFonts w:ascii="Santander Text" w:hAnsi="Santander Text" w:cs="Arial"/>
          <w:i/>
          <w:szCs w:val="18"/>
          <w:lang w:val="pt-PT"/>
        </w:rPr>
        <w:t>‘origem_scp2_emss’</w:t>
      </w:r>
      <w:r w:rsidRPr="00864D30">
        <w:rPr>
          <w:rFonts w:ascii="Santander Text" w:hAnsi="Santander Text" w:cs="Arial"/>
          <w:szCs w:val="18"/>
          <w:lang w:val="pt-PT"/>
        </w:rPr>
        <w:t xml:space="preserve"> devem ser aprovisionados com ‘</w:t>
      </w:r>
      <w:r w:rsidR="003C33B2" w:rsidRPr="00864D30">
        <w:rPr>
          <w:rFonts w:ascii="Santander Text" w:hAnsi="Santander Text" w:cs="Arial"/>
          <w:szCs w:val="18"/>
          <w:lang w:val="pt-PT"/>
        </w:rPr>
        <w:t>MISS</w:t>
      </w:r>
      <w:r w:rsidRPr="00864D30">
        <w:rPr>
          <w:rFonts w:ascii="Santander Text" w:hAnsi="Santander Text" w:cs="Arial"/>
          <w:szCs w:val="18"/>
          <w:lang w:val="pt-PT"/>
        </w:rPr>
        <w:t>’</w:t>
      </w:r>
      <w:r w:rsidR="0005563F" w:rsidRPr="00864D30">
        <w:rPr>
          <w:rFonts w:ascii="Santander Text" w:hAnsi="Santander Text" w:cs="Arial"/>
          <w:szCs w:val="18"/>
          <w:lang w:val="pt-PT"/>
        </w:rPr>
        <w:t>;</w:t>
      </w:r>
    </w:p>
    <w:p w14:paraId="6219C175" w14:textId="6BA85DF5" w:rsidR="00220D85" w:rsidRPr="00864D30" w:rsidRDefault="00220D85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Caso um dos campos ‘</w:t>
      </w:r>
      <w:r w:rsidRPr="00864D30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864D30">
        <w:rPr>
          <w:rFonts w:ascii="Santander Text" w:hAnsi="Santander Text" w:cs="Arial"/>
          <w:szCs w:val="18"/>
          <w:lang w:val="pt-PT"/>
        </w:rPr>
        <w:t xml:space="preserve"> esteja aprovisionado </w:t>
      </w:r>
      <w:r w:rsidR="00B56FDE" w:rsidRPr="00864D30">
        <w:rPr>
          <w:rFonts w:ascii="Santander Text" w:hAnsi="Santander Text" w:cs="Arial"/>
          <w:szCs w:val="18"/>
          <w:lang w:val="pt-PT"/>
        </w:rPr>
        <w:t xml:space="preserve">com valor </w:t>
      </w:r>
      <w:r w:rsidRPr="00864D30">
        <w:rPr>
          <w:rFonts w:ascii="Santander Text" w:hAnsi="Santander Text" w:cs="Arial"/>
          <w:szCs w:val="18"/>
          <w:lang w:val="pt-PT"/>
        </w:rPr>
        <w:t xml:space="preserve">e </w:t>
      </w:r>
      <w:r w:rsidR="00B56FDE" w:rsidRPr="00864D30">
        <w:rPr>
          <w:rFonts w:ascii="Santander Text" w:hAnsi="Santander Text" w:cs="Arial"/>
          <w:szCs w:val="18"/>
          <w:lang w:val="pt-PT"/>
        </w:rPr>
        <w:t>o outro a</w:t>
      </w:r>
      <w:r w:rsidRPr="00864D30">
        <w:rPr>
          <w:rFonts w:ascii="Santander Text" w:hAnsi="Santander Text" w:cs="Arial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i/>
          <w:szCs w:val="18"/>
          <w:lang w:val="pt-PT"/>
        </w:rPr>
        <w:t>NULL</w:t>
      </w:r>
      <w:r w:rsidRPr="00864D30">
        <w:rPr>
          <w:rFonts w:ascii="Santander Text" w:hAnsi="Santander Text" w:cs="Arial"/>
          <w:szCs w:val="18"/>
          <w:lang w:val="pt-PT"/>
        </w:rPr>
        <w:t xml:space="preserve">, o </w:t>
      </w:r>
      <w:r w:rsidR="00B56FDE" w:rsidRPr="00864D30">
        <w:rPr>
          <w:rFonts w:ascii="Santander Text" w:hAnsi="Santander Text" w:cs="Arial"/>
          <w:szCs w:val="18"/>
          <w:lang w:val="pt-PT"/>
        </w:rPr>
        <w:t xml:space="preserve">campo </w:t>
      </w:r>
      <w:r w:rsidRPr="00864D30">
        <w:rPr>
          <w:rFonts w:ascii="Santander Text" w:hAnsi="Santander Text" w:cs="Arial"/>
          <w:szCs w:val="18"/>
          <w:lang w:val="pt-PT"/>
        </w:rPr>
        <w:t xml:space="preserve">que estiver a </w:t>
      </w:r>
      <w:r w:rsidRPr="00864D30">
        <w:rPr>
          <w:rFonts w:ascii="Santander Text" w:hAnsi="Santander Text" w:cs="Arial"/>
          <w:i/>
          <w:szCs w:val="18"/>
          <w:lang w:val="pt-PT"/>
        </w:rPr>
        <w:t>NULL</w:t>
      </w:r>
      <w:r w:rsidRPr="00864D30">
        <w:rPr>
          <w:rFonts w:ascii="Santander Text" w:hAnsi="Santander Text" w:cs="Arial"/>
          <w:szCs w:val="18"/>
          <w:lang w:val="pt-PT"/>
        </w:rPr>
        <w:t xml:space="preserve"> deve ser aprovisionado</w:t>
      </w:r>
      <w:r w:rsidR="00580093" w:rsidRPr="00864D30">
        <w:rPr>
          <w:rFonts w:ascii="Santander Text" w:hAnsi="Santander Text" w:cs="Arial"/>
          <w:szCs w:val="18"/>
          <w:lang w:val="pt-PT"/>
        </w:rPr>
        <w:t xml:space="preserve"> no restivo campo de origem</w:t>
      </w:r>
      <w:r w:rsidRPr="00864D30">
        <w:rPr>
          <w:rFonts w:ascii="Santander Text" w:hAnsi="Santander Text" w:cs="Arial"/>
          <w:szCs w:val="18"/>
          <w:lang w:val="pt-PT"/>
        </w:rPr>
        <w:t xml:space="preserve"> com ‘Nao Aplicavel’. </w:t>
      </w:r>
      <w:r w:rsidR="00B56FDE" w:rsidRPr="00864D30">
        <w:rPr>
          <w:rFonts w:ascii="Santander Text" w:hAnsi="Santander Text" w:cs="Arial"/>
          <w:szCs w:val="18"/>
          <w:lang w:val="pt-PT"/>
        </w:rPr>
        <w:t>Para o</w:t>
      </w:r>
      <w:r w:rsidRPr="00864D30">
        <w:rPr>
          <w:rFonts w:ascii="Santander Text" w:hAnsi="Santander Text" w:cs="Arial"/>
          <w:szCs w:val="18"/>
          <w:lang w:val="pt-PT"/>
        </w:rPr>
        <w:t xml:space="preserve"> </w:t>
      </w:r>
      <w:r w:rsidR="00B56FDE" w:rsidRPr="00864D30">
        <w:rPr>
          <w:rFonts w:ascii="Santander Text" w:hAnsi="Santander Text" w:cs="Arial"/>
          <w:szCs w:val="18"/>
          <w:lang w:val="pt-PT"/>
        </w:rPr>
        <w:t xml:space="preserve">campo </w:t>
      </w:r>
      <w:r w:rsidRPr="00864D30">
        <w:rPr>
          <w:rFonts w:ascii="Santander Text" w:hAnsi="Santander Text" w:cs="Arial"/>
          <w:szCs w:val="18"/>
          <w:lang w:val="pt-PT"/>
        </w:rPr>
        <w:t>que estiver preenchido</w:t>
      </w:r>
      <w:r w:rsidR="00B56FDE" w:rsidRPr="00864D30">
        <w:rPr>
          <w:rFonts w:ascii="Santander Text" w:hAnsi="Santander Text" w:cs="Arial"/>
          <w:szCs w:val="18"/>
          <w:lang w:val="pt-PT"/>
        </w:rPr>
        <w:t>,</w:t>
      </w:r>
      <w:r w:rsidRPr="00864D30">
        <w:rPr>
          <w:rFonts w:ascii="Santander Text" w:hAnsi="Santander Text" w:cs="Arial"/>
          <w:szCs w:val="18"/>
          <w:lang w:val="pt-PT"/>
        </w:rPr>
        <w:t xml:space="preserve"> </w:t>
      </w:r>
      <w:r w:rsidR="00B56FDE" w:rsidRPr="00864D30">
        <w:rPr>
          <w:rFonts w:ascii="Santander Text" w:hAnsi="Santander Text" w:cs="Arial"/>
          <w:szCs w:val="18"/>
          <w:lang w:val="pt-PT"/>
        </w:rPr>
        <w:t>o r</w:t>
      </w:r>
      <w:r w:rsidR="00580093" w:rsidRPr="00864D30">
        <w:rPr>
          <w:rFonts w:ascii="Santander Text" w:hAnsi="Santander Text" w:cs="Arial"/>
          <w:szCs w:val="18"/>
          <w:lang w:val="pt-PT"/>
        </w:rPr>
        <w:t>espetivo campo de origem</w:t>
      </w:r>
      <w:r w:rsidRPr="00864D30">
        <w:rPr>
          <w:rFonts w:ascii="Santander Text" w:hAnsi="Santander Text" w:cs="Arial"/>
          <w:szCs w:val="18"/>
          <w:lang w:val="pt-PT"/>
        </w:rPr>
        <w:t xml:space="preserve"> </w:t>
      </w:r>
      <w:r w:rsidR="00B56FDE" w:rsidRPr="00864D30">
        <w:rPr>
          <w:rFonts w:ascii="Santander Text" w:hAnsi="Santander Text" w:cs="Arial"/>
          <w:szCs w:val="18"/>
          <w:lang w:val="pt-PT"/>
        </w:rPr>
        <w:t>(‘</w:t>
      </w:r>
      <w:r w:rsidR="00B56FDE" w:rsidRPr="00864D30">
        <w:rPr>
          <w:rFonts w:ascii="Santander Text" w:hAnsi="Santander Text"/>
          <w:i/>
          <w:lang w:val="pt-PT"/>
        </w:rPr>
        <w:t>origem_scp1_emss’</w:t>
      </w:r>
      <w:r w:rsidR="00B56FDE" w:rsidRPr="00864D30">
        <w:rPr>
          <w:rFonts w:ascii="Santander Text" w:hAnsi="Santander Text"/>
          <w:lang w:val="pt-PT"/>
        </w:rPr>
        <w:t xml:space="preserve"> ou ‘</w:t>
      </w:r>
      <w:r w:rsidR="00B56FDE" w:rsidRPr="00864D30">
        <w:rPr>
          <w:rFonts w:ascii="Santander Text" w:hAnsi="Santander Text"/>
          <w:i/>
          <w:lang w:val="pt-PT"/>
        </w:rPr>
        <w:t>origem_scp2_emss’</w:t>
      </w:r>
      <w:r w:rsidR="00B56FDE" w:rsidRPr="00864D30">
        <w:rPr>
          <w:rFonts w:ascii="Santander Text" w:hAnsi="Santander Text"/>
          <w:lang w:val="pt-PT"/>
        </w:rPr>
        <w:t xml:space="preserve">) deverá assumir os seguintes valores, </w:t>
      </w:r>
      <w:r w:rsidRPr="00864D30">
        <w:rPr>
          <w:rFonts w:ascii="Santander Text" w:hAnsi="Santander Text" w:cs="Arial"/>
          <w:szCs w:val="18"/>
          <w:lang w:val="pt-PT"/>
        </w:rPr>
        <w:t>de acordo com a metodologia aplicada:</w:t>
      </w:r>
    </w:p>
    <w:p w14:paraId="5DE0C9D9" w14:textId="35298082" w:rsidR="00122D9D" w:rsidRPr="00864D30" w:rsidRDefault="005E46CD" w:rsidP="008E5B92">
      <w:pPr>
        <w:numPr>
          <w:ilvl w:val="0"/>
          <w:numId w:val="12"/>
        </w:numPr>
        <w:spacing w:line="360" w:lineRule="auto"/>
        <w:jc w:val="both"/>
        <w:rPr>
          <w:rFonts w:ascii="Santander Text" w:eastAsia="Times New Roman" w:hAnsi="Santander Text" w:cs="Arial"/>
          <w:color w:val="000000"/>
          <w:szCs w:val="18"/>
          <w:lang w:val="pt-PT" w:eastAsia="pt-PT"/>
        </w:rPr>
      </w:pPr>
      <w:r w:rsidRPr="00864D30">
        <w:rPr>
          <w:rFonts w:ascii="Santander Text" w:eastAsia="Times New Roman" w:hAnsi="Santander Text" w:cs="Arial"/>
          <w:i/>
          <w:color w:val="000000"/>
          <w:szCs w:val="18"/>
          <w:lang w:val="pt-PT" w:eastAsia="pt-PT"/>
        </w:rPr>
        <w:t>‘</w:t>
      </w:r>
      <w:r w:rsidR="00122D9D" w:rsidRPr="00864D30">
        <w:rPr>
          <w:rFonts w:ascii="Santander Text" w:eastAsia="Times New Roman" w:hAnsi="Santander Text" w:cs="Arial"/>
          <w:i/>
          <w:color w:val="000000"/>
          <w:szCs w:val="18"/>
          <w:lang w:val="pt-PT" w:eastAsia="pt-PT"/>
        </w:rPr>
        <w:t>MVL_DQS1_1</w:t>
      </w:r>
      <w:r w:rsidR="00122D9D" w:rsidRPr="00864D30">
        <w:rPr>
          <w:rFonts w:ascii="Santander Text" w:eastAsia="Times New Roman" w:hAnsi="Santander Text" w:cs="Arial"/>
          <w:i/>
          <w:szCs w:val="18"/>
          <w:lang w:val="pt-PT" w:eastAsia="pt-PT"/>
        </w:rPr>
        <w:t>A</w:t>
      </w:r>
      <w:r w:rsidR="00122D9D" w:rsidRPr="00864D30">
        <w:rPr>
          <w:rFonts w:ascii="Santander Text" w:eastAsia="Times New Roman" w:hAnsi="Santander Text" w:cs="Arial"/>
          <w:i/>
          <w:color w:val="000000"/>
          <w:szCs w:val="18"/>
          <w:lang w:val="pt-PT" w:eastAsia="pt-PT"/>
        </w:rPr>
        <w:t>’</w:t>
      </w:r>
      <w:r w:rsidR="00122D9D"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, caso seja possível aplicar a abordagem descrita em </w:t>
      </w:r>
      <w:r w:rsidR="00F324B4" w:rsidRPr="00864D30">
        <w:rPr>
          <w:rFonts w:ascii="Santander Text" w:hAnsi="Santander Text" w:cs="Arial"/>
          <w:b/>
          <w:bCs/>
          <w:szCs w:val="18"/>
          <w:lang w:val="pt-PT"/>
        </w:rPr>
        <w:t>5</w:t>
      </w:r>
      <w:r w:rsidR="00B81418" w:rsidRPr="00864D30">
        <w:rPr>
          <w:rFonts w:ascii="Santander Text" w:hAnsi="Santander Text" w:cs="Arial"/>
          <w:b/>
          <w:bCs/>
          <w:szCs w:val="18"/>
          <w:lang w:val="es-ES"/>
        </w:rPr>
        <w:t>.1.3.2.1.1</w:t>
      </w:r>
      <w:r w:rsidR="00122D9D"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.;</w:t>
      </w:r>
    </w:p>
    <w:p w14:paraId="13AC6446" w14:textId="1433C27D" w:rsidR="00122D9D" w:rsidRPr="00864D30" w:rsidRDefault="00122D9D" w:rsidP="008E5B92">
      <w:pPr>
        <w:numPr>
          <w:ilvl w:val="0"/>
          <w:numId w:val="12"/>
        </w:numPr>
        <w:spacing w:line="360" w:lineRule="auto"/>
        <w:jc w:val="both"/>
        <w:rPr>
          <w:rFonts w:ascii="Santander Text" w:eastAsia="Times New Roman" w:hAnsi="Santander Text" w:cs="Arial"/>
          <w:color w:val="000000"/>
          <w:szCs w:val="18"/>
          <w:lang w:val="pt-PT" w:eastAsia="pt-PT"/>
        </w:rPr>
      </w:pPr>
      <w:r w:rsidRPr="00864D30">
        <w:rPr>
          <w:rFonts w:ascii="Santander Text" w:eastAsia="Times New Roman" w:hAnsi="Santander Text" w:cs="Arial"/>
          <w:i/>
          <w:color w:val="000000"/>
          <w:szCs w:val="18"/>
          <w:lang w:val="pt-PT" w:eastAsia="pt-PT"/>
        </w:rPr>
        <w:t>‘MVL_DQS1_1</w:t>
      </w:r>
      <w:r w:rsidRPr="00864D30">
        <w:rPr>
          <w:rFonts w:ascii="Santander Text" w:eastAsia="Times New Roman" w:hAnsi="Santander Text" w:cs="Arial"/>
          <w:i/>
          <w:szCs w:val="18"/>
          <w:lang w:val="pt-PT" w:eastAsia="pt-PT"/>
        </w:rPr>
        <w:t>B</w:t>
      </w:r>
      <w:r w:rsidRPr="00864D30">
        <w:rPr>
          <w:rFonts w:ascii="Santander Text" w:eastAsia="Times New Roman" w:hAnsi="Santander Text" w:cs="Arial"/>
          <w:i/>
          <w:color w:val="000000"/>
          <w:szCs w:val="18"/>
          <w:lang w:val="pt-PT" w:eastAsia="pt-PT"/>
        </w:rPr>
        <w:t>’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, caso seja possível aplicar a abordagem descrita em </w:t>
      </w:r>
      <w:r w:rsidR="00F324B4" w:rsidRPr="00864D30">
        <w:rPr>
          <w:rFonts w:ascii="Santander Text" w:hAnsi="Santander Text" w:cs="Arial"/>
          <w:b/>
          <w:bCs/>
          <w:szCs w:val="18"/>
          <w:lang w:val="pt-PT"/>
        </w:rPr>
        <w:t>5</w:t>
      </w:r>
      <w:r w:rsidR="00B81418" w:rsidRPr="00864D30">
        <w:rPr>
          <w:rFonts w:ascii="Santander Text" w:hAnsi="Santander Text" w:cs="Arial"/>
          <w:b/>
          <w:bCs/>
          <w:szCs w:val="18"/>
          <w:lang w:val="es-ES"/>
        </w:rPr>
        <w:t>.1.3.2.1.2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.;</w:t>
      </w:r>
    </w:p>
    <w:p w14:paraId="578F8E1F" w14:textId="20B8DEEC" w:rsidR="00122D9D" w:rsidRPr="00864D30" w:rsidRDefault="00122D9D" w:rsidP="008E5B92">
      <w:pPr>
        <w:numPr>
          <w:ilvl w:val="0"/>
          <w:numId w:val="12"/>
        </w:numPr>
        <w:spacing w:line="360" w:lineRule="auto"/>
        <w:jc w:val="both"/>
        <w:rPr>
          <w:rFonts w:ascii="Santander Text" w:eastAsia="Times New Roman" w:hAnsi="Santander Text" w:cs="Arial"/>
          <w:color w:val="000000"/>
          <w:szCs w:val="18"/>
          <w:lang w:val="pt-PT" w:eastAsia="pt-PT"/>
        </w:rPr>
      </w:pPr>
      <w:r w:rsidRPr="00864D30">
        <w:rPr>
          <w:rFonts w:ascii="Santander Text" w:eastAsia="Times New Roman" w:hAnsi="Santander Text" w:cs="Arial"/>
          <w:i/>
          <w:color w:val="000000"/>
          <w:szCs w:val="18"/>
          <w:lang w:val="pt-PT" w:eastAsia="pt-PT"/>
        </w:rPr>
        <w:t>‘MVL_DQS2_2</w:t>
      </w:r>
      <w:r w:rsidRPr="00864D30">
        <w:rPr>
          <w:rFonts w:ascii="Santander Text" w:eastAsia="Times New Roman" w:hAnsi="Santander Text" w:cs="Arial"/>
          <w:i/>
          <w:szCs w:val="18"/>
          <w:lang w:val="pt-PT" w:eastAsia="pt-PT"/>
        </w:rPr>
        <w:t>A</w:t>
      </w:r>
      <w:r w:rsidRPr="00864D30">
        <w:rPr>
          <w:rFonts w:ascii="Santander Text" w:eastAsia="Times New Roman" w:hAnsi="Santander Text" w:cs="Arial"/>
          <w:i/>
          <w:color w:val="000000"/>
          <w:szCs w:val="18"/>
          <w:lang w:val="pt-PT" w:eastAsia="pt-PT"/>
        </w:rPr>
        <w:t>’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, caso seja possível aplicar a abordagem descrita em </w:t>
      </w:r>
      <w:r w:rsidR="00F324B4" w:rsidRPr="00864D30">
        <w:rPr>
          <w:rFonts w:ascii="Santander Text" w:hAnsi="Santander Text" w:cs="Arial"/>
          <w:b/>
          <w:bCs/>
          <w:szCs w:val="18"/>
          <w:lang w:val="pt-PT"/>
        </w:rPr>
        <w:t>5</w:t>
      </w:r>
      <w:r w:rsidR="00B81418" w:rsidRPr="00864D30">
        <w:rPr>
          <w:rFonts w:ascii="Santander Text" w:hAnsi="Santander Text" w:cs="Arial"/>
          <w:b/>
          <w:bCs/>
          <w:szCs w:val="18"/>
          <w:lang w:val="es-ES"/>
        </w:rPr>
        <w:t>.1.3.2.2.1</w:t>
      </w:r>
      <w:r w:rsidR="00B56FDE" w:rsidRPr="00864D30">
        <w:rPr>
          <w:rFonts w:ascii="Santander Text" w:hAnsi="Santander Text" w:cs="Arial"/>
          <w:b/>
          <w:bCs/>
          <w:szCs w:val="18"/>
          <w:lang w:val="es-ES"/>
        </w:rPr>
        <w:t>.</w:t>
      </w:r>
      <w:r w:rsidR="00B81418" w:rsidRPr="00864D30">
        <w:rPr>
          <w:rFonts w:ascii="Santander Text" w:hAnsi="Santander Text" w:cs="Arial"/>
          <w:b/>
          <w:bCs/>
          <w:szCs w:val="18"/>
          <w:lang w:val="es-ES"/>
        </w:rPr>
        <w:t>;</w:t>
      </w:r>
    </w:p>
    <w:p w14:paraId="394C1A0C" w14:textId="6F4CCF56" w:rsidR="00122D9D" w:rsidRPr="00864D30" w:rsidRDefault="00122D9D" w:rsidP="008E5B92">
      <w:pPr>
        <w:numPr>
          <w:ilvl w:val="0"/>
          <w:numId w:val="12"/>
        </w:numPr>
        <w:spacing w:line="360" w:lineRule="auto"/>
        <w:jc w:val="both"/>
        <w:rPr>
          <w:rFonts w:ascii="Santander Text" w:eastAsia="Times New Roman" w:hAnsi="Santander Text" w:cs="Arial"/>
          <w:color w:val="000000"/>
          <w:szCs w:val="18"/>
          <w:lang w:val="pt-PT" w:eastAsia="pt-PT"/>
        </w:rPr>
      </w:pPr>
      <w:r w:rsidRPr="00864D30">
        <w:rPr>
          <w:rFonts w:ascii="Santander Text" w:eastAsia="Times New Roman" w:hAnsi="Santander Text" w:cs="Arial"/>
          <w:i/>
          <w:color w:val="000000"/>
          <w:szCs w:val="18"/>
          <w:lang w:val="pt-PT" w:eastAsia="pt-PT"/>
        </w:rPr>
        <w:t>‘MVL_DQS3_2</w:t>
      </w:r>
      <w:r w:rsidRPr="00864D30">
        <w:rPr>
          <w:rFonts w:ascii="Santander Text" w:eastAsia="Times New Roman" w:hAnsi="Santander Text" w:cs="Arial"/>
          <w:i/>
          <w:szCs w:val="18"/>
          <w:lang w:val="pt-PT" w:eastAsia="pt-PT"/>
        </w:rPr>
        <w:t>B</w:t>
      </w:r>
      <w:r w:rsidRPr="00864D30">
        <w:rPr>
          <w:rFonts w:ascii="Santander Text" w:eastAsia="Times New Roman" w:hAnsi="Santander Text" w:cs="Arial"/>
          <w:i/>
          <w:color w:val="000000"/>
          <w:szCs w:val="18"/>
          <w:lang w:val="pt-PT" w:eastAsia="pt-PT"/>
        </w:rPr>
        <w:t>’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, caso seja possível aplicar a abordagem descrita em </w:t>
      </w:r>
      <w:r w:rsidR="00F324B4" w:rsidRPr="00864D30">
        <w:rPr>
          <w:rFonts w:ascii="Santander Text" w:hAnsi="Santander Text" w:cs="Arial"/>
          <w:b/>
          <w:bCs/>
          <w:szCs w:val="18"/>
          <w:lang w:val="pt-PT"/>
        </w:rPr>
        <w:t>5</w:t>
      </w:r>
      <w:r w:rsidR="00B81418" w:rsidRPr="00864D30">
        <w:rPr>
          <w:rFonts w:ascii="Santander Text" w:hAnsi="Santander Text" w:cs="Arial"/>
          <w:b/>
          <w:bCs/>
          <w:szCs w:val="18"/>
          <w:lang w:val="es-ES"/>
        </w:rPr>
        <w:t>.1.3.2.2.2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.;</w:t>
      </w:r>
    </w:p>
    <w:p w14:paraId="37900F95" w14:textId="70BAFAA5" w:rsidR="00122D9D" w:rsidRPr="00864D30" w:rsidRDefault="00122D9D" w:rsidP="008E5B92">
      <w:pPr>
        <w:numPr>
          <w:ilvl w:val="0"/>
          <w:numId w:val="12"/>
        </w:numPr>
        <w:spacing w:line="360" w:lineRule="auto"/>
        <w:jc w:val="both"/>
        <w:rPr>
          <w:rFonts w:ascii="Santander Text" w:eastAsia="Times New Roman" w:hAnsi="Santander Text" w:cs="Arial"/>
          <w:color w:val="000000"/>
          <w:szCs w:val="18"/>
          <w:lang w:val="pt-PT" w:eastAsia="pt-PT"/>
        </w:rPr>
      </w:pPr>
      <w:r w:rsidRPr="00864D30">
        <w:rPr>
          <w:rFonts w:ascii="Santander Text" w:eastAsia="Times New Roman" w:hAnsi="Santander Text" w:cs="Arial"/>
          <w:i/>
          <w:color w:val="000000"/>
          <w:szCs w:val="18"/>
          <w:lang w:val="pt-PT" w:eastAsia="pt-PT"/>
        </w:rPr>
        <w:t>‘MVL_DQS4_</w:t>
      </w:r>
      <w:r w:rsidRPr="00864D30">
        <w:rPr>
          <w:rFonts w:ascii="Santander Text" w:eastAsia="Times New Roman" w:hAnsi="Santander Text" w:cs="Arial"/>
          <w:i/>
          <w:szCs w:val="18"/>
          <w:lang w:val="pt-PT" w:eastAsia="pt-PT"/>
        </w:rPr>
        <w:t>3A</w:t>
      </w:r>
      <w:r w:rsidRPr="00864D30">
        <w:rPr>
          <w:rFonts w:ascii="Santander Text" w:eastAsia="Times New Roman" w:hAnsi="Santander Text" w:cs="Arial"/>
          <w:i/>
          <w:color w:val="000000"/>
          <w:szCs w:val="18"/>
          <w:lang w:val="pt-PT" w:eastAsia="pt-PT"/>
        </w:rPr>
        <w:t>’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, caso seja seguida a abordagem descrita em </w:t>
      </w:r>
      <w:r w:rsidR="00F324B4" w:rsidRPr="00864D30">
        <w:rPr>
          <w:rFonts w:ascii="Santander Text" w:hAnsi="Santander Text" w:cs="Arial"/>
          <w:b/>
          <w:bCs/>
          <w:szCs w:val="18"/>
          <w:lang w:val="pt-PT"/>
        </w:rPr>
        <w:t>5</w:t>
      </w:r>
      <w:r w:rsidR="00B81418" w:rsidRPr="00864D30">
        <w:rPr>
          <w:rFonts w:ascii="Santander Text" w:hAnsi="Santander Text" w:cs="Arial"/>
          <w:b/>
          <w:bCs/>
          <w:szCs w:val="18"/>
          <w:lang w:val="es-ES"/>
        </w:rPr>
        <w:t>.1.3.2.3.1</w:t>
      </w:r>
      <w:r w:rsidR="00B56FDE" w:rsidRPr="00864D30">
        <w:rPr>
          <w:rFonts w:ascii="Santander Text" w:hAnsi="Santander Text" w:cs="Arial"/>
          <w:b/>
          <w:bCs/>
          <w:szCs w:val="18"/>
          <w:lang w:val="es-ES"/>
        </w:rPr>
        <w:t>.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; </w:t>
      </w:r>
    </w:p>
    <w:p w14:paraId="07FB0EC5" w14:textId="50B852E3" w:rsidR="00891C1E" w:rsidRPr="00864D30" w:rsidRDefault="00122D9D" w:rsidP="008E5B92">
      <w:pPr>
        <w:numPr>
          <w:ilvl w:val="0"/>
          <w:numId w:val="12"/>
        </w:numPr>
        <w:spacing w:line="360" w:lineRule="auto"/>
        <w:jc w:val="both"/>
        <w:rPr>
          <w:lang w:val="pt-PT"/>
        </w:rPr>
      </w:pPr>
      <w:r w:rsidRPr="00864D30">
        <w:rPr>
          <w:rFonts w:ascii="Santander Text" w:eastAsia="Times New Roman" w:hAnsi="Santander Text" w:cs="Arial"/>
          <w:i/>
          <w:color w:val="000000"/>
          <w:szCs w:val="18"/>
          <w:lang w:val="pt-PT" w:eastAsia="pt-PT"/>
        </w:rPr>
        <w:t>‘MVL_DQS5_3</w:t>
      </w:r>
      <w:r w:rsidRPr="00864D30">
        <w:rPr>
          <w:rFonts w:ascii="Santander Text" w:eastAsia="Times New Roman" w:hAnsi="Santander Text" w:cs="Arial"/>
          <w:i/>
          <w:szCs w:val="18"/>
          <w:lang w:val="pt-PT" w:eastAsia="pt-PT"/>
        </w:rPr>
        <w:t>B</w:t>
      </w:r>
      <w:r w:rsidRPr="00864D30">
        <w:rPr>
          <w:rFonts w:ascii="Santander Text" w:eastAsia="Times New Roman" w:hAnsi="Santander Text" w:cs="Arial"/>
          <w:i/>
          <w:color w:val="000000"/>
          <w:szCs w:val="18"/>
          <w:lang w:val="pt-PT" w:eastAsia="pt-PT"/>
        </w:rPr>
        <w:t>’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, caso seja seguida a abordagem descrita em </w:t>
      </w:r>
      <w:r w:rsidR="00F324B4" w:rsidRPr="00864D30">
        <w:rPr>
          <w:rFonts w:ascii="Santander Text" w:hAnsi="Santander Text" w:cs="Arial"/>
          <w:b/>
          <w:bCs/>
          <w:szCs w:val="18"/>
          <w:lang w:val="es-ES"/>
        </w:rPr>
        <w:t>5</w:t>
      </w:r>
      <w:r w:rsidR="00B81418" w:rsidRPr="00864D30">
        <w:rPr>
          <w:rFonts w:ascii="Santander Text" w:hAnsi="Santander Text" w:cs="Arial"/>
          <w:b/>
          <w:bCs/>
          <w:szCs w:val="18"/>
          <w:lang w:val="es-ES"/>
        </w:rPr>
        <w:t>.1.3.2.3.2</w:t>
      </w:r>
      <w:r w:rsidR="00DE75B1" w:rsidRPr="00864D30">
        <w:rPr>
          <w:rFonts w:ascii="Santander Text" w:eastAsia="Times New Roman" w:hAnsi="Santander Text" w:cs="Arial"/>
          <w:color w:val="000000"/>
          <w:szCs w:val="18"/>
          <w:lang w:val="es-ES" w:eastAsia="pt-PT"/>
        </w:rPr>
        <w:t>.</w:t>
      </w:r>
    </w:p>
    <w:p w14:paraId="67B4A13A" w14:textId="1A95F0E8" w:rsidR="00DE000D" w:rsidRPr="00864D30" w:rsidRDefault="008435E7" w:rsidP="007E3521">
      <w:pPr>
        <w:pStyle w:val="MyHeading3"/>
        <w:spacing w:after="120" w:line="360" w:lineRule="auto"/>
        <w:rPr>
          <w:lang w:val="pt-PT"/>
        </w:rPr>
      </w:pPr>
      <w:r w:rsidRPr="00864D30">
        <w:rPr>
          <w:lang w:val="pt-PT"/>
        </w:rPr>
        <w:t>u</w:t>
      </w:r>
      <w:r w:rsidR="00DE000D" w:rsidRPr="00864D30">
        <w:rPr>
          <w:lang w:val="pt-PT"/>
        </w:rPr>
        <w:t>nidade_funcional_scp1_emss, unidade_funcional_scp2_emss e unidade_funcional_scp3_emss</w:t>
      </w:r>
    </w:p>
    <w:p w14:paraId="4533779D" w14:textId="51FFC418" w:rsidR="00220D85" w:rsidRPr="00864D30" w:rsidRDefault="00891C1E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Os campos </w:t>
      </w:r>
      <w:r w:rsidR="00DE75B1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unidade_funcional_scp1_emss</w:t>
      </w:r>
      <w:r w:rsidR="00DE75B1" w:rsidRPr="00864D30">
        <w:rPr>
          <w:rFonts w:ascii="Santander Text" w:hAnsi="Santander Text" w:cs="Arial"/>
          <w:i/>
          <w:lang w:val="pt-PT"/>
        </w:rPr>
        <w:t>’</w:t>
      </w:r>
      <w:r w:rsidRPr="00864D30">
        <w:rPr>
          <w:rFonts w:ascii="Santander Text" w:hAnsi="Santander Text" w:cs="Arial"/>
          <w:i/>
          <w:lang w:val="pt-PT"/>
        </w:rPr>
        <w:t xml:space="preserve">, </w:t>
      </w:r>
      <w:r w:rsidR="00DE75B1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unidade_funcional_scp2_emss</w:t>
      </w:r>
      <w:r w:rsidR="00DE75B1" w:rsidRPr="00864D30">
        <w:rPr>
          <w:rFonts w:ascii="Santander Text" w:hAnsi="Santander Text" w:cs="Arial"/>
          <w:i/>
          <w:lang w:val="pt-PT"/>
        </w:rPr>
        <w:t>’</w:t>
      </w:r>
      <w:r w:rsidRPr="00864D30">
        <w:rPr>
          <w:rFonts w:ascii="Santander Text" w:hAnsi="Santander Text" w:cs="Arial"/>
          <w:i/>
          <w:lang w:val="pt-PT"/>
        </w:rPr>
        <w:t xml:space="preserve">, </w:t>
      </w:r>
      <w:r w:rsidR="00DE75B1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unidade_funcional_scp3_emss</w:t>
      </w:r>
      <w:r w:rsidR="00DE75B1" w:rsidRPr="00864D30">
        <w:rPr>
          <w:rFonts w:ascii="Santander Text" w:hAnsi="Santander Text" w:cs="Arial"/>
          <w:i/>
          <w:lang w:val="pt-PT"/>
        </w:rPr>
        <w:t>’</w:t>
      </w:r>
      <w:r w:rsidRPr="00864D30">
        <w:rPr>
          <w:rFonts w:ascii="Santander Text" w:hAnsi="Santander Text" w:cs="Arial"/>
          <w:i/>
          <w:lang w:val="pt-PT"/>
        </w:rPr>
        <w:t xml:space="preserve"> </w:t>
      </w:r>
      <w:r w:rsidRPr="00864D30">
        <w:rPr>
          <w:rFonts w:ascii="Santander Text" w:hAnsi="Santander Text" w:cs="Arial"/>
          <w:lang w:val="pt-PT"/>
        </w:rPr>
        <w:t xml:space="preserve">estão preenchidos sempre que aos campos </w:t>
      </w:r>
      <w:r w:rsidR="00DE75B1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scp1_emss</w:t>
      </w:r>
      <w:r w:rsidR="00DE75B1" w:rsidRPr="00864D30">
        <w:rPr>
          <w:rFonts w:ascii="Santander Text" w:hAnsi="Santander Text" w:cs="Arial"/>
          <w:i/>
          <w:lang w:val="pt-PT"/>
        </w:rPr>
        <w:t>’</w:t>
      </w:r>
      <w:r w:rsidRPr="00864D30">
        <w:rPr>
          <w:rFonts w:ascii="Santander Text" w:hAnsi="Santander Text" w:cs="Arial"/>
          <w:i/>
          <w:lang w:val="pt-PT"/>
        </w:rPr>
        <w:t xml:space="preserve">, </w:t>
      </w:r>
      <w:r w:rsidR="00DE75B1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scp2_emss</w:t>
      </w:r>
      <w:r w:rsidR="00DE75B1" w:rsidRPr="00864D30">
        <w:rPr>
          <w:rFonts w:ascii="Santander Text" w:hAnsi="Santander Text" w:cs="Arial"/>
          <w:i/>
          <w:lang w:val="pt-PT"/>
        </w:rPr>
        <w:t>’</w:t>
      </w:r>
      <w:r w:rsidRPr="00864D30">
        <w:rPr>
          <w:rFonts w:ascii="Santander Text" w:hAnsi="Santander Text" w:cs="Arial"/>
          <w:i/>
          <w:lang w:val="pt-PT"/>
        </w:rPr>
        <w:t xml:space="preserve"> </w:t>
      </w:r>
      <w:r w:rsidRPr="00864D30">
        <w:rPr>
          <w:rFonts w:ascii="Santander Text" w:hAnsi="Santander Text" w:cs="Arial"/>
          <w:lang w:val="pt-PT"/>
        </w:rPr>
        <w:t>e</w:t>
      </w:r>
      <w:r w:rsidRPr="00864D30">
        <w:rPr>
          <w:rFonts w:ascii="Santander Text" w:hAnsi="Santander Text" w:cs="Arial"/>
          <w:i/>
          <w:lang w:val="pt-PT"/>
        </w:rPr>
        <w:t xml:space="preserve"> </w:t>
      </w:r>
      <w:r w:rsidR="00DE75B1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scp3_emss</w:t>
      </w:r>
      <w:r w:rsidR="00DE75B1" w:rsidRPr="00864D30">
        <w:rPr>
          <w:rFonts w:ascii="Santander Text" w:hAnsi="Santander Text" w:cs="Arial"/>
          <w:i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 xml:space="preserve"> (respetivamente) seja possível associar um valor.</w:t>
      </w:r>
    </w:p>
    <w:p w14:paraId="3C9BD722" w14:textId="11CE9B99" w:rsidR="00E46285" w:rsidRPr="00864D30" w:rsidRDefault="005F2FC3" w:rsidP="007E3521">
      <w:pPr>
        <w:pStyle w:val="MyHeading1"/>
        <w:spacing w:after="120" w:line="360" w:lineRule="auto"/>
        <w:jc w:val="both"/>
        <w:rPr>
          <w:i/>
          <w:lang w:val="pt-PT"/>
        </w:rPr>
      </w:pPr>
      <w:bookmarkStart w:id="406" w:name="_Toc143871832"/>
      <w:bookmarkStart w:id="407" w:name="_Toc194943230"/>
      <w:r w:rsidRPr="00864D30">
        <w:rPr>
          <w:lang w:val="pt-PT"/>
        </w:rPr>
        <w:t xml:space="preserve">Emissões por </w:t>
      </w:r>
      <w:r w:rsidR="00364BED" w:rsidRPr="00864D30">
        <w:rPr>
          <w:lang w:val="pt-PT"/>
        </w:rPr>
        <w:t>país/</w:t>
      </w:r>
      <w:r w:rsidRPr="00864D30">
        <w:rPr>
          <w:lang w:val="pt-PT"/>
        </w:rPr>
        <w:t>marca/modelo</w:t>
      </w:r>
      <w:r w:rsidR="009C3795" w:rsidRPr="00864D30">
        <w:rPr>
          <w:lang w:val="pt-PT"/>
        </w:rPr>
        <w:t>/subgrupo</w:t>
      </w:r>
      <w:r w:rsidRPr="00864D30">
        <w:rPr>
          <w:lang w:val="pt-PT"/>
        </w:rPr>
        <w:t xml:space="preserve"> </w:t>
      </w:r>
      <w:r w:rsidR="006243C0" w:rsidRPr="00864D30">
        <w:rPr>
          <w:lang w:val="pt-PT"/>
        </w:rPr>
        <w:t>–</w:t>
      </w:r>
      <w:r w:rsidR="00CD28D9" w:rsidRPr="00864D30">
        <w:rPr>
          <w:i/>
          <w:lang w:val="pt-PT"/>
        </w:rPr>
        <w:t>modesg_inp_emss_vcls</w:t>
      </w:r>
      <w:bookmarkEnd w:id="406"/>
      <w:bookmarkEnd w:id="407"/>
    </w:p>
    <w:p w14:paraId="599F5238" w14:textId="3B32AE32" w:rsidR="00FD5208" w:rsidRPr="00864D30" w:rsidRDefault="00495AFA" w:rsidP="007E3521">
      <w:pPr>
        <w:spacing w:line="360" w:lineRule="auto"/>
        <w:jc w:val="both"/>
        <w:rPr>
          <w:rFonts w:ascii="Santander Text" w:hAnsi="Santander Text" w:cs="Arial"/>
          <w:i/>
          <w:iCs/>
          <w:lang w:val="pt-PT"/>
        </w:rPr>
      </w:pPr>
      <w:r w:rsidRPr="00864D30">
        <w:rPr>
          <w:rFonts w:ascii="Santander Text" w:hAnsi="Santander Text" w:cs="Arial"/>
          <w:lang w:val="pt-PT"/>
        </w:rPr>
        <w:t>Est</w:t>
      </w:r>
      <w:r w:rsidR="00CD28D9" w:rsidRPr="00864D30">
        <w:rPr>
          <w:rFonts w:ascii="Santander Text" w:hAnsi="Santander Text" w:cs="Arial"/>
          <w:lang w:val="pt-PT"/>
        </w:rPr>
        <w:t xml:space="preserve">e </w:t>
      </w:r>
      <w:r w:rsidR="00CD28D9" w:rsidRPr="00864D30">
        <w:rPr>
          <w:rFonts w:ascii="Santander Text" w:hAnsi="Santander Text" w:cs="Arial"/>
          <w:i/>
          <w:lang w:val="pt-PT"/>
        </w:rPr>
        <w:t>input</w:t>
      </w:r>
      <w:r w:rsidR="00CD28D9" w:rsidRPr="00864D30">
        <w:rPr>
          <w:rFonts w:ascii="Santander Text" w:hAnsi="Santander Text" w:cs="Arial"/>
          <w:lang w:val="pt-PT"/>
        </w:rPr>
        <w:t xml:space="preserve"> </w:t>
      </w:r>
      <w:r w:rsidRPr="00864D30">
        <w:rPr>
          <w:rFonts w:ascii="Santander Text" w:hAnsi="Santander Text" w:cs="Arial"/>
          <w:lang w:val="pt-PT"/>
        </w:rPr>
        <w:t xml:space="preserve">permite aos utilizadores de negócio </w:t>
      </w:r>
      <w:r w:rsidR="00364BED" w:rsidRPr="00864D30">
        <w:rPr>
          <w:rFonts w:ascii="Santander Text" w:hAnsi="Santander Text" w:cs="Arial"/>
          <w:lang w:val="pt-PT"/>
        </w:rPr>
        <w:t xml:space="preserve">carregar </w:t>
      </w:r>
      <w:r w:rsidRPr="00864D30">
        <w:rPr>
          <w:rFonts w:ascii="Santander Text" w:hAnsi="Santander Text" w:cs="Arial"/>
          <w:lang w:val="pt-PT"/>
        </w:rPr>
        <w:t>a informação sobre os fatores de emissão por país,</w:t>
      </w:r>
      <w:r w:rsidR="009C3795" w:rsidRPr="00864D30">
        <w:rPr>
          <w:rFonts w:ascii="Santander Text" w:hAnsi="Santander Text" w:cs="Arial"/>
          <w:lang w:val="pt-PT"/>
        </w:rPr>
        <w:t xml:space="preserve"> região, estado</w:t>
      </w:r>
      <w:r w:rsidRPr="00864D30">
        <w:rPr>
          <w:rFonts w:ascii="Santander Text" w:hAnsi="Santander Text" w:cs="Arial"/>
          <w:lang w:val="pt-PT"/>
        </w:rPr>
        <w:t xml:space="preserve"> marca</w:t>
      </w:r>
      <w:r w:rsidR="009C3795" w:rsidRPr="00864D30">
        <w:rPr>
          <w:rFonts w:ascii="Santander Text" w:hAnsi="Santander Text" w:cs="Arial"/>
          <w:lang w:val="pt-PT"/>
        </w:rPr>
        <w:t>,</w:t>
      </w:r>
      <w:r w:rsidR="00DE75B1" w:rsidRPr="00864D30">
        <w:rPr>
          <w:rFonts w:ascii="Santander Text" w:hAnsi="Santander Text" w:cs="Arial"/>
          <w:lang w:val="pt-PT"/>
        </w:rPr>
        <w:t xml:space="preserve"> </w:t>
      </w:r>
      <w:r w:rsidRPr="00864D30">
        <w:rPr>
          <w:rFonts w:ascii="Santander Text" w:hAnsi="Santander Text" w:cs="Arial"/>
          <w:lang w:val="pt-PT"/>
        </w:rPr>
        <w:t>modelo</w:t>
      </w:r>
      <w:r w:rsidR="00FB1B22" w:rsidRPr="00864D30">
        <w:rPr>
          <w:rFonts w:ascii="Santander Text" w:hAnsi="Santander Text" w:cs="Arial"/>
          <w:lang w:val="pt-PT"/>
        </w:rPr>
        <w:t>,</w:t>
      </w:r>
      <w:r w:rsidR="009C3795" w:rsidRPr="00864D30">
        <w:rPr>
          <w:rFonts w:ascii="Santander Text" w:hAnsi="Santander Text" w:cs="Arial"/>
          <w:lang w:val="pt-PT"/>
        </w:rPr>
        <w:t xml:space="preserve"> tipo de veículo, tipo de motor, nome unidade funcional e subgrupo</w:t>
      </w:r>
      <w:r w:rsidRPr="00864D30">
        <w:rPr>
          <w:rFonts w:ascii="Santander Text" w:hAnsi="Santander Text" w:cs="Arial"/>
          <w:lang w:val="pt-PT"/>
        </w:rPr>
        <w:t>. Será assim possível usar estes dados para estimar as emissões financiadas em casos em que as emissões relatadas não sejam disponibilizadas.</w:t>
      </w:r>
      <w:r w:rsidR="00FD5208" w:rsidRPr="00864D30">
        <w:rPr>
          <w:rFonts w:ascii="Santander Text" w:hAnsi="Santander Text" w:cs="Arial"/>
          <w:lang w:val="pt-PT"/>
        </w:rPr>
        <w:t xml:space="preserve"> O seu </w:t>
      </w:r>
      <w:r w:rsidR="00027146" w:rsidRPr="00864D30">
        <w:rPr>
          <w:rFonts w:ascii="Santander Text" w:hAnsi="Santander Text" w:cs="Arial"/>
          <w:lang w:val="pt-PT"/>
        </w:rPr>
        <w:t xml:space="preserve">Modelo de </w:t>
      </w:r>
      <w:r w:rsidR="00091047" w:rsidRPr="00864D30">
        <w:rPr>
          <w:rFonts w:ascii="Santander Text" w:hAnsi="Santander Text" w:cs="Arial"/>
          <w:lang w:val="pt-PT"/>
        </w:rPr>
        <w:t>D</w:t>
      </w:r>
      <w:r w:rsidR="00027146" w:rsidRPr="00864D30">
        <w:rPr>
          <w:rFonts w:ascii="Santander Text" w:hAnsi="Santander Text" w:cs="Arial"/>
          <w:lang w:val="pt-PT"/>
        </w:rPr>
        <w:t>ados</w:t>
      </w:r>
      <w:r w:rsidR="00FD5208" w:rsidRPr="00864D30">
        <w:rPr>
          <w:rFonts w:ascii="Santander Text" w:hAnsi="Santander Text" w:cs="Arial"/>
          <w:lang w:val="pt-PT"/>
        </w:rPr>
        <w:t xml:space="preserve"> encontra-se detalhado no ficheiro </w:t>
      </w:r>
      <w:r w:rsidR="00DE75B1" w:rsidRPr="00864D30">
        <w:rPr>
          <w:rFonts w:ascii="Santander Text" w:hAnsi="Santander Text" w:cs="Arial"/>
          <w:lang w:val="pt-PT"/>
        </w:rPr>
        <w:t>“</w:t>
      </w:r>
      <w:r w:rsidR="00F85DDC" w:rsidRPr="00864D30">
        <w:rPr>
          <w:rFonts w:ascii="Santander Text" w:hAnsi="Santander Text" w:cs="Arial"/>
          <w:iCs/>
          <w:lang w:val="pt-PT"/>
        </w:rPr>
        <w:t xml:space="preserve">BST ESG </w:t>
      </w:r>
      <w:r w:rsidR="00027146" w:rsidRPr="00864D30">
        <w:rPr>
          <w:rFonts w:ascii="Santander Text" w:hAnsi="Santander Text" w:cs="Arial"/>
          <w:iCs/>
          <w:lang w:val="pt-PT"/>
        </w:rPr>
        <w:t>Modelo de dados</w:t>
      </w:r>
      <w:r w:rsidR="00F85DDC" w:rsidRPr="00864D30">
        <w:rPr>
          <w:rFonts w:ascii="Santander Text" w:hAnsi="Santander Text" w:cs="Arial"/>
          <w:iCs/>
          <w:lang w:val="pt-PT"/>
        </w:rPr>
        <w:t>.xlsx</w:t>
      </w:r>
      <w:r w:rsidR="00DE75B1" w:rsidRPr="00864D30">
        <w:rPr>
          <w:rFonts w:ascii="Santander Text" w:hAnsi="Santander Text" w:cs="Arial"/>
          <w:iCs/>
          <w:lang w:val="pt-PT"/>
        </w:rPr>
        <w:t>”</w:t>
      </w:r>
      <w:r w:rsidR="00F85DDC" w:rsidRPr="00864D30">
        <w:rPr>
          <w:rFonts w:ascii="Santander Text" w:hAnsi="Santander Text" w:cs="Arial"/>
          <w:i/>
          <w:iCs/>
          <w:lang w:val="pt-PT"/>
        </w:rPr>
        <w:t>.</w:t>
      </w:r>
    </w:p>
    <w:p w14:paraId="69F282B7" w14:textId="13963262" w:rsidR="00173C9F" w:rsidRPr="00864D30" w:rsidRDefault="00173C9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Esta informação é disponibilizada pel</w:t>
      </w:r>
      <w:r w:rsidR="002C4C68" w:rsidRPr="00864D30">
        <w:rPr>
          <w:rFonts w:ascii="Santander Text" w:hAnsi="Santander Text" w:cs="Arial"/>
          <w:lang w:val="pt-PT"/>
        </w:rPr>
        <w:t>o</w:t>
      </w:r>
      <w:r w:rsidRPr="00864D30">
        <w:rPr>
          <w:rFonts w:ascii="Santander Text" w:hAnsi="Santander Text" w:cs="Arial"/>
          <w:lang w:val="pt-PT"/>
        </w:rPr>
        <w:t xml:space="preserve"> </w:t>
      </w:r>
      <w:r w:rsidR="002C4C68" w:rsidRPr="00864D30">
        <w:rPr>
          <w:rFonts w:ascii="Santander Text" w:hAnsi="Santander Text" w:cs="Arial"/>
          <w:lang w:val="pt-PT"/>
        </w:rPr>
        <w:t>PCAF (</w:t>
      </w:r>
      <w:r w:rsidR="002C4C68" w:rsidRPr="00864D30">
        <w:rPr>
          <w:rFonts w:ascii="Santander Text" w:hAnsi="Santander Text" w:cs="Arial"/>
          <w:i/>
          <w:iCs/>
          <w:lang w:val="pt-PT"/>
        </w:rPr>
        <w:t>Partnership for Carbon Accounting Financials</w:t>
      </w:r>
      <w:r w:rsidR="002C4C68" w:rsidRPr="00864D30">
        <w:rPr>
          <w:rFonts w:ascii="Santander Text" w:hAnsi="Santander Text" w:cs="Arial"/>
          <w:lang w:val="pt-PT"/>
        </w:rPr>
        <w:t>)</w:t>
      </w:r>
      <w:r w:rsidR="0058327A" w:rsidRPr="00864D30">
        <w:rPr>
          <w:rFonts w:ascii="Santander Text" w:hAnsi="Santander Text" w:cs="Arial"/>
          <w:lang w:val="pt-PT"/>
        </w:rPr>
        <w:t>.</w:t>
      </w:r>
    </w:p>
    <w:p w14:paraId="4D9D0DF3" w14:textId="2BF5A2BB" w:rsidR="00B1101A" w:rsidRPr="00864D30" w:rsidRDefault="00495AF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Tratando-se de uma tabela de </w:t>
      </w:r>
      <w:r w:rsidR="00553023" w:rsidRPr="00864D30">
        <w:rPr>
          <w:rFonts w:ascii="Santander Text" w:hAnsi="Santander Text" w:cs="Arial"/>
          <w:i/>
          <w:lang w:val="pt-PT"/>
        </w:rPr>
        <w:t>input</w:t>
      </w:r>
      <w:r w:rsidRPr="00864D30">
        <w:rPr>
          <w:rFonts w:ascii="Santander Text" w:hAnsi="Santander Text" w:cs="Arial"/>
          <w:lang w:val="pt-PT"/>
        </w:rPr>
        <w:t xml:space="preserve">, esta deverá ser atualizada tirando partido das funcionalidades do </w:t>
      </w:r>
      <w:r w:rsidR="00DE75B1" w:rsidRPr="00864D30">
        <w:rPr>
          <w:rFonts w:ascii="Santander Text" w:hAnsi="Santander Text" w:cs="Arial"/>
          <w:i/>
          <w:lang w:val="pt-PT"/>
        </w:rPr>
        <w:t>front</w:t>
      </w:r>
      <w:r w:rsidR="00DE75B1" w:rsidRPr="00864D30">
        <w:rPr>
          <w:rFonts w:ascii="Santander Text" w:hAnsi="Santander Text" w:cs="Arial"/>
          <w:lang w:val="pt-PT"/>
        </w:rPr>
        <w:t xml:space="preserve"> </w:t>
      </w:r>
      <w:r w:rsidRPr="00864D30">
        <w:rPr>
          <w:rFonts w:ascii="Santander Text" w:hAnsi="Santander Text" w:cs="Arial"/>
          <w:lang w:val="pt-PT"/>
        </w:rPr>
        <w:t xml:space="preserve">do </w:t>
      </w:r>
      <w:r w:rsidRPr="00864D30">
        <w:rPr>
          <w:rFonts w:ascii="Santander Text" w:hAnsi="Santander Text" w:cs="Arial"/>
          <w:i/>
          <w:lang w:val="pt-PT"/>
        </w:rPr>
        <w:t>Data Lake</w:t>
      </w:r>
      <w:r w:rsidRPr="00864D30">
        <w:rPr>
          <w:rFonts w:ascii="Santander Text" w:hAnsi="Santander Text" w:cs="Arial"/>
          <w:lang w:val="pt-PT"/>
        </w:rPr>
        <w:t>.</w:t>
      </w:r>
      <w:r w:rsidR="00B1101A" w:rsidRPr="00864D30">
        <w:rPr>
          <w:rFonts w:ascii="Santander Text" w:hAnsi="Santander Text" w:cs="Arial"/>
          <w:lang w:val="pt-PT"/>
        </w:rPr>
        <w:t xml:space="preserve"> A atualização da tabela pode ser garantida a partir de duas formas distintas, escolhendo em cada momento uma das seguintes:</w:t>
      </w:r>
    </w:p>
    <w:p w14:paraId="1D2D1000" w14:textId="4620B8CA" w:rsidR="00B1101A" w:rsidRPr="00864D30" w:rsidRDefault="00B1101A" w:rsidP="008E5B92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Importação de um ficheiro massivo com tod</w:t>
      </w:r>
      <w:r w:rsidR="00F85DDC" w:rsidRPr="00864D30">
        <w:rPr>
          <w:rFonts w:ascii="Santander Text" w:hAnsi="Santander Text" w:cs="Arial"/>
          <w:lang w:val="pt-PT"/>
        </w:rPr>
        <w:t>os os registos</w:t>
      </w:r>
      <w:r w:rsidRPr="00864D30">
        <w:rPr>
          <w:rFonts w:ascii="Santander Text" w:hAnsi="Santander Text" w:cs="Arial"/>
          <w:lang w:val="pt-PT"/>
        </w:rPr>
        <w:t>. Esta opção irá substituir integralmente todas as parametrizações anteriormente em vigor;</w:t>
      </w:r>
    </w:p>
    <w:p w14:paraId="64CB98FA" w14:textId="1F8F2DB6" w:rsidR="00B1101A" w:rsidRPr="00864D30" w:rsidRDefault="00B1101A" w:rsidP="008E5B92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Alteração pontual de </w:t>
      </w:r>
      <w:r w:rsidR="00F85DDC" w:rsidRPr="00864D30">
        <w:rPr>
          <w:rFonts w:ascii="Santander Text" w:hAnsi="Santander Text" w:cs="Arial"/>
          <w:lang w:val="pt-PT"/>
        </w:rPr>
        <w:t>um registo</w:t>
      </w:r>
      <w:r w:rsidRPr="00864D30">
        <w:rPr>
          <w:rFonts w:ascii="Santander Text" w:hAnsi="Santander Text" w:cs="Arial"/>
          <w:lang w:val="pt-PT"/>
        </w:rPr>
        <w:t>, seja a sua adição, remoção ou modificação.</w:t>
      </w:r>
    </w:p>
    <w:p w14:paraId="48A94D0B" w14:textId="77777777" w:rsidR="009736AC" w:rsidRPr="00864D30" w:rsidRDefault="009736AC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É ainda relevante assegurar os seguintes controlos:</w:t>
      </w:r>
    </w:p>
    <w:p w14:paraId="60DA3EC4" w14:textId="09709A28" w:rsidR="0099433B" w:rsidRPr="00864D30" w:rsidRDefault="009736AC" w:rsidP="008E5B92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À exceção da</w:t>
      </w:r>
      <w:r w:rsidR="009C3795" w:rsidRPr="00864D30">
        <w:rPr>
          <w:rFonts w:ascii="Santander Text" w:hAnsi="Santander Text" w:cs="Arial"/>
          <w:lang w:val="pt-PT"/>
        </w:rPr>
        <w:t>s</w:t>
      </w:r>
      <w:r w:rsidRPr="00864D30">
        <w:rPr>
          <w:rFonts w:ascii="Santander Text" w:hAnsi="Santander Text" w:cs="Arial"/>
          <w:lang w:val="pt-PT"/>
        </w:rPr>
        <w:t xml:space="preserve"> variáve</w:t>
      </w:r>
      <w:r w:rsidR="009C3795" w:rsidRPr="00864D30">
        <w:rPr>
          <w:rFonts w:ascii="Santander Text" w:hAnsi="Santander Text" w:cs="Arial"/>
          <w:lang w:val="pt-PT"/>
        </w:rPr>
        <w:t>is</w:t>
      </w:r>
      <w:r w:rsidRPr="00864D30">
        <w:rPr>
          <w:rFonts w:ascii="Santander Text" w:hAnsi="Santander Text" w:cs="Arial"/>
          <w:lang w:val="pt-PT"/>
        </w:rPr>
        <w:t xml:space="preserve"> </w:t>
      </w:r>
      <w:r w:rsidR="00FB1B22" w:rsidRPr="00864D30">
        <w:rPr>
          <w:rFonts w:ascii="Santander Text" w:hAnsi="Santander Text" w:cs="Arial"/>
          <w:lang w:val="pt-PT"/>
        </w:rPr>
        <w:t>’</w:t>
      </w:r>
      <w:r w:rsidR="0099433B" w:rsidRPr="00864D30">
        <w:rPr>
          <w:rFonts w:ascii="Santander Text" w:hAnsi="Santander Text" w:cs="Arial"/>
          <w:i/>
          <w:iCs/>
          <w:lang w:val="pt-PT"/>
        </w:rPr>
        <w:t>nome_estado</w:t>
      </w:r>
      <w:r w:rsidR="00FB1B22" w:rsidRPr="00864D30">
        <w:rPr>
          <w:rFonts w:ascii="Santander Text" w:hAnsi="Santander Text" w:cs="Arial"/>
          <w:i/>
          <w:iCs/>
          <w:lang w:val="pt-PT"/>
        </w:rPr>
        <w:t>’</w:t>
      </w:r>
      <w:r w:rsidR="0099433B" w:rsidRPr="00864D30">
        <w:rPr>
          <w:rFonts w:ascii="Santander Text" w:hAnsi="Santander Text" w:cs="Arial"/>
          <w:i/>
          <w:lang w:val="pt-PT"/>
        </w:rPr>
        <w:t>,</w:t>
      </w:r>
      <w:r w:rsidR="00FB1B22" w:rsidRPr="00864D30">
        <w:rPr>
          <w:rFonts w:ascii="Santander Text" w:hAnsi="Santander Text" w:cs="Arial"/>
          <w:i/>
          <w:lang w:val="pt-PT"/>
        </w:rPr>
        <w:t>’</w:t>
      </w:r>
      <w:r w:rsidR="00487615" w:rsidRPr="00864D30">
        <w:rPr>
          <w:rFonts w:ascii="Santander Text" w:hAnsi="Santander Text" w:cs="Arial"/>
          <w:i/>
          <w:lang w:val="pt-PT"/>
        </w:rPr>
        <w:t>nome_pais</w:t>
      </w:r>
      <w:r w:rsidR="00FB1B22" w:rsidRPr="00864D30">
        <w:rPr>
          <w:rFonts w:ascii="Santander Text" w:hAnsi="Santander Text" w:cs="Arial"/>
          <w:i/>
          <w:lang w:val="pt-PT"/>
        </w:rPr>
        <w:t>’</w:t>
      </w:r>
      <w:r w:rsidR="00487615" w:rsidRPr="00864D30">
        <w:rPr>
          <w:rFonts w:ascii="Santander Text" w:hAnsi="Santander Text" w:cs="Arial"/>
          <w:i/>
          <w:lang w:val="pt-PT"/>
        </w:rPr>
        <w:t>,</w:t>
      </w:r>
      <w:r w:rsidR="00FB1B22" w:rsidRPr="00864D30">
        <w:rPr>
          <w:rFonts w:ascii="Santander Text" w:hAnsi="Santander Text" w:cs="Arial"/>
          <w:i/>
          <w:lang w:val="pt-PT"/>
        </w:rPr>
        <w:t>’</w:t>
      </w:r>
      <w:r w:rsidR="00487615" w:rsidRPr="00864D30">
        <w:rPr>
          <w:rFonts w:ascii="Santander Text" w:hAnsi="Santander Text" w:cs="Arial"/>
          <w:i/>
          <w:lang w:val="pt-PT"/>
        </w:rPr>
        <w:t>subgrupo</w:t>
      </w:r>
      <w:r w:rsidR="00FB1B22" w:rsidRPr="00864D30">
        <w:rPr>
          <w:rFonts w:ascii="Santander Text" w:hAnsi="Santander Text" w:cs="Arial"/>
          <w:i/>
          <w:lang w:val="pt-PT"/>
        </w:rPr>
        <w:t>’</w:t>
      </w:r>
      <w:r w:rsidR="00487615" w:rsidRPr="00864D30">
        <w:rPr>
          <w:rFonts w:ascii="Santander Text" w:hAnsi="Santander Text" w:cs="Arial"/>
          <w:i/>
          <w:lang w:val="pt-PT"/>
        </w:rPr>
        <w:t>,</w:t>
      </w:r>
      <w:r w:rsidR="00FB1B22" w:rsidRPr="00864D30">
        <w:rPr>
          <w:rFonts w:ascii="Santander Text" w:hAnsi="Santander Text" w:cs="Arial"/>
          <w:i/>
          <w:lang w:val="pt-PT"/>
        </w:rPr>
        <w:t>’</w:t>
      </w:r>
      <w:r w:rsidR="00487615" w:rsidRPr="00864D30">
        <w:rPr>
          <w:rFonts w:ascii="Santander Text" w:hAnsi="Santander Text" w:cs="Arial"/>
          <w:i/>
          <w:szCs w:val="18"/>
          <w:lang w:val="pt-PT"/>
        </w:rPr>
        <w:t>scp1_ftr_emss</w:t>
      </w:r>
      <w:r w:rsidR="00FB1B22" w:rsidRPr="00864D30">
        <w:rPr>
          <w:rFonts w:ascii="Santander Text" w:hAnsi="Santander Text" w:cs="Arial"/>
          <w:i/>
          <w:szCs w:val="18"/>
          <w:lang w:val="pt-PT"/>
        </w:rPr>
        <w:t>’</w:t>
      </w:r>
      <w:r w:rsidR="00487615" w:rsidRPr="00864D30">
        <w:rPr>
          <w:rFonts w:ascii="Santander Text" w:hAnsi="Santander Text" w:cs="Arial"/>
          <w:i/>
          <w:szCs w:val="18"/>
          <w:lang w:val="pt-PT"/>
        </w:rPr>
        <w:t>,</w:t>
      </w:r>
      <w:r w:rsidR="00FB1B22" w:rsidRPr="00864D30">
        <w:rPr>
          <w:rFonts w:ascii="Santander Text" w:hAnsi="Santander Text" w:cs="Arial"/>
          <w:i/>
          <w:szCs w:val="18"/>
          <w:lang w:val="pt-PT"/>
        </w:rPr>
        <w:t>’</w:t>
      </w:r>
      <w:r w:rsidR="00487615" w:rsidRPr="00864D30">
        <w:rPr>
          <w:rFonts w:ascii="Santander Text" w:hAnsi="Santander Text" w:cs="Arial"/>
          <w:i/>
          <w:szCs w:val="18"/>
          <w:lang w:val="pt-PT"/>
        </w:rPr>
        <w:t>scp2_ftr_emss</w:t>
      </w:r>
      <w:r w:rsidR="00FB1B22" w:rsidRPr="00864D30">
        <w:rPr>
          <w:rFonts w:ascii="Santander Text" w:hAnsi="Santander Text" w:cs="Arial"/>
          <w:i/>
          <w:szCs w:val="18"/>
          <w:lang w:val="pt-PT"/>
        </w:rPr>
        <w:t>’</w:t>
      </w:r>
      <w:r w:rsidR="00487615" w:rsidRPr="00864D30">
        <w:rPr>
          <w:rFonts w:ascii="Santander Text" w:hAnsi="Santander Text" w:cs="Arial"/>
          <w:i/>
          <w:szCs w:val="18"/>
          <w:lang w:val="pt-PT"/>
        </w:rPr>
        <w:t xml:space="preserve"> </w:t>
      </w:r>
      <w:r w:rsidR="00487615" w:rsidRPr="00864D30">
        <w:rPr>
          <w:rFonts w:ascii="Santander Text" w:hAnsi="Santander Text" w:cs="Arial"/>
          <w:szCs w:val="18"/>
          <w:lang w:val="pt-PT"/>
        </w:rPr>
        <w:t>e</w:t>
      </w:r>
      <w:r w:rsidR="00091047" w:rsidRPr="00864D30">
        <w:rPr>
          <w:rFonts w:ascii="Santander Text" w:hAnsi="Santander Text" w:cs="Arial"/>
          <w:szCs w:val="18"/>
          <w:lang w:val="pt-PT"/>
        </w:rPr>
        <w:t xml:space="preserve"> </w:t>
      </w:r>
      <w:r w:rsidR="00FB1B22" w:rsidRPr="00864D30">
        <w:rPr>
          <w:rFonts w:ascii="Santander Text" w:hAnsi="Santander Text" w:cs="Arial"/>
          <w:i/>
          <w:szCs w:val="18"/>
          <w:lang w:val="pt-PT"/>
        </w:rPr>
        <w:t>’</w:t>
      </w:r>
      <w:r w:rsidR="00487615" w:rsidRPr="00864D30">
        <w:rPr>
          <w:rFonts w:ascii="Santander Text" w:hAnsi="Santander Text" w:cs="Arial"/>
          <w:i/>
          <w:szCs w:val="18"/>
          <w:lang w:val="pt-PT"/>
        </w:rPr>
        <w:t>scp3_ftr_emss</w:t>
      </w:r>
      <w:r w:rsidR="00FB1B22" w:rsidRPr="00864D30">
        <w:rPr>
          <w:rFonts w:ascii="Santander Text" w:hAnsi="Santander Text" w:cs="Arial"/>
          <w:i/>
          <w:szCs w:val="18"/>
          <w:lang w:val="pt-PT"/>
        </w:rPr>
        <w:t>’</w:t>
      </w:r>
      <w:r w:rsidR="00487615" w:rsidRPr="00864D30">
        <w:rPr>
          <w:rFonts w:ascii="Santander Text" w:hAnsi="Santander Text" w:cs="Arial"/>
          <w:i/>
          <w:szCs w:val="18"/>
          <w:lang w:val="pt-PT"/>
        </w:rPr>
        <w:t xml:space="preserve"> </w:t>
      </w:r>
      <w:r w:rsidR="0099433B" w:rsidRPr="00864D30">
        <w:rPr>
          <w:rFonts w:ascii="Santander Text" w:hAnsi="Santander Text" w:cs="Arial"/>
          <w:lang w:val="pt-PT"/>
        </w:rPr>
        <w:t>as restantes variáveis devem estar preenchidas;</w:t>
      </w:r>
      <w:r w:rsidR="007B10B1" w:rsidRPr="00864D30">
        <w:rPr>
          <w:rFonts w:ascii="Santander Text" w:hAnsi="Santander Text" w:cs="Arial"/>
          <w:lang w:val="pt-PT"/>
        </w:rPr>
        <w:t xml:space="preserve"> e</w:t>
      </w:r>
    </w:p>
    <w:p w14:paraId="2E8551EF" w14:textId="3FD6A92D" w:rsidR="0099433B" w:rsidRPr="00864D30" w:rsidRDefault="00C12605" w:rsidP="008E5B92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Os valores associados às variáveis </w:t>
      </w:r>
      <w:r w:rsidR="00DE75B1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scp1_ftr_emss</w:t>
      </w:r>
      <w:r w:rsidR="00DE75B1" w:rsidRPr="00864D30">
        <w:rPr>
          <w:rFonts w:ascii="Santander Text" w:hAnsi="Santander Text" w:cs="Arial"/>
          <w:i/>
          <w:lang w:val="pt-PT"/>
        </w:rPr>
        <w:t>’</w:t>
      </w:r>
      <w:r w:rsidRPr="00864D30">
        <w:rPr>
          <w:rFonts w:ascii="Santander Text" w:hAnsi="Santander Text" w:cs="Arial"/>
          <w:i/>
          <w:lang w:val="pt-PT"/>
        </w:rPr>
        <w:t xml:space="preserve">, </w:t>
      </w:r>
      <w:r w:rsidR="00DE75B1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scp2_ftr_emss</w:t>
      </w:r>
      <w:r w:rsidR="00DE75B1" w:rsidRPr="00864D30">
        <w:rPr>
          <w:rFonts w:ascii="Santander Text" w:hAnsi="Santander Text" w:cs="Arial"/>
          <w:i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 xml:space="preserve"> devem </w:t>
      </w:r>
      <w:r w:rsidR="00487615" w:rsidRPr="00864D30">
        <w:rPr>
          <w:rFonts w:ascii="Santander Text" w:hAnsi="Santander Text" w:cs="Arial"/>
          <w:lang w:val="pt-PT"/>
        </w:rPr>
        <w:t xml:space="preserve">ser superiores a </w:t>
      </w:r>
      <w:r w:rsidRPr="00864D30">
        <w:rPr>
          <w:rFonts w:ascii="Santander Text" w:hAnsi="Santander Text" w:cs="Arial"/>
          <w:lang w:val="pt-PT"/>
        </w:rPr>
        <w:t>0</w:t>
      </w:r>
      <w:r w:rsidR="00487615" w:rsidRPr="00864D30">
        <w:rPr>
          <w:rFonts w:ascii="Santander Text" w:hAnsi="Santander Text" w:cs="Arial"/>
          <w:lang w:val="pt-PT"/>
        </w:rPr>
        <w:t>, quando preenchidos</w:t>
      </w:r>
      <w:r w:rsidR="00DE75B1" w:rsidRPr="00864D30">
        <w:rPr>
          <w:rFonts w:ascii="Santander Text" w:hAnsi="Santander Text" w:cs="Arial"/>
          <w:lang w:val="pt-PT"/>
        </w:rPr>
        <w:t>;</w:t>
      </w:r>
    </w:p>
    <w:p w14:paraId="17DD2B72" w14:textId="0CE956E7" w:rsidR="00487615" w:rsidRPr="00864D30" w:rsidRDefault="00487615" w:rsidP="008E5B92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A variável</w:t>
      </w:r>
      <w:r w:rsidR="00DE75B1" w:rsidRPr="00864D30">
        <w:rPr>
          <w:rFonts w:ascii="Santander Text" w:hAnsi="Santander Text" w:cs="Arial"/>
          <w:szCs w:val="18"/>
          <w:lang w:val="pt-PT"/>
        </w:rPr>
        <w:t>’</w:t>
      </w:r>
      <w:r w:rsidRPr="00864D30">
        <w:rPr>
          <w:rFonts w:ascii="Santander Text" w:hAnsi="Santander Text" w:cs="Arial"/>
          <w:i/>
          <w:szCs w:val="18"/>
          <w:lang w:val="pt-PT"/>
        </w:rPr>
        <w:t>scp3_ftr_emss</w:t>
      </w:r>
      <w:r w:rsidR="00DE75B1" w:rsidRPr="00864D30">
        <w:rPr>
          <w:rFonts w:ascii="Santander Text" w:hAnsi="Santander Text" w:cs="Arial"/>
          <w:i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não deverá estar preenchida com valores numéricos, uma vez que</w:t>
      </w:r>
      <w:r w:rsidR="00842926" w:rsidRPr="00864D30">
        <w:rPr>
          <w:rFonts w:ascii="Santander Text" w:hAnsi="Santander Text" w:cs="Arial"/>
          <w:szCs w:val="18"/>
          <w:lang w:val="pt-PT"/>
        </w:rPr>
        <w:t xml:space="preserve"> não há informação relativa a este tipo de emissões.</w:t>
      </w:r>
      <w:r w:rsidRPr="00864D30">
        <w:rPr>
          <w:rFonts w:ascii="Santander Text" w:hAnsi="Santander Text" w:cs="Arial"/>
          <w:szCs w:val="18"/>
          <w:lang w:val="pt-PT"/>
        </w:rPr>
        <w:t xml:space="preserve"> </w:t>
      </w:r>
    </w:p>
    <w:p w14:paraId="4C03D806" w14:textId="15270ECB" w:rsidR="005F2FC3" w:rsidRPr="00864D30" w:rsidRDefault="00164645" w:rsidP="007E3521">
      <w:pPr>
        <w:pStyle w:val="MyHeading1"/>
        <w:spacing w:after="120" w:line="360" w:lineRule="auto"/>
        <w:jc w:val="both"/>
        <w:rPr>
          <w:lang w:val="pt-PT"/>
        </w:rPr>
      </w:pPr>
      <w:bookmarkStart w:id="408" w:name="_Toc143871831"/>
      <w:bookmarkStart w:id="409" w:name="_Toc194943231"/>
      <w:r w:rsidRPr="00864D30">
        <w:rPr>
          <w:lang w:val="pt-PT"/>
        </w:rPr>
        <w:t>E</w:t>
      </w:r>
      <w:r w:rsidR="00155220" w:rsidRPr="00864D30">
        <w:rPr>
          <w:lang w:val="pt-PT"/>
        </w:rPr>
        <w:t>miss</w:t>
      </w:r>
      <w:r w:rsidRPr="00864D30">
        <w:rPr>
          <w:lang w:val="pt-PT"/>
        </w:rPr>
        <w:t>ões méd</w:t>
      </w:r>
      <w:r w:rsidR="00842926" w:rsidRPr="00864D30">
        <w:rPr>
          <w:lang w:val="pt-PT"/>
        </w:rPr>
        <w:t xml:space="preserve">ias </w:t>
      </w:r>
      <w:r w:rsidR="00155220" w:rsidRPr="00864D30">
        <w:rPr>
          <w:lang w:val="pt-PT"/>
        </w:rPr>
        <w:t xml:space="preserve">e </w:t>
      </w:r>
      <w:r w:rsidR="00472C59" w:rsidRPr="00864D30">
        <w:rPr>
          <w:lang w:val="pt-PT"/>
        </w:rPr>
        <w:t>k</w:t>
      </w:r>
      <w:r w:rsidR="00155220" w:rsidRPr="00864D30">
        <w:rPr>
          <w:lang w:val="pt-PT"/>
        </w:rPr>
        <w:t xml:space="preserve">m’s por tipo de </w:t>
      </w:r>
      <w:r w:rsidRPr="00864D30">
        <w:rPr>
          <w:lang w:val="pt-PT"/>
        </w:rPr>
        <w:t xml:space="preserve">motor/tipo de </w:t>
      </w:r>
      <w:r w:rsidR="00155220" w:rsidRPr="00864D30">
        <w:rPr>
          <w:lang w:val="pt-PT"/>
        </w:rPr>
        <w:t>veículo/país</w:t>
      </w:r>
      <w:r w:rsidR="00487615" w:rsidRPr="00864D30">
        <w:rPr>
          <w:lang w:val="pt-PT"/>
        </w:rPr>
        <w:t>/ subgrupo</w:t>
      </w:r>
      <w:r w:rsidR="00155220" w:rsidRPr="00864D30">
        <w:rPr>
          <w:lang w:val="pt-PT"/>
        </w:rPr>
        <w:t xml:space="preserve"> - </w:t>
      </w:r>
      <w:bookmarkEnd w:id="408"/>
      <w:r w:rsidR="007A7948" w:rsidRPr="00864D30">
        <w:rPr>
          <w:i/>
          <w:u w:val="single"/>
          <w:lang w:val="pt-PT"/>
        </w:rPr>
        <w:t>modesg_inp_km_medios_emss_vcls</w:t>
      </w:r>
      <w:bookmarkEnd w:id="409"/>
    </w:p>
    <w:p w14:paraId="4436BBE0" w14:textId="5C8119AE" w:rsidR="009C47B2" w:rsidRPr="00864D30" w:rsidRDefault="009C47B2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Est</w:t>
      </w:r>
      <w:r w:rsidR="007A7948" w:rsidRPr="00864D30">
        <w:rPr>
          <w:rFonts w:ascii="Santander Text" w:hAnsi="Santander Text" w:cs="Arial"/>
          <w:lang w:val="pt-PT"/>
        </w:rPr>
        <w:t xml:space="preserve">e </w:t>
      </w:r>
      <w:r w:rsidR="007A7948" w:rsidRPr="00864D30">
        <w:rPr>
          <w:rFonts w:ascii="Santander Text" w:hAnsi="Santander Text" w:cs="Arial"/>
          <w:i/>
          <w:lang w:val="pt-PT"/>
        </w:rPr>
        <w:t>input</w:t>
      </w:r>
      <w:r w:rsidR="007A7948" w:rsidRPr="00864D30">
        <w:rPr>
          <w:rFonts w:ascii="Santander Text" w:hAnsi="Santander Text" w:cs="Arial"/>
          <w:lang w:val="pt-PT"/>
        </w:rPr>
        <w:t xml:space="preserve"> </w:t>
      </w:r>
      <w:r w:rsidRPr="00864D30">
        <w:rPr>
          <w:rFonts w:ascii="Santander Text" w:hAnsi="Santander Text" w:cs="Arial"/>
          <w:lang w:val="pt-PT"/>
        </w:rPr>
        <w:t>serve dois propósitos aos utilizadores de negócio:</w:t>
      </w:r>
    </w:p>
    <w:p w14:paraId="24DCF040" w14:textId="0DEB589B" w:rsidR="009C47B2" w:rsidRPr="00864D30" w:rsidRDefault="00B573D6" w:rsidP="008E5B92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Carregar</w:t>
      </w:r>
      <w:r w:rsidR="009C47B2" w:rsidRPr="00864D30">
        <w:rPr>
          <w:rFonts w:ascii="Santander Text" w:hAnsi="Santander Text" w:cs="Arial"/>
          <w:lang w:val="pt-PT"/>
        </w:rPr>
        <w:t xml:space="preserve"> </w:t>
      </w:r>
      <w:r w:rsidRPr="00864D30">
        <w:rPr>
          <w:rFonts w:ascii="Santander Text" w:hAnsi="Santander Text" w:cs="Arial"/>
          <w:lang w:val="pt-PT"/>
        </w:rPr>
        <w:t xml:space="preserve">os </w:t>
      </w:r>
      <w:r w:rsidR="009C47B2" w:rsidRPr="00864D30">
        <w:rPr>
          <w:rFonts w:ascii="Santander Text" w:hAnsi="Santander Text" w:cs="Arial"/>
          <w:lang w:val="pt-PT"/>
        </w:rPr>
        <w:t>quilómetros médios por país para cada tipo de veículo (ex. autocarro, carro de passageiros, etc.)</w:t>
      </w:r>
      <w:r w:rsidR="00340DB8" w:rsidRPr="00864D30">
        <w:rPr>
          <w:rFonts w:ascii="Santander Text" w:hAnsi="Santander Text" w:cs="Arial"/>
          <w:lang w:val="pt-PT"/>
        </w:rPr>
        <w:t xml:space="preserve">; </w:t>
      </w:r>
    </w:p>
    <w:p w14:paraId="28A9DDDB" w14:textId="7B7BDC28" w:rsidR="000034CE" w:rsidRPr="00864D30" w:rsidRDefault="00B573D6" w:rsidP="008E5B92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Santander Text" w:hAnsi="Santander Text" w:cs="Arial"/>
          <w:i/>
          <w:iCs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Carregar </w:t>
      </w:r>
      <w:r w:rsidR="00781589" w:rsidRPr="00864D30">
        <w:rPr>
          <w:rFonts w:ascii="Santander Text" w:hAnsi="Santander Text" w:cs="Arial"/>
          <w:lang w:val="pt-PT"/>
        </w:rPr>
        <w:t xml:space="preserve">as emissões médias </w:t>
      </w:r>
      <w:r w:rsidRPr="00864D30">
        <w:rPr>
          <w:rFonts w:ascii="Santander Text" w:hAnsi="Santander Text" w:cs="Arial"/>
          <w:lang w:val="pt-PT"/>
        </w:rPr>
        <w:t xml:space="preserve">por país, </w:t>
      </w:r>
      <w:r w:rsidR="004919A5" w:rsidRPr="00864D30">
        <w:rPr>
          <w:rFonts w:ascii="Santander Text" w:hAnsi="Santander Text" w:cs="Arial"/>
          <w:lang w:val="pt-PT"/>
        </w:rPr>
        <w:t>tipo de motor</w:t>
      </w:r>
      <w:r w:rsidR="00487615" w:rsidRPr="00864D30">
        <w:rPr>
          <w:rFonts w:ascii="Santander Text" w:hAnsi="Santander Text" w:cs="Arial"/>
          <w:lang w:val="pt-PT"/>
        </w:rPr>
        <w:t>,</w:t>
      </w:r>
      <w:r w:rsidR="00DE75B1" w:rsidRPr="00864D30">
        <w:rPr>
          <w:rFonts w:ascii="Santander Text" w:hAnsi="Santander Text" w:cs="Arial"/>
          <w:lang w:val="pt-PT"/>
        </w:rPr>
        <w:t xml:space="preserve"> </w:t>
      </w:r>
      <w:r w:rsidR="004919A5" w:rsidRPr="00864D30">
        <w:rPr>
          <w:rFonts w:ascii="Santander Text" w:hAnsi="Santander Text" w:cs="Arial"/>
          <w:lang w:val="pt-PT"/>
        </w:rPr>
        <w:t>tipo de veículo</w:t>
      </w:r>
      <w:r w:rsidR="00487615" w:rsidRPr="00864D30">
        <w:rPr>
          <w:rFonts w:ascii="Santander Text" w:hAnsi="Santander Text" w:cs="Arial"/>
          <w:lang w:val="pt-PT"/>
        </w:rPr>
        <w:t xml:space="preserve"> e subgrupo</w:t>
      </w:r>
      <w:r w:rsidR="004919A5" w:rsidRPr="00864D30">
        <w:rPr>
          <w:rFonts w:ascii="Santander Text" w:hAnsi="Santander Text" w:cs="Arial"/>
          <w:lang w:val="pt-PT"/>
        </w:rPr>
        <w:t>.</w:t>
      </w:r>
    </w:p>
    <w:p w14:paraId="104FCDC2" w14:textId="022589BD" w:rsidR="007B10B1" w:rsidRPr="00864D30" w:rsidRDefault="00F85DDC" w:rsidP="007E3521">
      <w:pPr>
        <w:spacing w:line="360" w:lineRule="auto"/>
        <w:jc w:val="both"/>
        <w:rPr>
          <w:rFonts w:ascii="Santander Text" w:hAnsi="Santander Text" w:cs="Arial"/>
          <w:i/>
          <w:iCs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O seu </w:t>
      </w:r>
      <w:r w:rsidR="00027146" w:rsidRPr="00864D30">
        <w:rPr>
          <w:rFonts w:ascii="Santander Text" w:hAnsi="Santander Text" w:cs="Arial"/>
          <w:lang w:val="pt-PT"/>
        </w:rPr>
        <w:t xml:space="preserve">Modelo de </w:t>
      </w:r>
      <w:r w:rsidR="00091047" w:rsidRPr="00864D30">
        <w:rPr>
          <w:rFonts w:ascii="Santander Text" w:hAnsi="Santander Text" w:cs="Arial"/>
          <w:lang w:val="pt-PT"/>
        </w:rPr>
        <w:t>D</w:t>
      </w:r>
      <w:r w:rsidR="00027146" w:rsidRPr="00864D30">
        <w:rPr>
          <w:rFonts w:ascii="Santander Text" w:hAnsi="Santander Text" w:cs="Arial"/>
          <w:lang w:val="pt-PT"/>
        </w:rPr>
        <w:t>ados</w:t>
      </w:r>
      <w:r w:rsidRPr="00864D30">
        <w:rPr>
          <w:rFonts w:ascii="Santander Text" w:hAnsi="Santander Text" w:cs="Arial"/>
          <w:lang w:val="pt-PT"/>
        </w:rPr>
        <w:t xml:space="preserve"> encontra-se detalhado no ficheiro </w:t>
      </w:r>
      <w:r w:rsidR="00DE75B1" w:rsidRPr="00864D30">
        <w:rPr>
          <w:rFonts w:ascii="Santander Text" w:hAnsi="Santander Text" w:cs="Arial"/>
          <w:lang w:val="pt-PT"/>
        </w:rPr>
        <w:t>“</w:t>
      </w:r>
      <w:r w:rsidRPr="00864D30">
        <w:rPr>
          <w:rFonts w:ascii="Santander Text" w:hAnsi="Santander Text" w:cs="Arial"/>
          <w:iCs/>
          <w:lang w:val="pt-PT"/>
        </w:rPr>
        <w:t xml:space="preserve">BST ESG </w:t>
      </w:r>
      <w:r w:rsidR="00027146" w:rsidRPr="00864D30">
        <w:rPr>
          <w:rFonts w:ascii="Santander Text" w:hAnsi="Santander Text" w:cs="Arial"/>
          <w:iCs/>
          <w:lang w:val="pt-PT"/>
        </w:rPr>
        <w:t>Modelo de dados</w:t>
      </w:r>
      <w:r w:rsidRPr="00864D30">
        <w:rPr>
          <w:rFonts w:ascii="Santander Text" w:hAnsi="Santander Text" w:cs="Arial"/>
          <w:iCs/>
          <w:lang w:val="pt-PT"/>
        </w:rPr>
        <w:t>.</w:t>
      </w:r>
      <w:r w:rsidRPr="00864D30">
        <w:rPr>
          <w:rFonts w:ascii="Santander Text" w:hAnsi="Santander Text" w:cs="Arial"/>
          <w:lang w:val="pt-PT"/>
        </w:rPr>
        <w:t>xlsx</w:t>
      </w:r>
      <w:r w:rsidR="00DE75B1" w:rsidRPr="00864D30">
        <w:rPr>
          <w:rFonts w:ascii="Santander Text" w:hAnsi="Santander Text" w:cs="Arial"/>
          <w:lang w:val="pt-PT"/>
        </w:rPr>
        <w:t>”</w:t>
      </w:r>
      <w:r w:rsidR="000034CE" w:rsidRPr="00864D30">
        <w:rPr>
          <w:rFonts w:ascii="Santander Text" w:hAnsi="Santander Text" w:cs="Arial"/>
          <w:lang w:val="pt-PT"/>
        </w:rPr>
        <w:t xml:space="preserve">. </w:t>
      </w:r>
      <w:r w:rsidR="00C765C1" w:rsidRPr="00864D30">
        <w:rPr>
          <w:rFonts w:ascii="Santander Text" w:hAnsi="Santander Text" w:cs="Arial"/>
          <w:lang w:val="pt-PT"/>
        </w:rPr>
        <w:t xml:space="preserve">Considerando o duplo propósito </w:t>
      </w:r>
      <w:r w:rsidR="00DC6BF9" w:rsidRPr="00864D30">
        <w:rPr>
          <w:rFonts w:ascii="Santander Text" w:hAnsi="Santander Text" w:cs="Arial"/>
          <w:lang w:val="pt-PT"/>
        </w:rPr>
        <w:t xml:space="preserve">deste </w:t>
      </w:r>
      <w:r w:rsidR="00DC6BF9" w:rsidRPr="00864D30">
        <w:rPr>
          <w:rFonts w:ascii="Santander Text" w:hAnsi="Santander Text" w:cs="Arial"/>
          <w:i/>
          <w:lang w:val="pt-PT"/>
        </w:rPr>
        <w:t>input</w:t>
      </w:r>
      <w:r w:rsidR="00C765C1" w:rsidRPr="00864D30">
        <w:rPr>
          <w:rFonts w:ascii="Santander Text" w:hAnsi="Santander Text" w:cs="Arial"/>
          <w:lang w:val="pt-PT"/>
        </w:rPr>
        <w:t>, para uma mesma combinação país/tipo de veículo, podem existir diferentes valores médios de emissões, que decorrem do tipo de motor considerado.</w:t>
      </w:r>
      <w:r w:rsidR="000034CE" w:rsidRPr="00864D30">
        <w:rPr>
          <w:rFonts w:ascii="Santander Text" w:hAnsi="Santander Text" w:cs="Arial"/>
          <w:lang w:val="pt-PT"/>
        </w:rPr>
        <w:t xml:space="preserve"> </w:t>
      </w:r>
      <w:r w:rsidR="007B10B1" w:rsidRPr="00864D30">
        <w:rPr>
          <w:rFonts w:ascii="Santander Text" w:hAnsi="Santander Text" w:cs="Arial"/>
          <w:lang w:val="pt-PT"/>
        </w:rPr>
        <w:t>Esta informação é disponibilizada pelo PCAF (</w:t>
      </w:r>
      <w:r w:rsidR="007B10B1" w:rsidRPr="00864D30">
        <w:rPr>
          <w:rFonts w:ascii="Santander Text" w:hAnsi="Santander Text" w:cs="Arial"/>
          <w:i/>
          <w:iCs/>
          <w:lang w:val="pt-PT"/>
        </w:rPr>
        <w:t>Partnership for Carbon Accounting Financials</w:t>
      </w:r>
      <w:r w:rsidR="007B10B1" w:rsidRPr="00864D30">
        <w:rPr>
          <w:rFonts w:ascii="Santander Text" w:hAnsi="Santander Text" w:cs="Arial"/>
          <w:lang w:val="pt-PT"/>
        </w:rPr>
        <w:t>).</w:t>
      </w:r>
    </w:p>
    <w:p w14:paraId="3BFC2C26" w14:textId="7521B674" w:rsidR="00F66A06" w:rsidRPr="00864D30" w:rsidRDefault="00F66A06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Tratando-se de uma tabela de </w:t>
      </w:r>
      <w:r w:rsidR="00DC6BF9" w:rsidRPr="00864D30">
        <w:rPr>
          <w:rFonts w:ascii="Santander Text" w:hAnsi="Santander Text" w:cs="Arial"/>
          <w:i/>
          <w:lang w:val="pt-PT"/>
        </w:rPr>
        <w:t>input</w:t>
      </w:r>
      <w:r w:rsidRPr="00864D30">
        <w:rPr>
          <w:rFonts w:ascii="Santander Text" w:hAnsi="Santander Text" w:cs="Arial"/>
          <w:lang w:val="pt-PT"/>
        </w:rPr>
        <w:t xml:space="preserve">, esta deverá ser atualizada tirando partido das funcionalidades do </w:t>
      </w:r>
      <w:r w:rsidR="00DE75B1" w:rsidRPr="00864D30">
        <w:rPr>
          <w:rFonts w:ascii="Santander Text" w:hAnsi="Santander Text" w:cs="Arial"/>
          <w:i/>
          <w:lang w:val="pt-PT"/>
        </w:rPr>
        <w:t>front</w:t>
      </w:r>
      <w:r w:rsidR="00DE75B1" w:rsidRPr="00864D30">
        <w:rPr>
          <w:rFonts w:ascii="Santander Text" w:hAnsi="Santander Text" w:cs="Arial"/>
          <w:lang w:val="pt-PT"/>
        </w:rPr>
        <w:t xml:space="preserve"> </w:t>
      </w:r>
      <w:r w:rsidRPr="00864D30">
        <w:rPr>
          <w:rFonts w:ascii="Santander Text" w:hAnsi="Santander Text" w:cs="Arial"/>
          <w:lang w:val="pt-PT"/>
        </w:rPr>
        <w:t xml:space="preserve">do </w:t>
      </w:r>
      <w:r w:rsidRPr="00864D30">
        <w:rPr>
          <w:rFonts w:ascii="Santander Text" w:hAnsi="Santander Text" w:cs="Arial"/>
          <w:i/>
          <w:lang w:val="pt-PT"/>
        </w:rPr>
        <w:t>Data Lake</w:t>
      </w:r>
      <w:r w:rsidRPr="00864D30">
        <w:rPr>
          <w:rFonts w:ascii="Santander Text" w:hAnsi="Santander Text" w:cs="Arial"/>
          <w:lang w:val="pt-PT"/>
        </w:rPr>
        <w:t>. A atualização da tabela pode ser garantida a partir de duas formas distintas, escolhendo em cada momento uma das seguintes:</w:t>
      </w:r>
    </w:p>
    <w:p w14:paraId="55F9DA97" w14:textId="7380D073" w:rsidR="00F85DDC" w:rsidRPr="00864D30" w:rsidRDefault="00F85DDC" w:rsidP="008E5B92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Importação de um ficheiro massivo com todos os registos</w:t>
      </w:r>
      <w:r w:rsidR="00F66A06" w:rsidRPr="00864D30">
        <w:rPr>
          <w:rFonts w:ascii="Santander Text" w:hAnsi="Santander Text" w:cs="Arial"/>
          <w:lang w:val="pt-PT"/>
        </w:rPr>
        <w:t>. Esta opção irá substituir integralmente todas as parametrizações anteriormente em vigor;</w:t>
      </w:r>
    </w:p>
    <w:p w14:paraId="7E863100" w14:textId="749390AD" w:rsidR="00BC78E4" w:rsidRPr="00864D30" w:rsidRDefault="00F66A06" w:rsidP="008E5B92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Alteração pontual de </w:t>
      </w:r>
      <w:r w:rsidR="00F85DDC" w:rsidRPr="00864D30">
        <w:rPr>
          <w:rFonts w:ascii="Santander Text" w:hAnsi="Santander Text" w:cs="Arial"/>
          <w:lang w:val="pt-PT"/>
        </w:rPr>
        <w:t>um registo</w:t>
      </w:r>
      <w:r w:rsidRPr="00864D30">
        <w:rPr>
          <w:rFonts w:ascii="Santander Text" w:hAnsi="Santander Text" w:cs="Arial"/>
          <w:lang w:val="pt-PT"/>
        </w:rPr>
        <w:t>, seja a sua adição, remoção ou modificação.</w:t>
      </w:r>
    </w:p>
    <w:p w14:paraId="7D12C4F5" w14:textId="77777777" w:rsidR="00BC78E4" w:rsidRPr="00864D30" w:rsidRDefault="00BC78E4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É ainda relevante assegurar os seguintes controlos:</w:t>
      </w:r>
    </w:p>
    <w:p w14:paraId="46FFBAF3" w14:textId="017542FE" w:rsidR="007E3521" w:rsidRPr="00864D30" w:rsidRDefault="00BC78E4" w:rsidP="00FE19A0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Todas as variáveis devem estar preenchid</w:t>
      </w:r>
      <w:r w:rsidR="00842926" w:rsidRPr="00864D30">
        <w:rPr>
          <w:rFonts w:ascii="Santander Text" w:hAnsi="Santander Text" w:cs="Arial"/>
          <w:lang w:val="pt-PT"/>
        </w:rPr>
        <w:t>as, à exceção das</w:t>
      </w:r>
      <w:r w:rsidR="005B640D" w:rsidRPr="00864D30">
        <w:rPr>
          <w:rFonts w:ascii="Santander Text" w:hAnsi="Santander Text" w:cs="Arial"/>
          <w:lang w:val="pt-PT"/>
        </w:rPr>
        <w:t xml:space="preserve"> variáveis </w:t>
      </w:r>
      <w:r w:rsidR="00DE75B1" w:rsidRPr="00864D30">
        <w:rPr>
          <w:rFonts w:ascii="Santander Text" w:hAnsi="Santander Text" w:cs="Arial"/>
          <w:lang w:val="pt-PT"/>
        </w:rPr>
        <w:t>’</w:t>
      </w:r>
      <w:r w:rsidR="005B640D" w:rsidRPr="00864D30">
        <w:rPr>
          <w:rFonts w:ascii="Santander Text" w:hAnsi="Santander Text" w:cs="Arial"/>
          <w:i/>
          <w:lang w:val="pt-PT"/>
        </w:rPr>
        <w:t>media_scp1_emss</w:t>
      </w:r>
      <w:r w:rsidR="00DE75B1" w:rsidRPr="00864D30">
        <w:rPr>
          <w:rFonts w:ascii="Santander Text" w:hAnsi="Santander Text" w:cs="Arial"/>
          <w:lang w:val="pt-PT"/>
        </w:rPr>
        <w:t>’</w:t>
      </w:r>
      <w:r w:rsidR="005B640D" w:rsidRPr="00864D30">
        <w:rPr>
          <w:rFonts w:ascii="Santander Text" w:hAnsi="Santander Text" w:cs="Arial"/>
          <w:lang w:val="pt-PT"/>
        </w:rPr>
        <w:t xml:space="preserve">, </w:t>
      </w:r>
      <w:r w:rsidR="00DE75B1" w:rsidRPr="00864D30">
        <w:rPr>
          <w:rFonts w:ascii="Santander Text" w:hAnsi="Santander Text" w:cs="Arial"/>
          <w:lang w:val="pt-PT"/>
        </w:rPr>
        <w:t>’</w:t>
      </w:r>
      <w:r w:rsidR="005B640D" w:rsidRPr="00864D30">
        <w:rPr>
          <w:rFonts w:ascii="Santander Text" w:hAnsi="Santander Text" w:cs="Arial"/>
          <w:i/>
          <w:lang w:val="pt-PT"/>
        </w:rPr>
        <w:t>media_scp2_emss</w:t>
      </w:r>
      <w:r w:rsidR="00DE75B1" w:rsidRPr="00864D30">
        <w:rPr>
          <w:rFonts w:ascii="Santander Text" w:hAnsi="Santander Text" w:cs="Arial"/>
          <w:lang w:val="pt-PT"/>
        </w:rPr>
        <w:t>’</w:t>
      </w:r>
      <w:r w:rsidR="005B640D" w:rsidRPr="00864D30">
        <w:rPr>
          <w:rFonts w:ascii="Santander Text" w:hAnsi="Santander Text" w:cs="Arial"/>
          <w:lang w:val="pt-PT"/>
        </w:rPr>
        <w:t xml:space="preserve"> e </w:t>
      </w:r>
      <w:r w:rsidR="00DE75B1" w:rsidRPr="00864D30">
        <w:rPr>
          <w:rFonts w:ascii="Santander Text" w:hAnsi="Santander Text" w:cs="Arial"/>
          <w:i/>
          <w:lang w:val="pt-PT"/>
        </w:rPr>
        <w:t>’</w:t>
      </w:r>
      <w:r w:rsidR="005B640D" w:rsidRPr="00864D30">
        <w:rPr>
          <w:rFonts w:ascii="Santander Text" w:hAnsi="Santander Text" w:cs="Arial"/>
          <w:i/>
          <w:lang w:val="pt-PT"/>
        </w:rPr>
        <w:t>media_scp3_emss</w:t>
      </w:r>
      <w:r w:rsidR="00DE75B1" w:rsidRPr="00864D30">
        <w:rPr>
          <w:rFonts w:ascii="Santander Text" w:hAnsi="Santander Text" w:cs="Arial"/>
          <w:i/>
          <w:lang w:val="pt-PT"/>
        </w:rPr>
        <w:t>’</w:t>
      </w:r>
      <w:r w:rsidR="005B640D" w:rsidRPr="00864D30">
        <w:rPr>
          <w:rFonts w:ascii="Santander Text" w:hAnsi="Santander Text" w:cs="Arial"/>
          <w:lang w:val="pt-PT"/>
        </w:rPr>
        <w:t xml:space="preserve">, uma vez que estes campos já não são enviados pela </w:t>
      </w:r>
      <w:r w:rsidR="00DE75B1" w:rsidRPr="00864D30">
        <w:rPr>
          <w:rFonts w:ascii="Santander Text" w:hAnsi="Santander Text" w:cs="Arial"/>
          <w:lang w:val="pt-PT"/>
        </w:rPr>
        <w:t>C</w:t>
      </w:r>
      <w:r w:rsidR="005B640D" w:rsidRPr="00864D30">
        <w:rPr>
          <w:rFonts w:ascii="Santander Text" w:hAnsi="Santander Text" w:cs="Arial"/>
          <w:lang w:val="pt-PT"/>
        </w:rPr>
        <w:t>orporação.</w:t>
      </w:r>
    </w:p>
    <w:p w14:paraId="6A1C2ABE" w14:textId="48AE5CAE" w:rsidR="00A929C5" w:rsidRPr="00864D30" w:rsidRDefault="00A929C5" w:rsidP="007E3521">
      <w:pPr>
        <w:pStyle w:val="Contentstitle"/>
        <w:spacing w:after="120" w:line="360" w:lineRule="auto"/>
        <w:jc w:val="both"/>
        <w:rPr>
          <w:lang w:val="pt-PT"/>
        </w:rPr>
      </w:pPr>
      <w:bookmarkStart w:id="410" w:name="_Ref193108186"/>
      <w:bookmarkStart w:id="411" w:name="_Toc194943232"/>
      <w:r w:rsidRPr="00864D30">
        <w:rPr>
          <w:lang w:val="pt-PT"/>
        </w:rPr>
        <w:t>Clientes</w:t>
      </w:r>
      <w:bookmarkEnd w:id="410"/>
      <w:bookmarkEnd w:id="411"/>
    </w:p>
    <w:p w14:paraId="2AAC3ACF" w14:textId="7BAEEB8D" w:rsidR="00E46285" w:rsidRPr="00864D30" w:rsidRDefault="00EE29DB" w:rsidP="007E3521">
      <w:pPr>
        <w:pStyle w:val="MyHeading1"/>
        <w:spacing w:after="120" w:line="360" w:lineRule="auto"/>
        <w:jc w:val="both"/>
        <w:rPr>
          <w:lang w:val="pt-PT"/>
        </w:rPr>
      </w:pPr>
      <w:bookmarkStart w:id="412" w:name="_Toc194943233"/>
      <w:r w:rsidRPr="00864D30">
        <w:rPr>
          <w:lang w:val="pt-PT"/>
        </w:rPr>
        <w:t xml:space="preserve">Informação não financeira - </w:t>
      </w:r>
      <w:r w:rsidR="00A929C5" w:rsidRPr="00864D30">
        <w:rPr>
          <w:i/>
          <w:lang w:val="pt-PT"/>
        </w:rPr>
        <w:t>modesg_out_empr_info_nfin</w:t>
      </w:r>
      <w:bookmarkEnd w:id="412"/>
      <w:r w:rsidR="00A929C5" w:rsidRPr="00864D30">
        <w:rPr>
          <w:lang w:val="pt-PT"/>
        </w:rPr>
        <w:t xml:space="preserve"> </w:t>
      </w:r>
    </w:p>
    <w:p w14:paraId="330C771B" w14:textId="783D41AA" w:rsidR="00A929C5" w:rsidRPr="00864D30" w:rsidRDefault="00036AB7" w:rsidP="007E3521">
      <w:pPr>
        <w:pStyle w:val="MyHeading2"/>
        <w:spacing w:after="120" w:line="360" w:lineRule="auto"/>
        <w:jc w:val="both"/>
        <w:rPr>
          <w:lang w:val="pt-PT"/>
        </w:rPr>
      </w:pPr>
      <w:bookmarkStart w:id="413" w:name="_Toc194943234"/>
      <w:r w:rsidRPr="00864D30">
        <w:t>Conceito</w:t>
      </w:r>
      <w:bookmarkEnd w:id="413"/>
    </w:p>
    <w:p w14:paraId="00420E98" w14:textId="2DAAAB4E" w:rsidR="00A929C5" w:rsidRPr="00864D30" w:rsidRDefault="00A929C5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Esta tabela contém informação</w:t>
      </w:r>
      <w:r w:rsidR="009C5673" w:rsidRPr="00864D30">
        <w:rPr>
          <w:rFonts w:ascii="Santander Text" w:hAnsi="Santander Text" w:cs="Arial"/>
          <w:lang w:val="pt-PT"/>
        </w:rPr>
        <w:t xml:space="preserve"> das contrapartes</w:t>
      </w:r>
      <w:r w:rsidRPr="00864D30">
        <w:rPr>
          <w:rFonts w:ascii="Santander Text" w:hAnsi="Santander Text" w:cs="Arial"/>
          <w:lang w:val="pt-PT"/>
        </w:rPr>
        <w:t xml:space="preserve">, nomeadamente emissões, </w:t>
      </w:r>
      <w:r w:rsidR="000D233B" w:rsidRPr="00864D30">
        <w:rPr>
          <w:rFonts w:ascii="Santander Text" w:hAnsi="Santander Text" w:cs="Arial"/>
          <w:lang w:val="pt-PT"/>
        </w:rPr>
        <w:t xml:space="preserve">marcações </w:t>
      </w:r>
      <w:r w:rsidR="001B0931" w:rsidRPr="00864D30">
        <w:rPr>
          <w:rFonts w:ascii="Santander Text" w:hAnsi="Santander Text" w:cs="Arial"/>
          <w:lang w:val="pt-PT"/>
        </w:rPr>
        <w:t>CSRD</w:t>
      </w:r>
      <w:r w:rsidRPr="00864D30">
        <w:rPr>
          <w:rFonts w:ascii="Santander Text" w:hAnsi="Santander Text" w:cs="Arial"/>
          <w:lang w:val="pt-PT"/>
        </w:rPr>
        <w:t xml:space="preserve"> e exclusão do acordo de Paris, rácios de alinhamento à taxonomia europeia e indicação de risco físico agudo e crónico.</w:t>
      </w:r>
    </w:p>
    <w:p w14:paraId="237B2FDC" w14:textId="1742FC1C" w:rsidR="00A929C5" w:rsidRPr="00864D30" w:rsidRDefault="00036AB7" w:rsidP="007E3521">
      <w:pPr>
        <w:pStyle w:val="MyHeading2"/>
        <w:spacing w:after="120" w:line="360" w:lineRule="auto"/>
        <w:jc w:val="both"/>
        <w:rPr>
          <w:lang w:val="pt-PT"/>
        </w:rPr>
      </w:pPr>
      <w:bookmarkStart w:id="414" w:name="_Toc194943235"/>
      <w:r w:rsidRPr="00864D30">
        <w:t>Granularidade</w:t>
      </w:r>
      <w:bookmarkEnd w:id="414"/>
      <w:r w:rsidRPr="00864D30">
        <w:rPr>
          <w:lang w:val="pt-PT"/>
        </w:rPr>
        <w:t xml:space="preserve"> </w:t>
      </w:r>
    </w:p>
    <w:p w14:paraId="47E7D70D" w14:textId="491FA433" w:rsidR="00A929C5" w:rsidRPr="00864D30" w:rsidRDefault="00A929C5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bookmarkStart w:id="415" w:name="_Hlk141198689"/>
      <w:r w:rsidRPr="00864D30">
        <w:rPr>
          <w:rFonts w:ascii="Santander Text" w:hAnsi="Santander Text" w:cs="Arial"/>
          <w:lang w:val="pt-PT"/>
        </w:rPr>
        <w:t>Cada registo nesta tabela irá representar</w:t>
      </w:r>
      <w:r w:rsidR="008E000B" w:rsidRPr="00864D30">
        <w:rPr>
          <w:rFonts w:ascii="Santander Text" w:hAnsi="Santander Text" w:cs="Arial"/>
          <w:lang w:val="pt-PT"/>
        </w:rPr>
        <w:t xml:space="preserve"> um cliente</w:t>
      </w:r>
      <w:r w:rsidRPr="00864D30">
        <w:rPr>
          <w:rFonts w:ascii="Santander Text" w:hAnsi="Santander Text" w:cs="Arial"/>
          <w:lang w:val="pt-PT"/>
        </w:rPr>
        <w:t xml:space="preserve">, identificado pelo campo </w:t>
      </w:r>
      <w:r w:rsidR="00DE75B1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iCs/>
          <w:lang w:val="pt-PT"/>
        </w:rPr>
        <w:t>zcliente</w:t>
      </w:r>
      <w:r w:rsidR="00DE75B1" w:rsidRPr="00864D30">
        <w:rPr>
          <w:rFonts w:ascii="Santander Text" w:hAnsi="Santander Text" w:cs="Arial"/>
          <w:i/>
          <w:iCs/>
          <w:lang w:val="pt-PT"/>
        </w:rPr>
        <w:t>’</w:t>
      </w:r>
      <w:r w:rsidR="008E000B" w:rsidRPr="00864D30">
        <w:rPr>
          <w:rFonts w:ascii="Santander Text" w:hAnsi="Santander Text" w:cs="Arial"/>
          <w:lang w:val="pt-PT"/>
        </w:rPr>
        <w:t>.</w:t>
      </w:r>
      <w:r w:rsidR="00A4699F" w:rsidRPr="00864D30">
        <w:rPr>
          <w:rFonts w:ascii="Santander Text" w:hAnsi="Santander Text" w:cs="Arial"/>
          <w:lang w:val="pt-PT"/>
        </w:rPr>
        <w:t xml:space="preserve"> </w:t>
      </w:r>
      <w:r w:rsidR="007A099C" w:rsidRPr="00864D30">
        <w:rPr>
          <w:rFonts w:ascii="Santander Text" w:hAnsi="Santander Text" w:cs="Arial"/>
          <w:lang w:val="pt-PT"/>
        </w:rPr>
        <w:t>N</w:t>
      </w:r>
      <w:r w:rsidR="00A4699F" w:rsidRPr="00864D30">
        <w:rPr>
          <w:rFonts w:ascii="Santander Text" w:hAnsi="Santander Text" w:cs="Arial"/>
          <w:lang w:val="pt-PT"/>
        </w:rPr>
        <w:t xml:space="preserve">aturalmente a respetiva data de referência da informação (variável </w:t>
      </w:r>
      <w:r w:rsidR="00DE75B1" w:rsidRPr="00864D30">
        <w:rPr>
          <w:rFonts w:ascii="Santander Text" w:hAnsi="Santander Text" w:cs="Arial"/>
          <w:lang w:val="pt-PT"/>
        </w:rPr>
        <w:t>‘</w:t>
      </w:r>
      <w:r w:rsidR="00A4699F" w:rsidRPr="00864D30">
        <w:rPr>
          <w:rFonts w:ascii="Santander Text" w:hAnsi="Santander Text" w:cs="Arial"/>
          <w:i/>
          <w:lang w:val="pt-PT"/>
        </w:rPr>
        <w:t>ref_date</w:t>
      </w:r>
      <w:r w:rsidR="00DE75B1" w:rsidRPr="00864D30">
        <w:rPr>
          <w:rFonts w:ascii="Santander Text" w:hAnsi="Santander Text" w:cs="Arial"/>
          <w:lang w:val="pt-PT"/>
        </w:rPr>
        <w:t>’</w:t>
      </w:r>
      <w:r w:rsidR="00A4699F" w:rsidRPr="00864D30">
        <w:rPr>
          <w:rFonts w:ascii="Santander Text" w:hAnsi="Santander Text" w:cs="Arial"/>
          <w:lang w:val="pt-PT"/>
        </w:rPr>
        <w:t>)</w:t>
      </w:r>
      <w:r w:rsidR="007A099C" w:rsidRPr="00864D30">
        <w:rPr>
          <w:rFonts w:ascii="Santander Text" w:hAnsi="Santander Text" w:cs="Arial"/>
          <w:lang w:val="pt-PT"/>
        </w:rPr>
        <w:t>, completa a chave da tabela.</w:t>
      </w:r>
    </w:p>
    <w:p w14:paraId="049F51B5" w14:textId="4C994068" w:rsidR="00A929C5" w:rsidRPr="00864D30" w:rsidRDefault="00036AB7" w:rsidP="007E3521">
      <w:pPr>
        <w:pStyle w:val="MyHeading2"/>
        <w:spacing w:after="120" w:line="360" w:lineRule="auto"/>
        <w:jc w:val="both"/>
        <w:rPr>
          <w:lang w:val="pt-PT"/>
        </w:rPr>
      </w:pPr>
      <w:bookmarkStart w:id="416" w:name="_Ref193108357"/>
      <w:bookmarkStart w:id="417" w:name="_Toc194943236"/>
      <w:r w:rsidRPr="00864D30">
        <w:t>Aprovisionamento</w:t>
      </w:r>
      <w:bookmarkEnd w:id="416"/>
      <w:bookmarkEnd w:id="417"/>
    </w:p>
    <w:p w14:paraId="7E3C6D64" w14:textId="5A22F5C5" w:rsidR="007424C0" w:rsidRPr="00864D30" w:rsidRDefault="00A34614">
      <w:pPr>
        <w:spacing w:line="276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O universo de partida para aprovisionamento, será a tabela</w:t>
      </w:r>
      <w:r w:rsidR="00864D30">
        <w:rPr>
          <w:rFonts w:ascii="Santander Text" w:hAnsi="Santander Text" w:cs="Arial"/>
          <w:lang w:val="pt-PT"/>
        </w:rPr>
        <w:t xml:space="preserve"> </w:t>
      </w:r>
      <w:r w:rsidR="007424C0" w:rsidRPr="00864D30">
        <w:rPr>
          <w:rFonts w:ascii="Santander Text" w:hAnsi="Santander Text" w:cs="Arial"/>
          <w:i/>
          <w:iCs/>
          <w:color w:val="000000" w:themeColor="text1"/>
          <w:lang w:val="pt-PT"/>
        </w:rPr>
        <w:t>ct084_univ_cli_d</w:t>
      </w:r>
      <w:r w:rsidR="009C5673" w:rsidRPr="00864D30">
        <w:rPr>
          <w:rFonts w:ascii="Santander Text" w:hAnsi="Santander Text" w:cs="Arial"/>
          <w:lang w:val="pt-PT"/>
        </w:rPr>
        <w:t>.</w:t>
      </w:r>
    </w:p>
    <w:p w14:paraId="4BFDA980" w14:textId="77777777" w:rsidR="009C5673" w:rsidRPr="00864D30" w:rsidRDefault="00A34614">
      <w:pPr>
        <w:spacing w:line="276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Esta tabela será aprovisionada com base em </w:t>
      </w:r>
      <w:r w:rsidR="00647AF3" w:rsidRPr="00864D30">
        <w:rPr>
          <w:rFonts w:ascii="Santander Text" w:hAnsi="Santander Text" w:cs="Arial"/>
          <w:lang w:val="pt-PT"/>
        </w:rPr>
        <w:t xml:space="preserve">diversos </w:t>
      </w:r>
      <w:r w:rsidR="00647AF3" w:rsidRPr="00864D30">
        <w:rPr>
          <w:rFonts w:ascii="Santander Text" w:hAnsi="Santander Text" w:cs="Arial"/>
          <w:i/>
          <w:lang w:val="pt-PT"/>
        </w:rPr>
        <w:t>inputs</w:t>
      </w:r>
      <w:r w:rsidRPr="00864D30">
        <w:rPr>
          <w:rFonts w:ascii="Santander Text" w:hAnsi="Santander Text" w:cs="Arial"/>
          <w:lang w:val="pt-PT"/>
        </w:rPr>
        <w:t xml:space="preserve">, </w:t>
      </w:r>
      <w:r w:rsidR="007424C0" w:rsidRPr="00864D30">
        <w:rPr>
          <w:rFonts w:ascii="Santander Text" w:hAnsi="Santander Text" w:cs="Arial"/>
          <w:lang w:val="pt-PT"/>
        </w:rPr>
        <w:t>descrit</w:t>
      </w:r>
      <w:r w:rsidR="00647AF3" w:rsidRPr="00864D30">
        <w:rPr>
          <w:rFonts w:ascii="Santander Text" w:hAnsi="Santander Text" w:cs="Arial"/>
          <w:lang w:val="pt-PT"/>
        </w:rPr>
        <w:t>o</w:t>
      </w:r>
      <w:r w:rsidR="007424C0" w:rsidRPr="00864D30">
        <w:rPr>
          <w:rFonts w:ascii="Santander Text" w:hAnsi="Santander Text" w:cs="Arial"/>
          <w:lang w:val="pt-PT"/>
        </w:rPr>
        <w:t xml:space="preserve">s nas secções seguintes, a saber: </w:t>
      </w:r>
    </w:p>
    <w:p w14:paraId="5DA56CA9" w14:textId="5C765E35" w:rsidR="00A34614" w:rsidRPr="00864D30" w:rsidRDefault="004D7AD5">
      <w:pPr>
        <w:spacing w:line="276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i/>
          <w:color w:val="000000" w:themeColor="text1"/>
          <w:lang w:val="pt-PT"/>
        </w:rPr>
        <w:t>modesg_inp_empr_excl_paris</w:t>
      </w:r>
      <w:r w:rsidR="009C5673" w:rsidRPr="00864D30">
        <w:rPr>
          <w:rFonts w:ascii="Santander Text" w:hAnsi="Santander Text" w:cs="Arial"/>
          <w:color w:val="000000" w:themeColor="text1"/>
          <w:lang w:val="pt-PT"/>
        </w:rPr>
        <w:t xml:space="preserve">, </w:t>
      </w:r>
      <w:r w:rsidR="00E41CE8" w:rsidRPr="00864D30">
        <w:rPr>
          <w:rFonts w:ascii="Santander Text" w:hAnsi="Santander Text" w:cs="Arial"/>
          <w:i/>
          <w:color w:val="000000" w:themeColor="text1"/>
          <w:lang w:val="pt-PT"/>
        </w:rPr>
        <w:t>modesg_inp_</w:t>
      </w:r>
      <w:r w:rsidR="00FC041B" w:rsidRPr="00864D30">
        <w:rPr>
          <w:rFonts w:ascii="Santander Text" w:hAnsi="Santander Text" w:cs="Arial"/>
          <w:i/>
          <w:color w:val="000000" w:themeColor="text1"/>
          <w:lang w:val="pt-PT"/>
        </w:rPr>
        <w:t>cs</w:t>
      </w:r>
      <w:r w:rsidR="00D568B9" w:rsidRPr="00864D30">
        <w:rPr>
          <w:rFonts w:ascii="Santander Text" w:hAnsi="Santander Text" w:cs="Arial"/>
          <w:i/>
          <w:color w:val="000000" w:themeColor="text1"/>
          <w:lang w:val="pt-PT"/>
        </w:rPr>
        <w:t>rd</w:t>
      </w:r>
      <w:r w:rsidR="00E41CE8" w:rsidRPr="00864D30">
        <w:rPr>
          <w:rFonts w:ascii="Santander Text" w:hAnsi="Santander Text" w:cs="Arial"/>
          <w:i/>
          <w:color w:val="000000" w:themeColor="text1"/>
          <w:lang w:val="pt-PT"/>
        </w:rPr>
        <w:t>_alinhamento_tax</w:t>
      </w:r>
      <w:r w:rsidR="00A34614" w:rsidRPr="00864D30">
        <w:rPr>
          <w:rFonts w:ascii="Santander Text" w:hAnsi="Santander Text" w:cs="Arial"/>
          <w:color w:val="000000" w:themeColor="text1"/>
          <w:lang w:val="pt-PT"/>
        </w:rPr>
        <w:t xml:space="preserve">, </w:t>
      </w:r>
      <w:r w:rsidR="00647AF3" w:rsidRPr="00864D30">
        <w:rPr>
          <w:rFonts w:ascii="Santander Text" w:hAnsi="Santander Text" w:cs="Arial"/>
          <w:i/>
          <w:color w:val="000000" w:themeColor="text1"/>
          <w:lang w:val="pt-PT"/>
        </w:rPr>
        <w:t>modesg_inp_risco_fisico</w:t>
      </w:r>
      <w:r w:rsidR="00AA7D90" w:rsidRPr="00864D30">
        <w:rPr>
          <w:rFonts w:ascii="Santander Text" w:hAnsi="Santander Text" w:cs="Arial"/>
          <w:color w:val="000000" w:themeColor="text1"/>
          <w:lang w:val="pt-PT"/>
        </w:rPr>
        <w:t>,</w:t>
      </w:r>
      <w:r w:rsidR="00FC041B" w:rsidRPr="00864D30">
        <w:rPr>
          <w:rFonts w:ascii="Santander Text" w:hAnsi="Santander Text" w:cs="Arial"/>
          <w:color w:val="000000" w:themeColor="text1"/>
          <w:lang w:val="pt-PT"/>
        </w:rPr>
        <w:t xml:space="preserve"> </w:t>
      </w:r>
      <w:r w:rsidR="00FC041B" w:rsidRPr="00864D30">
        <w:rPr>
          <w:rFonts w:ascii="Santander Text" w:hAnsi="Santander Text" w:cs="Arial"/>
          <w:i/>
          <w:color w:val="000000" w:themeColor="text1"/>
          <w:szCs w:val="18"/>
          <w:lang w:val="pt-PT"/>
        </w:rPr>
        <w:t>modesg_inp_risco_fisico_zipcode</w:t>
      </w:r>
      <w:r w:rsidR="00FC041B" w:rsidRPr="00864D30">
        <w:rPr>
          <w:rFonts w:ascii="Santander Text" w:hAnsi="Santander Text" w:cs="Arial"/>
          <w:i/>
          <w:color w:val="000000" w:themeColor="text1"/>
          <w:sz w:val="20"/>
          <w:szCs w:val="20"/>
          <w:lang w:val="pt-PT"/>
        </w:rPr>
        <w:t>,</w:t>
      </w:r>
      <w:r w:rsidR="00A34614" w:rsidRPr="00864D30">
        <w:rPr>
          <w:rFonts w:ascii="Santander Text" w:hAnsi="Santander Text" w:cs="Arial"/>
          <w:color w:val="000000" w:themeColor="text1"/>
          <w:lang w:val="pt-PT"/>
        </w:rPr>
        <w:t xml:space="preserve"> </w:t>
      </w:r>
      <w:r w:rsidR="00A34614" w:rsidRPr="00864D30">
        <w:rPr>
          <w:rFonts w:ascii="Santander Text" w:hAnsi="Santander Text" w:cs="Arial"/>
          <w:i/>
          <w:color w:val="000000" w:themeColor="text1"/>
          <w:lang w:val="pt-PT"/>
        </w:rPr>
        <w:t>modesg_inp_emss_scib</w:t>
      </w:r>
      <w:r w:rsidR="00FC041B" w:rsidRPr="00864D30">
        <w:rPr>
          <w:rFonts w:ascii="Santander Text" w:hAnsi="Santander Text" w:cs="Arial"/>
          <w:color w:val="000000" w:themeColor="text1"/>
          <w:lang w:val="pt-PT"/>
        </w:rPr>
        <w:t xml:space="preserve">, </w:t>
      </w:r>
      <w:r w:rsidR="00AA7D90" w:rsidRPr="00864D30">
        <w:rPr>
          <w:rFonts w:ascii="Santander Text" w:hAnsi="Santander Text" w:cs="Arial"/>
          <w:i/>
          <w:color w:val="000000" w:themeColor="text1"/>
          <w:lang w:val="pt-PT"/>
        </w:rPr>
        <w:t>modesg_inp_emss_nace</w:t>
      </w:r>
      <w:r w:rsidR="00FC041B" w:rsidRPr="00864D30">
        <w:rPr>
          <w:rFonts w:ascii="Santander Text" w:hAnsi="Santander Text" w:cs="Arial"/>
          <w:color w:val="000000" w:themeColor="text1"/>
          <w:lang w:val="pt-PT"/>
        </w:rPr>
        <w:t xml:space="preserve"> e</w:t>
      </w:r>
      <w:r w:rsidR="005113EB" w:rsidRPr="00864D30">
        <w:rPr>
          <w:rFonts w:ascii="Santander Text" w:hAnsi="Santander Text" w:cs="Arial"/>
          <w:color w:val="000000" w:themeColor="text1"/>
          <w:lang w:val="pt-PT"/>
        </w:rPr>
        <w:t xml:space="preserve"> </w:t>
      </w:r>
      <w:r w:rsidR="005113EB" w:rsidRPr="00864D30">
        <w:rPr>
          <w:rFonts w:ascii="Santander Text" w:hAnsi="Santander Text" w:cs="Arial"/>
          <w:i/>
          <w:color w:val="000000" w:themeColor="text1"/>
          <w:lang w:val="pt-PT"/>
        </w:rPr>
        <w:t>modesg_inp_project_finance.</w:t>
      </w:r>
    </w:p>
    <w:p w14:paraId="57023CBD" w14:textId="29F5AAC6" w:rsidR="00A929C5" w:rsidRPr="00864D30" w:rsidRDefault="007424C0">
      <w:pPr>
        <w:spacing w:line="276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As regras de aprovisionamento estão descritas no documento </w:t>
      </w:r>
      <w:r w:rsidR="007261D6" w:rsidRPr="00864D30">
        <w:rPr>
          <w:rFonts w:ascii="Santander Text" w:hAnsi="Santander Text" w:cs="Arial"/>
          <w:lang w:val="pt-PT"/>
        </w:rPr>
        <w:t>“</w:t>
      </w:r>
      <w:r w:rsidR="00A34614" w:rsidRPr="00864D30">
        <w:rPr>
          <w:rFonts w:ascii="Santander Text" w:hAnsi="Santander Text" w:cs="Arial"/>
          <w:iCs/>
          <w:lang w:val="pt-PT"/>
        </w:rPr>
        <w:t xml:space="preserve">BST ESG </w:t>
      </w:r>
      <w:r w:rsidR="00027146" w:rsidRPr="00864D30">
        <w:rPr>
          <w:rFonts w:ascii="Santander Text" w:hAnsi="Santander Text" w:cs="Arial"/>
          <w:iCs/>
          <w:lang w:val="pt-PT"/>
        </w:rPr>
        <w:t>Modelo de dados</w:t>
      </w:r>
      <w:r w:rsidR="00A34614" w:rsidRPr="00864D30">
        <w:rPr>
          <w:rFonts w:ascii="Santander Text" w:hAnsi="Santander Text" w:cs="Arial"/>
          <w:iCs/>
          <w:lang w:val="pt-PT"/>
        </w:rPr>
        <w:t>.xlsx</w:t>
      </w:r>
      <w:r w:rsidR="007261D6" w:rsidRPr="00864D30">
        <w:rPr>
          <w:rFonts w:ascii="Santander Text" w:hAnsi="Santander Text" w:cs="Arial"/>
          <w:lang w:val="pt-PT"/>
        </w:rPr>
        <w:t>”</w:t>
      </w:r>
      <w:r w:rsidR="00A34614" w:rsidRPr="00864D30">
        <w:rPr>
          <w:rFonts w:ascii="Santander Text" w:hAnsi="Santander Text" w:cs="Arial"/>
          <w:lang w:val="pt-PT"/>
        </w:rPr>
        <w:t>, colunas TABELA/FICHEIRO e CAMPO</w:t>
      </w:r>
      <w:r w:rsidRPr="00864D30">
        <w:rPr>
          <w:rFonts w:ascii="Santander Text" w:hAnsi="Santander Text" w:cs="Arial"/>
          <w:lang w:val="pt-PT"/>
        </w:rPr>
        <w:t xml:space="preserve"> e em maior detalhe nas secções seguintes.</w:t>
      </w:r>
    </w:p>
    <w:p w14:paraId="51923B00" w14:textId="7C4022E3" w:rsidR="00F87906" w:rsidRPr="00864D30" w:rsidRDefault="00F87906">
      <w:pPr>
        <w:spacing w:line="276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As contrapartes a reportar para cada campo desta tabela devem ser tidas em conta, de acordo com as seguintes regras:</w:t>
      </w:r>
    </w:p>
    <w:tbl>
      <w:tblPr>
        <w:tblW w:w="8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60"/>
        <w:gridCol w:w="4400"/>
      </w:tblGrid>
      <w:tr w:rsidR="00F87906" w:rsidRPr="00864D30" w14:paraId="31B45070" w14:textId="77777777" w:rsidTr="00F87906">
        <w:trPr>
          <w:trHeight w:val="290"/>
        </w:trPr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181F9B1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b/>
                <w:bCs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b/>
                <w:bCs/>
                <w:sz w:val="16"/>
                <w:szCs w:val="16"/>
                <w:lang w:val="pt-PT" w:eastAsia="pt-PT"/>
              </w:rPr>
              <w:t>NOME COLUNA</w:t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254FE81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b/>
                <w:bCs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b/>
                <w:bCs/>
                <w:sz w:val="16"/>
                <w:szCs w:val="16"/>
                <w:lang w:val="pt-PT" w:eastAsia="pt-PT"/>
              </w:rPr>
              <w:t>CONTRAPARTE</w:t>
            </w:r>
          </w:p>
        </w:tc>
      </w:tr>
      <w:tr w:rsidR="00F87906" w:rsidRPr="00864D30" w14:paraId="2DF4810E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EADA7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zcliente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D8DF1F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ALL</w:t>
            </w:r>
          </w:p>
        </w:tc>
      </w:tr>
      <w:tr w:rsidR="00F87906" w:rsidRPr="00864D30" w14:paraId="06D9B346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7B2EE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ref_date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681AD1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ALL</w:t>
            </w:r>
          </w:p>
        </w:tc>
      </w:tr>
      <w:tr w:rsidR="00F87906" w:rsidRPr="00864D30" w14:paraId="43552E67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F34E8" w14:textId="5C351A94" w:rsidR="00F87906" w:rsidRPr="00864D30" w:rsidRDefault="001B0931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flg_csrd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5D9621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5B26A287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20B06" w14:textId="69337087" w:rsidR="00F87906" w:rsidRPr="00864D30" w:rsidRDefault="001B0931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origem_flg_csrd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CDA458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7C4378" w14:paraId="5E9CC56A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5F7B8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flg_emprs_excl_paris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6D5683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F87906" w:rsidRPr="007C4378" w14:paraId="2D76EB31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E6DF1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origem_flg_emprs_excl_paris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DC88BF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F87906" w:rsidRPr="00864D30" w14:paraId="2AE89CB4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98E8B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cca_trnvr_ttl_elgbl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4E38DF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6057FB73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06920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cca_trnvr_enblng_alignd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5DD242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1B13F93A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663F0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eastAsia="pt-PT"/>
              </w:rPr>
              <w:t>cca_turnover_own_prfrmnce_algnd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44BD03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61FAC22B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CF771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cca_capex_ttl_elgbl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BD8DEE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1CCE7370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7DC3C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cca_capex_enblng_algnd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C8EA3A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72FC7F35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F444A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eastAsia="pt-PT"/>
              </w:rPr>
              <w:t>cca_capex_own_prfrmnce_algnd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5B91FE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37FCC65B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90E76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ccm_trnvr_ttl_elgbl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9CA898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43A8941B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263B4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ccm_trnvr_enblng_algnd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C7D7A5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49BD5D52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6AE5E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ccm_trnvr_trnstn_alignd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9C2ED4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5A5B62CA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1F89F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eastAsia="pt-PT"/>
              </w:rPr>
              <w:t>ccm_trnvr_own_prfrmnce_algnd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9B9978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0A475C5C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9CEA6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ccm_capex_ttl_elgbl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A9AC64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3FBF0A17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EFBB4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ccm_capex_enblng_algnd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FB10C4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7A3663A7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2FADC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ccm_capex_trnstn_algnd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8E8FFA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4EB03C5A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9E4D9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eastAsia="pt-PT"/>
              </w:rPr>
              <w:t>ccm_capex_own_prfrmnce_algnd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ED10F5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57234D12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82F1F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ppc_trnvr_ttl_elgbl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049DB8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757A721E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09258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eastAsia="pt-PT"/>
              </w:rPr>
              <w:t>ppc_turnover_own_prfrmnce_algnd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0AF58A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34B62D93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8DFF5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ppc_capex_ttl_elgbl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34ABF8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7C581F0F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F2A22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eastAsia="pt-PT"/>
              </w:rPr>
              <w:t>ppc_capex_own_prfrmnce_algnd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002A01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2DAF1764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C7337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bio_trnvr_ttl_elgbl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CCED0F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684F068C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120FC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eastAsia="pt-PT"/>
              </w:rPr>
              <w:t>bio_turnover_own_prfrmnce_algnd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FB433B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6C05E04D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B1A14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bio_capex_ttl_elgbl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E4365A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17C47388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AE05C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eastAsia="pt-PT"/>
              </w:rPr>
              <w:t>bio_capex_own_prfrmnce_algnd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FE02F6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76618FEB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90EBEA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wtr_trnvr_ttl_elgbl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B76319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0E0F2AF4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B2269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wtr_trnvr_enblng_alignd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C3C952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63278507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F9626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eastAsia="pt-PT"/>
              </w:rPr>
              <w:t>wtr_turnover_own_prfrmnce_algnd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6022E5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2B7914D5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75593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wtr_capex_ttl_elgbl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AE828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7739D63A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10219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wtr_capex_enblng_algnd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5A674E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4FD6A99C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C666F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eastAsia="pt-PT"/>
              </w:rPr>
              <w:t>wtr_capex_own_prfrmnce_algnd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527170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39724F85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5956E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ce_trnvr_ttl_elgbl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B297B2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235DBA88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18292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ce_trnvr_enblng_alignd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DB1266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4B1488FA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9C753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eastAsia="pt-PT"/>
              </w:rPr>
              <w:t>ce_turnover_own_prfrmnce_algnd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F0A5C7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0C2C96B9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7B5CF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ce_capex_ttl_elgbl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C1FC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265E1705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EF733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ce_capex_enblng_algnd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7E17A6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127B6266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5DAE2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eastAsia="pt-PT"/>
              </w:rPr>
              <w:t>ce_capex_own_prfrmnce_algnd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CACF31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17E1E928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A9423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origem_alinhamentos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91B537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F87906" w:rsidRPr="00864D30" w14:paraId="1B0CD3E8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A65C4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flg_rsc_fsc_agd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DEFFED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ALL</w:t>
            </w:r>
          </w:p>
        </w:tc>
      </w:tr>
      <w:tr w:rsidR="00F87906" w:rsidRPr="00864D30" w14:paraId="4DD1766D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A3695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flg_rsc_fsc_crnc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7CE106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ALL</w:t>
            </w:r>
          </w:p>
        </w:tc>
      </w:tr>
      <w:tr w:rsidR="00F87906" w:rsidRPr="00864D30" w14:paraId="29D402EE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905DE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origem_flg_rsc_fsc_agd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23006D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ALL</w:t>
            </w:r>
          </w:p>
        </w:tc>
      </w:tr>
      <w:tr w:rsidR="00F87906" w:rsidRPr="00864D30" w14:paraId="1E9F9059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13A2E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origem_flg_rsc_fsc_crnc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A1C8C3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ALL</w:t>
            </w:r>
          </w:p>
        </w:tc>
      </w:tr>
      <w:tr w:rsidR="00F87906" w:rsidRPr="007C4378" w14:paraId="7720CE6F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15FF3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scp1_emss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7AE145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F87906" w:rsidRPr="007C4378" w14:paraId="70B94BB5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C6545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scp2_emss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E5E61A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F87906" w:rsidRPr="007C4378" w14:paraId="281811A4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A5DE9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scp3_emss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117090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F87906" w:rsidRPr="007C4378" w14:paraId="7D90F87F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98570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origem_scp1_emss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30F0C0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F87906" w:rsidRPr="007C4378" w14:paraId="10B09A06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A1EFE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origem_scp2_emss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A3BDAE" w14:textId="77777777" w:rsidR="00F87906" w:rsidRPr="00864D30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FC041B" w:rsidRPr="007C4378" w14:paraId="7195E8A2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2DF2F" w14:textId="2B8051C9" w:rsidR="00FC041B" w:rsidRPr="00864D30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origem_scp3_emss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38EAD7" w14:textId="6DA9F09B" w:rsidR="00FC041B" w:rsidRPr="00864D30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FC041B" w:rsidRPr="00864D30" w14:paraId="09AFD309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98E9F0" w14:textId="33EEDD3B" w:rsidR="00FC041B" w:rsidRPr="00864D30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cod_nace_esg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537B58" w14:textId="14D7C009" w:rsidR="00FC041B" w:rsidRPr="00864D30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not in ('particulares')</w:t>
            </w:r>
          </w:p>
        </w:tc>
      </w:tr>
      <w:tr w:rsidR="00FC041B" w:rsidRPr="007C4378" w14:paraId="5841E01A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D669AA" w14:textId="2876A415" w:rsidR="00FC041B" w:rsidRPr="00864D30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divida_total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A08601" w14:textId="6154E46E" w:rsidR="00FC041B" w:rsidRPr="00864D30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FC041B" w:rsidRPr="007C4378" w14:paraId="165DEC9B" w14:textId="77777777" w:rsidTr="00FC041B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19B8A" w14:textId="69D86177" w:rsidR="00FC041B" w:rsidRPr="00864D30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capital_proprio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888E249" w14:textId="27974D6D" w:rsidR="00FC041B" w:rsidRPr="00864D30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</w:tbl>
    <w:p w14:paraId="4232FB5A" w14:textId="3D35753D" w:rsidR="00DE000D" w:rsidRPr="00864D30" w:rsidRDefault="00DE000D" w:rsidP="007E3521">
      <w:pPr>
        <w:pStyle w:val="MyHeading3"/>
        <w:spacing w:before="240" w:after="120" w:line="360" w:lineRule="auto"/>
        <w:rPr>
          <w:lang w:val="pt-PT"/>
        </w:rPr>
      </w:pPr>
      <w:r w:rsidRPr="00864D30">
        <w:rPr>
          <w:lang w:val="pt-PT"/>
        </w:rPr>
        <w:t>flg_emprs_excl_paris</w:t>
      </w:r>
    </w:p>
    <w:p w14:paraId="0E8A106C" w14:textId="29E6623A" w:rsidR="000A2019" w:rsidRPr="00864D30" w:rsidRDefault="009D2654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O </w:t>
      </w:r>
      <w:r w:rsidR="000A2019" w:rsidRPr="00864D30">
        <w:rPr>
          <w:rFonts w:ascii="Santander Text" w:hAnsi="Santander Text" w:cs="Arial"/>
          <w:szCs w:val="18"/>
          <w:lang w:val="pt-PT"/>
        </w:rPr>
        <w:t xml:space="preserve">campo correspondente à </w:t>
      </w:r>
      <w:r w:rsidR="000A2019" w:rsidRPr="00864D30">
        <w:rPr>
          <w:rFonts w:ascii="Santander Text" w:hAnsi="Santander Text" w:cs="Arial"/>
          <w:i/>
          <w:iCs/>
          <w:szCs w:val="18"/>
          <w:lang w:val="pt-PT"/>
        </w:rPr>
        <w:t xml:space="preserve">flag </w:t>
      </w:r>
      <w:r w:rsidR="000A2019" w:rsidRPr="00864D30">
        <w:rPr>
          <w:rFonts w:ascii="Santander Text" w:hAnsi="Santander Text" w:cs="Arial"/>
          <w:szCs w:val="18"/>
          <w:lang w:val="pt-PT"/>
        </w:rPr>
        <w:t xml:space="preserve">das Empresas Excluídas do Acordo de Paris </w:t>
      </w:r>
      <w:r w:rsidR="000A2019" w:rsidRPr="00864D30">
        <w:rPr>
          <w:rFonts w:ascii="Santander Text" w:hAnsi="Santander Text" w:cs="Arial"/>
          <w:bCs/>
          <w:szCs w:val="18"/>
          <w:lang w:val="pt-PT"/>
        </w:rPr>
        <w:t>(campo ‘</w:t>
      </w:r>
      <w:r w:rsidR="000A2019" w:rsidRPr="00864D30">
        <w:rPr>
          <w:rFonts w:ascii="Santander Text" w:hAnsi="Santander Text" w:cs="Arial"/>
          <w:bCs/>
          <w:i/>
          <w:szCs w:val="18"/>
          <w:lang w:val="pt-PT"/>
        </w:rPr>
        <w:t>flg_emprs_excl_paris’</w:t>
      </w:r>
      <w:r w:rsidR="000A2019" w:rsidRPr="00864D30">
        <w:rPr>
          <w:rFonts w:ascii="Santander Text" w:hAnsi="Santander Text" w:cs="Arial"/>
          <w:bCs/>
          <w:szCs w:val="18"/>
          <w:lang w:val="pt-PT"/>
        </w:rPr>
        <w:t>)</w:t>
      </w:r>
      <w:r w:rsidR="000A2019" w:rsidRPr="00864D30">
        <w:rPr>
          <w:rFonts w:ascii="Santander Text" w:hAnsi="Santander Text" w:cs="Arial"/>
          <w:szCs w:val="18"/>
          <w:lang w:val="pt-PT"/>
        </w:rPr>
        <w:t xml:space="preserve"> deverá ser aprovisionado da seguinte forma, em concordância com as </w:t>
      </w:r>
      <w:r w:rsidR="000A2019" w:rsidRPr="00864D30">
        <w:rPr>
          <w:rFonts w:ascii="Santander Text" w:hAnsi="Santander Text" w:cs="Arial"/>
          <w:i/>
          <w:iCs/>
          <w:szCs w:val="18"/>
          <w:lang w:val="pt-PT"/>
        </w:rPr>
        <w:t>guidelines</w:t>
      </w:r>
      <w:r w:rsidR="000A2019" w:rsidRPr="00864D30">
        <w:rPr>
          <w:rFonts w:ascii="Santander Text" w:hAnsi="Santander Text" w:cs="Arial"/>
          <w:szCs w:val="18"/>
          <w:lang w:val="pt-PT"/>
        </w:rPr>
        <w:t xml:space="preserve"> corpor</w:t>
      </w:r>
      <w:r w:rsidR="00FC041B" w:rsidRPr="00864D30">
        <w:rPr>
          <w:rFonts w:ascii="Santander Text" w:hAnsi="Santander Text" w:cs="Arial"/>
          <w:szCs w:val="18"/>
          <w:lang w:val="pt-PT"/>
        </w:rPr>
        <w:t xml:space="preserve">ativas </w:t>
      </w:r>
      <w:r w:rsidR="00FB1B22" w:rsidRPr="00864D30">
        <w:rPr>
          <w:rFonts w:ascii="Santander Text" w:hAnsi="Santander Text" w:cs="Arial"/>
          <w:szCs w:val="18"/>
          <w:lang w:val="pt-PT"/>
        </w:rPr>
        <w:t>disponíveis</w:t>
      </w:r>
      <w:r w:rsidR="00FC041B" w:rsidRPr="00864D30">
        <w:rPr>
          <w:rFonts w:ascii="Santander Text" w:hAnsi="Santander Text" w:cs="Arial"/>
          <w:szCs w:val="18"/>
          <w:lang w:val="pt-PT"/>
        </w:rPr>
        <w:t xml:space="preserve"> à data:</w:t>
      </w:r>
    </w:p>
    <w:p w14:paraId="06070631" w14:textId="44F5B4F4" w:rsidR="000A2019" w:rsidRPr="00864D30" w:rsidRDefault="000A2019" w:rsidP="008E5B92">
      <w:pPr>
        <w:numPr>
          <w:ilvl w:val="0"/>
          <w:numId w:val="54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u w:val="single"/>
          <w:lang w:val="pt-PT"/>
        </w:rPr>
        <w:t>Clientes SCIB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 – campo ‘</w:t>
      </w:r>
      <w:r w:rsidRPr="00864D30">
        <w:rPr>
          <w:rFonts w:ascii="Santander Text" w:hAnsi="Santander Text" w:cs="Arial"/>
          <w:b/>
          <w:bCs/>
          <w:i/>
          <w:szCs w:val="18"/>
          <w:lang w:val="pt-PT"/>
        </w:rPr>
        <w:t>flg_scib</w:t>
      </w:r>
      <w:r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 da tabela de </w:t>
      </w:r>
      <w:r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input 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>(</w:t>
      </w:r>
      <w:r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modesg_inp_empr_exlc_paris)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 = ‘1’</w:t>
      </w:r>
    </w:p>
    <w:p w14:paraId="56852B7D" w14:textId="1F92D39F" w:rsidR="000A2019" w:rsidRPr="00864D30" w:rsidRDefault="000A2019" w:rsidP="007E3521">
      <w:p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</w:p>
    <w:p w14:paraId="7C14D4BC" w14:textId="27617C0B" w:rsidR="000A2019" w:rsidRPr="00864D30" w:rsidRDefault="000A2019" w:rsidP="008E5B92">
      <w:pPr>
        <w:numPr>
          <w:ilvl w:val="0"/>
          <w:numId w:val="55"/>
        </w:numPr>
        <w:spacing w:after="0" w:line="360" w:lineRule="auto"/>
        <w:ind w:left="1709"/>
        <w:contextualSpacing/>
        <w:jc w:val="both"/>
        <w:rPr>
          <w:rFonts w:ascii="Santander Text" w:hAnsi="Santander Text" w:cs="Arial"/>
          <w:b/>
          <w:bCs/>
          <w:szCs w:val="18"/>
        </w:rPr>
      </w:pPr>
      <w:r w:rsidRPr="00864D30">
        <w:rPr>
          <w:rFonts w:ascii="Santander Text" w:hAnsi="Santander Text" w:cs="Arial"/>
          <w:b/>
          <w:bCs/>
          <w:szCs w:val="18"/>
        </w:rPr>
        <w:t>Cruzamento por</w:t>
      </w:r>
      <w:r w:rsidRPr="00864D30">
        <w:rPr>
          <w:rFonts w:ascii="Santander Text" w:hAnsi="Santander Text" w:cs="Arial"/>
          <w:b/>
          <w:bCs/>
          <w:i/>
          <w:iCs/>
          <w:szCs w:val="18"/>
        </w:rPr>
        <w:t xml:space="preserve"> clei</w:t>
      </w:r>
      <w:r w:rsidRPr="00864D30">
        <w:rPr>
          <w:rFonts w:ascii="Santander Text" w:hAnsi="Santander Text" w:cs="Arial"/>
          <w:iCs/>
          <w:szCs w:val="18"/>
        </w:rPr>
        <w:t>:</w:t>
      </w:r>
      <w:r w:rsidRPr="00864D30">
        <w:rPr>
          <w:rFonts w:ascii="Santander Text" w:hAnsi="Santander Text" w:cs="Arial"/>
          <w:i/>
          <w:iCs/>
          <w:szCs w:val="18"/>
        </w:rPr>
        <w:t xml:space="preserve"> </w:t>
      </w:r>
    </w:p>
    <w:p w14:paraId="0DE8D6C5" w14:textId="519FEE0B" w:rsidR="000A2019" w:rsidRPr="00864D30" w:rsidRDefault="000A2019" w:rsidP="008E5B92">
      <w:pPr>
        <w:pStyle w:val="ListParagraph"/>
        <w:numPr>
          <w:ilvl w:val="0"/>
          <w:numId w:val="56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Cruzamento com a informação de </w:t>
      </w:r>
      <w:r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>input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modesg_inp_empr_exlc_paris)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864D30">
        <w:rPr>
          <w:rFonts w:ascii="Santander Text" w:hAnsi="Santander Text" w:cs="Arial"/>
          <w:szCs w:val="18"/>
          <w:lang w:val="pt-PT"/>
        </w:rPr>
        <w:t xml:space="preserve">Efetuar o cruzamento pelo campo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clei’</w:t>
      </w:r>
      <w:r w:rsidRPr="00864D30">
        <w:rPr>
          <w:rFonts w:ascii="Santander Text" w:hAnsi="Santander Text" w:cs="Arial"/>
          <w:szCs w:val="18"/>
          <w:lang w:val="pt-PT"/>
        </w:rPr>
        <w:t xml:space="preserve"> 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864D30">
        <w:rPr>
          <w:rFonts w:ascii="Santander Text" w:hAnsi="Santander Text" w:cs="Arial"/>
          <w:szCs w:val="18"/>
          <w:lang w:val="pt-PT"/>
        </w:rPr>
        <w:t xml:space="preserve"> 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modesg_inp_empr_exlc_paris)</w:t>
      </w:r>
      <w:r w:rsidRPr="00864D30">
        <w:rPr>
          <w:rFonts w:ascii="Santander Text" w:hAnsi="Santander Text" w:cs="Arial"/>
          <w:szCs w:val="18"/>
          <w:lang w:val="pt-PT"/>
        </w:rPr>
        <w:t xml:space="preserve"> com a tabela 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ct084_univ_cli_d</w:t>
      </w:r>
      <w:r w:rsidRPr="00864D30">
        <w:rPr>
          <w:rFonts w:ascii="Santander Text" w:hAnsi="Santander Text" w:cs="Arial"/>
          <w:szCs w:val="18"/>
          <w:lang w:val="pt-PT"/>
        </w:rPr>
        <w:t xml:space="preserve">) para identificação dos </w:t>
      </w:r>
      <w:r w:rsidR="00091047"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zclientes</w:t>
      </w:r>
      <w:r w:rsidR="00091047"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a marcar como excluídos do acordo de Paris. Denote-se que, para os clientes cujo o campo ‘</w:t>
      </w:r>
      <w:r w:rsidRPr="00864D30">
        <w:rPr>
          <w:rFonts w:ascii="Santander Text" w:hAnsi="Santander Text" w:cs="Arial"/>
          <w:i/>
          <w:szCs w:val="18"/>
          <w:lang w:val="pt-PT"/>
        </w:rPr>
        <w:t>clei’</w:t>
      </w:r>
      <w:r w:rsidRPr="00864D30">
        <w:rPr>
          <w:rFonts w:ascii="Santander Text" w:hAnsi="Santander Text" w:cs="Arial"/>
          <w:szCs w:val="18"/>
          <w:lang w:val="pt-PT"/>
        </w:rPr>
        <w:t xml:space="preserve"> não se encontre preenchido (valores como vazio ‘’ ou ‘#’), </w:t>
      </w:r>
      <w:r w:rsidR="00FB1B22" w:rsidRPr="00864D30">
        <w:rPr>
          <w:rFonts w:ascii="Santander Text" w:hAnsi="Santander Text" w:cs="Arial"/>
          <w:szCs w:val="18"/>
          <w:lang w:val="pt-PT"/>
        </w:rPr>
        <w:t xml:space="preserve">serão, sobre a mesma tabela, identificados </w:t>
      </w:r>
      <w:r w:rsidRPr="00864D30">
        <w:rPr>
          <w:rFonts w:ascii="Santander Text" w:hAnsi="Santander Text" w:cs="Arial"/>
          <w:szCs w:val="18"/>
          <w:lang w:val="pt-PT"/>
        </w:rPr>
        <w:t>os números de cliente que partilhem o mesmo ‘</w:t>
      </w:r>
      <w:r w:rsidRPr="00864D30">
        <w:rPr>
          <w:rFonts w:ascii="Santander Text" w:hAnsi="Santander Text" w:cs="Arial"/>
          <w:i/>
          <w:szCs w:val="18"/>
          <w:lang w:val="pt-PT"/>
        </w:rPr>
        <w:t>ccli_grupo’</w:t>
      </w:r>
      <w:r w:rsidRPr="00864D30">
        <w:rPr>
          <w:rFonts w:ascii="Santander Text" w:hAnsi="Santander Text" w:cs="Arial"/>
          <w:szCs w:val="18"/>
          <w:lang w:val="pt-PT"/>
        </w:rPr>
        <w:t>:</w:t>
      </w:r>
    </w:p>
    <w:p w14:paraId="3C5833C2" w14:textId="0160C75D" w:rsidR="000A2019" w:rsidRPr="00864D30" w:rsidRDefault="000A2019" w:rsidP="008E5B92">
      <w:pPr>
        <w:numPr>
          <w:ilvl w:val="4"/>
          <w:numId w:val="57"/>
        </w:numPr>
        <w:spacing w:after="0" w:line="360" w:lineRule="auto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864D30">
        <w:rPr>
          <w:rFonts w:ascii="Santander Text" w:eastAsia="Times New Roman" w:hAnsi="Santander Text" w:cs="Arial"/>
          <w:szCs w:val="18"/>
          <w:lang w:val="pt-PT"/>
        </w:rPr>
        <w:t>Nos casos que sejam identificados mais de um ‘</w:t>
      </w:r>
      <w:r w:rsidRPr="00864D30">
        <w:rPr>
          <w:rFonts w:ascii="Santander Text" w:eastAsia="Times New Roman" w:hAnsi="Santander Text" w:cs="Arial"/>
          <w:i/>
          <w:szCs w:val="18"/>
          <w:lang w:val="pt-PT"/>
        </w:rPr>
        <w:t>clei’</w:t>
      </w:r>
      <w:r w:rsidRPr="00864D30">
        <w:rPr>
          <w:rFonts w:ascii="Santander Text" w:eastAsia="Times New Roman" w:hAnsi="Santander Text" w:cs="Arial"/>
          <w:szCs w:val="18"/>
          <w:lang w:val="pt-PT"/>
        </w:rPr>
        <w:t xml:space="preserve"> por ‘</w:t>
      </w:r>
      <w:r w:rsidRPr="00864D30">
        <w:rPr>
          <w:rFonts w:ascii="Santander Text" w:eastAsia="Times New Roman" w:hAnsi="Santander Text" w:cs="Arial"/>
          <w:i/>
          <w:szCs w:val="18"/>
          <w:lang w:val="pt-PT"/>
        </w:rPr>
        <w:t>ccli_grupo’</w:t>
      </w:r>
      <w:r w:rsidRPr="00864D30">
        <w:rPr>
          <w:rFonts w:ascii="Santander Text" w:eastAsia="Times New Roman" w:hAnsi="Santander Text" w:cs="Arial"/>
          <w:szCs w:val="18"/>
          <w:lang w:val="pt-PT"/>
        </w:rPr>
        <w:t xml:space="preserve">, </w:t>
      </w:r>
      <w:r w:rsidR="00FB1B22" w:rsidRPr="00864D30">
        <w:rPr>
          <w:rFonts w:ascii="Santander Text" w:eastAsia="Times New Roman" w:hAnsi="Santander Text" w:cs="Arial"/>
          <w:szCs w:val="18"/>
          <w:lang w:val="pt-PT"/>
        </w:rPr>
        <w:t xml:space="preserve">será </w:t>
      </w:r>
      <w:r w:rsidRPr="00864D30">
        <w:rPr>
          <w:rFonts w:ascii="Santander Text" w:eastAsia="Times New Roman" w:hAnsi="Santander Text" w:cs="Arial"/>
          <w:szCs w:val="18"/>
          <w:lang w:val="pt-PT"/>
        </w:rPr>
        <w:t>associa</w:t>
      </w:r>
      <w:r w:rsidR="00FB1B22" w:rsidRPr="00864D30">
        <w:rPr>
          <w:rFonts w:ascii="Santander Text" w:eastAsia="Times New Roman" w:hAnsi="Santander Text" w:cs="Arial"/>
          <w:szCs w:val="18"/>
          <w:lang w:val="pt-PT"/>
        </w:rPr>
        <w:t>do</w:t>
      </w:r>
      <w:r w:rsidRPr="00864D30">
        <w:rPr>
          <w:rFonts w:ascii="Santander Text" w:eastAsia="Times New Roman" w:hAnsi="Santander Text" w:cs="Arial"/>
          <w:szCs w:val="18"/>
          <w:lang w:val="pt-PT"/>
        </w:rPr>
        <w:t xml:space="preserve"> o </w:t>
      </w:r>
      <w:r w:rsidRPr="00864D30">
        <w:rPr>
          <w:rFonts w:ascii="Santander Text" w:eastAsia="Times New Roman" w:hAnsi="Santander Text" w:cs="Arial"/>
          <w:b/>
          <w:szCs w:val="18"/>
          <w:lang w:val="pt-PT"/>
        </w:rPr>
        <w:t>‘</w:t>
      </w:r>
      <w:r w:rsidRPr="00864D30">
        <w:rPr>
          <w:rFonts w:ascii="Santander Text" w:eastAsia="Times New Roman" w:hAnsi="Santander Text" w:cs="Arial"/>
          <w:b/>
          <w:i/>
          <w:szCs w:val="18"/>
          <w:lang w:val="pt-PT"/>
        </w:rPr>
        <w:t>clei</w:t>
      </w:r>
      <w:r w:rsidRPr="00864D30">
        <w:rPr>
          <w:rFonts w:ascii="Santander Text" w:eastAsia="Times New Roman" w:hAnsi="Santander Text" w:cs="Arial"/>
          <w:b/>
          <w:i/>
          <w:iCs/>
          <w:szCs w:val="18"/>
          <w:lang w:val="pt-PT"/>
        </w:rPr>
        <w:t>’</w:t>
      </w:r>
      <w:r w:rsidRPr="00864D30">
        <w:rPr>
          <w:rFonts w:ascii="Santander Text" w:eastAsia="Times New Roman" w:hAnsi="Santander Text" w:cs="Arial"/>
          <w:b/>
          <w:szCs w:val="18"/>
          <w:lang w:val="pt-PT"/>
        </w:rPr>
        <w:t xml:space="preserve"> </w:t>
      </w:r>
      <w:r w:rsidR="00374089" w:rsidRPr="00864D30">
        <w:rPr>
          <w:rFonts w:ascii="Santander Text" w:eastAsia="Times New Roman" w:hAnsi="Santander Text" w:cs="Arial"/>
          <w:b/>
          <w:szCs w:val="18"/>
          <w:lang w:val="pt-PT"/>
        </w:rPr>
        <w:t>máximo do grupo</w:t>
      </w:r>
      <w:r w:rsidRPr="00864D30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 </w:t>
      </w:r>
      <w:r w:rsidR="00374089" w:rsidRPr="00864D30">
        <w:rPr>
          <w:rFonts w:ascii="Santander Text" w:eastAsia="Times New Roman" w:hAnsi="Santander Text" w:cs="Arial"/>
          <w:bCs/>
          <w:szCs w:val="18"/>
          <w:lang w:val="pt-PT"/>
        </w:rPr>
        <w:t>(</w:t>
      </w:r>
      <w:r w:rsidR="00374089" w:rsidRPr="00864D30">
        <w:rPr>
          <w:rFonts w:ascii="Santander Text" w:eastAsia="Times New Roman" w:hAnsi="Santander Text" w:cs="Arial"/>
          <w:szCs w:val="18"/>
          <w:lang w:val="pt-PT"/>
        </w:rPr>
        <w:t>case when trim(clei &lt;&gt; '') then max (clei)).</w:t>
      </w:r>
    </w:p>
    <w:p w14:paraId="1EC67F62" w14:textId="4DC57C9B" w:rsidR="000A2019" w:rsidRPr="00864D30" w:rsidRDefault="000A2019" w:rsidP="008E5B92">
      <w:pPr>
        <w:pStyle w:val="ListParagraph"/>
        <w:numPr>
          <w:ilvl w:val="0"/>
          <w:numId w:val="56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Segundo o guia funcional da </w:t>
      </w:r>
      <w:r w:rsidR="007261D6" w:rsidRPr="00864D30">
        <w:rPr>
          <w:rFonts w:ascii="Santander Text" w:hAnsi="Santander Text" w:cs="Arial"/>
          <w:b/>
          <w:bCs/>
          <w:szCs w:val="18"/>
          <w:lang w:val="pt-PT"/>
        </w:rPr>
        <w:t>C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>orporação, caso o grupo seja marcado como empresa excluída do acordo de paris, todas as empresas que pertençam a esse grupo também deverão ter a marcação de excluídas do acordo de paris:</w:t>
      </w:r>
      <w:r w:rsidRPr="00864D30">
        <w:rPr>
          <w:rFonts w:ascii="Santander Text" w:hAnsi="Santander Text" w:cs="Arial"/>
          <w:szCs w:val="18"/>
          <w:lang w:val="pt-PT"/>
        </w:rPr>
        <w:t xml:space="preserve"> Efetuar o cruzamento dos ‘</w:t>
      </w:r>
      <w:r w:rsidRPr="00864D30">
        <w:rPr>
          <w:rFonts w:ascii="Santander Text" w:hAnsi="Santander Text" w:cs="Arial"/>
          <w:i/>
          <w:szCs w:val="18"/>
          <w:lang w:val="pt-PT"/>
        </w:rPr>
        <w:t>zcliente’</w:t>
      </w:r>
      <w:r w:rsidRPr="00864D30">
        <w:rPr>
          <w:rFonts w:ascii="Santander Text" w:hAnsi="Santander Text" w:cs="Arial"/>
          <w:szCs w:val="18"/>
          <w:lang w:val="pt-PT"/>
        </w:rPr>
        <w:t xml:space="preserve"> obtidos no ponto anterior com o campo ‘</w:t>
      </w:r>
      <w:r w:rsidRPr="00864D30">
        <w:rPr>
          <w:rFonts w:ascii="Santander Text" w:hAnsi="Santander Text" w:cs="Arial"/>
          <w:i/>
          <w:szCs w:val="18"/>
          <w:lang w:val="pt-PT"/>
        </w:rPr>
        <w:t>zcliente_princ</w:t>
      </w:r>
      <w:r w:rsidRPr="00864D30">
        <w:rPr>
          <w:rFonts w:ascii="Santander Text" w:hAnsi="Santander Text" w:cs="Arial"/>
          <w:szCs w:val="18"/>
          <w:lang w:val="pt-PT"/>
        </w:rPr>
        <w:t xml:space="preserve">’ 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ct087_univ_gec_d</w:t>
      </w:r>
      <w:r w:rsidR="00A376BE" w:rsidRPr="00864D30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="00A376BE" w:rsidRPr="00864D30">
        <w:rPr>
          <w:rFonts w:ascii="Santander Text" w:hAnsi="Santander Text" w:cs="Arial"/>
          <w:iCs/>
          <w:szCs w:val="18"/>
          <w:lang w:val="pt-PT"/>
        </w:rPr>
        <w:t>(co</w:t>
      </w:r>
      <w:r w:rsidR="00540F56" w:rsidRPr="00864D30">
        <w:rPr>
          <w:rFonts w:ascii="Santander Text" w:hAnsi="Santander Text" w:cs="Arial"/>
          <w:iCs/>
          <w:szCs w:val="18"/>
          <w:lang w:val="pt-PT"/>
        </w:rPr>
        <w:t>nsiderar</w:t>
      </w:r>
      <w:r w:rsidR="00A376BE" w:rsidRPr="00864D30">
        <w:rPr>
          <w:rFonts w:ascii="Santander Text" w:hAnsi="Santander Text" w:cs="Arial"/>
          <w:iCs/>
          <w:szCs w:val="18"/>
          <w:lang w:val="pt-PT"/>
        </w:rPr>
        <w:t xml:space="preserve"> </w:t>
      </w:r>
      <w:r w:rsidR="00540F56" w:rsidRPr="00864D30">
        <w:rPr>
          <w:rFonts w:ascii="Santander Text" w:hAnsi="Santander Text" w:cs="Arial"/>
          <w:iCs/>
          <w:szCs w:val="18"/>
          <w:lang w:val="pt-PT"/>
        </w:rPr>
        <w:t>o valor da</w:t>
      </w:r>
      <w:r w:rsidR="00A376BE" w:rsidRPr="00864D30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="007261D6" w:rsidRPr="00864D30">
        <w:rPr>
          <w:rFonts w:ascii="Santander Text" w:hAnsi="Santander Text" w:cs="Arial"/>
          <w:i/>
          <w:iCs/>
          <w:szCs w:val="18"/>
          <w:lang w:val="pt-PT"/>
        </w:rPr>
        <w:t>‘</w:t>
      </w:r>
      <w:r w:rsidR="00A376BE" w:rsidRPr="00864D30">
        <w:rPr>
          <w:rFonts w:ascii="Santander Text" w:hAnsi="Santander Text" w:cs="Arial"/>
          <w:i/>
          <w:iCs/>
          <w:szCs w:val="18"/>
          <w:lang w:val="pt-PT"/>
        </w:rPr>
        <w:t>ref_date</w:t>
      </w:r>
      <w:r w:rsidR="007261D6"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="00A376BE" w:rsidRPr="00864D30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="00A376BE" w:rsidRPr="00864D30">
        <w:rPr>
          <w:rFonts w:ascii="Santander Text" w:hAnsi="Santander Text" w:cs="Arial"/>
          <w:iCs/>
          <w:szCs w:val="18"/>
          <w:lang w:val="pt-PT"/>
        </w:rPr>
        <w:t xml:space="preserve">mais recente </w:t>
      </w:r>
      <w:r w:rsidR="009D4A90" w:rsidRPr="00864D30">
        <w:rPr>
          <w:rFonts w:ascii="Santander Text" w:hAnsi="Santander Text" w:cs="Arial"/>
          <w:iCs/>
          <w:szCs w:val="18"/>
          <w:lang w:val="pt-PT"/>
        </w:rPr>
        <w:t>para a</w:t>
      </w:r>
      <w:r w:rsidR="00540F56" w:rsidRPr="00864D30">
        <w:rPr>
          <w:rFonts w:ascii="Santander Text" w:hAnsi="Santander Text" w:cs="Arial"/>
          <w:iCs/>
          <w:szCs w:val="18"/>
          <w:lang w:val="pt-PT"/>
        </w:rPr>
        <w:t xml:space="preserve"> qual o campo está preenchido, </w:t>
      </w:r>
      <w:r w:rsidR="00A376BE" w:rsidRPr="00864D30">
        <w:rPr>
          <w:rFonts w:ascii="Santander Text" w:hAnsi="Santander Text" w:cs="Arial"/>
          <w:iCs/>
          <w:szCs w:val="18"/>
          <w:lang w:val="pt-PT"/>
        </w:rPr>
        <w:t>desde</w:t>
      </w:r>
      <w:r w:rsidR="00B467C5" w:rsidRPr="00864D30">
        <w:rPr>
          <w:rFonts w:ascii="Santander Text" w:hAnsi="Santander Text" w:cs="Arial"/>
          <w:iCs/>
          <w:szCs w:val="18"/>
          <w:lang w:val="pt-PT"/>
        </w:rPr>
        <w:t xml:space="preserve"> que</w:t>
      </w:r>
      <w:r w:rsidR="00A376BE" w:rsidRPr="00864D30">
        <w:rPr>
          <w:rFonts w:ascii="Santander Text" w:hAnsi="Santander Text" w:cs="Arial"/>
          <w:iCs/>
          <w:szCs w:val="18"/>
          <w:lang w:val="pt-PT"/>
        </w:rPr>
        <w:t xml:space="preserve"> anterior ou igual à data de referência)</w:t>
      </w:r>
      <w:r w:rsidR="0005563F" w:rsidRPr="00864D30">
        <w:rPr>
          <w:rFonts w:ascii="Santander Text" w:hAnsi="Santander Text" w:cs="Arial"/>
          <w:szCs w:val="18"/>
          <w:lang w:val="pt-PT"/>
        </w:rPr>
        <w:t>,</w:t>
      </w:r>
      <w:r w:rsidRPr="00864D30">
        <w:rPr>
          <w:rFonts w:ascii="Santander Text" w:hAnsi="Santander Text" w:cs="Arial"/>
          <w:szCs w:val="18"/>
          <w:lang w:val="pt-PT"/>
        </w:rPr>
        <w:t xml:space="preserve"> de modo a obter o campo correspondente ao grupo (</w:t>
      </w:r>
      <w:r w:rsidRPr="00864D30">
        <w:rPr>
          <w:rFonts w:ascii="Santander Text" w:hAnsi="Santander Text" w:cs="Arial"/>
          <w:i/>
          <w:szCs w:val="18"/>
          <w:lang w:val="pt-PT"/>
        </w:rPr>
        <w:t>‘zgrupo’</w:t>
      </w:r>
      <w:r w:rsidRPr="00864D30">
        <w:rPr>
          <w:rFonts w:ascii="Santander Text" w:hAnsi="Santander Text" w:cs="Arial"/>
          <w:szCs w:val="18"/>
          <w:lang w:val="pt-PT"/>
        </w:rPr>
        <w:t>). Posteriormente, cruzar o ‘</w:t>
      </w:r>
      <w:r w:rsidRPr="00864D30">
        <w:rPr>
          <w:rFonts w:ascii="Santander Text" w:hAnsi="Santander Text" w:cs="Arial"/>
          <w:i/>
          <w:szCs w:val="18"/>
          <w:lang w:val="pt-PT"/>
        </w:rPr>
        <w:t>zgrupo’</w:t>
      </w:r>
      <w:r w:rsidRPr="00864D30">
        <w:rPr>
          <w:rFonts w:ascii="Santander Text" w:hAnsi="Santander Text" w:cs="Arial"/>
          <w:szCs w:val="18"/>
          <w:lang w:val="pt-PT"/>
        </w:rPr>
        <w:t xml:space="preserve"> obtido com o campo </w:t>
      </w:r>
      <w:r w:rsidRPr="00864D30">
        <w:rPr>
          <w:rFonts w:ascii="Santander Text" w:hAnsi="Santander Text" w:cs="Arial"/>
          <w:i/>
          <w:szCs w:val="18"/>
          <w:lang w:val="pt-PT"/>
        </w:rPr>
        <w:t>‘zgrupo’</w:t>
      </w:r>
      <w:r w:rsidRPr="00864D30">
        <w:rPr>
          <w:rFonts w:ascii="Santander Text" w:hAnsi="Santander Text" w:cs="Arial"/>
          <w:szCs w:val="18"/>
          <w:lang w:val="pt-PT"/>
        </w:rPr>
        <w:t xml:space="preserve"> 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ct088_univ_gcl_d</w:t>
      </w:r>
      <w:r w:rsidRPr="00864D30">
        <w:rPr>
          <w:rFonts w:ascii="Santander Text" w:hAnsi="Santander Text" w:cs="Arial"/>
          <w:szCs w:val="18"/>
          <w:lang w:val="pt-PT"/>
        </w:rPr>
        <w:t xml:space="preserve"> filtrada por </w:t>
      </w:r>
      <w:r w:rsidR="007261D6"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tipo_relacao</w:t>
      </w:r>
      <w:r w:rsidR="007261D6" w:rsidRPr="00864D30">
        <w:rPr>
          <w:rFonts w:ascii="Santander Text" w:hAnsi="Santander Text" w:cs="Arial"/>
          <w:i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= 'CONTROLO' para obter os ‘</w:t>
      </w:r>
      <w:r w:rsidRPr="00864D30">
        <w:rPr>
          <w:rFonts w:ascii="Santander Text" w:hAnsi="Santander Text" w:cs="Arial"/>
          <w:i/>
          <w:szCs w:val="18"/>
          <w:lang w:val="pt-PT"/>
        </w:rPr>
        <w:t>zcliente’</w:t>
      </w:r>
      <w:r w:rsidRPr="00864D30">
        <w:rPr>
          <w:rFonts w:ascii="Santander Text" w:hAnsi="Santander Text" w:cs="Arial"/>
          <w:szCs w:val="18"/>
          <w:lang w:val="pt-PT"/>
        </w:rPr>
        <w:t xml:space="preserve"> (empresas subsidiárias que pertençam </w:t>
      </w:r>
      <w:r w:rsidR="000425BF" w:rsidRPr="00864D30">
        <w:rPr>
          <w:rFonts w:ascii="Santander Text" w:hAnsi="Santander Text" w:cs="Arial"/>
          <w:szCs w:val="18"/>
          <w:lang w:val="pt-PT"/>
        </w:rPr>
        <w:t>à</w:t>
      </w:r>
      <w:r w:rsidRPr="00864D30">
        <w:rPr>
          <w:rFonts w:ascii="Santander Text" w:hAnsi="Santander Text" w:cs="Arial"/>
          <w:szCs w:val="18"/>
          <w:lang w:val="pt-PT"/>
        </w:rPr>
        <w:t>quele grupo)</w:t>
      </w:r>
      <w:r w:rsidR="007261D6" w:rsidRPr="00864D30">
        <w:rPr>
          <w:rFonts w:ascii="Santander Text" w:hAnsi="Santander Text" w:cs="Arial"/>
          <w:szCs w:val="18"/>
          <w:lang w:val="pt-PT"/>
        </w:rPr>
        <w:t>.</w:t>
      </w:r>
    </w:p>
    <w:p w14:paraId="40118747" w14:textId="77777777" w:rsidR="000A2019" w:rsidRPr="00864D30" w:rsidRDefault="000A2019" w:rsidP="007E3521">
      <w:p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</w:p>
    <w:p w14:paraId="64E634D3" w14:textId="7443D20A" w:rsidR="000A2019" w:rsidRPr="00864D30" w:rsidRDefault="000A2019" w:rsidP="008E5B92">
      <w:pPr>
        <w:numPr>
          <w:ilvl w:val="0"/>
          <w:numId w:val="55"/>
        </w:numPr>
        <w:spacing w:after="0" w:line="360" w:lineRule="auto"/>
        <w:ind w:left="1709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>Cruzamento por ‘</w:t>
      </w:r>
      <w:r w:rsidRPr="00864D30">
        <w:rPr>
          <w:rFonts w:ascii="Santander Text" w:hAnsi="Santander Text" w:cs="Arial"/>
          <w:b/>
          <w:bCs/>
          <w:i/>
          <w:szCs w:val="18"/>
          <w:lang w:val="pt-PT"/>
        </w:rPr>
        <w:t>ISIN</w:t>
      </w:r>
      <w:r w:rsidRPr="00864D30">
        <w:rPr>
          <w:rFonts w:ascii="Santander Text" w:hAnsi="Santander Text" w:cs="Arial"/>
          <w:i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>: Caso o campo ‘</w:t>
      </w:r>
      <w:r w:rsidRPr="00864D30">
        <w:rPr>
          <w:rFonts w:ascii="Santander Text" w:hAnsi="Santander Text" w:cs="Arial"/>
          <w:i/>
          <w:szCs w:val="18"/>
          <w:lang w:val="pt-PT"/>
        </w:rPr>
        <w:t>clei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não tenha informação preenchida e o campo ‘</w:t>
      </w:r>
      <w:r w:rsidRPr="00864D30">
        <w:rPr>
          <w:rFonts w:ascii="Santander Text" w:hAnsi="Santander Text" w:cs="Arial"/>
          <w:i/>
          <w:szCs w:val="18"/>
          <w:lang w:val="pt-PT"/>
        </w:rPr>
        <w:t>ISIN’</w:t>
      </w:r>
      <w:r w:rsidRPr="00864D30">
        <w:rPr>
          <w:rFonts w:ascii="Santander Text" w:hAnsi="Santander Text" w:cs="Arial"/>
          <w:szCs w:val="18"/>
          <w:lang w:val="pt-PT"/>
        </w:rPr>
        <w:t xml:space="preserve"> tenha valores não nulos na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864D30">
        <w:rPr>
          <w:rFonts w:ascii="Santander Text" w:hAnsi="Santander Text" w:cs="Arial"/>
          <w:szCs w:val="18"/>
          <w:lang w:val="pt-PT"/>
        </w:rPr>
        <w:t>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modesg_inp_empr_exlc_paris)</w:t>
      </w:r>
      <w:r w:rsidRPr="00864D30">
        <w:rPr>
          <w:rFonts w:ascii="Santander Text" w:hAnsi="Santander Text" w:cs="Arial"/>
          <w:szCs w:val="18"/>
          <w:lang w:val="pt-PT"/>
        </w:rPr>
        <w:t xml:space="preserve"> deverá ser efetuado o seguinte cruzamento:</w:t>
      </w:r>
    </w:p>
    <w:p w14:paraId="68DDBF1E" w14:textId="77777777" w:rsidR="0089204F" w:rsidRPr="00864D30" w:rsidRDefault="0089204F" w:rsidP="007E3521">
      <w:pPr>
        <w:spacing w:after="0" w:line="360" w:lineRule="auto"/>
        <w:ind w:left="1709"/>
        <w:contextualSpacing/>
        <w:jc w:val="both"/>
        <w:rPr>
          <w:rFonts w:ascii="Santander Text" w:hAnsi="Santander Text" w:cs="Arial"/>
          <w:szCs w:val="18"/>
          <w:lang w:val="pt-PT"/>
        </w:rPr>
      </w:pPr>
    </w:p>
    <w:p w14:paraId="6F7EE4F4" w14:textId="3CD53F09" w:rsidR="00FC041B" w:rsidRPr="00864D30" w:rsidRDefault="00FC041B" w:rsidP="007E3521">
      <w:pPr>
        <w:spacing w:after="0" w:line="360" w:lineRule="auto"/>
        <w:ind w:left="198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I) </w:t>
      </w:r>
      <w:r w:rsidR="000A2019" w:rsidRPr="00864D30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="000A2019"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>ct610_titulos</w:t>
      </w:r>
      <w:r w:rsidR="000A2019" w:rsidRPr="00864D30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="000A2019" w:rsidRPr="00864D30">
        <w:rPr>
          <w:rFonts w:ascii="Santander Text" w:hAnsi="Santander Text" w:cs="Arial"/>
          <w:szCs w:val="18"/>
          <w:lang w:val="pt-PT"/>
        </w:rPr>
        <w:t xml:space="preserve">Em primeira instância, deverão ser identificados os códigos ISIN que se encontram na tabela de títulos (ct610). Para isso, deverá ser efetuado o cruzamento da tabela </w:t>
      </w:r>
      <w:r w:rsidR="000A2019" w:rsidRPr="00864D30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="000A2019" w:rsidRPr="00864D30">
        <w:rPr>
          <w:rFonts w:ascii="Santander Text" w:hAnsi="Santander Text" w:cs="Arial"/>
          <w:szCs w:val="18"/>
          <w:lang w:val="pt-PT"/>
        </w:rPr>
        <w:t>(</w:t>
      </w:r>
      <w:r w:rsidR="000A2019" w:rsidRPr="00864D30">
        <w:rPr>
          <w:rFonts w:ascii="Santander Text" w:hAnsi="Santander Text" w:cs="Arial"/>
          <w:i/>
          <w:iCs/>
          <w:szCs w:val="18"/>
          <w:lang w:val="pt-PT"/>
        </w:rPr>
        <w:t>modesg_inp_empr_exlc_paris)</w:t>
      </w:r>
      <w:r w:rsidR="000A2019" w:rsidRPr="00864D30">
        <w:rPr>
          <w:rFonts w:ascii="Santander Text" w:hAnsi="Santander Text" w:cs="Arial"/>
          <w:szCs w:val="18"/>
          <w:lang w:val="pt-PT"/>
        </w:rPr>
        <w:t xml:space="preserve"> com a tabela </w:t>
      </w:r>
      <w:r w:rsidR="000A2019" w:rsidRPr="00864D30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="000A2019" w:rsidRPr="00864D30">
        <w:rPr>
          <w:rFonts w:ascii="Santander Text" w:hAnsi="Santander Text" w:cs="Arial"/>
          <w:szCs w:val="18"/>
          <w:lang w:val="pt-PT"/>
        </w:rPr>
        <w:t xml:space="preserve"> (uma vez que esta tabela é mensal, deverá ser</w:t>
      </w:r>
      <w:r w:rsidR="00A27B13" w:rsidRPr="00864D30">
        <w:rPr>
          <w:rFonts w:ascii="Santander Text" w:hAnsi="Santander Text" w:cs="Arial"/>
          <w:szCs w:val="18"/>
          <w:lang w:val="pt-PT"/>
        </w:rPr>
        <w:t xml:space="preserve"> utilizado o último dia disponí</w:t>
      </w:r>
      <w:r w:rsidR="00D72D00" w:rsidRPr="00864D30">
        <w:rPr>
          <w:rFonts w:ascii="Santander Text" w:hAnsi="Santander Text" w:cs="Arial"/>
          <w:szCs w:val="18"/>
          <w:lang w:val="pt-PT"/>
        </w:rPr>
        <w:t>vel na tabela desde que anterior ou igual à data de referencia</w:t>
      </w:r>
      <w:r w:rsidR="000A2019" w:rsidRPr="00864D30">
        <w:rPr>
          <w:rFonts w:ascii="Santander Text" w:hAnsi="Santander Text" w:cs="Arial"/>
          <w:szCs w:val="18"/>
          <w:lang w:val="pt-PT"/>
        </w:rPr>
        <w:t xml:space="preserve">) pelo campo </w:t>
      </w:r>
      <w:r w:rsidR="000A2019" w:rsidRPr="00864D30">
        <w:rPr>
          <w:rFonts w:ascii="Santander Text" w:hAnsi="Santander Text" w:cs="Arial"/>
          <w:i/>
          <w:iCs/>
          <w:szCs w:val="18"/>
          <w:lang w:val="pt-PT"/>
        </w:rPr>
        <w:t>‘</w:t>
      </w:r>
      <w:r w:rsidR="000A2019" w:rsidRPr="00864D30">
        <w:rPr>
          <w:rFonts w:ascii="Santander Text" w:hAnsi="Santander Text" w:cs="Arial"/>
          <w:szCs w:val="18"/>
          <w:lang w:val="pt-PT"/>
        </w:rPr>
        <w:t>ISIN</w:t>
      </w:r>
      <w:r w:rsidR="000A2019"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="000A2019" w:rsidRPr="00864D30">
        <w:rPr>
          <w:rFonts w:ascii="Santander Text" w:hAnsi="Santander Text" w:cs="Arial"/>
          <w:szCs w:val="18"/>
          <w:lang w:val="pt-PT"/>
        </w:rPr>
        <w:t xml:space="preserve"> identificando na ct610 os </w:t>
      </w:r>
      <w:r w:rsidR="00AB2B04" w:rsidRPr="00864D30">
        <w:rPr>
          <w:rFonts w:ascii="Santander Text" w:hAnsi="Santander Text" w:cs="Arial"/>
          <w:szCs w:val="18"/>
          <w:lang w:val="pt-PT"/>
        </w:rPr>
        <w:t>‘</w:t>
      </w:r>
      <w:r w:rsidR="000A2019" w:rsidRPr="00864D30">
        <w:rPr>
          <w:rFonts w:ascii="Santander Text" w:hAnsi="Santander Text" w:cs="Arial"/>
          <w:i/>
          <w:szCs w:val="18"/>
          <w:lang w:val="pt-PT"/>
        </w:rPr>
        <w:t>zclientes</w:t>
      </w:r>
      <w:r w:rsidR="002D549F" w:rsidRPr="00864D30">
        <w:rPr>
          <w:rFonts w:ascii="Santander Text" w:hAnsi="Santander Text" w:cs="Arial"/>
          <w:i/>
          <w:szCs w:val="18"/>
          <w:lang w:val="pt-PT"/>
        </w:rPr>
        <w:t>_emitente</w:t>
      </w:r>
      <w:r w:rsidR="00AB2B04" w:rsidRPr="00864D30">
        <w:rPr>
          <w:rFonts w:ascii="Santander Text" w:hAnsi="Santander Text" w:cs="Arial"/>
          <w:szCs w:val="18"/>
          <w:lang w:val="pt-PT"/>
        </w:rPr>
        <w:t>’</w:t>
      </w:r>
      <w:r w:rsidR="000A2019" w:rsidRPr="00864D30">
        <w:rPr>
          <w:rFonts w:ascii="Santander Text" w:hAnsi="Santander Text" w:cs="Arial"/>
          <w:szCs w:val="18"/>
          <w:lang w:val="pt-PT"/>
        </w:rPr>
        <w:t xml:space="preserve"> associados</w:t>
      </w:r>
      <w:r w:rsidR="00AB2B04" w:rsidRPr="00864D30">
        <w:rPr>
          <w:rFonts w:ascii="Santander Text" w:hAnsi="Santander Text" w:cs="Arial"/>
          <w:szCs w:val="18"/>
          <w:lang w:val="pt-PT"/>
        </w:rPr>
        <w:t>;</w:t>
      </w:r>
    </w:p>
    <w:p w14:paraId="696D8F68" w14:textId="7168DDC2" w:rsidR="00FC041B" w:rsidRPr="00864D30" w:rsidRDefault="00FC041B" w:rsidP="007E3521">
      <w:pPr>
        <w:spacing w:after="0" w:line="360" w:lineRule="auto"/>
        <w:ind w:left="198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II) </w:t>
      </w:r>
      <w:r w:rsidR="000A2019" w:rsidRPr="00864D30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="000A2019"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>ttt35_titlgru</w:t>
      </w:r>
      <w:r w:rsidR="000A2019" w:rsidRPr="00864D30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="000A2019" w:rsidRPr="00864D30">
        <w:rPr>
          <w:rFonts w:ascii="Santander Text" w:hAnsi="Santander Text" w:cs="Arial"/>
          <w:szCs w:val="18"/>
          <w:lang w:val="pt-PT"/>
        </w:rPr>
        <w:t xml:space="preserve">Dado que a tabela </w:t>
      </w:r>
      <w:r w:rsidR="000A2019" w:rsidRPr="00864D30">
        <w:rPr>
          <w:rFonts w:ascii="Santander Text" w:hAnsi="Santander Text" w:cs="Arial"/>
          <w:i/>
          <w:szCs w:val="18"/>
          <w:lang w:val="pt-PT"/>
        </w:rPr>
        <w:t>ttt35_titgru</w:t>
      </w:r>
      <w:r w:rsidR="000A2019" w:rsidRPr="00864D30">
        <w:rPr>
          <w:rFonts w:ascii="Santander Text" w:hAnsi="Santander Text" w:cs="Arial"/>
          <w:szCs w:val="18"/>
          <w:lang w:val="pt-PT"/>
        </w:rPr>
        <w:t xml:space="preserve"> poderá ter informação de títulos que não constam na ct610, deverá ser </w:t>
      </w:r>
      <w:r w:rsidR="008855ED" w:rsidRPr="00864D30">
        <w:rPr>
          <w:rFonts w:ascii="Santander Text" w:hAnsi="Santander Text" w:cs="Arial"/>
          <w:szCs w:val="18"/>
          <w:lang w:val="pt-PT"/>
        </w:rPr>
        <w:t xml:space="preserve">complementada </w:t>
      </w:r>
      <w:r w:rsidR="000A2019" w:rsidRPr="00864D30">
        <w:rPr>
          <w:rFonts w:ascii="Santander Text" w:hAnsi="Santander Text" w:cs="Arial"/>
          <w:szCs w:val="18"/>
          <w:lang w:val="pt-PT"/>
        </w:rPr>
        <w:t xml:space="preserve">com os clientes provenientes da tabela </w:t>
      </w:r>
      <w:r w:rsidR="000A2019"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>ttt35_titlgru</w:t>
      </w:r>
      <w:r w:rsidR="000A2019" w:rsidRPr="00864D30">
        <w:rPr>
          <w:rFonts w:ascii="Santander Text" w:hAnsi="Santander Text" w:cs="Arial"/>
          <w:b/>
          <w:bCs/>
          <w:szCs w:val="18"/>
          <w:lang w:val="pt-PT"/>
        </w:rPr>
        <w:t xml:space="preserve">. </w:t>
      </w:r>
      <w:r w:rsidR="000A2019" w:rsidRPr="00864D30">
        <w:rPr>
          <w:rFonts w:ascii="Santander Text" w:hAnsi="Santander Text" w:cs="Arial"/>
          <w:szCs w:val="18"/>
          <w:lang w:val="pt-PT"/>
        </w:rPr>
        <w:t>Esta informação é obtida através do cruzamento do ‘</w:t>
      </w:r>
      <w:r w:rsidR="000A2019" w:rsidRPr="00864D30">
        <w:rPr>
          <w:rFonts w:ascii="Santander Text" w:hAnsi="Santander Text" w:cs="Arial"/>
          <w:i/>
          <w:szCs w:val="18"/>
          <w:lang w:val="pt-PT"/>
        </w:rPr>
        <w:t>ISIN’</w:t>
      </w:r>
      <w:r w:rsidR="000A2019" w:rsidRPr="00864D30">
        <w:rPr>
          <w:rFonts w:ascii="Santander Text" w:hAnsi="Santander Text" w:cs="Arial"/>
          <w:szCs w:val="18"/>
          <w:lang w:val="pt-PT"/>
        </w:rPr>
        <w:t xml:space="preserve"> </w:t>
      </w:r>
      <w:r w:rsidR="008855ED" w:rsidRPr="00864D30">
        <w:rPr>
          <w:rFonts w:ascii="Santander Text" w:hAnsi="Santander Text" w:cs="Arial"/>
          <w:szCs w:val="18"/>
          <w:lang w:val="pt-PT"/>
        </w:rPr>
        <w:t xml:space="preserve">presente no </w:t>
      </w:r>
      <w:r w:rsidR="000A2019" w:rsidRPr="00864D30">
        <w:rPr>
          <w:rFonts w:ascii="Santander Text" w:hAnsi="Santander Text" w:cs="Arial"/>
          <w:i/>
          <w:iCs/>
          <w:szCs w:val="18"/>
          <w:lang w:val="pt-PT"/>
        </w:rPr>
        <w:t>input</w:t>
      </w:r>
      <w:r w:rsidR="000A2019" w:rsidRPr="00864D30">
        <w:rPr>
          <w:rFonts w:ascii="Santander Text" w:hAnsi="Santander Text" w:cs="Arial"/>
          <w:szCs w:val="18"/>
          <w:lang w:val="pt-PT"/>
        </w:rPr>
        <w:t xml:space="preserve"> corporativo com ambos os campos</w:t>
      </w:r>
      <w:r w:rsidR="000A2019" w:rsidRPr="00864D30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="000A2019" w:rsidRPr="00864D30">
        <w:rPr>
          <w:rFonts w:ascii="Santander Text" w:hAnsi="Santander Text" w:cs="Arial"/>
          <w:szCs w:val="18"/>
          <w:lang w:val="pt-PT"/>
        </w:rPr>
        <w:t>‘</w:t>
      </w:r>
      <w:r w:rsidR="000A2019" w:rsidRPr="00864D30">
        <w:rPr>
          <w:rFonts w:ascii="Santander Text" w:hAnsi="Santander Text" w:cs="Arial"/>
          <w:i/>
          <w:szCs w:val="18"/>
          <w:lang w:val="pt-PT"/>
        </w:rPr>
        <w:t>ctitisin</w:t>
      </w:r>
      <w:r w:rsidR="000A2019" w:rsidRPr="00864D30">
        <w:rPr>
          <w:rFonts w:ascii="Santander Text" w:hAnsi="Santander Text" w:cs="Arial"/>
          <w:i/>
          <w:iCs/>
          <w:szCs w:val="18"/>
          <w:lang w:val="pt-PT"/>
        </w:rPr>
        <w:t xml:space="preserve">’ </w:t>
      </w:r>
      <w:r w:rsidR="000A2019" w:rsidRPr="00864D30">
        <w:rPr>
          <w:rFonts w:ascii="Santander Text" w:hAnsi="Santander Text" w:cs="Arial"/>
          <w:szCs w:val="18"/>
          <w:lang w:val="pt-PT"/>
        </w:rPr>
        <w:t>ou ‘</w:t>
      </w:r>
      <w:r w:rsidR="000A2019" w:rsidRPr="00864D30">
        <w:rPr>
          <w:rFonts w:ascii="Santander Text" w:hAnsi="Santander Text" w:cs="Arial"/>
          <w:i/>
          <w:szCs w:val="18"/>
          <w:lang w:val="pt-PT"/>
        </w:rPr>
        <w:t>cisinref’</w:t>
      </w:r>
      <w:r w:rsidR="000A2019" w:rsidRPr="00864D30">
        <w:rPr>
          <w:rFonts w:ascii="Santander Text" w:hAnsi="Santander Text" w:cs="Arial"/>
          <w:szCs w:val="18"/>
          <w:lang w:val="pt-PT"/>
        </w:rPr>
        <w:t xml:space="preserve"> </w:t>
      </w:r>
      <w:r w:rsidR="00A528C1" w:rsidRPr="00864D30">
        <w:rPr>
          <w:rFonts w:ascii="Santander Text" w:hAnsi="Santander Text" w:cs="Arial"/>
          <w:szCs w:val="18"/>
          <w:lang w:val="pt-PT"/>
        </w:rPr>
        <w:t xml:space="preserve">da tabela </w:t>
      </w:r>
      <w:r w:rsidR="00A528C1" w:rsidRPr="00864D30">
        <w:rPr>
          <w:rFonts w:ascii="Santander Text" w:hAnsi="Santander Text" w:cs="Arial"/>
          <w:i/>
          <w:szCs w:val="18"/>
          <w:lang w:val="pt-PT"/>
        </w:rPr>
        <w:t>ttt35_titlgru</w:t>
      </w:r>
      <w:r w:rsidR="00A528C1" w:rsidRPr="00864D30" w:rsidDel="00A528C1">
        <w:rPr>
          <w:rStyle w:val="CommentReference"/>
          <w:rFonts w:ascii="Santander Text" w:hAnsi="Santander Text"/>
          <w:lang w:val="pt-PT"/>
        </w:rPr>
        <w:t xml:space="preserve"> </w:t>
      </w:r>
      <w:r w:rsidR="000A2019" w:rsidRPr="00864D30">
        <w:rPr>
          <w:rFonts w:ascii="Santander Text" w:hAnsi="Santander Text" w:cs="Arial"/>
          <w:szCs w:val="18"/>
          <w:lang w:val="pt-PT"/>
        </w:rPr>
        <w:t>(de forma complementar, isto é, cruzamento com  o 1º campo ou, caso não cruze, posteriormente, com o 2º)</w:t>
      </w:r>
      <w:r w:rsidR="00AB2B04" w:rsidRPr="00864D30">
        <w:rPr>
          <w:rFonts w:ascii="Santander Text" w:hAnsi="Santander Text" w:cs="Arial"/>
          <w:szCs w:val="18"/>
          <w:lang w:val="pt-PT"/>
        </w:rPr>
        <w:t>;</w:t>
      </w:r>
    </w:p>
    <w:p w14:paraId="795BFF2F" w14:textId="547A0DBB" w:rsidR="000A2019" w:rsidRPr="00864D30" w:rsidRDefault="00FC041B" w:rsidP="007E3521">
      <w:pPr>
        <w:spacing w:after="0" w:line="360" w:lineRule="auto"/>
        <w:ind w:left="198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>III)</w:t>
      </w:r>
      <w:r w:rsidRPr="00864D30">
        <w:rPr>
          <w:rFonts w:ascii="Santander Text" w:hAnsi="Santander Text" w:cs="Arial"/>
          <w:bCs/>
          <w:szCs w:val="18"/>
          <w:lang w:val="pt-PT"/>
        </w:rPr>
        <w:t xml:space="preserve"> </w:t>
      </w:r>
      <w:r w:rsidR="000A2019" w:rsidRPr="00864D30">
        <w:rPr>
          <w:rFonts w:ascii="Santander Text" w:hAnsi="Santander Text" w:cs="Arial"/>
          <w:bCs/>
          <w:szCs w:val="18"/>
          <w:lang w:val="pt-PT"/>
        </w:rPr>
        <w:t>Replicar o processo do ponto 1.</w:t>
      </w:r>
      <w:r w:rsidR="000A2019" w:rsidRPr="00864D30">
        <w:rPr>
          <w:rFonts w:ascii="Santander Text" w:hAnsi="Santander Text" w:cs="Arial"/>
          <w:szCs w:val="18"/>
          <w:lang w:val="pt-PT"/>
        </w:rPr>
        <w:t xml:space="preserve"> II)</w:t>
      </w:r>
    </w:p>
    <w:p w14:paraId="595996BF" w14:textId="0BE8D668" w:rsidR="000A2019" w:rsidRPr="00864D30" w:rsidRDefault="000A2019" w:rsidP="007E3521">
      <w:pPr>
        <w:pStyle w:val="ListParagraph"/>
        <w:spacing w:after="0" w:line="360" w:lineRule="auto"/>
        <w:ind w:left="2698" w:firstLine="50"/>
        <w:jc w:val="both"/>
        <w:rPr>
          <w:rFonts w:ascii="Santander Text" w:hAnsi="Santander Text" w:cs="Arial"/>
          <w:szCs w:val="18"/>
          <w:lang w:val="pt-PT"/>
        </w:rPr>
      </w:pPr>
    </w:p>
    <w:p w14:paraId="5CF91426" w14:textId="61044E82" w:rsidR="000A2019" w:rsidRPr="00864D30" w:rsidRDefault="000A2019" w:rsidP="008E5B92">
      <w:pPr>
        <w:numPr>
          <w:ilvl w:val="0"/>
          <w:numId w:val="55"/>
        </w:numPr>
        <w:spacing w:after="0" w:line="360" w:lineRule="auto"/>
        <w:ind w:left="1709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>Cruzamento por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864D30">
        <w:rPr>
          <w:rFonts w:ascii="Santander Text" w:hAnsi="Santander Text" w:cs="Arial"/>
          <w:b/>
          <w:bCs/>
          <w:i/>
          <w:szCs w:val="18"/>
          <w:lang w:val="pt-PT"/>
        </w:rPr>
        <w:t>ccli_kgl’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: </w:t>
      </w:r>
      <w:r w:rsidRPr="00864D30">
        <w:rPr>
          <w:rFonts w:ascii="Santander Text" w:hAnsi="Santander Text" w:cs="Arial"/>
          <w:szCs w:val="18"/>
          <w:lang w:val="pt-PT"/>
        </w:rPr>
        <w:t> </w:t>
      </w:r>
      <w:r w:rsidR="008855ED" w:rsidRPr="00864D30">
        <w:rPr>
          <w:rFonts w:ascii="Santander Text" w:hAnsi="Santander Text" w:cs="Arial"/>
          <w:szCs w:val="18"/>
          <w:lang w:val="pt-PT"/>
        </w:rPr>
        <w:t xml:space="preserve">Caso </w:t>
      </w:r>
      <w:r w:rsidRPr="00864D30">
        <w:rPr>
          <w:rFonts w:ascii="Santander Text" w:hAnsi="Santander Text" w:cs="Arial"/>
          <w:szCs w:val="18"/>
          <w:lang w:val="pt-PT"/>
        </w:rPr>
        <w:t>as variáveis ‘</w:t>
      </w:r>
      <w:r w:rsidRPr="00864D30">
        <w:rPr>
          <w:rFonts w:ascii="Santander Text" w:hAnsi="Santander Text" w:cs="Arial"/>
          <w:i/>
          <w:szCs w:val="18"/>
          <w:lang w:val="pt-PT"/>
        </w:rPr>
        <w:t>clei’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e </w:t>
      </w:r>
      <w:r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isin’</w:t>
      </w:r>
      <w:r w:rsidRPr="00864D30">
        <w:rPr>
          <w:rFonts w:ascii="Santander Text" w:hAnsi="Santander Text" w:cs="Arial"/>
          <w:szCs w:val="18"/>
          <w:lang w:val="pt-PT"/>
        </w:rPr>
        <w:t xml:space="preserve"> não estejam preenchidas, para clientes que sejam SCIB, o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864D30">
        <w:rPr>
          <w:rFonts w:ascii="Santander Text" w:hAnsi="Santander Text" w:cs="Arial"/>
          <w:szCs w:val="18"/>
          <w:lang w:val="pt-PT"/>
        </w:rPr>
        <w:t>corporativo apresenta ainda o campo correspondente ao código KGL de 5 dígitos (‘</w:t>
      </w:r>
      <w:r w:rsidRPr="00864D30">
        <w:rPr>
          <w:rFonts w:ascii="Santander Text" w:hAnsi="Santander Text" w:cs="Arial"/>
          <w:i/>
          <w:szCs w:val="18"/>
          <w:lang w:val="pt-PT"/>
        </w:rPr>
        <w:t>ccli_kgl’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)</w:t>
      </w:r>
      <w:r w:rsidRPr="00864D30">
        <w:rPr>
          <w:rFonts w:ascii="Santander Text" w:hAnsi="Santander Text" w:cs="Arial"/>
          <w:szCs w:val="18"/>
          <w:lang w:val="pt-PT"/>
        </w:rPr>
        <w:t xml:space="preserve">. Assim, caso 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864D30">
        <w:rPr>
          <w:rFonts w:ascii="Santander Text" w:hAnsi="Santander Text" w:cs="Arial"/>
          <w:szCs w:val="18"/>
          <w:lang w:val="pt-PT"/>
        </w:rPr>
        <w:t>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modesg_inp_empr_exlc_paris) </w:t>
      </w:r>
      <w:r w:rsidRPr="00864D30">
        <w:rPr>
          <w:rFonts w:ascii="Santander Text" w:hAnsi="Santander Text" w:cs="Arial"/>
          <w:szCs w:val="18"/>
          <w:lang w:val="pt-PT"/>
        </w:rPr>
        <w:t>tenha valores não nulos</w:t>
      </w:r>
      <w:r w:rsidR="00DC4F09" w:rsidRPr="00864D30">
        <w:rPr>
          <w:rFonts w:ascii="Santander Text" w:hAnsi="Santander Text" w:cs="Arial"/>
          <w:szCs w:val="18"/>
          <w:lang w:val="pt-PT"/>
        </w:rPr>
        <w:t>,</w:t>
      </w:r>
      <w:r w:rsidRPr="00864D30">
        <w:rPr>
          <w:rFonts w:ascii="Santander Text" w:hAnsi="Santander Text" w:cs="Arial"/>
          <w:szCs w:val="18"/>
          <w:lang w:val="pt-PT"/>
        </w:rPr>
        <w:t xml:space="preserve"> deverão ser efetuados os seguintes cruzamentos</w:t>
      </w:r>
      <w:r w:rsidR="00757CF9" w:rsidRPr="00864D30">
        <w:rPr>
          <w:rFonts w:ascii="Santander Text" w:hAnsi="Santander Text" w:cs="Arial"/>
          <w:szCs w:val="18"/>
          <w:lang w:val="pt-PT"/>
        </w:rPr>
        <w:t xml:space="preserve">, </w:t>
      </w:r>
      <w:r w:rsidRPr="00864D30">
        <w:rPr>
          <w:rFonts w:ascii="Santander Text" w:hAnsi="Santander Text" w:cs="Arial"/>
          <w:szCs w:val="18"/>
          <w:lang w:val="pt-PT"/>
        </w:rPr>
        <w:t>de</w:t>
      </w:r>
      <w:r w:rsidR="00757CF9" w:rsidRPr="00864D30">
        <w:rPr>
          <w:rFonts w:ascii="Santander Text" w:hAnsi="Santander Text" w:cs="Arial"/>
          <w:szCs w:val="18"/>
          <w:lang w:val="pt-PT"/>
        </w:rPr>
        <w:t xml:space="preserve"> forma</w:t>
      </w:r>
      <w:r w:rsidRPr="00864D30">
        <w:rPr>
          <w:rFonts w:ascii="Santander Text" w:hAnsi="Santander Text" w:cs="Arial"/>
          <w:szCs w:val="18"/>
          <w:lang w:val="pt-PT"/>
        </w:rPr>
        <w:t xml:space="preserve"> </w:t>
      </w:r>
      <w:r w:rsidR="00757CF9" w:rsidRPr="00864D30">
        <w:rPr>
          <w:rFonts w:ascii="Santander Text" w:hAnsi="Santander Text" w:cs="Arial"/>
          <w:szCs w:val="18"/>
          <w:lang w:val="pt-PT"/>
        </w:rPr>
        <w:t>supletiva:</w:t>
      </w:r>
    </w:p>
    <w:p w14:paraId="2F2883CA" w14:textId="77777777" w:rsidR="0089204F" w:rsidRPr="00864D30" w:rsidRDefault="0089204F" w:rsidP="007E3521">
      <w:pPr>
        <w:pStyle w:val="ListParagraph"/>
        <w:spacing w:after="0" w:line="360" w:lineRule="auto"/>
        <w:ind w:left="2429"/>
        <w:jc w:val="both"/>
        <w:rPr>
          <w:rFonts w:ascii="Santander Text" w:hAnsi="Santander Text" w:cs="Arial"/>
          <w:szCs w:val="18"/>
          <w:lang w:val="pt-PT"/>
        </w:rPr>
      </w:pPr>
    </w:p>
    <w:p w14:paraId="1E0E4E01" w14:textId="60AF92EA" w:rsidR="000A2019" w:rsidRPr="00864D30" w:rsidRDefault="000A2019" w:rsidP="008E5B92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>Cruzamento com a tabela JQUEST</w:t>
      </w:r>
      <w:r w:rsidR="0044374A" w:rsidRPr="00864D30">
        <w:rPr>
          <w:rStyle w:val="FootnoteReference"/>
          <w:rFonts w:ascii="Santander Text" w:hAnsi="Santander Text" w:cs="Arial"/>
          <w:b/>
          <w:bCs/>
          <w:szCs w:val="18"/>
          <w:lang w:val="pt-PT"/>
        </w:rPr>
        <w:footnoteReference w:id="3"/>
      </w:r>
      <w:r w:rsidRPr="00864D30">
        <w:rPr>
          <w:rFonts w:ascii="Santander Text" w:hAnsi="Santander Text" w:cs="Arial"/>
          <w:b/>
          <w:bCs/>
          <w:szCs w:val="18"/>
          <w:lang w:val="pt-PT"/>
        </w:rPr>
        <w:t>(</w:t>
      </w:r>
      <w:r w:rsidRPr="00864D30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p3_client_data_jquest</w:t>
      </w:r>
      <w:r w:rsidRPr="00864D30">
        <w:rPr>
          <w:rStyle w:val="ui-provider"/>
          <w:rFonts w:ascii="Santander Text" w:hAnsi="Santander Text" w:cs="Arial"/>
          <w:b/>
          <w:bCs/>
          <w:szCs w:val="18"/>
          <w:lang w:val="pt-PT"/>
        </w:rPr>
        <w:t>)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864D30">
        <w:rPr>
          <w:rFonts w:ascii="Santander Text" w:hAnsi="Santander Text" w:cs="Arial"/>
          <w:szCs w:val="18"/>
          <w:lang w:val="pt-PT"/>
        </w:rPr>
        <w:t xml:space="preserve"> Efetuar o cruzamento pelo campo ‘</w:t>
      </w:r>
      <w:r w:rsidRPr="00864D30">
        <w:rPr>
          <w:rStyle w:val="ui-provider"/>
          <w:rFonts w:ascii="Santander Text" w:hAnsi="Santander Text" w:cs="Arial"/>
          <w:i/>
          <w:szCs w:val="18"/>
          <w:lang w:val="pt-PT"/>
        </w:rPr>
        <w:t>cpty_code</w:t>
      </w:r>
      <w:r w:rsidRPr="00864D30">
        <w:rPr>
          <w:rStyle w:val="ui-provider"/>
          <w:rFonts w:ascii="Santander Text" w:hAnsi="Santander Text" w:cs="Arial"/>
          <w:szCs w:val="18"/>
          <w:lang w:val="pt-PT"/>
        </w:rPr>
        <w:t xml:space="preserve">’ (KGL de 4 ou 6 dígitos) da tabela </w:t>
      </w:r>
      <w:r w:rsidRPr="00864D30">
        <w:rPr>
          <w:rStyle w:val="ui-provider"/>
          <w:rFonts w:ascii="Santander Text" w:hAnsi="Santander Text" w:cs="Arial"/>
          <w:i/>
          <w:iCs/>
          <w:szCs w:val="18"/>
          <w:lang w:val="pt-PT"/>
        </w:rPr>
        <w:t>p3_client_data_jquest</w:t>
      </w:r>
      <w:r w:rsidRPr="00864D30">
        <w:rPr>
          <w:rFonts w:ascii="Santander Text" w:hAnsi="Santander Text" w:cs="Arial"/>
          <w:szCs w:val="18"/>
          <w:lang w:val="pt-PT"/>
        </w:rPr>
        <w:t xml:space="preserve"> com </w:t>
      </w:r>
      <w:r w:rsidR="004F0294" w:rsidRPr="00864D30">
        <w:rPr>
          <w:rFonts w:ascii="Santander Text" w:hAnsi="Santander Text" w:cs="Arial"/>
          <w:szCs w:val="18"/>
          <w:lang w:val="pt-PT"/>
        </w:rPr>
        <w:t>o campo ‘</w:t>
      </w:r>
      <w:r w:rsidR="004F0294" w:rsidRPr="00864D30">
        <w:rPr>
          <w:rFonts w:ascii="Santander Text" w:hAnsi="Santander Text" w:cs="Arial"/>
          <w:i/>
          <w:szCs w:val="18"/>
          <w:lang w:val="pt-PT"/>
        </w:rPr>
        <w:t>ccli_kgl</w:t>
      </w:r>
      <w:r w:rsidR="004F0294" w:rsidRPr="00864D30">
        <w:rPr>
          <w:rFonts w:ascii="Santander Text" w:hAnsi="Santander Text" w:cs="Arial"/>
          <w:szCs w:val="18"/>
          <w:lang w:val="pt-PT"/>
        </w:rPr>
        <w:t>’ da</w:t>
      </w:r>
      <w:r w:rsidRPr="00864D30">
        <w:rPr>
          <w:rFonts w:ascii="Santander Text" w:hAnsi="Santander Text" w:cs="Arial"/>
          <w:szCs w:val="18"/>
          <w:lang w:val="pt-PT"/>
        </w:rPr>
        <w:t xml:space="preserve">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864D30">
        <w:rPr>
          <w:rFonts w:ascii="Santander Text" w:hAnsi="Santander Text" w:cs="Arial"/>
          <w:szCs w:val="18"/>
          <w:lang w:val="pt-PT"/>
        </w:rPr>
        <w:t xml:space="preserve">d </w:t>
      </w:r>
      <w:r w:rsidRPr="00864D30">
        <w:rPr>
          <w:rStyle w:val="ui-provider"/>
          <w:rFonts w:ascii="Santander Text" w:hAnsi="Santander Text" w:cs="Arial"/>
          <w:szCs w:val="18"/>
          <w:lang w:val="pt-PT"/>
        </w:rPr>
        <w:t>para obtenção dos códigos KGL ‘</w:t>
      </w:r>
      <w:r w:rsidRPr="00864D30">
        <w:rPr>
          <w:rStyle w:val="ui-provider"/>
          <w:rFonts w:ascii="Santander Text" w:hAnsi="Santander Text" w:cs="Arial"/>
          <w:i/>
          <w:szCs w:val="18"/>
          <w:lang w:val="pt-PT"/>
        </w:rPr>
        <w:t>cptyparent_code’</w:t>
      </w:r>
      <w:r w:rsidRPr="00864D30">
        <w:rPr>
          <w:rStyle w:val="ui-provider"/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Style w:val="ui-provider"/>
          <w:rFonts w:ascii="Santander Text" w:hAnsi="Santander Text" w:cs="Arial"/>
          <w:i/>
          <w:szCs w:val="18"/>
          <w:lang w:val="pt-PT"/>
        </w:rPr>
        <w:t>cptylastparent_code’</w:t>
      </w:r>
      <w:r w:rsidRPr="00864D30">
        <w:rPr>
          <w:rStyle w:val="ui-provider"/>
          <w:rFonts w:ascii="Santander Text" w:hAnsi="Santander Text" w:cs="Arial"/>
          <w:szCs w:val="18"/>
          <w:lang w:val="pt-PT"/>
        </w:rPr>
        <w:t xml:space="preserve"> (KGL de 5 dígitos). De seguida, efetuar o cruzamento entre os 2 campos obtidos (de forma complementar) com 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864D30">
        <w:rPr>
          <w:rFonts w:ascii="Santander Text" w:hAnsi="Santander Text" w:cs="Arial"/>
          <w:szCs w:val="18"/>
          <w:lang w:val="pt-PT"/>
        </w:rPr>
        <w:t>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modesg_inp_empr_exlc_paris)</w:t>
      </w:r>
      <w:r w:rsidRPr="00864D30">
        <w:rPr>
          <w:rFonts w:ascii="Santander Text" w:hAnsi="Santander Text" w:cs="Arial"/>
          <w:szCs w:val="18"/>
          <w:lang w:val="pt-PT"/>
        </w:rPr>
        <w:t xml:space="preserve"> através do campo ‘</w:t>
      </w:r>
      <w:r w:rsidRPr="00864D30">
        <w:rPr>
          <w:rFonts w:ascii="Santander Text" w:hAnsi="Santander Text" w:cs="Arial"/>
          <w:i/>
          <w:szCs w:val="18"/>
          <w:lang w:val="pt-PT"/>
        </w:rPr>
        <w:t>ccli_kgl’</w:t>
      </w:r>
      <w:r w:rsidR="00AB2B04" w:rsidRPr="00864D30">
        <w:rPr>
          <w:rFonts w:ascii="Santander Text" w:hAnsi="Santander Text" w:cs="Arial"/>
          <w:szCs w:val="18"/>
          <w:lang w:val="pt-PT"/>
        </w:rPr>
        <w:t xml:space="preserve">; </w:t>
      </w:r>
    </w:p>
    <w:p w14:paraId="25D3377C" w14:textId="2998E1EC" w:rsidR="000A2019" w:rsidRPr="00864D30" w:rsidRDefault="000A2019" w:rsidP="008E5B92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864D30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rstf159_rating_interno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864D30">
        <w:rPr>
          <w:rFonts w:ascii="Santander Text" w:hAnsi="Santander Text" w:cs="Arial"/>
          <w:szCs w:val="18"/>
          <w:lang w:val="pt-PT"/>
        </w:rPr>
        <w:t xml:space="preserve">Complementarmente, deverá ser efetuado o cruzamento 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864D30">
        <w:rPr>
          <w:rFonts w:ascii="Santander Text" w:hAnsi="Santander Text" w:cs="Arial"/>
          <w:szCs w:val="18"/>
          <w:lang w:val="pt-PT"/>
        </w:rPr>
        <w:t>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modesg_inp_empr_exlc_paris)</w:t>
      </w:r>
      <w:r w:rsidRPr="00864D30">
        <w:rPr>
          <w:rFonts w:ascii="Santander Text" w:hAnsi="Santander Text" w:cs="Arial"/>
          <w:szCs w:val="18"/>
          <w:lang w:val="pt-PT"/>
        </w:rPr>
        <w:t xml:space="preserve"> com a tabela </w:t>
      </w:r>
      <w:r w:rsidRPr="00864D30">
        <w:rPr>
          <w:rFonts w:ascii="Santander Text" w:hAnsi="Santander Text" w:cs="Arial"/>
          <w:i/>
          <w:szCs w:val="18"/>
          <w:lang w:val="pt-PT"/>
        </w:rPr>
        <w:t>rstf159_ra</w:t>
      </w:r>
      <w:r w:rsidR="00191BE4" w:rsidRPr="00864D30">
        <w:rPr>
          <w:rFonts w:ascii="Santander Text" w:hAnsi="Santander Text" w:cs="Arial"/>
          <w:i/>
          <w:szCs w:val="18"/>
          <w:lang w:val="pt-PT"/>
        </w:rPr>
        <w:t>ting_interno</w:t>
      </w:r>
      <w:r w:rsidR="00191BE4" w:rsidRPr="00864D30">
        <w:rPr>
          <w:rFonts w:ascii="Santander Text" w:hAnsi="Santander Text" w:cs="Arial"/>
          <w:szCs w:val="18"/>
          <w:lang w:val="pt-PT"/>
        </w:rPr>
        <w:t xml:space="preserve"> onde o ‘</w:t>
      </w:r>
      <w:r w:rsidR="00191BE4" w:rsidRPr="00864D30">
        <w:rPr>
          <w:rFonts w:ascii="Santander Text" w:hAnsi="Santander Text" w:cs="Arial"/>
          <w:i/>
          <w:szCs w:val="18"/>
          <w:lang w:val="pt-PT"/>
        </w:rPr>
        <w:t>ccliente</w:t>
      </w:r>
      <w:r w:rsidRPr="00864D30">
        <w:rPr>
          <w:rFonts w:ascii="Santander Text" w:hAnsi="Santander Text" w:cs="Arial"/>
          <w:i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seja distinto de ‘‘ (vazio) ou ‘#’. O cruzamento entre 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864D30">
        <w:rPr>
          <w:rFonts w:ascii="Santander Text" w:hAnsi="Santander Text" w:cs="Arial"/>
          <w:szCs w:val="18"/>
          <w:lang w:val="pt-PT"/>
        </w:rPr>
        <w:t xml:space="preserve"> e a tabela rstf159 deverá ser efetuado pelo campo </w:t>
      </w:r>
      <w:r w:rsidRPr="00864D30">
        <w:rPr>
          <w:rFonts w:ascii="Santander Text" w:hAnsi="Santander Text" w:cs="Arial"/>
          <w:i/>
          <w:szCs w:val="18"/>
          <w:lang w:val="pt-PT"/>
        </w:rPr>
        <w:t>‘ccli_kgl</w:t>
      </w:r>
      <w:r w:rsidRPr="00864D30">
        <w:rPr>
          <w:rFonts w:ascii="Santander Text" w:hAnsi="Santander Text" w:cs="Arial"/>
          <w:szCs w:val="18"/>
          <w:lang w:val="pt-PT"/>
        </w:rPr>
        <w:t xml:space="preserve">’ da tabela de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864D30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864D30">
        <w:rPr>
          <w:rFonts w:ascii="Santander Text" w:hAnsi="Santander Text" w:cs="Arial"/>
          <w:i/>
          <w:szCs w:val="18"/>
          <w:lang w:val="pt-PT"/>
        </w:rPr>
        <w:t>centlegal’</w:t>
      </w:r>
      <w:r w:rsidRPr="00864D30">
        <w:rPr>
          <w:rFonts w:ascii="Santander Text" w:hAnsi="Santander Text" w:cs="Arial"/>
          <w:szCs w:val="18"/>
          <w:lang w:val="pt-PT"/>
        </w:rPr>
        <w:t xml:space="preserve"> ou ‘</w:t>
      </w:r>
      <w:r w:rsidRPr="00864D30">
        <w:rPr>
          <w:rFonts w:ascii="Santander Text" w:hAnsi="Santander Text" w:cs="Arial"/>
          <w:i/>
          <w:szCs w:val="18"/>
          <w:lang w:val="pt-PT"/>
        </w:rPr>
        <w:t>cgrupo’</w:t>
      </w:r>
      <w:r w:rsidRPr="00864D30">
        <w:rPr>
          <w:rFonts w:ascii="Santander Text" w:hAnsi="Santander Text" w:cs="Arial"/>
          <w:szCs w:val="18"/>
          <w:lang w:val="pt-PT"/>
        </w:rPr>
        <w:t xml:space="preserve"> da tabela rstf159 (de forma comple</w:t>
      </w:r>
      <w:r w:rsidR="00A27B13" w:rsidRPr="00864D30">
        <w:rPr>
          <w:rFonts w:ascii="Santander Text" w:hAnsi="Santander Text" w:cs="Arial"/>
          <w:szCs w:val="18"/>
          <w:lang w:val="pt-PT"/>
        </w:rPr>
        <w:t>mentar, isto é, cruzamento com </w:t>
      </w:r>
      <w:r w:rsidRPr="00864D30">
        <w:rPr>
          <w:rFonts w:ascii="Santander Text" w:hAnsi="Santander Text" w:cs="Arial"/>
          <w:szCs w:val="18"/>
          <w:lang w:val="pt-PT"/>
        </w:rPr>
        <w:t>o 1º campo ou, caso não cruze, posteriormente, com o 2º);</w:t>
      </w:r>
    </w:p>
    <w:p w14:paraId="4995EFB3" w14:textId="50AC540F" w:rsidR="000A2019" w:rsidRPr="00864D30" w:rsidRDefault="000A2019" w:rsidP="008E5B92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>Cruzamento com a tabela</w:t>
      </w:r>
      <w:r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>ct071_rwa_gr_ec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864D30">
        <w:rPr>
          <w:rFonts w:ascii="Santander Text" w:hAnsi="Santander Text" w:cs="Arial"/>
          <w:szCs w:val="18"/>
          <w:lang w:val="pt-PT"/>
        </w:rPr>
        <w:t>Complementarmente, deverá ser efetuado o cruzamento d</w:t>
      </w:r>
      <w:r w:rsidR="00054718" w:rsidRPr="00864D30">
        <w:rPr>
          <w:rFonts w:ascii="Santander Text" w:hAnsi="Santander Text" w:cs="Arial"/>
          <w:szCs w:val="18"/>
          <w:lang w:val="pt-PT"/>
        </w:rPr>
        <w:t>o campo ‘ccli_kgl’ da</w:t>
      </w:r>
      <w:r w:rsidRPr="00864D30">
        <w:rPr>
          <w:rFonts w:ascii="Santander Text" w:hAnsi="Santander Text" w:cs="Arial"/>
          <w:szCs w:val="18"/>
          <w:lang w:val="pt-PT"/>
        </w:rPr>
        <w:t xml:space="preserve"> tabela de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864D30">
        <w:rPr>
          <w:rFonts w:ascii="Santander Text" w:hAnsi="Santander Text" w:cs="Arial"/>
          <w:szCs w:val="18"/>
          <w:lang w:val="pt-PT"/>
        </w:rPr>
        <w:t xml:space="preserve"> 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modesg_inp_empr_exlc_paris) </w:t>
      </w:r>
      <w:r w:rsidRPr="00864D30">
        <w:rPr>
          <w:rFonts w:ascii="Santander Text" w:hAnsi="Santander Text" w:cs="Arial"/>
          <w:szCs w:val="18"/>
          <w:lang w:val="pt-PT"/>
        </w:rPr>
        <w:t xml:space="preserve">com 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ct071_rwa_gr_ec</w:t>
      </w:r>
      <w:r w:rsidRPr="00864D30">
        <w:rPr>
          <w:rFonts w:ascii="Santander Text" w:hAnsi="Santander Text" w:cs="Arial"/>
          <w:szCs w:val="18"/>
          <w:lang w:val="pt-PT"/>
        </w:rPr>
        <w:t xml:space="preserve"> através do campo ‘</w:t>
      </w:r>
      <w:r w:rsidRPr="00864D30">
        <w:rPr>
          <w:rFonts w:ascii="Santander Text" w:hAnsi="Santander Text" w:cs="Arial"/>
          <w:i/>
          <w:szCs w:val="18"/>
          <w:lang w:val="pt-PT"/>
        </w:rPr>
        <w:t>kgl5’</w:t>
      </w:r>
      <w:r w:rsidRPr="00864D30">
        <w:rPr>
          <w:rFonts w:ascii="Santander Text" w:hAnsi="Santander Text" w:cs="Arial"/>
          <w:szCs w:val="18"/>
          <w:lang w:val="pt-PT"/>
        </w:rPr>
        <w:t xml:space="preserve"> para obtenção do ‘</w:t>
      </w:r>
      <w:r w:rsidRPr="00864D30">
        <w:rPr>
          <w:rFonts w:ascii="Santander Text" w:hAnsi="Santander Text" w:cs="Arial"/>
          <w:i/>
          <w:szCs w:val="18"/>
          <w:lang w:val="pt-PT"/>
        </w:rPr>
        <w:t>zgrupo’</w:t>
      </w:r>
      <w:r w:rsidRPr="00864D30">
        <w:rPr>
          <w:rFonts w:ascii="Santander Text" w:hAnsi="Santander Text" w:cs="Arial"/>
          <w:szCs w:val="18"/>
          <w:lang w:val="pt-PT"/>
        </w:rPr>
        <w:t>. Posteriormente, cruzar o ‘</w:t>
      </w:r>
      <w:r w:rsidRPr="00864D30">
        <w:rPr>
          <w:rFonts w:ascii="Santander Text" w:hAnsi="Santander Text" w:cs="Arial"/>
          <w:i/>
          <w:szCs w:val="18"/>
          <w:lang w:val="pt-PT"/>
        </w:rPr>
        <w:t>zgrupo’</w:t>
      </w:r>
      <w:r w:rsidRPr="00864D30">
        <w:rPr>
          <w:rFonts w:ascii="Santander Text" w:hAnsi="Santander Text" w:cs="Arial"/>
          <w:szCs w:val="18"/>
          <w:lang w:val="pt-PT"/>
        </w:rPr>
        <w:t xml:space="preserve"> obtido com o campo ‘</w:t>
      </w:r>
      <w:r w:rsidRPr="00864D30">
        <w:rPr>
          <w:rFonts w:ascii="Santander Text" w:hAnsi="Santander Text" w:cs="Arial"/>
          <w:i/>
          <w:szCs w:val="18"/>
          <w:lang w:val="pt-PT"/>
        </w:rPr>
        <w:t>zgrupo’</w:t>
      </w:r>
      <w:r w:rsidRPr="00864D30">
        <w:rPr>
          <w:rFonts w:ascii="Santander Text" w:hAnsi="Santander Text" w:cs="Arial"/>
          <w:szCs w:val="18"/>
          <w:lang w:val="pt-PT"/>
        </w:rPr>
        <w:t xml:space="preserve"> 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ct088_univ_gcl_d</w:t>
      </w:r>
      <w:r w:rsidRPr="00864D30">
        <w:rPr>
          <w:rFonts w:ascii="Santander Text" w:hAnsi="Santander Text" w:cs="Arial"/>
          <w:szCs w:val="18"/>
          <w:lang w:val="pt-PT"/>
        </w:rPr>
        <w:t xml:space="preserve"> filtrada por </w:t>
      </w:r>
      <w:r w:rsidR="00AB2B04"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tipo_relacao</w:t>
      </w:r>
      <w:r w:rsidR="00AB2B04" w:rsidRPr="00864D30">
        <w:rPr>
          <w:rFonts w:ascii="Santander Text" w:hAnsi="Santander Text" w:cs="Arial"/>
          <w:i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= 'CONTROLO' para obter os ‘</w:t>
      </w:r>
      <w:r w:rsidRPr="00864D30">
        <w:rPr>
          <w:rFonts w:ascii="Santander Text" w:hAnsi="Santander Text" w:cs="Arial"/>
          <w:i/>
          <w:szCs w:val="18"/>
          <w:lang w:val="pt-PT"/>
        </w:rPr>
        <w:t>zcliente’</w:t>
      </w:r>
      <w:r w:rsidRPr="00864D30">
        <w:rPr>
          <w:rFonts w:ascii="Santander Text" w:hAnsi="Santander Text" w:cs="Arial"/>
          <w:szCs w:val="18"/>
          <w:lang w:val="pt-PT"/>
        </w:rPr>
        <w:t>.</w:t>
      </w:r>
    </w:p>
    <w:p w14:paraId="25AFD4CC" w14:textId="77777777" w:rsidR="000A2019" w:rsidRPr="00864D30" w:rsidRDefault="000A2019" w:rsidP="008E5B92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Santander Text" w:hAnsi="Santander Text" w:cs="Arial"/>
          <w:szCs w:val="18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Replicar o processo do ponto 1. II) para ambos os universos obtidos nos pontos 3. </w:t>
      </w:r>
      <w:r w:rsidRPr="00864D30">
        <w:rPr>
          <w:rFonts w:ascii="Santander Text" w:hAnsi="Santander Text" w:cs="Arial"/>
          <w:szCs w:val="18"/>
        </w:rPr>
        <w:t>I), II);</w:t>
      </w:r>
    </w:p>
    <w:p w14:paraId="13BD8368" w14:textId="77777777" w:rsidR="000A2019" w:rsidRPr="00864D30" w:rsidRDefault="000A2019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</w:p>
    <w:p w14:paraId="4F2EA4B5" w14:textId="24AD6C7F" w:rsidR="000A2019" w:rsidRPr="00864D30" w:rsidRDefault="000A2019" w:rsidP="008E5B92">
      <w:pPr>
        <w:numPr>
          <w:ilvl w:val="0"/>
          <w:numId w:val="54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u w:val="single"/>
          <w:lang w:val="pt-PT"/>
        </w:rPr>
        <w:t xml:space="preserve">Clientes Não SCIB 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>– campo ‘</w:t>
      </w:r>
      <w:r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>flg_scib’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 da tabela de </w:t>
      </w:r>
      <w:r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input 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>(</w:t>
      </w:r>
      <w:r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modesg_inp_empr_exlc_paris)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 = ‘0’</w:t>
      </w:r>
    </w:p>
    <w:p w14:paraId="4B718A5F" w14:textId="035B8B76" w:rsidR="000A2019" w:rsidRPr="00864D30" w:rsidRDefault="000A2019" w:rsidP="008E5B92">
      <w:pPr>
        <w:pStyle w:val="ListParagraph"/>
        <w:numPr>
          <w:ilvl w:val="1"/>
          <w:numId w:val="106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>Cruzamento por</w:t>
      </w:r>
      <w:r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>‘</w:t>
      </w:r>
      <w:r w:rsidRPr="00864D30">
        <w:rPr>
          <w:rFonts w:ascii="Santander Text" w:hAnsi="Santander Text" w:cs="Arial"/>
          <w:b/>
          <w:bCs/>
          <w:i/>
          <w:szCs w:val="18"/>
          <w:lang w:val="pt-PT"/>
        </w:rPr>
        <w:t>clei’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: Replicar processo de clientes </w:t>
      </w:r>
      <w:r w:rsidRPr="00864D30">
        <w:rPr>
          <w:rFonts w:ascii="Santander Text" w:hAnsi="Santander Text" w:cs="Arial"/>
          <w:iCs/>
          <w:szCs w:val="18"/>
          <w:lang w:val="pt-PT"/>
        </w:rPr>
        <w:t>SCIB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– </w:t>
      </w:r>
      <w:r w:rsidRPr="00864D30">
        <w:rPr>
          <w:rFonts w:ascii="Santander Text" w:hAnsi="Santander Text" w:cs="Arial"/>
          <w:szCs w:val="18"/>
          <w:lang w:val="pt-PT"/>
        </w:rPr>
        <w:t>cruzamento por ‘</w:t>
      </w:r>
      <w:r w:rsidRPr="00864D30">
        <w:rPr>
          <w:rFonts w:ascii="Santander Text" w:hAnsi="Santander Text" w:cs="Arial"/>
          <w:i/>
          <w:szCs w:val="18"/>
          <w:lang w:val="pt-PT"/>
        </w:rPr>
        <w:t>clei</w:t>
      </w:r>
      <w:r w:rsidRPr="00864D30">
        <w:rPr>
          <w:rFonts w:ascii="Santander Text" w:hAnsi="Santander Text" w:cs="Arial"/>
          <w:szCs w:val="18"/>
          <w:lang w:val="pt-PT"/>
        </w:rPr>
        <w:t>’</w:t>
      </w:r>
      <w:r w:rsidR="003A3001" w:rsidRPr="00864D30">
        <w:rPr>
          <w:rFonts w:ascii="Santander Text" w:hAnsi="Santander Text" w:cs="Arial"/>
          <w:szCs w:val="18"/>
          <w:lang w:val="pt-PT"/>
        </w:rPr>
        <w:t>;</w:t>
      </w:r>
    </w:p>
    <w:p w14:paraId="5DD63773" w14:textId="0974A8AF" w:rsidR="000A2019" w:rsidRPr="00864D30" w:rsidRDefault="000A2019" w:rsidP="008E5B92">
      <w:pPr>
        <w:pStyle w:val="ListParagraph"/>
        <w:numPr>
          <w:ilvl w:val="1"/>
          <w:numId w:val="106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>Cruzamento por ‘isin’</w:t>
      </w:r>
      <w:r w:rsidRPr="00864D30">
        <w:rPr>
          <w:rFonts w:ascii="Santander Text" w:hAnsi="Santander Text" w:cs="Arial"/>
          <w:szCs w:val="18"/>
          <w:lang w:val="pt-PT"/>
        </w:rPr>
        <w:t xml:space="preserve">: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Replicar processo de clientes </w:t>
      </w:r>
      <w:r w:rsidRPr="00864D30">
        <w:rPr>
          <w:rFonts w:ascii="Santander Text" w:hAnsi="Santander Text" w:cs="Arial"/>
          <w:iCs/>
          <w:szCs w:val="18"/>
          <w:lang w:val="pt-PT"/>
        </w:rPr>
        <w:t>SCIB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– </w:t>
      </w:r>
      <w:r w:rsidRPr="00864D30">
        <w:rPr>
          <w:rFonts w:ascii="Santander Text" w:hAnsi="Santander Text" w:cs="Arial"/>
          <w:szCs w:val="18"/>
          <w:lang w:val="pt-PT"/>
        </w:rPr>
        <w:t>cruzamento por ‘</w:t>
      </w:r>
      <w:r w:rsidRPr="00864D30">
        <w:rPr>
          <w:rFonts w:ascii="Santander Text" w:hAnsi="Santander Text" w:cs="Arial"/>
          <w:i/>
          <w:szCs w:val="18"/>
          <w:lang w:val="pt-PT"/>
        </w:rPr>
        <w:t>isin</w:t>
      </w:r>
      <w:r w:rsidRPr="00864D30">
        <w:rPr>
          <w:rFonts w:ascii="Santander Text" w:hAnsi="Santander Text" w:cs="Arial"/>
          <w:szCs w:val="18"/>
          <w:lang w:val="pt-PT"/>
        </w:rPr>
        <w:t>’</w:t>
      </w:r>
      <w:r w:rsidR="00AB2B04" w:rsidRPr="00864D30">
        <w:rPr>
          <w:rFonts w:ascii="Santander Text" w:hAnsi="Santander Text" w:cs="Arial"/>
          <w:szCs w:val="18"/>
          <w:lang w:val="pt-PT"/>
        </w:rPr>
        <w:t>.</w:t>
      </w:r>
    </w:p>
    <w:p w14:paraId="7E1A27EA" w14:textId="7FFB5563" w:rsidR="000A2019" w:rsidRPr="00864D30" w:rsidRDefault="000A2019" w:rsidP="007E3521">
      <w:pPr>
        <w:spacing w:after="0" w:line="360" w:lineRule="auto"/>
        <w:ind w:right="60"/>
        <w:jc w:val="both"/>
        <w:rPr>
          <w:rStyle w:val="ui-provider"/>
          <w:rFonts w:ascii="Santander Text" w:hAnsi="Santander Text" w:cs="Arial"/>
          <w:szCs w:val="18"/>
          <w:lang w:val="pt-PT"/>
        </w:rPr>
      </w:pPr>
    </w:p>
    <w:p w14:paraId="6FA3C3FF" w14:textId="0C047346" w:rsidR="00025494" w:rsidRPr="00864D30" w:rsidRDefault="003A3001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Style w:val="ui-provider"/>
          <w:rFonts w:ascii="Santander Text" w:hAnsi="Santander Text" w:cs="Arial"/>
          <w:szCs w:val="18"/>
          <w:lang w:val="pt-PT"/>
        </w:rPr>
        <w:t>Após os tratamentos apresentados anteriormente</w:t>
      </w:r>
      <w:r w:rsidR="000A2019" w:rsidRPr="00864D30">
        <w:rPr>
          <w:rStyle w:val="ui-provider"/>
          <w:rFonts w:ascii="Santander Text" w:hAnsi="Santander Text" w:cs="Arial"/>
          <w:szCs w:val="18"/>
          <w:lang w:val="pt-PT"/>
        </w:rPr>
        <w:t xml:space="preserve">, </w:t>
      </w:r>
      <w:r w:rsidRPr="00864D30">
        <w:rPr>
          <w:rStyle w:val="ui-provider"/>
          <w:rFonts w:ascii="Santander Text" w:hAnsi="Santander Text" w:cs="Arial"/>
          <w:szCs w:val="18"/>
          <w:lang w:val="pt-PT"/>
        </w:rPr>
        <w:t>para o aprovisionamento d</w:t>
      </w:r>
      <w:r w:rsidR="000A2019" w:rsidRPr="00864D30">
        <w:rPr>
          <w:rStyle w:val="ui-provider"/>
          <w:rFonts w:ascii="Santander Text" w:hAnsi="Santander Text" w:cs="Arial"/>
          <w:szCs w:val="18"/>
          <w:lang w:val="pt-PT"/>
        </w:rPr>
        <w:t xml:space="preserve">o campo </w:t>
      </w:r>
      <w:r w:rsidR="00AB2B04" w:rsidRPr="00864D30">
        <w:rPr>
          <w:rStyle w:val="ui-provider"/>
          <w:rFonts w:ascii="Santander Text" w:hAnsi="Santander Text" w:cs="Arial"/>
          <w:szCs w:val="18"/>
          <w:lang w:val="pt-PT"/>
        </w:rPr>
        <w:t>‘</w:t>
      </w:r>
      <w:r w:rsidR="000A2019"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>flg_emprs_excl_paris</w:t>
      </w:r>
      <w:r w:rsidR="00AB2B04" w:rsidRPr="00864D30">
        <w:rPr>
          <w:rFonts w:ascii="Santander Text" w:hAnsi="Santander Text" w:cs="Arial"/>
          <w:b/>
          <w:bCs/>
          <w:iCs/>
          <w:szCs w:val="18"/>
          <w:lang w:val="pt-PT"/>
        </w:rPr>
        <w:t>’</w:t>
      </w:r>
      <w:r w:rsidR="000A2019"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 xml:space="preserve">deverão </w:t>
      </w:r>
      <w:r w:rsidR="00025494" w:rsidRPr="00864D30">
        <w:rPr>
          <w:rFonts w:ascii="Santander Text" w:hAnsi="Santander Text" w:cs="Arial"/>
          <w:szCs w:val="18"/>
          <w:lang w:val="pt-PT"/>
        </w:rPr>
        <w:t xml:space="preserve">ser </w:t>
      </w:r>
      <w:r w:rsidRPr="00864D30">
        <w:rPr>
          <w:rFonts w:ascii="Santander Text" w:hAnsi="Santander Text" w:cs="Arial"/>
          <w:szCs w:val="18"/>
          <w:lang w:val="pt-PT"/>
        </w:rPr>
        <w:t>tidas as seguintes considerações</w:t>
      </w:r>
      <w:r w:rsidR="00025494" w:rsidRPr="00864D30">
        <w:rPr>
          <w:rFonts w:ascii="Santander Text" w:hAnsi="Santander Text" w:cs="Arial"/>
          <w:szCs w:val="18"/>
          <w:lang w:val="pt-PT"/>
        </w:rPr>
        <w:t xml:space="preserve">: </w:t>
      </w:r>
    </w:p>
    <w:p w14:paraId="64BBB3DA" w14:textId="3BE73EA5" w:rsidR="00AB2B04" w:rsidRPr="00864D30" w:rsidRDefault="00025494" w:rsidP="008E5B92">
      <w:pPr>
        <w:pStyle w:val="NormalWeb"/>
        <w:numPr>
          <w:ilvl w:val="0"/>
          <w:numId w:val="86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864D30">
        <w:rPr>
          <w:rFonts w:ascii="Santander Text" w:hAnsi="Santander Text" w:cs="Arial"/>
          <w:sz w:val="18"/>
          <w:szCs w:val="18"/>
        </w:rPr>
        <w:t xml:space="preserve">Se contraparte not in ('outras empresas nao financeiras') então reportar </w:t>
      </w:r>
      <w:r w:rsidRPr="00864D30">
        <w:rPr>
          <w:rFonts w:ascii="Santander Text" w:hAnsi="Santander Text" w:cs="Arial"/>
          <w:i/>
          <w:sz w:val="18"/>
          <w:szCs w:val="18"/>
        </w:rPr>
        <w:t>NULL</w:t>
      </w:r>
      <w:r w:rsidR="00AB2B04" w:rsidRPr="00864D30">
        <w:rPr>
          <w:rFonts w:ascii="Santander Text" w:hAnsi="Santander Text" w:cs="Arial"/>
          <w:sz w:val="18"/>
          <w:szCs w:val="18"/>
        </w:rPr>
        <w:t>;</w:t>
      </w:r>
    </w:p>
    <w:p w14:paraId="12510E2F" w14:textId="1FD164EA" w:rsidR="00025494" w:rsidRPr="00864D30" w:rsidRDefault="00025494" w:rsidP="008E5B92">
      <w:pPr>
        <w:pStyle w:val="NormalWeb"/>
        <w:numPr>
          <w:ilvl w:val="0"/>
          <w:numId w:val="86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864D30">
        <w:rPr>
          <w:rFonts w:ascii="Santander Text" w:hAnsi="Santander Text" w:cs="Arial"/>
          <w:sz w:val="18"/>
          <w:szCs w:val="18"/>
        </w:rPr>
        <w:t>Se contraparte in ('outras empresas nao financeiras') então:</w:t>
      </w:r>
    </w:p>
    <w:p w14:paraId="7E72E364" w14:textId="76B3272F" w:rsidR="00540F56" w:rsidRPr="00864D30" w:rsidRDefault="00025494" w:rsidP="008E5B92">
      <w:pPr>
        <w:pStyle w:val="NormalWeb"/>
        <w:numPr>
          <w:ilvl w:val="0"/>
          <w:numId w:val="84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864D30">
        <w:rPr>
          <w:rStyle w:val="ui-provider"/>
          <w:rFonts w:ascii="Santander Text" w:hAnsi="Santander Text" w:cs="Arial"/>
          <w:sz w:val="18"/>
          <w:szCs w:val="18"/>
        </w:rPr>
        <w:t>Caso seja possível o cruzamento com alguma das regras identificadas supra</w:t>
      </w:r>
      <w:r w:rsidRPr="00864D30">
        <w:rPr>
          <w:rFonts w:ascii="Santander Text" w:hAnsi="Santander Text" w:cs="Arial"/>
          <w:sz w:val="18"/>
          <w:szCs w:val="18"/>
        </w:rPr>
        <w:t xml:space="preserve"> então reportar '1'</w:t>
      </w:r>
      <w:r w:rsidR="00AB2B04" w:rsidRPr="00864D30">
        <w:rPr>
          <w:rFonts w:ascii="Santander Text" w:hAnsi="Santander Text" w:cs="Arial"/>
          <w:sz w:val="18"/>
          <w:szCs w:val="18"/>
        </w:rPr>
        <w:t>;</w:t>
      </w:r>
    </w:p>
    <w:p w14:paraId="7D86499F" w14:textId="33148133" w:rsidR="00025494" w:rsidRPr="00864D30" w:rsidRDefault="00025494" w:rsidP="008E5B92">
      <w:pPr>
        <w:pStyle w:val="NormalWeb"/>
        <w:numPr>
          <w:ilvl w:val="0"/>
          <w:numId w:val="84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864D30">
        <w:rPr>
          <w:rFonts w:ascii="Santander Text" w:hAnsi="Santander Text" w:cs="Arial"/>
          <w:sz w:val="18"/>
          <w:szCs w:val="18"/>
        </w:rPr>
        <w:t>Caso contrário, reportar '0'</w:t>
      </w:r>
      <w:r w:rsidR="00AB2B04" w:rsidRPr="00864D30">
        <w:rPr>
          <w:rFonts w:ascii="Santander Text" w:hAnsi="Santander Text" w:cs="Arial"/>
          <w:sz w:val="18"/>
          <w:szCs w:val="18"/>
        </w:rPr>
        <w:t>.</w:t>
      </w:r>
    </w:p>
    <w:p w14:paraId="43E563EC" w14:textId="0FCE06C4" w:rsidR="00864D30" w:rsidRPr="00864D30" w:rsidRDefault="002A06FC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As tabelas do </w:t>
      </w:r>
      <w:r w:rsidRPr="00864D30">
        <w:rPr>
          <w:rFonts w:ascii="Santander Text" w:hAnsi="Santander Text" w:cs="Arial"/>
          <w:i/>
          <w:szCs w:val="18"/>
          <w:lang w:val="pt-PT"/>
        </w:rPr>
        <w:t>Data Lake</w:t>
      </w:r>
      <w:r w:rsidRPr="00864D30">
        <w:rPr>
          <w:rFonts w:ascii="Santander Text" w:hAnsi="Santander Text" w:cs="Arial"/>
          <w:szCs w:val="18"/>
          <w:lang w:val="pt-PT"/>
        </w:rPr>
        <w:t xml:space="preserve"> acima mencionadas, devem ser, filtradas para a data de referência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(</w:t>
      </w:r>
      <w:r w:rsidR="00AB2B04" w:rsidRPr="00864D30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ref_date</w:t>
      </w:r>
      <w:r w:rsidR="003A3001"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>) de execução do carregamento</w:t>
      </w:r>
      <w:r w:rsidRPr="00864D30">
        <w:rPr>
          <w:rFonts w:ascii="Santander Text" w:hAnsi="Santander Text" w:cs="Arial"/>
          <w:lang w:val="pt-PT"/>
        </w:rPr>
        <w:t>.</w:t>
      </w:r>
      <w:r w:rsidR="00864D30">
        <w:rPr>
          <w:rFonts w:ascii="Santander Text" w:hAnsi="Santander Text" w:cs="Arial"/>
          <w:lang w:val="pt-PT"/>
        </w:rPr>
        <w:t xml:space="preserve"> </w:t>
      </w:r>
      <w:r w:rsidR="00E1610D">
        <w:rPr>
          <w:rFonts w:ascii="Santander Text" w:hAnsi="Santander Text" w:cs="Arial"/>
          <w:lang w:val="pt-PT"/>
        </w:rPr>
        <w:t xml:space="preserve">Adicionalmente, </w:t>
      </w:r>
      <w:r w:rsidR="007536AD">
        <w:rPr>
          <w:rFonts w:ascii="Santander Text" w:hAnsi="Santander Text" w:cs="Arial"/>
          <w:lang w:val="pt-PT"/>
        </w:rPr>
        <w:t>todos os clientes que não sejam origem automática (</w:t>
      </w:r>
      <w:r w:rsidR="007536AD" w:rsidRPr="00E1610D">
        <w:rPr>
          <w:rFonts w:ascii="Santander Text" w:hAnsi="Santander Text" w:cs="Arial"/>
          <w:i/>
          <w:lang w:val="pt-PT"/>
        </w:rPr>
        <w:t>origem&lt;&gt;'AUT'</w:t>
      </w:r>
      <w:r w:rsidR="007536AD">
        <w:rPr>
          <w:rFonts w:ascii="Santander Text" w:hAnsi="Santander Text" w:cs="Arial"/>
          <w:lang w:val="pt-PT"/>
        </w:rPr>
        <w:t xml:space="preserve"> na tabela </w:t>
      </w:r>
      <w:r w:rsidR="007536AD" w:rsidRPr="00864D30">
        <w:rPr>
          <w:rFonts w:ascii="Santander Text" w:hAnsi="Santander Text" w:cs="Arial"/>
          <w:i/>
          <w:iCs/>
          <w:color w:val="000000" w:themeColor="text1"/>
          <w:lang w:val="pt-PT"/>
        </w:rPr>
        <w:t>ct084_univ_cli_d</w:t>
      </w:r>
      <w:r w:rsidR="007536AD">
        <w:rPr>
          <w:rFonts w:ascii="Santander Text" w:hAnsi="Santander Text" w:cs="Arial"/>
          <w:iCs/>
          <w:color w:val="000000" w:themeColor="text1"/>
          <w:lang w:val="pt-PT"/>
        </w:rPr>
        <w:t xml:space="preserve">) </w:t>
      </w:r>
      <w:r w:rsidR="007536AD">
        <w:rPr>
          <w:rFonts w:ascii="Santander Text" w:hAnsi="Santander Text" w:cs="Arial"/>
          <w:lang w:val="pt-PT"/>
        </w:rPr>
        <w:t xml:space="preserve">devem reportar </w:t>
      </w:r>
      <w:r w:rsidR="007536AD" w:rsidRPr="007536AD">
        <w:rPr>
          <w:rFonts w:ascii="Santander Text" w:hAnsi="Santander Text" w:cs="Arial"/>
          <w:i/>
          <w:lang w:val="pt-PT"/>
        </w:rPr>
        <w:t>NULL</w:t>
      </w:r>
      <w:r w:rsidR="007536AD">
        <w:rPr>
          <w:rFonts w:ascii="Santander Text" w:hAnsi="Santander Text" w:cs="Arial"/>
          <w:lang w:val="pt-PT"/>
        </w:rPr>
        <w:t xml:space="preserve"> nesta variável. </w:t>
      </w:r>
    </w:p>
    <w:p w14:paraId="41A23E49" w14:textId="783286DB" w:rsidR="00025494" w:rsidRPr="00864D30" w:rsidRDefault="00025494" w:rsidP="007E3521">
      <w:pPr>
        <w:pStyle w:val="MyHeading3"/>
        <w:spacing w:after="120" w:line="360" w:lineRule="auto"/>
        <w:jc w:val="both"/>
        <w:rPr>
          <w:lang w:val="pt-PT"/>
        </w:rPr>
      </w:pPr>
      <w:r w:rsidRPr="00864D30">
        <w:rPr>
          <w:lang w:val="pt-PT"/>
        </w:rPr>
        <w:t>origem_flg_emprs_excl_paris</w:t>
      </w:r>
    </w:p>
    <w:p w14:paraId="1D962A13" w14:textId="1679468F" w:rsidR="00025494" w:rsidRPr="00864D30" w:rsidRDefault="00025494" w:rsidP="007E3521">
      <w:pPr>
        <w:pStyle w:val="FootnoteText"/>
        <w:spacing w:line="360" w:lineRule="auto"/>
        <w:jc w:val="both"/>
        <w:rPr>
          <w:rFonts w:ascii="Santander Text" w:hAnsi="Santander Text" w:cs="Arial"/>
          <w:sz w:val="18"/>
          <w:szCs w:val="18"/>
          <w:lang w:val="pt-PT"/>
        </w:rPr>
      </w:pPr>
      <w:r w:rsidRPr="00864D30">
        <w:rPr>
          <w:rFonts w:ascii="Santander Text" w:hAnsi="Santander Text" w:cs="Arial"/>
          <w:sz w:val="18"/>
          <w:szCs w:val="18"/>
          <w:lang w:val="pt-PT"/>
        </w:rPr>
        <w:t>No seguimento dos cruzamentos acima mencionados, os rácios de alinhamento devem ser aprovisionados de acordo com o seguinte critério:</w:t>
      </w:r>
    </w:p>
    <w:p w14:paraId="43AD655A" w14:textId="1D696A97" w:rsidR="00AB2B04" w:rsidRPr="00864D30" w:rsidRDefault="00025494" w:rsidP="007536AD">
      <w:pPr>
        <w:pStyle w:val="NormalWeb"/>
        <w:numPr>
          <w:ilvl w:val="0"/>
          <w:numId w:val="87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864D30">
        <w:rPr>
          <w:rFonts w:ascii="Santander Text" w:hAnsi="Santander Text" w:cs="Arial"/>
          <w:sz w:val="18"/>
          <w:szCs w:val="18"/>
        </w:rPr>
        <w:t xml:space="preserve">Se contraparte not in ('outras empresas nao financeiras') </w:t>
      </w:r>
      <w:r w:rsidR="007536AD">
        <w:rPr>
          <w:rFonts w:ascii="Santander Text" w:hAnsi="Santander Text" w:cs="Arial"/>
          <w:sz w:val="18"/>
          <w:szCs w:val="18"/>
        </w:rPr>
        <w:t xml:space="preserve">ou a origem do cliente diferente de automática </w:t>
      </w:r>
      <w:r w:rsidR="007536AD" w:rsidRPr="007536AD">
        <w:rPr>
          <w:rFonts w:ascii="Santander Text" w:hAnsi="Santander Text" w:cs="Arial"/>
          <w:sz w:val="18"/>
          <w:szCs w:val="18"/>
        </w:rPr>
        <w:t xml:space="preserve">(origem&lt;&gt;'AUT' na tabela ct084_univ_cli_d) </w:t>
      </w:r>
      <w:r w:rsidR="007536AD">
        <w:rPr>
          <w:rFonts w:ascii="Santander Text" w:hAnsi="Santander Text" w:cs="Arial"/>
          <w:sz w:val="18"/>
          <w:szCs w:val="18"/>
        </w:rPr>
        <w:t xml:space="preserve"> </w:t>
      </w:r>
      <w:r w:rsidRPr="00864D30">
        <w:rPr>
          <w:rFonts w:ascii="Santander Text" w:hAnsi="Santander Text" w:cs="Arial"/>
          <w:sz w:val="18"/>
          <w:szCs w:val="18"/>
        </w:rPr>
        <w:t>então reportar ‘Nao Aplicavel’</w:t>
      </w:r>
      <w:r w:rsidR="0005563F" w:rsidRPr="00864D30">
        <w:rPr>
          <w:rFonts w:ascii="Santander Text" w:hAnsi="Santander Text" w:cs="Arial"/>
          <w:sz w:val="18"/>
          <w:szCs w:val="18"/>
        </w:rPr>
        <w:t>;</w:t>
      </w:r>
    </w:p>
    <w:p w14:paraId="425D0D0C" w14:textId="084F7612" w:rsidR="00025494" w:rsidRPr="00864D30" w:rsidRDefault="00025494" w:rsidP="008E5B92">
      <w:pPr>
        <w:pStyle w:val="NormalWeb"/>
        <w:numPr>
          <w:ilvl w:val="0"/>
          <w:numId w:val="87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864D30">
        <w:rPr>
          <w:rFonts w:ascii="Santander Text" w:hAnsi="Santander Text" w:cs="Arial"/>
          <w:sz w:val="18"/>
          <w:szCs w:val="18"/>
        </w:rPr>
        <w:t>Se contraparte in ('outras empresas nao financeiras') então reportar ‘CORPORACAO’</w:t>
      </w:r>
      <w:r w:rsidR="0005563F" w:rsidRPr="00864D30">
        <w:rPr>
          <w:rFonts w:ascii="Santander Text" w:hAnsi="Santander Text" w:cs="Arial"/>
          <w:sz w:val="18"/>
          <w:szCs w:val="18"/>
        </w:rPr>
        <w:t>.</w:t>
      </w:r>
    </w:p>
    <w:p w14:paraId="2F3EEA88" w14:textId="47F8A179" w:rsidR="00AB2B04" w:rsidRPr="00864D30" w:rsidRDefault="00AB2B04" w:rsidP="007E3521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</w:p>
    <w:p w14:paraId="159F244E" w14:textId="461DABEF" w:rsidR="00472C59" w:rsidRPr="00864D30" w:rsidRDefault="00472C59" w:rsidP="007E3521">
      <w:pPr>
        <w:pStyle w:val="MyHeading3"/>
        <w:spacing w:after="120" w:line="360" w:lineRule="auto"/>
        <w:rPr>
          <w:rFonts w:cs="Arial"/>
          <w:lang w:val="pt-PT"/>
        </w:rPr>
      </w:pPr>
      <w:r w:rsidRPr="00864D30">
        <w:rPr>
          <w:rFonts w:cs="Arial"/>
          <w:lang w:val="pt-PT"/>
        </w:rPr>
        <w:t>flg_csrd, rácios de elegibilidade (cca_trnvr_ttl_elgbl, cca_trnvr_enblng_alignd, cca_turnover_own_prfrmnce_algnd, cca_capex_ttl_elgbl, cca_capex_enblng_algnd, cca_capex_own_prfrmnce_algnd, ccm_trnvr_ttl_elgbl, ccm_trnvr_enblng_algnd, ccm_trnvr_trnstn_alignd, ccm_trnvr_own_prfrmnce_algnd, ccm_capex_ttl_elgbl, ccm_capex_enblng_algnd, ccm_capex_trnstn_algnd, ccm_capex_own_prfrmnce_algnd, ppc_trnvr_ttl_elgbl, ppc_turnover_own_prfrmnce_algnd, ppc_capex_ttl_elgbl, ppc_capex_own_prfrmnce_algnd, bio_trnvr_ttl_elgbl, bio_turnover_own_prfrmnce_algnd, bio_capex_ttl_elgbl, bio_capex_own_prfrmnce_algnd, wtr_trnvr_ttl_elgbl, wtr_trnvr_enblng_alignd, wtr_turnover_own_prfrmnce_algnd, wtr_capex_ttl_elgbl, wtr_capex_enblng_algnd, wtr_capex_own_prfrmnce_algnd, ce_trnvr_ttl_elgbl, ce_trnvr_enblng_alignd, ce_turnover_own_prfrmnce_algnd, ce_capex_ttl_elgbl, ce_capex_enblng_algnd, ce_capex_own_prfrmnce_algnd)</w:t>
      </w:r>
    </w:p>
    <w:p w14:paraId="7EF4B041" w14:textId="52254300" w:rsidR="007D5E52" w:rsidRPr="00864D30" w:rsidRDefault="007D5E52" w:rsidP="007E3521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  <w:rPrChange w:id="418" w:author="Joana Rita Bentinho Silva" w:date="2025-04-07T18:33:00Z">
            <w:rPr>
              <w:rFonts w:ascii="Santander Text" w:hAnsi="Santander Text" w:cs="Arial"/>
              <w:highlight w:val="yellow"/>
              <w:lang w:val="pt-PT"/>
            </w:rPr>
          </w:rPrChange>
        </w:rPr>
        <w:t>Atualmente, a variável ‘</w:t>
      </w:r>
      <w:r w:rsidRPr="00864D30">
        <w:rPr>
          <w:rFonts w:ascii="Santander Text" w:hAnsi="Santander Text" w:cs="Arial"/>
          <w:i/>
          <w:lang w:val="pt-PT"/>
          <w:rPrChange w:id="419" w:author="Joana Rita Bentinho Silva" w:date="2025-04-07T18:33:00Z">
            <w:rPr>
              <w:rFonts w:ascii="Santander Text" w:hAnsi="Santander Text" w:cs="Arial"/>
              <w:i/>
              <w:highlight w:val="yellow"/>
              <w:lang w:val="pt-PT"/>
            </w:rPr>
          </w:rPrChange>
        </w:rPr>
        <w:t>flg_csrd’</w:t>
      </w:r>
      <w:r w:rsidRPr="00864D30">
        <w:rPr>
          <w:rFonts w:ascii="Santander Text" w:hAnsi="Santander Text" w:cs="Arial"/>
          <w:lang w:val="pt-PT"/>
          <w:rPrChange w:id="420" w:author="Joana Rita Bentinho Silva" w:date="2025-04-07T18:33:00Z">
            <w:rPr>
              <w:rFonts w:ascii="Santander Text" w:hAnsi="Santander Text" w:cs="Arial"/>
              <w:highlight w:val="yellow"/>
              <w:lang w:val="pt-PT"/>
            </w:rPr>
          </w:rPrChange>
        </w:rPr>
        <w:t xml:space="preserve"> </w:t>
      </w:r>
      <w:r w:rsidR="00757CF9" w:rsidRPr="00864D30">
        <w:rPr>
          <w:rFonts w:ascii="Santander Text" w:hAnsi="Santander Text" w:cs="Arial"/>
          <w:lang w:val="pt-PT"/>
          <w:rPrChange w:id="421" w:author="Joana Rita Bentinho Silva" w:date="2025-04-07T18:33:00Z">
            <w:rPr>
              <w:rFonts w:ascii="Santander Text" w:hAnsi="Santander Text" w:cs="Arial"/>
              <w:highlight w:val="yellow"/>
              <w:lang w:val="pt-PT"/>
            </w:rPr>
          </w:rPrChange>
        </w:rPr>
        <w:t>é referente</w:t>
      </w:r>
      <w:r w:rsidRPr="00864D30">
        <w:rPr>
          <w:rFonts w:ascii="Santander Text" w:hAnsi="Santander Text" w:cs="Arial"/>
          <w:lang w:val="pt-PT"/>
          <w:rPrChange w:id="422" w:author="Joana Rita Bentinho Silva" w:date="2025-04-07T18:33:00Z">
            <w:rPr>
              <w:rFonts w:ascii="Santander Text" w:hAnsi="Santander Text" w:cs="Arial"/>
              <w:highlight w:val="yellow"/>
              <w:lang w:val="pt-PT"/>
            </w:rPr>
          </w:rPrChange>
        </w:rPr>
        <w:t xml:space="preserve"> à marcação NFRD. Contudo, o nome da variável já se encontra atualizado, uma vez que futuramente esta variável irá representar a marcação CSRD.</w:t>
      </w:r>
    </w:p>
    <w:p w14:paraId="5635F37A" w14:textId="39325E60" w:rsidR="00F87906" w:rsidRPr="00864D30" w:rsidRDefault="007D5E52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Deste modo, a </w:t>
      </w:r>
      <w:r w:rsidR="00F87906" w:rsidRPr="00864D30">
        <w:rPr>
          <w:rFonts w:ascii="Santander Text" w:hAnsi="Santander Text" w:cs="Arial"/>
          <w:lang w:val="pt-PT"/>
        </w:rPr>
        <w:t xml:space="preserve">variável </w:t>
      </w:r>
      <w:r w:rsidR="00AB2B04" w:rsidRPr="00864D30">
        <w:rPr>
          <w:rFonts w:ascii="Santander Text" w:hAnsi="Santander Text" w:cs="Arial"/>
          <w:lang w:val="pt-PT"/>
        </w:rPr>
        <w:t>‘</w:t>
      </w:r>
      <w:r w:rsidR="001B0931" w:rsidRPr="00864D30">
        <w:rPr>
          <w:rFonts w:ascii="Santander Text" w:hAnsi="Santander Text" w:cs="Arial"/>
          <w:i/>
          <w:iCs/>
          <w:lang w:val="pt-PT"/>
        </w:rPr>
        <w:t>flg_csrd</w:t>
      </w:r>
      <w:r w:rsidR="00AB2B04" w:rsidRPr="00864D30">
        <w:rPr>
          <w:rFonts w:ascii="Santander Text" w:hAnsi="Santander Text" w:cs="Arial"/>
          <w:i/>
          <w:iCs/>
          <w:lang w:val="pt-PT"/>
        </w:rPr>
        <w:t>’</w:t>
      </w:r>
      <w:r w:rsidR="00F87906" w:rsidRPr="00864D30">
        <w:rPr>
          <w:rFonts w:ascii="Santander Text" w:hAnsi="Santander Text" w:cs="Arial"/>
          <w:lang w:val="pt-PT"/>
        </w:rPr>
        <w:t xml:space="preserve"> e respetivos rácios de alinhamento aos objetivos definidos pela taxonomia devem ser aprovisionadas com base na informação da tabela </w:t>
      </w:r>
      <w:r w:rsidR="00F87906" w:rsidRPr="00864D30">
        <w:rPr>
          <w:rFonts w:ascii="Santander Text" w:hAnsi="Santander Text" w:cs="Arial"/>
          <w:i/>
          <w:iCs/>
          <w:lang w:val="pt-PT"/>
        </w:rPr>
        <w:t>modesg_inp_</w:t>
      </w:r>
      <w:r w:rsidR="00025494" w:rsidRPr="00864D30">
        <w:rPr>
          <w:rFonts w:ascii="Santander Text" w:hAnsi="Santander Text" w:cs="Arial"/>
          <w:i/>
          <w:iCs/>
          <w:lang w:val="pt-PT"/>
        </w:rPr>
        <w:t>csrd</w:t>
      </w:r>
      <w:r w:rsidR="00F87906" w:rsidRPr="00864D30">
        <w:rPr>
          <w:rFonts w:ascii="Santander Text" w:hAnsi="Santander Text" w:cs="Arial"/>
          <w:i/>
          <w:iCs/>
          <w:lang w:val="pt-PT"/>
        </w:rPr>
        <w:t>_alinhamento_tax</w:t>
      </w:r>
      <w:r w:rsidR="00F87906" w:rsidRPr="00864D30">
        <w:rPr>
          <w:rFonts w:ascii="Santander Text" w:hAnsi="Santander Text" w:cs="Arial"/>
          <w:lang w:val="pt-PT"/>
        </w:rPr>
        <w:t>, de acordo com a seguinte ordem de condições:</w:t>
      </w:r>
    </w:p>
    <w:p w14:paraId="6ECA7273" w14:textId="3C486607" w:rsidR="00F87906" w:rsidRPr="00864D30" w:rsidRDefault="00025494" w:rsidP="007E3521">
      <w:pPr>
        <w:spacing w:after="0" w:line="360" w:lineRule="auto"/>
        <w:ind w:left="720"/>
        <w:jc w:val="both"/>
        <w:rPr>
          <w:rFonts w:ascii="Santander Text" w:hAnsi="Santander Text" w:cs="Arial"/>
          <w:b/>
          <w:lang w:val="pt-PT"/>
        </w:rPr>
      </w:pPr>
      <w:r w:rsidRPr="00864D30">
        <w:rPr>
          <w:rFonts w:ascii="Santander Text" w:hAnsi="Santander Text" w:cs="Arial"/>
          <w:b/>
          <w:lang w:val="pt-PT"/>
        </w:rPr>
        <w:t xml:space="preserve">1. </w:t>
      </w:r>
      <w:r w:rsidR="00F87906" w:rsidRPr="00864D30">
        <w:rPr>
          <w:rFonts w:ascii="Santander Text" w:hAnsi="Santander Text" w:cs="Arial"/>
          <w:b/>
          <w:lang w:val="pt-PT"/>
        </w:rPr>
        <w:t>Cruzamento por ‘</w:t>
      </w:r>
      <w:r w:rsidR="00F87906" w:rsidRPr="00864D30">
        <w:rPr>
          <w:rFonts w:ascii="Santander Text" w:hAnsi="Santander Text" w:cs="Arial"/>
          <w:b/>
          <w:i/>
          <w:lang w:val="pt-PT"/>
        </w:rPr>
        <w:t>clei’</w:t>
      </w:r>
      <w:r w:rsidR="00F87906" w:rsidRPr="00864D30">
        <w:rPr>
          <w:rFonts w:ascii="Santander Text" w:hAnsi="Santander Text" w:cs="Arial"/>
          <w:b/>
          <w:lang w:val="pt-PT"/>
        </w:rPr>
        <w:t xml:space="preserve">: </w:t>
      </w:r>
    </w:p>
    <w:p w14:paraId="5410EA49" w14:textId="39535C35" w:rsidR="00F87906" w:rsidRPr="00864D30" w:rsidRDefault="003B55B9" w:rsidP="007E3521">
      <w:pPr>
        <w:spacing w:after="0" w:line="360" w:lineRule="auto"/>
        <w:ind w:left="1440"/>
        <w:contextualSpacing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b/>
          <w:lang w:val="pt-PT"/>
        </w:rPr>
        <w:t xml:space="preserve">I) </w:t>
      </w:r>
      <w:r w:rsidR="00F87906" w:rsidRPr="00864D30">
        <w:rPr>
          <w:rFonts w:ascii="Santander Text" w:hAnsi="Santander Text" w:cs="Arial"/>
          <w:b/>
          <w:lang w:val="pt-PT"/>
        </w:rPr>
        <w:t>Cruzamento com a informação de input (</w:t>
      </w:r>
      <w:r w:rsidR="00F87906" w:rsidRPr="00864D30">
        <w:rPr>
          <w:rFonts w:ascii="Santander Text" w:hAnsi="Santander Text" w:cs="Arial"/>
          <w:b/>
          <w:i/>
          <w:lang w:val="pt-PT"/>
        </w:rPr>
        <w:t>modesg_inp_</w:t>
      </w:r>
      <w:r w:rsidR="00025494" w:rsidRPr="00864D30">
        <w:rPr>
          <w:rFonts w:ascii="Santander Text" w:hAnsi="Santander Text" w:cs="Arial"/>
          <w:b/>
          <w:i/>
          <w:lang w:val="pt-PT"/>
        </w:rPr>
        <w:t>csrd</w:t>
      </w:r>
      <w:r w:rsidR="00F87906" w:rsidRPr="00864D30">
        <w:rPr>
          <w:rFonts w:ascii="Santander Text" w:hAnsi="Santander Text" w:cs="Arial"/>
          <w:b/>
          <w:i/>
          <w:lang w:val="pt-PT"/>
        </w:rPr>
        <w:t>_alinhamento_tax</w:t>
      </w:r>
      <w:r w:rsidR="00F87906" w:rsidRPr="00864D30">
        <w:rPr>
          <w:rFonts w:ascii="Santander Text" w:hAnsi="Santander Text" w:cs="Arial"/>
          <w:b/>
          <w:lang w:val="pt-PT"/>
        </w:rPr>
        <w:t>)</w:t>
      </w:r>
      <w:r w:rsidR="00F87906" w:rsidRPr="00864D30">
        <w:rPr>
          <w:rFonts w:ascii="Santander Text" w:hAnsi="Santander Text" w:cs="Arial"/>
          <w:lang w:val="pt-PT"/>
        </w:rPr>
        <w:t>: Efetuar o cruzamento pelo campo ‘</w:t>
      </w:r>
      <w:r w:rsidR="00F87906" w:rsidRPr="00864D30">
        <w:rPr>
          <w:rFonts w:ascii="Santander Text" w:hAnsi="Santander Text" w:cs="Arial"/>
          <w:i/>
          <w:lang w:val="pt-PT"/>
        </w:rPr>
        <w:t>clei’</w:t>
      </w:r>
      <w:r w:rsidR="00F87906" w:rsidRPr="00864D30">
        <w:rPr>
          <w:rFonts w:ascii="Santander Text" w:hAnsi="Santander Text" w:cs="Arial"/>
          <w:lang w:val="pt-PT"/>
        </w:rPr>
        <w:t xml:space="preserve"> da tabela </w:t>
      </w:r>
      <w:r w:rsidR="00F87906" w:rsidRPr="00864D30">
        <w:rPr>
          <w:rFonts w:ascii="Santander Text" w:hAnsi="Santander Text" w:cs="Arial"/>
          <w:i/>
          <w:lang w:val="pt-PT"/>
        </w:rPr>
        <w:t>input</w:t>
      </w:r>
      <w:r w:rsidR="00F87906" w:rsidRPr="00864D30">
        <w:rPr>
          <w:rFonts w:ascii="Santander Text" w:hAnsi="Santander Text" w:cs="Arial"/>
          <w:lang w:val="pt-PT"/>
        </w:rPr>
        <w:t xml:space="preserve"> (</w:t>
      </w:r>
      <w:r w:rsidR="00F87906" w:rsidRPr="00864D30">
        <w:rPr>
          <w:rFonts w:ascii="Santander Text" w:hAnsi="Santander Text" w:cs="Arial"/>
          <w:i/>
          <w:lang w:val="pt-PT"/>
        </w:rPr>
        <w:t>modesg_inp_</w:t>
      </w:r>
      <w:r w:rsidR="00A27B13" w:rsidRPr="00864D30">
        <w:rPr>
          <w:rFonts w:ascii="Santander Text" w:hAnsi="Santander Text" w:cs="Arial"/>
          <w:i/>
          <w:lang w:val="pt-PT"/>
        </w:rPr>
        <w:t>csrd</w:t>
      </w:r>
      <w:r w:rsidR="00F87906" w:rsidRPr="00864D30">
        <w:rPr>
          <w:rFonts w:ascii="Santander Text" w:hAnsi="Santander Text" w:cs="Arial"/>
          <w:i/>
          <w:lang w:val="pt-PT"/>
        </w:rPr>
        <w:t>_alinhamento_tax</w:t>
      </w:r>
      <w:r w:rsidR="00F87906" w:rsidRPr="00864D30">
        <w:rPr>
          <w:rFonts w:ascii="Santander Text" w:hAnsi="Santander Text" w:cs="Arial"/>
          <w:lang w:val="pt-PT"/>
        </w:rPr>
        <w:t xml:space="preserve">) com a tabela a tabela </w:t>
      </w:r>
      <w:r w:rsidR="00F87906" w:rsidRPr="00864D30">
        <w:rPr>
          <w:rFonts w:ascii="Santander Text" w:hAnsi="Santander Text" w:cs="Arial"/>
          <w:i/>
          <w:lang w:val="pt-PT"/>
        </w:rPr>
        <w:t>ct084_univ_cli_</w:t>
      </w:r>
      <w:r w:rsidR="00A27B13" w:rsidRPr="00864D30">
        <w:rPr>
          <w:rFonts w:ascii="Santander Text" w:hAnsi="Santander Text" w:cs="Arial"/>
          <w:i/>
          <w:lang w:val="pt-PT"/>
        </w:rPr>
        <w:t>d</w:t>
      </w:r>
      <w:r w:rsidR="00F87906" w:rsidRPr="00864D30">
        <w:rPr>
          <w:rFonts w:ascii="Santander Text" w:hAnsi="Santander Text" w:cs="Arial"/>
          <w:lang w:val="pt-PT"/>
        </w:rPr>
        <w:t xml:space="preserve"> para identificação dos </w:t>
      </w:r>
      <w:r w:rsidR="00F87906" w:rsidRPr="00864D30">
        <w:rPr>
          <w:rFonts w:ascii="Santander Text" w:hAnsi="Santander Text" w:cs="Arial"/>
          <w:i/>
          <w:lang w:val="pt-PT"/>
        </w:rPr>
        <w:t>zclientes</w:t>
      </w:r>
      <w:r w:rsidR="00F87906" w:rsidRPr="00864D30">
        <w:rPr>
          <w:rFonts w:ascii="Santander Text" w:hAnsi="Santander Text" w:cs="Arial"/>
          <w:lang w:val="pt-PT"/>
        </w:rPr>
        <w:t xml:space="preserve">. Denote-se que para os clientes cujo o campo </w:t>
      </w:r>
      <w:r w:rsidR="00AB2B04" w:rsidRPr="00864D30">
        <w:rPr>
          <w:rFonts w:ascii="Santander Text" w:hAnsi="Santander Text" w:cs="Arial"/>
          <w:lang w:val="pt-PT"/>
        </w:rPr>
        <w:t>‘</w:t>
      </w:r>
      <w:r w:rsidR="00F87906" w:rsidRPr="00864D30">
        <w:rPr>
          <w:rFonts w:ascii="Santander Text" w:hAnsi="Santander Text" w:cs="Arial"/>
          <w:i/>
          <w:lang w:val="pt-PT"/>
        </w:rPr>
        <w:t>clei</w:t>
      </w:r>
      <w:r w:rsidR="00AB2B04" w:rsidRPr="00864D30">
        <w:rPr>
          <w:rFonts w:ascii="Santander Text" w:hAnsi="Santander Text" w:cs="Arial"/>
          <w:i/>
          <w:lang w:val="pt-PT"/>
        </w:rPr>
        <w:t>’</w:t>
      </w:r>
      <w:r w:rsidR="00F87906" w:rsidRPr="00864D30">
        <w:rPr>
          <w:rFonts w:ascii="Santander Text" w:hAnsi="Santander Text" w:cs="Arial"/>
          <w:lang w:val="pt-PT"/>
        </w:rPr>
        <w:t xml:space="preserve"> não se encontre preenchido (valores como vazio ‘’ ou ‘#’), </w:t>
      </w:r>
      <w:r w:rsidR="003A3001" w:rsidRPr="00864D30">
        <w:rPr>
          <w:rFonts w:ascii="Santander Text" w:hAnsi="Santander Text" w:cs="Arial"/>
          <w:szCs w:val="18"/>
          <w:lang w:val="pt-PT"/>
        </w:rPr>
        <w:t>serão, sobre a mesma tabela, identificados</w:t>
      </w:r>
      <w:r w:rsidR="003A3001" w:rsidRPr="00864D30" w:rsidDel="003A3001">
        <w:rPr>
          <w:rFonts w:ascii="Santander Text" w:hAnsi="Santander Text" w:cs="Arial"/>
          <w:lang w:val="pt-PT"/>
        </w:rPr>
        <w:t xml:space="preserve"> </w:t>
      </w:r>
      <w:r w:rsidR="00F87906" w:rsidRPr="00864D30">
        <w:rPr>
          <w:rFonts w:ascii="Santander Text" w:hAnsi="Santander Text" w:cs="Arial"/>
          <w:lang w:val="pt-PT"/>
        </w:rPr>
        <w:t xml:space="preserve">os números de cliente que partilhem o mesmo </w:t>
      </w:r>
      <w:r w:rsidR="00AB2B04" w:rsidRPr="00864D30">
        <w:rPr>
          <w:rFonts w:ascii="Santander Text" w:hAnsi="Santander Text" w:cs="Arial"/>
          <w:lang w:val="pt-PT"/>
        </w:rPr>
        <w:t>‘</w:t>
      </w:r>
      <w:r w:rsidR="00F87906" w:rsidRPr="00864D30">
        <w:rPr>
          <w:rFonts w:ascii="Santander Text" w:hAnsi="Santander Text" w:cs="Arial"/>
          <w:i/>
          <w:lang w:val="pt-PT"/>
        </w:rPr>
        <w:t>ccli_grupo</w:t>
      </w:r>
      <w:r w:rsidR="00AB2B04" w:rsidRPr="00864D30">
        <w:rPr>
          <w:rFonts w:ascii="Santander Text" w:hAnsi="Santander Text" w:cs="Arial"/>
          <w:i/>
          <w:lang w:val="pt-PT"/>
        </w:rPr>
        <w:t>’</w:t>
      </w:r>
      <w:r w:rsidR="00F87906" w:rsidRPr="00864D30">
        <w:rPr>
          <w:rFonts w:ascii="Santander Text" w:hAnsi="Santander Text" w:cs="Arial"/>
          <w:lang w:val="pt-PT"/>
        </w:rPr>
        <w:t>:</w:t>
      </w:r>
    </w:p>
    <w:p w14:paraId="0353A94C" w14:textId="385BEE2F" w:rsidR="00374089" w:rsidRPr="00864D30" w:rsidRDefault="00F87906" w:rsidP="008E5B92">
      <w:pPr>
        <w:numPr>
          <w:ilvl w:val="3"/>
          <w:numId w:val="33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Nos casos que sejam identificados mais de um </w:t>
      </w:r>
      <w:r w:rsidR="00AB2B04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clei</w:t>
      </w:r>
      <w:r w:rsidR="00AB2B04" w:rsidRPr="00864D30">
        <w:rPr>
          <w:rFonts w:ascii="Santander Text" w:hAnsi="Santander Text" w:cs="Arial"/>
          <w:i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 xml:space="preserve"> por </w:t>
      </w:r>
      <w:r w:rsidR="00AB2B04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ccli_grupo</w:t>
      </w:r>
      <w:r w:rsidR="00AB2B04" w:rsidRPr="00864D30">
        <w:rPr>
          <w:rFonts w:ascii="Santander Text" w:hAnsi="Santander Text" w:cs="Arial"/>
          <w:i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 xml:space="preserve">, </w:t>
      </w:r>
      <w:r w:rsidR="003A3001" w:rsidRPr="00864D30">
        <w:rPr>
          <w:rFonts w:ascii="Santander Text" w:hAnsi="Santander Text" w:cs="Arial"/>
          <w:lang w:val="pt-PT"/>
        </w:rPr>
        <w:t xml:space="preserve">será associado </w:t>
      </w:r>
      <w:r w:rsidRPr="00864D30">
        <w:rPr>
          <w:rFonts w:ascii="Santander Text" w:hAnsi="Santander Text" w:cs="Arial"/>
          <w:lang w:val="pt-PT"/>
        </w:rPr>
        <w:t xml:space="preserve">o </w:t>
      </w:r>
      <w:r w:rsidR="00AB2B04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clei</w:t>
      </w:r>
      <w:r w:rsidR="00AB2B04" w:rsidRPr="00864D30">
        <w:rPr>
          <w:rFonts w:ascii="Santander Text" w:hAnsi="Santander Text" w:cs="Arial"/>
          <w:i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 xml:space="preserve"> relativo ao cliente com </w:t>
      </w:r>
      <w:r w:rsidR="00374089" w:rsidRPr="00864D30">
        <w:rPr>
          <w:rFonts w:ascii="Santander Text" w:eastAsia="Times New Roman" w:hAnsi="Santander Text" w:cs="Arial"/>
          <w:sz w:val="20"/>
          <w:szCs w:val="20"/>
          <w:lang w:val="pt-PT"/>
        </w:rPr>
        <w:t xml:space="preserve">o </w:t>
      </w:r>
      <w:r w:rsidR="00374089" w:rsidRPr="00864D30">
        <w:rPr>
          <w:rFonts w:ascii="Santander Text" w:eastAsia="Times New Roman" w:hAnsi="Santander Text" w:cs="Arial"/>
          <w:b/>
          <w:szCs w:val="18"/>
          <w:lang w:val="pt-PT"/>
        </w:rPr>
        <w:t>‘</w:t>
      </w:r>
      <w:r w:rsidR="00374089" w:rsidRPr="00864D30">
        <w:rPr>
          <w:rFonts w:ascii="Santander Text" w:eastAsia="Times New Roman" w:hAnsi="Santander Text" w:cs="Arial"/>
          <w:b/>
          <w:i/>
          <w:szCs w:val="18"/>
          <w:lang w:val="pt-PT"/>
        </w:rPr>
        <w:t>clei</w:t>
      </w:r>
      <w:r w:rsidR="00374089" w:rsidRPr="00864D30">
        <w:rPr>
          <w:rFonts w:ascii="Santander Text" w:eastAsia="Times New Roman" w:hAnsi="Santander Text" w:cs="Arial"/>
          <w:b/>
          <w:i/>
          <w:iCs/>
          <w:szCs w:val="18"/>
          <w:lang w:val="pt-PT"/>
        </w:rPr>
        <w:t>’</w:t>
      </w:r>
      <w:r w:rsidR="00374089" w:rsidRPr="00864D30">
        <w:rPr>
          <w:rFonts w:ascii="Santander Text" w:eastAsia="Times New Roman" w:hAnsi="Santander Text" w:cs="Arial"/>
          <w:b/>
          <w:szCs w:val="18"/>
          <w:lang w:val="pt-PT"/>
        </w:rPr>
        <w:t xml:space="preserve"> máximo do grupo</w:t>
      </w:r>
      <w:r w:rsidR="00374089" w:rsidRPr="00864D30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 </w:t>
      </w:r>
      <w:r w:rsidR="00374089" w:rsidRPr="00864D30">
        <w:rPr>
          <w:rFonts w:ascii="Santander Text" w:eastAsia="Times New Roman" w:hAnsi="Santander Text" w:cs="Arial"/>
          <w:bCs/>
          <w:szCs w:val="18"/>
          <w:lang w:val="pt-PT"/>
        </w:rPr>
        <w:t>(</w:t>
      </w:r>
      <w:r w:rsidR="00374089" w:rsidRPr="00864D30">
        <w:rPr>
          <w:rFonts w:ascii="Santander Text" w:eastAsia="Times New Roman" w:hAnsi="Santander Text" w:cs="Arial"/>
          <w:szCs w:val="18"/>
          <w:lang w:val="pt-PT"/>
        </w:rPr>
        <w:t>case when trim(clei &lt;&gt; '') then max (clei)).</w:t>
      </w:r>
    </w:p>
    <w:p w14:paraId="48F4AE9D" w14:textId="77777777" w:rsidR="00374089" w:rsidRPr="00864D30" w:rsidRDefault="00374089" w:rsidP="007E3521">
      <w:pPr>
        <w:spacing w:after="0" w:line="360" w:lineRule="auto"/>
        <w:ind w:left="2880"/>
        <w:jc w:val="both"/>
        <w:rPr>
          <w:rFonts w:ascii="Santander Text" w:hAnsi="Santander Text" w:cs="Arial"/>
          <w:lang w:val="pt-PT"/>
        </w:rPr>
      </w:pPr>
    </w:p>
    <w:p w14:paraId="673BF418" w14:textId="5807BC33" w:rsidR="0089204F" w:rsidRPr="00864D30" w:rsidRDefault="003B55B9" w:rsidP="007E3521">
      <w:pPr>
        <w:pStyle w:val="ListParagraph"/>
        <w:spacing w:after="0" w:line="360" w:lineRule="auto"/>
        <w:contextualSpacing w:val="0"/>
        <w:jc w:val="both"/>
        <w:rPr>
          <w:lang w:val="pt-PT"/>
        </w:rPr>
      </w:pPr>
      <w:r w:rsidRPr="00864D30">
        <w:rPr>
          <w:rFonts w:ascii="Santander Text" w:hAnsi="Santander Text" w:cs="Arial"/>
          <w:b/>
          <w:lang w:val="pt-PT"/>
        </w:rPr>
        <w:t xml:space="preserve">2. </w:t>
      </w:r>
      <w:r w:rsidR="00F87906" w:rsidRPr="00864D30">
        <w:rPr>
          <w:rFonts w:ascii="Santander Text" w:hAnsi="Santander Text" w:cs="Arial"/>
          <w:b/>
          <w:lang w:val="pt-PT"/>
        </w:rPr>
        <w:t>Cruzamento por ‘</w:t>
      </w:r>
      <w:r w:rsidR="00F87906" w:rsidRPr="00864D30">
        <w:rPr>
          <w:rFonts w:ascii="Santander Text" w:hAnsi="Santander Text" w:cs="Arial"/>
          <w:b/>
          <w:i/>
          <w:lang w:val="pt-PT"/>
        </w:rPr>
        <w:t>ccli_kgl</w:t>
      </w:r>
      <w:r w:rsidR="00F87906" w:rsidRPr="00864D30">
        <w:rPr>
          <w:rFonts w:ascii="Santander Text" w:hAnsi="Santander Text" w:cs="Arial"/>
          <w:b/>
          <w:lang w:val="pt-PT"/>
        </w:rPr>
        <w:t>’</w:t>
      </w:r>
      <w:r w:rsidR="00F87906" w:rsidRPr="00864D30">
        <w:rPr>
          <w:rFonts w:ascii="Santander Text" w:hAnsi="Santander Text" w:cs="Arial"/>
          <w:lang w:val="pt-PT"/>
        </w:rPr>
        <w:t>: Para os clientes onde não é possível identificar o ‘</w:t>
      </w:r>
      <w:r w:rsidR="00F87906" w:rsidRPr="00864D30">
        <w:rPr>
          <w:rFonts w:ascii="Santander Text" w:hAnsi="Santander Text" w:cs="Arial"/>
          <w:i/>
          <w:lang w:val="pt-PT"/>
        </w:rPr>
        <w:t>clei’</w:t>
      </w:r>
      <w:r w:rsidR="00F87906" w:rsidRPr="00864D30">
        <w:rPr>
          <w:rFonts w:ascii="Santander Text" w:hAnsi="Santander Text" w:cs="Arial"/>
          <w:lang w:val="pt-PT"/>
        </w:rPr>
        <w:t xml:space="preserve"> no </w:t>
      </w:r>
      <w:r w:rsidR="00F87906" w:rsidRPr="00864D30">
        <w:rPr>
          <w:rFonts w:ascii="Santander Text" w:hAnsi="Santander Text" w:cs="Arial"/>
          <w:i/>
          <w:lang w:val="pt-PT"/>
        </w:rPr>
        <w:t>input</w:t>
      </w:r>
      <w:r w:rsidR="00F87906" w:rsidRPr="00864D30">
        <w:rPr>
          <w:rFonts w:ascii="Santander Text" w:hAnsi="Santander Text" w:cs="Arial"/>
          <w:lang w:val="pt-PT"/>
        </w:rPr>
        <w:t xml:space="preserve"> corporativo, a informação a reportar nesse mesmo cliente deve ser o correspondente à informação da empresa mãe (identificável através do KGL de 5 dígitos):</w:t>
      </w:r>
    </w:p>
    <w:p w14:paraId="7F49F060" w14:textId="14BCAD85" w:rsidR="00F87906" w:rsidRPr="00864D30" w:rsidRDefault="003B55B9" w:rsidP="007E3521">
      <w:pPr>
        <w:pStyle w:val="ListParagraph"/>
        <w:spacing w:after="0" w:line="360" w:lineRule="auto"/>
        <w:ind w:left="1440" w:right="300"/>
        <w:contextualSpacing w:val="0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b/>
          <w:lang w:val="pt-PT"/>
        </w:rPr>
        <w:t xml:space="preserve">I) </w:t>
      </w:r>
      <w:r w:rsidR="00F87906" w:rsidRPr="00864D30">
        <w:rPr>
          <w:rFonts w:ascii="Santander Text" w:hAnsi="Santander Text" w:cs="Arial"/>
          <w:b/>
          <w:lang w:val="pt-PT"/>
        </w:rPr>
        <w:t>Cruzamento com a tabela ct088_univ_gcl_d</w:t>
      </w:r>
      <w:r w:rsidR="00F87906" w:rsidRPr="00864D30">
        <w:rPr>
          <w:rFonts w:ascii="Santander Text" w:hAnsi="Santander Text" w:cs="Arial"/>
          <w:lang w:val="pt-PT"/>
        </w:rPr>
        <w:t>: Efetuar o cruzamento pelo campo ‘</w:t>
      </w:r>
      <w:r w:rsidR="00F87906" w:rsidRPr="00864D30">
        <w:rPr>
          <w:rFonts w:ascii="Santander Text" w:hAnsi="Santander Text" w:cs="Arial"/>
          <w:i/>
          <w:lang w:val="pt-PT"/>
        </w:rPr>
        <w:t>zcliente</w:t>
      </w:r>
      <w:r w:rsidR="00F87906" w:rsidRPr="00864D30">
        <w:rPr>
          <w:rFonts w:ascii="Santander Text" w:hAnsi="Santander Text" w:cs="Arial"/>
          <w:lang w:val="pt-PT"/>
        </w:rPr>
        <w:t xml:space="preserve">’ da tabela </w:t>
      </w:r>
      <w:r w:rsidR="00F87906" w:rsidRPr="00864D30">
        <w:rPr>
          <w:rFonts w:ascii="Santander Text" w:hAnsi="Santander Text" w:cs="Arial"/>
          <w:i/>
          <w:lang w:val="pt-PT"/>
        </w:rPr>
        <w:t>ct088_univ_gcl_d</w:t>
      </w:r>
      <w:r w:rsidR="00F87906" w:rsidRPr="00864D30">
        <w:rPr>
          <w:rFonts w:ascii="Santander Text" w:hAnsi="Santander Text" w:cs="Arial"/>
          <w:lang w:val="pt-PT"/>
        </w:rPr>
        <w:t xml:space="preserve"> filtrada por </w:t>
      </w:r>
      <w:r w:rsidR="00AB2B04" w:rsidRPr="00864D30">
        <w:rPr>
          <w:rFonts w:ascii="Santander Text" w:hAnsi="Santander Text" w:cs="Arial"/>
          <w:lang w:val="pt-PT"/>
        </w:rPr>
        <w:t>‘</w:t>
      </w:r>
      <w:r w:rsidR="00F87906" w:rsidRPr="00864D30">
        <w:rPr>
          <w:rFonts w:ascii="Santander Text" w:hAnsi="Santander Text" w:cs="Arial"/>
          <w:i/>
          <w:lang w:val="pt-PT"/>
        </w:rPr>
        <w:t>tipo_relacao</w:t>
      </w:r>
      <w:r w:rsidR="00AB2B04" w:rsidRPr="00864D30">
        <w:rPr>
          <w:rFonts w:ascii="Santander Text" w:hAnsi="Santander Text" w:cs="Arial"/>
          <w:i/>
          <w:lang w:val="pt-PT"/>
        </w:rPr>
        <w:t>’</w:t>
      </w:r>
      <w:r w:rsidR="00F87906" w:rsidRPr="00864D30">
        <w:rPr>
          <w:rFonts w:ascii="Santander Text" w:hAnsi="Santander Text" w:cs="Arial"/>
          <w:lang w:val="pt-PT"/>
        </w:rPr>
        <w:t xml:space="preserve"> = 'CONTROLO' com a tabela a tabela </w:t>
      </w:r>
      <w:r w:rsidR="00F87906" w:rsidRPr="00864D30">
        <w:rPr>
          <w:rFonts w:ascii="Santander Text" w:hAnsi="Santander Text" w:cs="Arial"/>
          <w:i/>
          <w:lang w:val="pt-PT"/>
        </w:rPr>
        <w:t>ct084_univ_cli_d</w:t>
      </w:r>
      <w:r w:rsidR="00F87906" w:rsidRPr="00864D30">
        <w:rPr>
          <w:rFonts w:ascii="Santander Text" w:hAnsi="Santander Text" w:cs="Arial"/>
          <w:lang w:val="pt-PT"/>
        </w:rPr>
        <w:t xml:space="preserve"> para identificação do ‘</w:t>
      </w:r>
      <w:r w:rsidR="00F87906" w:rsidRPr="00864D30">
        <w:rPr>
          <w:rFonts w:ascii="Santander Text" w:hAnsi="Santander Text" w:cs="Arial"/>
          <w:i/>
          <w:lang w:val="pt-PT"/>
        </w:rPr>
        <w:t>zgrupo’</w:t>
      </w:r>
      <w:r w:rsidR="00F87906" w:rsidRPr="00864D30">
        <w:rPr>
          <w:rFonts w:ascii="Santander Text" w:hAnsi="Santander Text" w:cs="Arial"/>
          <w:lang w:val="pt-PT"/>
        </w:rPr>
        <w:t>. Posteriormente, cruzar o ‘</w:t>
      </w:r>
      <w:r w:rsidR="00F87906" w:rsidRPr="00864D30">
        <w:rPr>
          <w:rFonts w:ascii="Santander Text" w:hAnsi="Santander Text" w:cs="Arial"/>
          <w:i/>
          <w:lang w:val="pt-PT"/>
        </w:rPr>
        <w:t>zgrupo’</w:t>
      </w:r>
      <w:r w:rsidR="00F87906" w:rsidRPr="00864D30">
        <w:rPr>
          <w:rFonts w:ascii="Santander Text" w:hAnsi="Santander Text" w:cs="Arial"/>
          <w:lang w:val="pt-PT"/>
        </w:rPr>
        <w:t xml:space="preserve"> obtido com o ‘</w:t>
      </w:r>
      <w:r w:rsidR="00F87906" w:rsidRPr="00864D30">
        <w:rPr>
          <w:rFonts w:ascii="Santander Text" w:hAnsi="Santander Text" w:cs="Arial"/>
          <w:i/>
          <w:lang w:val="pt-PT"/>
        </w:rPr>
        <w:t>zgrupo’</w:t>
      </w:r>
      <w:r w:rsidR="00F87906" w:rsidRPr="00864D30">
        <w:rPr>
          <w:rFonts w:ascii="Santander Text" w:hAnsi="Santander Text" w:cs="Arial"/>
          <w:lang w:val="pt-PT"/>
        </w:rPr>
        <w:t xml:space="preserve"> da tabela </w:t>
      </w:r>
      <w:r w:rsidR="00F87906" w:rsidRPr="00864D30">
        <w:rPr>
          <w:rFonts w:ascii="Santander Text" w:hAnsi="Santander Text" w:cs="Arial"/>
          <w:i/>
          <w:lang w:val="pt-PT"/>
        </w:rPr>
        <w:t>ct087_univ_gec_d</w:t>
      </w:r>
      <w:r w:rsidR="00F87906" w:rsidRPr="00864D30">
        <w:rPr>
          <w:rFonts w:ascii="Santander Text" w:hAnsi="Santander Text" w:cs="Arial"/>
          <w:lang w:val="pt-PT"/>
        </w:rPr>
        <w:t xml:space="preserve"> modo a obter o</w:t>
      </w:r>
      <w:r w:rsidR="00A27B13" w:rsidRPr="00864D30">
        <w:rPr>
          <w:rFonts w:ascii="Santander Text" w:hAnsi="Santander Text" w:cs="Arial"/>
          <w:lang w:val="pt-PT"/>
        </w:rPr>
        <w:t xml:space="preserve"> </w:t>
      </w:r>
      <w:r w:rsidR="00AB2B04" w:rsidRPr="00864D30">
        <w:rPr>
          <w:rFonts w:ascii="Santander Text" w:hAnsi="Santander Text" w:cs="Arial"/>
          <w:lang w:val="pt-PT"/>
        </w:rPr>
        <w:t>‘</w:t>
      </w:r>
      <w:r w:rsidR="00A27B13" w:rsidRPr="00864D30">
        <w:rPr>
          <w:rFonts w:ascii="Santander Text" w:hAnsi="Santander Text" w:cs="Arial"/>
          <w:i/>
          <w:lang w:val="pt-PT"/>
        </w:rPr>
        <w:t>zcliente_princ</w:t>
      </w:r>
      <w:r w:rsidR="00AB2B04" w:rsidRPr="00864D30">
        <w:rPr>
          <w:rFonts w:ascii="Santander Text" w:hAnsi="Santander Text" w:cs="Arial"/>
          <w:i/>
          <w:lang w:val="pt-PT"/>
        </w:rPr>
        <w:t>’</w:t>
      </w:r>
      <w:r w:rsidR="00A27B13" w:rsidRPr="00864D30">
        <w:rPr>
          <w:rFonts w:ascii="Santander Text" w:hAnsi="Santander Text" w:cs="Arial"/>
          <w:lang w:val="pt-PT"/>
        </w:rPr>
        <w:t xml:space="preserve"> do grupo </w:t>
      </w:r>
      <w:r w:rsidR="00540F56" w:rsidRPr="00864D30">
        <w:rPr>
          <w:rFonts w:ascii="Santander Text" w:hAnsi="Santander Text" w:cs="Arial"/>
          <w:lang w:val="pt-PT"/>
        </w:rPr>
        <w:t>(</w:t>
      </w:r>
      <w:r w:rsidR="00540F56" w:rsidRPr="00864D30">
        <w:rPr>
          <w:rFonts w:ascii="Santander Text" w:hAnsi="Santander Text" w:cs="Arial"/>
          <w:iCs/>
          <w:szCs w:val="18"/>
          <w:lang w:val="pt-PT"/>
        </w:rPr>
        <w:t>considerar o valor da</w:t>
      </w:r>
      <w:r w:rsidR="00540F56" w:rsidRPr="00864D30">
        <w:rPr>
          <w:rFonts w:ascii="Santander Text" w:hAnsi="Santander Text" w:cs="Arial"/>
          <w:i/>
          <w:iCs/>
          <w:szCs w:val="18"/>
          <w:lang w:val="pt-PT"/>
        </w:rPr>
        <w:t xml:space="preserve"> ‘ref_date’ </w:t>
      </w:r>
      <w:r w:rsidR="00540F56" w:rsidRPr="00864D30">
        <w:rPr>
          <w:rFonts w:ascii="Santander Text" w:hAnsi="Santander Text" w:cs="Arial"/>
          <w:iCs/>
          <w:szCs w:val="18"/>
          <w:lang w:val="pt-PT"/>
        </w:rPr>
        <w:t>mais recente para a qual o campo está preenchido, desde que anterior ou igual à data de referência)</w:t>
      </w:r>
      <w:r w:rsidR="00A27B13" w:rsidRPr="00864D30">
        <w:rPr>
          <w:rFonts w:ascii="Santander Text" w:hAnsi="Santander Text" w:cs="Arial"/>
          <w:lang w:val="pt-PT"/>
        </w:rPr>
        <w:t>;</w:t>
      </w:r>
    </w:p>
    <w:p w14:paraId="5297A030" w14:textId="7492E6B6" w:rsidR="00F87906" w:rsidRPr="00864D30" w:rsidRDefault="003B55B9" w:rsidP="007E3521">
      <w:pPr>
        <w:pStyle w:val="ListParagraph"/>
        <w:spacing w:after="0" w:line="360" w:lineRule="auto"/>
        <w:ind w:left="1440" w:right="360"/>
        <w:contextualSpacing w:val="0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b/>
          <w:lang w:val="pt-PT"/>
        </w:rPr>
        <w:t xml:space="preserve">II) </w:t>
      </w:r>
      <w:r w:rsidR="00F87906" w:rsidRPr="00864D30">
        <w:rPr>
          <w:rFonts w:ascii="Santander Text" w:hAnsi="Santander Text" w:cs="Arial"/>
          <w:b/>
          <w:lang w:val="pt-PT"/>
        </w:rPr>
        <w:t>Cruzamento com a tabela rstf159_rating_interno</w:t>
      </w:r>
      <w:r w:rsidR="00F87906" w:rsidRPr="00864D30">
        <w:rPr>
          <w:rFonts w:ascii="Santander Text" w:hAnsi="Santander Text" w:cs="Arial"/>
          <w:lang w:val="pt-PT"/>
        </w:rPr>
        <w:t>: Cruzamento do</w:t>
      </w:r>
      <w:r w:rsidR="0095423F" w:rsidRPr="00864D30">
        <w:rPr>
          <w:rFonts w:ascii="Santander Text" w:hAnsi="Santander Text" w:cs="Arial"/>
          <w:lang w:val="pt-PT"/>
        </w:rPr>
        <w:t xml:space="preserve"> ‘</w:t>
      </w:r>
      <w:r w:rsidR="0095423F" w:rsidRPr="00864D30">
        <w:rPr>
          <w:rFonts w:ascii="Santander Text" w:hAnsi="Santander Text" w:cs="Arial"/>
          <w:i/>
          <w:lang w:val="pt-PT"/>
        </w:rPr>
        <w:t>zcliente_princ’</w:t>
      </w:r>
      <w:r w:rsidR="0095423F" w:rsidRPr="00864D30">
        <w:rPr>
          <w:rFonts w:ascii="Santander Text" w:hAnsi="Santander Text" w:cs="Arial"/>
          <w:lang w:val="pt-PT"/>
        </w:rPr>
        <w:t xml:space="preserve"> com o campo ‘</w:t>
      </w:r>
      <w:r w:rsidR="0095423F" w:rsidRPr="00864D30">
        <w:rPr>
          <w:rFonts w:ascii="Santander Text" w:hAnsi="Santander Text" w:cs="Arial"/>
          <w:i/>
          <w:lang w:val="pt-PT"/>
        </w:rPr>
        <w:t>c</w:t>
      </w:r>
      <w:r w:rsidR="00F87906" w:rsidRPr="00864D30">
        <w:rPr>
          <w:rFonts w:ascii="Santander Text" w:hAnsi="Santander Text" w:cs="Arial"/>
          <w:i/>
          <w:lang w:val="pt-PT"/>
        </w:rPr>
        <w:t>cliente’</w:t>
      </w:r>
      <w:r w:rsidR="00F87906" w:rsidRPr="00864D30">
        <w:rPr>
          <w:rFonts w:ascii="Santander Text" w:hAnsi="Santander Text" w:cs="Arial"/>
          <w:lang w:val="pt-PT"/>
        </w:rPr>
        <w:t xml:space="preserve"> da tabela </w:t>
      </w:r>
      <w:r w:rsidR="00F87906" w:rsidRPr="00864D30">
        <w:rPr>
          <w:rFonts w:ascii="Santander Text" w:hAnsi="Santander Text" w:cs="Arial"/>
          <w:i/>
          <w:lang w:val="pt-PT"/>
        </w:rPr>
        <w:t>rstf159_rating_interno</w:t>
      </w:r>
      <w:r w:rsidR="00F87906" w:rsidRPr="00864D30">
        <w:rPr>
          <w:rFonts w:ascii="Santander Text" w:hAnsi="Santander Text" w:cs="Arial"/>
          <w:lang w:val="pt-PT"/>
        </w:rPr>
        <w:t xml:space="preserve">. O cruzamento entre a tabela </w:t>
      </w:r>
      <w:r w:rsidR="00F87906" w:rsidRPr="00864D30">
        <w:rPr>
          <w:rFonts w:ascii="Santander Text" w:hAnsi="Santander Text" w:cs="Arial"/>
          <w:i/>
          <w:lang w:val="pt-PT"/>
        </w:rPr>
        <w:t>input</w:t>
      </w:r>
      <w:r w:rsidR="00F87906" w:rsidRPr="00864D30">
        <w:rPr>
          <w:rFonts w:ascii="Santander Text" w:hAnsi="Santander Text" w:cs="Arial"/>
          <w:lang w:val="pt-PT"/>
        </w:rPr>
        <w:t xml:space="preserve"> e a tabela rstf159 deverá ser efetuado pelo campo ‘</w:t>
      </w:r>
      <w:r w:rsidR="00F87906" w:rsidRPr="00864D30">
        <w:rPr>
          <w:rFonts w:ascii="Santander Text" w:hAnsi="Santander Text" w:cs="Arial"/>
          <w:i/>
          <w:lang w:val="pt-PT"/>
        </w:rPr>
        <w:t>ccli_kgl’</w:t>
      </w:r>
      <w:r w:rsidR="00F87906" w:rsidRPr="00864D30">
        <w:rPr>
          <w:rFonts w:ascii="Santander Text" w:hAnsi="Santander Text" w:cs="Arial"/>
          <w:lang w:val="pt-PT"/>
        </w:rPr>
        <w:t xml:space="preserve"> da tabela de </w:t>
      </w:r>
      <w:r w:rsidR="00F87906" w:rsidRPr="00864D30">
        <w:rPr>
          <w:rFonts w:ascii="Santander Text" w:hAnsi="Santander Text" w:cs="Arial"/>
          <w:i/>
          <w:lang w:val="pt-PT"/>
        </w:rPr>
        <w:t>input</w:t>
      </w:r>
      <w:r w:rsidR="00F87906" w:rsidRPr="00864D30">
        <w:rPr>
          <w:rFonts w:ascii="Santander Text" w:hAnsi="Santander Text" w:cs="Arial"/>
          <w:lang w:val="pt-PT"/>
        </w:rPr>
        <w:t xml:space="preserve"> (</w:t>
      </w:r>
      <w:r w:rsidR="00F87906" w:rsidRPr="00864D30">
        <w:rPr>
          <w:rFonts w:ascii="Santander Text" w:hAnsi="Santander Text" w:cs="Arial"/>
          <w:i/>
          <w:lang w:val="pt-PT"/>
        </w:rPr>
        <w:t>modesg_inp_</w:t>
      </w:r>
      <w:r w:rsidR="00A27B13" w:rsidRPr="00864D30">
        <w:rPr>
          <w:rFonts w:ascii="Santander Text" w:hAnsi="Santander Text" w:cs="Arial"/>
          <w:i/>
          <w:lang w:val="pt-PT"/>
        </w:rPr>
        <w:t>csrd</w:t>
      </w:r>
      <w:r w:rsidR="00F87906" w:rsidRPr="00864D30">
        <w:rPr>
          <w:rFonts w:ascii="Santander Text" w:hAnsi="Santander Text" w:cs="Arial"/>
          <w:i/>
          <w:lang w:val="pt-PT"/>
        </w:rPr>
        <w:t>_alinhamento_tax</w:t>
      </w:r>
      <w:r w:rsidR="00F87906" w:rsidRPr="00864D30">
        <w:rPr>
          <w:rFonts w:ascii="Santander Text" w:hAnsi="Santander Text" w:cs="Arial"/>
          <w:lang w:val="pt-PT"/>
        </w:rPr>
        <w:t>) com o campo ‘</w:t>
      </w:r>
      <w:r w:rsidR="00F87906" w:rsidRPr="00864D30">
        <w:rPr>
          <w:rFonts w:ascii="Santander Text" w:hAnsi="Santander Text" w:cs="Arial"/>
          <w:i/>
          <w:lang w:val="pt-PT"/>
        </w:rPr>
        <w:t>centlegal’</w:t>
      </w:r>
      <w:r w:rsidR="00F87906" w:rsidRPr="00864D30">
        <w:rPr>
          <w:rFonts w:ascii="Santander Text" w:hAnsi="Santander Text" w:cs="Arial"/>
          <w:lang w:val="pt-PT"/>
        </w:rPr>
        <w:t xml:space="preserve"> ou ‘</w:t>
      </w:r>
      <w:r w:rsidR="00F87906" w:rsidRPr="00864D30">
        <w:rPr>
          <w:rFonts w:ascii="Santander Text" w:hAnsi="Santander Text" w:cs="Arial"/>
          <w:i/>
          <w:lang w:val="pt-PT"/>
        </w:rPr>
        <w:t>cgrupo’</w:t>
      </w:r>
      <w:r w:rsidR="00F87906" w:rsidRPr="00864D30">
        <w:rPr>
          <w:rFonts w:ascii="Santander Text" w:hAnsi="Santander Text" w:cs="Arial"/>
          <w:lang w:val="pt-PT"/>
        </w:rPr>
        <w:t xml:space="preserve"> da tabela rstf159 (de forma complementar, isto é, cruzamento com o 1º campo ou, caso não cruze, posteriormente, com o 2º);</w:t>
      </w:r>
    </w:p>
    <w:p w14:paraId="253E6242" w14:textId="6EE8B91F" w:rsidR="00F87906" w:rsidRPr="00864D30" w:rsidRDefault="003B55B9" w:rsidP="007E3521">
      <w:pPr>
        <w:pStyle w:val="ListParagraph"/>
        <w:spacing w:after="0" w:line="360" w:lineRule="auto"/>
        <w:ind w:left="1440" w:right="360"/>
        <w:contextualSpacing w:val="0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b/>
          <w:lang w:val="pt-PT"/>
        </w:rPr>
        <w:t xml:space="preserve">III) </w:t>
      </w:r>
      <w:r w:rsidR="00F87906" w:rsidRPr="00864D30">
        <w:rPr>
          <w:rFonts w:ascii="Santander Text" w:hAnsi="Santander Text" w:cs="Arial"/>
          <w:b/>
          <w:lang w:val="pt-PT"/>
        </w:rPr>
        <w:t>(Complementarmente ao passo II)) Cruzamento com a tabela ct071_rwa_gr_ec</w:t>
      </w:r>
      <w:r w:rsidR="00F87906" w:rsidRPr="00864D30">
        <w:rPr>
          <w:rFonts w:ascii="Santander Text" w:hAnsi="Santander Text" w:cs="Arial"/>
          <w:lang w:val="pt-PT"/>
        </w:rPr>
        <w:t>: Cruzamento do ‘</w:t>
      </w:r>
      <w:r w:rsidR="00F87906" w:rsidRPr="00864D30">
        <w:rPr>
          <w:rFonts w:ascii="Santander Text" w:hAnsi="Santander Text" w:cs="Arial"/>
          <w:i/>
          <w:lang w:val="pt-PT"/>
        </w:rPr>
        <w:t>zgrupo’</w:t>
      </w:r>
      <w:r w:rsidR="00F87906" w:rsidRPr="00864D30">
        <w:rPr>
          <w:rFonts w:ascii="Santander Text" w:hAnsi="Santander Text" w:cs="Arial"/>
          <w:lang w:val="pt-PT"/>
        </w:rPr>
        <w:t xml:space="preserve"> obtido no ponto  I) com a tabela </w:t>
      </w:r>
      <w:r w:rsidR="00F87906" w:rsidRPr="00864D30">
        <w:rPr>
          <w:rFonts w:ascii="Santander Text" w:hAnsi="Santander Text" w:cs="Arial"/>
          <w:i/>
          <w:lang w:val="pt-PT"/>
        </w:rPr>
        <w:t>ct071_rwa_gr_ec</w:t>
      </w:r>
      <w:r w:rsidR="00F87906" w:rsidRPr="00864D30">
        <w:rPr>
          <w:rFonts w:ascii="Santander Text" w:hAnsi="Santander Text" w:cs="Arial"/>
          <w:lang w:val="pt-PT"/>
        </w:rPr>
        <w:t xml:space="preserve"> para obtenção do campo ‘</w:t>
      </w:r>
      <w:r w:rsidR="00F87906" w:rsidRPr="00864D30">
        <w:rPr>
          <w:rFonts w:ascii="Santander Text" w:hAnsi="Santander Text" w:cs="Arial"/>
          <w:i/>
          <w:lang w:val="pt-PT"/>
        </w:rPr>
        <w:t>kgl5’</w:t>
      </w:r>
      <w:r w:rsidR="00F87906" w:rsidRPr="00864D30">
        <w:rPr>
          <w:rFonts w:ascii="Santander Text" w:hAnsi="Santander Text" w:cs="Arial"/>
          <w:lang w:val="pt-PT"/>
        </w:rPr>
        <w:t xml:space="preserve"> (este ponto deverá ser complementar ao ponto II)). Posteriormente, cruzar o ‘</w:t>
      </w:r>
      <w:r w:rsidR="00F87906" w:rsidRPr="00864D30">
        <w:rPr>
          <w:rFonts w:ascii="Santander Text" w:hAnsi="Santander Text" w:cs="Arial"/>
          <w:i/>
          <w:lang w:val="pt-PT"/>
        </w:rPr>
        <w:t>kgl5’</w:t>
      </w:r>
      <w:r w:rsidR="00F87906" w:rsidRPr="00864D30">
        <w:rPr>
          <w:rFonts w:ascii="Santander Text" w:hAnsi="Santander Text" w:cs="Arial"/>
          <w:lang w:val="pt-PT"/>
        </w:rPr>
        <w:t xml:space="preserve"> obtido com o campo ‘</w:t>
      </w:r>
      <w:r w:rsidR="00F87906" w:rsidRPr="00864D30">
        <w:rPr>
          <w:rFonts w:ascii="Santander Text" w:hAnsi="Santander Text" w:cs="Arial"/>
          <w:i/>
          <w:lang w:val="pt-PT"/>
        </w:rPr>
        <w:t>ccli_kgl</w:t>
      </w:r>
      <w:r w:rsidR="00F87906" w:rsidRPr="00864D30">
        <w:rPr>
          <w:rFonts w:ascii="Santander Text" w:hAnsi="Santander Text" w:cs="Arial"/>
          <w:lang w:val="pt-PT"/>
        </w:rPr>
        <w:t xml:space="preserve">’ da tabela </w:t>
      </w:r>
      <w:r w:rsidR="00F87906" w:rsidRPr="00864D30">
        <w:rPr>
          <w:rFonts w:ascii="Santander Text" w:hAnsi="Santander Text" w:cs="Arial"/>
          <w:i/>
          <w:lang w:val="pt-PT"/>
        </w:rPr>
        <w:t>input</w:t>
      </w:r>
      <w:r w:rsidR="00F87906" w:rsidRPr="00864D30">
        <w:rPr>
          <w:rFonts w:ascii="Santander Text" w:hAnsi="Santander Text" w:cs="Arial"/>
          <w:lang w:val="pt-PT"/>
        </w:rPr>
        <w:t xml:space="preserve"> (</w:t>
      </w:r>
      <w:r w:rsidR="00F87906" w:rsidRPr="00864D30">
        <w:rPr>
          <w:rFonts w:ascii="Santander Text" w:hAnsi="Santander Text" w:cs="Arial"/>
          <w:i/>
          <w:lang w:val="pt-PT"/>
        </w:rPr>
        <w:t>modesg_inp_</w:t>
      </w:r>
      <w:r w:rsidR="00A27B13" w:rsidRPr="00864D30">
        <w:rPr>
          <w:rFonts w:ascii="Santander Text" w:hAnsi="Santander Text" w:cs="Arial"/>
          <w:i/>
          <w:lang w:val="pt-PT"/>
        </w:rPr>
        <w:t>csrd</w:t>
      </w:r>
      <w:r w:rsidR="00F87906" w:rsidRPr="00864D30">
        <w:rPr>
          <w:rFonts w:ascii="Santander Text" w:hAnsi="Santander Text" w:cs="Arial"/>
          <w:i/>
          <w:lang w:val="pt-PT"/>
        </w:rPr>
        <w:t>_alinhamento_tax</w:t>
      </w:r>
      <w:r w:rsidR="00F87906" w:rsidRPr="00864D30">
        <w:rPr>
          <w:rFonts w:ascii="Santander Text" w:hAnsi="Santander Text" w:cs="Arial"/>
          <w:lang w:val="pt-PT"/>
        </w:rPr>
        <w:t>)</w:t>
      </w:r>
      <w:r w:rsidR="003A3001" w:rsidRPr="00864D30">
        <w:rPr>
          <w:rFonts w:ascii="Santander Text" w:hAnsi="Santander Text" w:cs="Arial"/>
          <w:lang w:val="pt-PT"/>
        </w:rPr>
        <w:t>;</w:t>
      </w:r>
    </w:p>
    <w:p w14:paraId="16518A0B" w14:textId="7950D441" w:rsidR="003A58BD" w:rsidRPr="00864D30" w:rsidRDefault="003B55B9" w:rsidP="007E3521">
      <w:pPr>
        <w:pStyle w:val="ListParagraph"/>
        <w:spacing w:after="0" w:line="360" w:lineRule="auto"/>
        <w:ind w:left="1440" w:right="240"/>
        <w:contextualSpacing w:val="0"/>
        <w:jc w:val="both"/>
        <w:rPr>
          <w:lang w:val="pt-PT"/>
        </w:rPr>
      </w:pPr>
      <w:r w:rsidRPr="00864D30">
        <w:rPr>
          <w:rFonts w:ascii="Santander Text" w:hAnsi="Santander Text" w:cs="Arial"/>
          <w:b/>
          <w:lang w:val="pt-PT"/>
        </w:rPr>
        <w:t xml:space="preserve">IV) </w:t>
      </w:r>
      <w:r w:rsidR="00F87906" w:rsidRPr="00864D30">
        <w:rPr>
          <w:rFonts w:ascii="Santander Text" w:hAnsi="Santander Text" w:cs="Arial"/>
          <w:b/>
          <w:lang w:val="pt-PT"/>
        </w:rPr>
        <w:t>(Complementarmente ao passo III)) Cruzamento com a tabela JQUEST</w:t>
      </w:r>
      <w:r w:rsidR="00F87906" w:rsidRPr="00864D30">
        <w:rPr>
          <w:rStyle w:val="FootnoteReference"/>
          <w:rFonts w:ascii="Santander Text" w:hAnsi="Santander Text" w:cs="Arial"/>
          <w:lang w:val="pt-PT"/>
        </w:rPr>
        <w:t xml:space="preserve"> </w:t>
      </w:r>
      <w:r w:rsidR="00F87906" w:rsidRPr="00864D30">
        <w:rPr>
          <w:rFonts w:ascii="Santander Text" w:hAnsi="Santander Text" w:cs="Arial"/>
          <w:b/>
          <w:lang w:val="pt-PT"/>
        </w:rPr>
        <w:t>(</w:t>
      </w:r>
      <w:r w:rsidR="00F87906" w:rsidRPr="00864D30">
        <w:rPr>
          <w:rFonts w:ascii="Santander Text" w:hAnsi="Santander Text" w:cs="Arial"/>
          <w:b/>
          <w:i/>
          <w:lang w:val="pt-PT"/>
        </w:rPr>
        <w:t>p3_client_data_jquest</w:t>
      </w:r>
      <w:r w:rsidR="00F87906" w:rsidRPr="00864D30">
        <w:rPr>
          <w:rFonts w:ascii="Santander Text" w:hAnsi="Santander Text" w:cs="Arial"/>
          <w:b/>
          <w:lang w:val="pt-PT"/>
        </w:rPr>
        <w:t>)</w:t>
      </w:r>
      <w:r w:rsidR="00F87906" w:rsidRPr="00864D30">
        <w:rPr>
          <w:rFonts w:ascii="Santander Text" w:hAnsi="Santander Text" w:cs="Arial"/>
          <w:lang w:val="pt-PT"/>
        </w:rPr>
        <w:t>: Cruzamento do ‘</w:t>
      </w:r>
      <w:r w:rsidR="00F87906" w:rsidRPr="00864D30">
        <w:rPr>
          <w:rFonts w:ascii="Santander Text" w:hAnsi="Santander Text" w:cs="Arial"/>
          <w:i/>
          <w:lang w:val="pt-PT"/>
        </w:rPr>
        <w:t>zcliente_princ’</w:t>
      </w:r>
      <w:r w:rsidR="00F87906" w:rsidRPr="00864D30">
        <w:rPr>
          <w:rFonts w:ascii="Santander Text" w:hAnsi="Santander Text" w:cs="Arial"/>
          <w:lang w:val="pt-PT"/>
        </w:rPr>
        <w:t xml:space="preserve"> obtido no ponto anterior com o ‘</w:t>
      </w:r>
      <w:r w:rsidR="00F87906" w:rsidRPr="00864D30">
        <w:rPr>
          <w:rFonts w:ascii="Santander Text" w:hAnsi="Santander Text" w:cs="Arial"/>
          <w:i/>
          <w:lang w:val="pt-PT"/>
        </w:rPr>
        <w:t>zcliente</w:t>
      </w:r>
      <w:r w:rsidR="00F87906" w:rsidRPr="00864D30">
        <w:rPr>
          <w:rFonts w:ascii="Santander Text" w:hAnsi="Santander Text" w:cs="Arial"/>
          <w:lang w:val="pt-PT"/>
        </w:rPr>
        <w:t xml:space="preserve">’ da tabela </w:t>
      </w:r>
      <w:r w:rsidR="00F87906" w:rsidRPr="00864D30">
        <w:rPr>
          <w:rFonts w:ascii="Santander Text" w:hAnsi="Santander Text" w:cs="Arial"/>
          <w:i/>
          <w:lang w:val="pt-PT"/>
        </w:rPr>
        <w:t>ct084_univ_cli_d</w:t>
      </w:r>
      <w:r w:rsidR="00F87906" w:rsidRPr="00864D30">
        <w:rPr>
          <w:rFonts w:ascii="Santander Text" w:hAnsi="Santander Text" w:cs="Arial"/>
          <w:lang w:val="pt-PT"/>
        </w:rPr>
        <w:t xml:space="preserve">  para obtenção do </w:t>
      </w:r>
      <w:r w:rsidR="00F87906" w:rsidRPr="00864D30">
        <w:rPr>
          <w:rFonts w:ascii="Santander Text" w:hAnsi="Santander Text" w:cs="Arial"/>
          <w:i/>
          <w:lang w:val="pt-PT"/>
        </w:rPr>
        <w:t>‘ccli_kgl’.</w:t>
      </w:r>
      <w:r w:rsidR="00F87906" w:rsidRPr="00864D30">
        <w:rPr>
          <w:rFonts w:ascii="Santander Text" w:hAnsi="Santander Text" w:cs="Arial"/>
          <w:lang w:val="pt-PT"/>
        </w:rPr>
        <w:t xml:space="preserve"> Posteriormente, cruzar esse campo com o campo ‘</w:t>
      </w:r>
      <w:r w:rsidR="00F87906" w:rsidRPr="00864D30">
        <w:rPr>
          <w:rFonts w:ascii="Santander Text" w:hAnsi="Santander Text" w:cs="Arial"/>
          <w:i/>
          <w:lang w:val="pt-PT"/>
        </w:rPr>
        <w:t>cpty_code’</w:t>
      </w:r>
      <w:r w:rsidR="00F87906" w:rsidRPr="00864D30">
        <w:rPr>
          <w:rFonts w:ascii="Santander Text" w:hAnsi="Santander Text" w:cs="Arial"/>
          <w:lang w:val="pt-PT"/>
        </w:rPr>
        <w:t xml:space="preserve"> (KGL de 4 ou 6 dígitos) da tabela </w:t>
      </w:r>
      <w:r w:rsidR="00F87906" w:rsidRPr="00864D30">
        <w:rPr>
          <w:rFonts w:ascii="Santander Text" w:hAnsi="Santander Text" w:cs="Arial"/>
          <w:i/>
          <w:lang w:val="pt-PT"/>
        </w:rPr>
        <w:t>p3_client_data_jquest</w:t>
      </w:r>
      <w:r w:rsidR="00F87906" w:rsidRPr="00864D30">
        <w:rPr>
          <w:rFonts w:ascii="Santander Text" w:hAnsi="Santander Text" w:cs="Arial"/>
          <w:lang w:val="pt-PT"/>
        </w:rPr>
        <w:t xml:space="preserve"> por forma a identificar o KGL de 5 dígitos (enviado no </w:t>
      </w:r>
      <w:r w:rsidR="00F87906" w:rsidRPr="00864D30">
        <w:rPr>
          <w:rFonts w:ascii="Santander Text" w:hAnsi="Santander Text" w:cs="Arial"/>
          <w:i/>
          <w:lang w:val="pt-PT"/>
        </w:rPr>
        <w:t>input</w:t>
      </w:r>
      <w:r w:rsidR="00F87906" w:rsidRPr="00864D30">
        <w:rPr>
          <w:rFonts w:ascii="Santander Text" w:hAnsi="Santander Text" w:cs="Arial"/>
          <w:lang w:val="pt-PT"/>
        </w:rPr>
        <w:t xml:space="preserve"> corporativo – POR TABELA) ‘</w:t>
      </w:r>
      <w:r w:rsidR="00F87906" w:rsidRPr="00864D30">
        <w:rPr>
          <w:rFonts w:ascii="Santander Text" w:hAnsi="Santander Text" w:cs="Arial"/>
          <w:i/>
          <w:lang w:val="pt-PT"/>
        </w:rPr>
        <w:t>cptyparent_code’</w:t>
      </w:r>
      <w:r w:rsidR="00F87906" w:rsidRPr="00864D30">
        <w:rPr>
          <w:rFonts w:ascii="Santander Text" w:hAnsi="Santander Text" w:cs="Arial"/>
          <w:lang w:val="pt-PT"/>
        </w:rPr>
        <w:t xml:space="preserve"> e ‘</w:t>
      </w:r>
      <w:r w:rsidR="00F87906" w:rsidRPr="00864D30">
        <w:rPr>
          <w:rFonts w:ascii="Santander Text" w:hAnsi="Santander Text" w:cs="Arial"/>
          <w:i/>
          <w:lang w:val="pt-PT"/>
        </w:rPr>
        <w:t>cptylastparent_code’</w:t>
      </w:r>
      <w:r w:rsidR="00F87906" w:rsidRPr="00864D30">
        <w:rPr>
          <w:rFonts w:ascii="Santander Text" w:hAnsi="Santander Text" w:cs="Arial"/>
          <w:lang w:val="pt-PT"/>
        </w:rPr>
        <w:t xml:space="preserve">. De seguida, efetuar o cruzamento entre os 2 campos obtidos (de forma complementar) com a tabela </w:t>
      </w:r>
      <w:r w:rsidR="00F87906" w:rsidRPr="00864D30">
        <w:rPr>
          <w:rFonts w:ascii="Santander Text" w:hAnsi="Santander Text" w:cs="Arial"/>
          <w:i/>
          <w:lang w:val="pt-PT"/>
        </w:rPr>
        <w:t>input</w:t>
      </w:r>
      <w:r w:rsidR="00F87906" w:rsidRPr="00864D30">
        <w:rPr>
          <w:rFonts w:ascii="Santander Text" w:hAnsi="Santander Text" w:cs="Arial"/>
          <w:lang w:val="pt-PT"/>
        </w:rPr>
        <w:t xml:space="preserve"> (</w:t>
      </w:r>
      <w:r w:rsidR="00F87906" w:rsidRPr="00864D30">
        <w:rPr>
          <w:rFonts w:ascii="Santander Text" w:hAnsi="Santander Text" w:cs="Arial"/>
          <w:i/>
          <w:lang w:val="pt-PT"/>
        </w:rPr>
        <w:t>modesg_inp_</w:t>
      </w:r>
      <w:r w:rsidR="001B0931" w:rsidRPr="00864D30">
        <w:rPr>
          <w:rFonts w:ascii="Santander Text" w:hAnsi="Santander Text" w:cs="Arial"/>
          <w:i/>
          <w:lang w:val="pt-PT"/>
        </w:rPr>
        <w:t>CSRD</w:t>
      </w:r>
      <w:r w:rsidR="00F87906" w:rsidRPr="00864D30">
        <w:rPr>
          <w:rFonts w:ascii="Santander Text" w:hAnsi="Santander Text" w:cs="Arial"/>
          <w:i/>
          <w:lang w:val="pt-PT"/>
        </w:rPr>
        <w:t>_alinhamento_tax</w:t>
      </w:r>
      <w:r w:rsidR="00F87906" w:rsidRPr="00864D30">
        <w:rPr>
          <w:rFonts w:ascii="Santander Text" w:hAnsi="Santander Text" w:cs="Arial"/>
          <w:lang w:val="pt-PT"/>
        </w:rPr>
        <w:t xml:space="preserve">) através do campo </w:t>
      </w:r>
      <w:r w:rsidR="00F87906" w:rsidRPr="00864D30">
        <w:rPr>
          <w:rFonts w:ascii="Santander Text" w:hAnsi="Santander Text" w:cs="Arial"/>
          <w:i/>
          <w:lang w:val="pt-PT"/>
        </w:rPr>
        <w:t>‘ccli_kgl’</w:t>
      </w:r>
      <w:r w:rsidR="00F87906" w:rsidRPr="00864D30">
        <w:rPr>
          <w:rFonts w:ascii="Santander Text" w:hAnsi="Santander Text" w:cs="Arial"/>
          <w:lang w:val="pt-PT"/>
        </w:rPr>
        <w:t xml:space="preserve">. </w:t>
      </w:r>
    </w:p>
    <w:p w14:paraId="00A633A6" w14:textId="3824E35A" w:rsidR="003A58BD" w:rsidRPr="00864D30" w:rsidRDefault="003A58BD" w:rsidP="007E3521">
      <w:pPr>
        <w:spacing w:after="0" w:line="360" w:lineRule="auto"/>
        <w:ind w:right="240"/>
        <w:jc w:val="both"/>
        <w:rPr>
          <w:rFonts w:ascii="Santander Text" w:hAnsi="Santander Text" w:cs="Arial"/>
          <w:lang w:val="pt-PT"/>
        </w:rPr>
      </w:pPr>
    </w:p>
    <w:p w14:paraId="3C1FD238" w14:textId="0B6DFD41" w:rsidR="003B55B9" w:rsidRPr="00864D30" w:rsidRDefault="003A58BD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Desta forma, </w:t>
      </w:r>
      <w:r w:rsidR="003B55B9" w:rsidRPr="00864D30">
        <w:rPr>
          <w:rStyle w:val="ui-provider"/>
          <w:rFonts w:ascii="Santander Text" w:hAnsi="Santander Text" w:cs="Arial"/>
          <w:szCs w:val="18"/>
          <w:lang w:val="pt-PT"/>
        </w:rPr>
        <w:t xml:space="preserve">o campo </w:t>
      </w:r>
      <w:r w:rsidR="00AB2B04" w:rsidRPr="00864D30">
        <w:rPr>
          <w:rStyle w:val="ui-provider"/>
          <w:rFonts w:ascii="Santander Text" w:hAnsi="Santander Text" w:cs="Arial"/>
          <w:szCs w:val="18"/>
          <w:lang w:val="pt-PT"/>
        </w:rPr>
        <w:t>‘</w:t>
      </w:r>
      <w:r w:rsidR="003B55B9" w:rsidRPr="00864D30">
        <w:rPr>
          <w:rFonts w:ascii="Santander Text" w:hAnsi="Santander Text" w:cs="Arial"/>
          <w:b/>
          <w:i/>
          <w:lang w:val="pt-PT"/>
        </w:rPr>
        <w:t>flg_csrd</w:t>
      </w:r>
      <w:r w:rsidR="00AB2B04" w:rsidRPr="00864D30">
        <w:rPr>
          <w:rFonts w:ascii="Santander Text" w:hAnsi="Santander Text" w:cs="Arial"/>
          <w:b/>
          <w:i/>
          <w:lang w:val="pt-PT"/>
        </w:rPr>
        <w:t>’</w:t>
      </w:r>
      <w:r w:rsidR="003B55B9" w:rsidRPr="00864D30">
        <w:rPr>
          <w:rFonts w:ascii="Santander Text" w:hAnsi="Santander Text" w:cs="Arial"/>
          <w:b/>
          <w:lang w:val="pt-PT"/>
        </w:rPr>
        <w:t xml:space="preserve"> </w:t>
      </w:r>
      <w:r w:rsidR="003B55B9" w:rsidRPr="00864D30">
        <w:rPr>
          <w:rFonts w:ascii="Santander Text" w:hAnsi="Santander Text" w:cs="Arial"/>
          <w:szCs w:val="18"/>
          <w:lang w:val="pt-PT"/>
        </w:rPr>
        <w:t xml:space="preserve">deverá ser aprovisionado da seguinte forma: </w:t>
      </w:r>
    </w:p>
    <w:p w14:paraId="7DAE81FA" w14:textId="33829953" w:rsidR="00AB2B04" w:rsidRPr="00864D30" w:rsidRDefault="003B55B9" w:rsidP="008E5B92">
      <w:pPr>
        <w:pStyle w:val="NormalWeb"/>
        <w:numPr>
          <w:ilvl w:val="0"/>
          <w:numId w:val="88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864D30">
        <w:rPr>
          <w:rFonts w:ascii="Santander Text" w:hAnsi="Santander Text" w:cs="Arial"/>
          <w:sz w:val="18"/>
          <w:szCs w:val="18"/>
        </w:rPr>
        <w:t xml:space="preserve">Se contraparte in ('setor publico','particulares','bancos centrais') então reportar </w:t>
      </w:r>
      <w:r w:rsidRPr="00864D30">
        <w:rPr>
          <w:rFonts w:ascii="Santander Text" w:hAnsi="Santander Text" w:cs="Arial"/>
          <w:i/>
          <w:sz w:val="18"/>
          <w:szCs w:val="18"/>
        </w:rPr>
        <w:t>NULL</w:t>
      </w:r>
      <w:r w:rsidR="00AB2B04" w:rsidRPr="00864D30">
        <w:rPr>
          <w:rFonts w:ascii="Santander Text" w:hAnsi="Santander Text" w:cs="Arial"/>
          <w:sz w:val="18"/>
          <w:szCs w:val="18"/>
        </w:rPr>
        <w:t>;</w:t>
      </w:r>
    </w:p>
    <w:p w14:paraId="69AA25D4" w14:textId="11327C1D" w:rsidR="003B55B9" w:rsidRPr="00864D30" w:rsidRDefault="003B55B9" w:rsidP="008E5B92">
      <w:pPr>
        <w:pStyle w:val="NormalWeb"/>
        <w:numPr>
          <w:ilvl w:val="0"/>
          <w:numId w:val="88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864D30">
        <w:rPr>
          <w:rFonts w:ascii="Santander Text" w:hAnsi="Santander Text" w:cs="Arial"/>
          <w:sz w:val="18"/>
          <w:szCs w:val="18"/>
        </w:rPr>
        <w:t>Se contraparte not in ('setor publico','particulares','bancos centrais') então:</w:t>
      </w:r>
    </w:p>
    <w:p w14:paraId="4F1636E4" w14:textId="04AA6AE0" w:rsidR="007D5E52" w:rsidRPr="00864D30" w:rsidRDefault="003B55B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Style w:val="ui-provider"/>
          <w:rFonts w:ascii="Santander Text" w:hAnsi="Santander Text" w:cs="Arial"/>
          <w:sz w:val="24"/>
          <w:szCs w:val="24"/>
          <w:lang w:val="pt-PT" w:eastAsia="pt-PT"/>
        </w:rPr>
      </w:pPr>
      <w:r w:rsidRPr="00864D30">
        <w:rPr>
          <w:rStyle w:val="ui-provider"/>
          <w:rFonts w:ascii="Santander Text" w:hAnsi="Santander Text" w:cs="Arial"/>
          <w:szCs w:val="18"/>
          <w:lang w:val="pt-PT"/>
        </w:rPr>
        <w:t>Caso seja possível o cruzamento com alguma das regras identificadas supra</w:t>
      </w:r>
      <w:r w:rsidR="007D5E52" w:rsidRPr="00864D30">
        <w:rPr>
          <w:rStyle w:val="ui-provider"/>
          <w:rFonts w:ascii="Santander Text" w:hAnsi="Santander Text" w:cs="Arial"/>
          <w:szCs w:val="18"/>
          <w:lang w:val="pt-PT"/>
        </w:rPr>
        <w:t>:</w:t>
      </w:r>
    </w:p>
    <w:p w14:paraId="13FC3C4C" w14:textId="77777777" w:rsidR="00757CF9" w:rsidRPr="00864D30" w:rsidRDefault="00757CF9" w:rsidP="008E5B92">
      <w:pPr>
        <w:pStyle w:val="ListParagraph"/>
        <w:numPr>
          <w:ilvl w:val="2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reportar '1’ </w:t>
      </w:r>
      <w:r w:rsidRPr="00864D30">
        <w:rPr>
          <w:rFonts w:ascii="Santander Text" w:hAnsi="Santander Text" w:cs="Arial"/>
          <w:lang w:val="pt-PT"/>
        </w:rPr>
        <w:t>se o campo '</w:t>
      </w:r>
      <w:r w:rsidRPr="00864D30">
        <w:rPr>
          <w:rFonts w:ascii="Santander Text" w:hAnsi="Santander Text" w:cs="Arial"/>
          <w:i/>
          <w:lang w:val="pt-PT"/>
        </w:rPr>
        <w:t>flg csrd'</w:t>
      </w:r>
      <w:r w:rsidRPr="00864D30">
        <w:rPr>
          <w:rFonts w:ascii="Santander Text" w:hAnsi="Santander Text" w:cs="Arial"/>
          <w:lang w:val="pt-PT"/>
        </w:rPr>
        <w:t xml:space="preserve"> do </w:t>
      </w:r>
      <w:r w:rsidRPr="00864D30">
        <w:rPr>
          <w:rFonts w:ascii="Santander Text" w:hAnsi="Santander Text" w:cs="Arial"/>
          <w:i/>
          <w:lang w:val="pt-PT"/>
        </w:rPr>
        <w:t>input</w:t>
      </w:r>
      <w:r w:rsidRPr="00864D30">
        <w:rPr>
          <w:rFonts w:ascii="Santander Text" w:hAnsi="Santander Text" w:cs="Arial"/>
          <w:lang w:val="pt-PT"/>
        </w:rPr>
        <w:t xml:space="preserve"> estiver marcado com '1' </w:t>
      </w:r>
    </w:p>
    <w:p w14:paraId="18D2D5B0" w14:textId="346DED7A" w:rsidR="00757CF9" w:rsidRPr="00864D30" w:rsidRDefault="00757CF9" w:rsidP="008E5B92">
      <w:pPr>
        <w:pStyle w:val="ListParagraph"/>
        <w:numPr>
          <w:ilvl w:val="2"/>
          <w:numId w:val="33"/>
        </w:numPr>
        <w:spacing w:line="360" w:lineRule="auto"/>
        <w:jc w:val="both"/>
        <w:rPr>
          <w:rStyle w:val="ui-provider"/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reportar '0' se o campo '</w:t>
      </w:r>
      <w:r w:rsidRPr="00864D30">
        <w:rPr>
          <w:rFonts w:ascii="Santander Text" w:hAnsi="Santander Text" w:cs="Arial"/>
          <w:i/>
          <w:lang w:val="pt-PT"/>
        </w:rPr>
        <w:t>flg csrd'</w:t>
      </w:r>
      <w:r w:rsidRPr="00864D30">
        <w:rPr>
          <w:rFonts w:ascii="Santander Text" w:hAnsi="Santander Text" w:cs="Arial"/>
          <w:lang w:val="pt-PT"/>
        </w:rPr>
        <w:t xml:space="preserve"> do input estiver marcado com '0' ou vazio;</w:t>
      </w:r>
    </w:p>
    <w:p w14:paraId="25104EAE" w14:textId="442975A7" w:rsidR="00757CF9" w:rsidRPr="00864D30" w:rsidRDefault="00757CF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Style w:val="ui-provider"/>
          <w:rFonts w:ascii="Santander Text" w:hAnsi="Santander Text" w:cs="Arial"/>
          <w:szCs w:val="18"/>
          <w:lang w:val="pt-PT" w:eastAsia="pt-PT"/>
        </w:rPr>
      </w:pPr>
      <w:r w:rsidRPr="00864D30">
        <w:rPr>
          <w:rStyle w:val="ui-provider"/>
          <w:rFonts w:ascii="Santander Text" w:hAnsi="Santander Text" w:cs="Arial"/>
          <w:szCs w:val="18"/>
          <w:lang w:val="pt-PT"/>
        </w:rPr>
        <w:t>Se</w:t>
      </w:r>
      <w:r w:rsidRPr="00864D30">
        <w:rPr>
          <w:rStyle w:val="ui-provider"/>
          <w:rFonts w:ascii="Santander Text" w:hAnsi="Santander Text" w:cs="Arial"/>
          <w:szCs w:val="18"/>
          <w:lang w:val="pt-PT" w:eastAsia="pt-PT"/>
        </w:rPr>
        <w:t xml:space="preserve"> não for possível efetuar o cruzamento, então reportar </w:t>
      </w:r>
      <w:r w:rsidRPr="00864D30">
        <w:rPr>
          <w:rStyle w:val="ui-provider"/>
          <w:rFonts w:ascii="Santander Text" w:hAnsi="Santander Text" w:cs="Arial"/>
          <w:i/>
          <w:szCs w:val="18"/>
          <w:lang w:val="pt-PT" w:eastAsia="pt-PT"/>
        </w:rPr>
        <w:t>NULL</w:t>
      </w:r>
      <w:r w:rsidR="00896F0F" w:rsidRPr="00864D30">
        <w:rPr>
          <w:rStyle w:val="ui-provider"/>
          <w:rFonts w:ascii="Santander Text" w:hAnsi="Santander Text" w:cs="Arial"/>
          <w:i/>
          <w:szCs w:val="18"/>
          <w:lang w:val="pt-PT" w:eastAsia="pt-PT"/>
        </w:rPr>
        <w:t>.</w:t>
      </w:r>
    </w:p>
    <w:p w14:paraId="673DF3F7" w14:textId="12D65921" w:rsidR="008026A9" w:rsidRPr="00864D30" w:rsidRDefault="003B55B9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Desta forma, os campos dos </w:t>
      </w:r>
      <w:r w:rsidRPr="00864D30">
        <w:rPr>
          <w:rFonts w:ascii="Santander Text" w:hAnsi="Santander Text" w:cs="Arial"/>
          <w:b/>
          <w:lang w:val="pt-PT"/>
        </w:rPr>
        <w:t xml:space="preserve">rácios de alinhamento </w:t>
      </w:r>
      <w:r w:rsidRPr="00864D30">
        <w:rPr>
          <w:rFonts w:ascii="Santander Text" w:hAnsi="Santander Text" w:cs="Arial"/>
          <w:lang w:val="pt-PT"/>
        </w:rPr>
        <w:t>deverão ser aprovisionados da seguinte forma:</w:t>
      </w:r>
    </w:p>
    <w:p w14:paraId="78ED61C3" w14:textId="377E2461" w:rsidR="00225A21" w:rsidRPr="00864D30" w:rsidRDefault="003B55B9" w:rsidP="008E5B92">
      <w:pPr>
        <w:pStyle w:val="NormalWeb"/>
        <w:numPr>
          <w:ilvl w:val="0"/>
          <w:numId w:val="89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864D30">
        <w:rPr>
          <w:rFonts w:ascii="Santander Text" w:hAnsi="Santander Text" w:cs="Arial"/>
          <w:sz w:val="18"/>
          <w:szCs w:val="18"/>
        </w:rPr>
        <w:t xml:space="preserve">Se contraparte in ('setor publico','particulares','bancos centrais') então reportar </w:t>
      </w:r>
      <w:r w:rsidRPr="00864D30">
        <w:rPr>
          <w:rFonts w:ascii="Santander Text" w:hAnsi="Santander Text" w:cs="Arial"/>
          <w:i/>
          <w:sz w:val="18"/>
          <w:szCs w:val="18"/>
        </w:rPr>
        <w:t>NULL</w:t>
      </w:r>
      <w:r w:rsidR="00225A21" w:rsidRPr="00864D30">
        <w:rPr>
          <w:rFonts w:ascii="Santander Text" w:hAnsi="Santander Text" w:cs="Arial"/>
          <w:sz w:val="18"/>
          <w:szCs w:val="18"/>
        </w:rPr>
        <w:t>;</w:t>
      </w:r>
    </w:p>
    <w:p w14:paraId="1390AC81" w14:textId="40B7F163" w:rsidR="003B55B9" w:rsidRPr="00864D30" w:rsidRDefault="003B55B9" w:rsidP="008E5B92">
      <w:pPr>
        <w:pStyle w:val="NormalWeb"/>
        <w:numPr>
          <w:ilvl w:val="0"/>
          <w:numId w:val="89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864D30">
        <w:rPr>
          <w:rFonts w:ascii="Santander Text" w:hAnsi="Santander Text" w:cs="Arial"/>
          <w:sz w:val="18"/>
          <w:szCs w:val="18"/>
        </w:rPr>
        <w:t>Se contraparte not in ('setor publico','particulares','bancos centrais') então:</w:t>
      </w:r>
    </w:p>
    <w:p w14:paraId="30369247" w14:textId="0247CC39" w:rsidR="003B55B9" w:rsidRPr="00864D30" w:rsidRDefault="003B55B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Style w:val="ui-provider"/>
          <w:rFonts w:ascii="Santander Text" w:hAnsi="Santander Text" w:cs="Arial"/>
          <w:szCs w:val="18"/>
          <w:lang w:val="pt-PT"/>
        </w:rPr>
        <w:t xml:space="preserve">Caso seja possível o cruzamento com alguma das regras identificadas supra, então o campo do rácio deverá ser aprovisionado com o respetivo campo do </w:t>
      </w:r>
      <w:r w:rsidRPr="00864D30">
        <w:rPr>
          <w:rStyle w:val="ui-provider"/>
          <w:rFonts w:ascii="Santander Text" w:hAnsi="Santander Text" w:cs="Arial"/>
          <w:i/>
          <w:szCs w:val="18"/>
          <w:lang w:val="pt-PT"/>
        </w:rPr>
        <w:t>input</w:t>
      </w:r>
      <w:r w:rsidR="00225A21" w:rsidRPr="00864D30">
        <w:rPr>
          <w:rStyle w:val="ui-provider"/>
          <w:rFonts w:ascii="Santander Text" w:hAnsi="Santander Text" w:cs="Arial"/>
          <w:szCs w:val="18"/>
          <w:lang w:val="pt-PT"/>
        </w:rPr>
        <w:t>;</w:t>
      </w:r>
    </w:p>
    <w:p w14:paraId="1F64CD08" w14:textId="2F0B6002" w:rsidR="003B55B9" w:rsidRPr="00864D30" w:rsidRDefault="003B55B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Se não for possível efetuar o cruzamento, então reportar </w:t>
      </w:r>
      <w:r w:rsidRPr="00864D30">
        <w:rPr>
          <w:rFonts w:ascii="Santander Text" w:hAnsi="Santander Text" w:cs="Arial"/>
          <w:i/>
          <w:szCs w:val="18"/>
          <w:lang w:val="pt-PT"/>
        </w:rPr>
        <w:t>NULL</w:t>
      </w:r>
      <w:r w:rsidR="00225A21" w:rsidRPr="00864D30">
        <w:rPr>
          <w:rFonts w:ascii="Santander Text" w:hAnsi="Santander Text" w:cs="Arial"/>
          <w:szCs w:val="18"/>
          <w:lang w:val="pt-PT"/>
        </w:rPr>
        <w:t>.</w:t>
      </w:r>
    </w:p>
    <w:p w14:paraId="1729166C" w14:textId="4A40DB10" w:rsidR="00F87906" w:rsidRPr="00864D30" w:rsidRDefault="00F87906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As tabelas do </w:t>
      </w:r>
      <w:r w:rsidRPr="00864D30">
        <w:rPr>
          <w:rFonts w:ascii="Santander Text" w:hAnsi="Santander Text" w:cs="Arial"/>
          <w:i/>
          <w:lang w:val="pt-PT"/>
        </w:rPr>
        <w:t>Data Lake</w:t>
      </w:r>
      <w:r w:rsidRPr="00864D30">
        <w:rPr>
          <w:rFonts w:ascii="Santander Text" w:hAnsi="Santander Text" w:cs="Arial"/>
          <w:lang w:val="pt-PT"/>
        </w:rPr>
        <w:t xml:space="preserve"> acima mencionadas, devem ser, filtradas para a data de referência </w:t>
      </w:r>
      <w:r w:rsidRPr="00864D30">
        <w:rPr>
          <w:rFonts w:ascii="Santander Text" w:hAnsi="Santander Text" w:cs="Arial"/>
          <w:i/>
          <w:iCs/>
          <w:lang w:val="pt-PT"/>
        </w:rPr>
        <w:t>(</w:t>
      </w:r>
      <w:r w:rsidR="00225A21" w:rsidRPr="00864D30">
        <w:rPr>
          <w:rFonts w:ascii="Santander Text" w:hAnsi="Santander Text" w:cs="Arial"/>
          <w:i/>
          <w:iCs/>
          <w:lang w:val="pt-PT"/>
        </w:rPr>
        <w:t>‘</w:t>
      </w:r>
      <w:r w:rsidRPr="00864D30">
        <w:rPr>
          <w:rFonts w:ascii="Santander Text" w:hAnsi="Santander Text" w:cs="Arial"/>
          <w:i/>
          <w:iCs/>
          <w:lang w:val="pt-PT"/>
        </w:rPr>
        <w:t>ref_date</w:t>
      </w:r>
      <w:r w:rsidR="00225A21" w:rsidRPr="00864D30">
        <w:rPr>
          <w:rFonts w:ascii="Santander Text" w:hAnsi="Santander Text" w:cs="Arial"/>
          <w:i/>
          <w:iCs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>) de execução do carregamento.</w:t>
      </w:r>
      <w:r w:rsidR="007536AD" w:rsidRPr="007536AD">
        <w:rPr>
          <w:rFonts w:ascii="Santander Text" w:hAnsi="Santander Text" w:cs="Arial"/>
          <w:lang w:val="pt-PT"/>
        </w:rPr>
        <w:t xml:space="preserve"> </w:t>
      </w:r>
      <w:r w:rsidR="007536AD">
        <w:rPr>
          <w:rFonts w:ascii="Santander Text" w:hAnsi="Santander Text" w:cs="Arial"/>
          <w:lang w:val="pt-PT"/>
        </w:rPr>
        <w:t>Adicionalmente, todos os clientes que não sejam origem automática (</w:t>
      </w:r>
      <w:r w:rsidR="007536AD" w:rsidRPr="00E1610D">
        <w:rPr>
          <w:rFonts w:ascii="Santander Text" w:hAnsi="Santander Text" w:cs="Arial"/>
          <w:i/>
          <w:lang w:val="pt-PT"/>
        </w:rPr>
        <w:t>origem&lt;&gt;'AUT'</w:t>
      </w:r>
      <w:r w:rsidR="007536AD">
        <w:rPr>
          <w:rFonts w:ascii="Santander Text" w:hAnsi="Santander Text" w:cs="Arial"/>
          <w:lang w:val="pt-PT"/>
        </w:rPr>
        <w:t xml:space="preserve"> na tabela </w:t>
      </w:r>
      <w:r w:rsidR="007536AD" w:rsidRPr="00864D30">
        <w:rPr>
          <w:rFonts w:ascii="Santander Text" w:hAnsi="Santander Text" w:cs="Arial"/>
          <w:i/>
          <w:iCs/>
          <w:color w:val="000000" w:themeColor="text1"/>
          <w:lang w:val="pt-PT"/>
        </w:rPr>
        <w:t>ct084_univ_cli_d</w:t>
      </w:r>
      <w:r w:rsidR="007536AD">
        <w:rPr>
          <w:rFonts w:ascii="Santander Text" w:hAnsi="Santander Text" w:cs="Arial"/>
          <w:iCs/>
          <w:color w:val="000000" w:themeColor="text1"/>
          <w:lang w:val="pt-PT"/>
        </w:rPr>
        <w:t xml:space="preserve">) </w:t>
      </w:r>
      <w:r w:rsidR="007536AD">
        <w:rPr>
          <w:rFonts w:ascii="Santander Text" w:hAnsi="Santander Text" w:cs="Arial"/>
          <w:lang w:val="pt-PT"/>
        </w:rPr>
        <w:t xml:space="preserve">devem reportar </w:t>
      </w:r>
      <w:r w:rsidR="007536AD" w:rsidRPr="007536AD">
        <w:rPr>
          <w:rFonts w:ascii="Santander Text" w:hAnsi="Santander Text" w:cs="Arial"/>
          <w:i/>
          <w:lang w:val="pt-PT"/>
        </w:rPr>
        <w:t>NULL</w:t>
      </w:r>
      <w:r w:rsidR="007536AD">
        <w:rPr>
          <w:rFonts w:ascii="Santander Text" w:hAnsi="Santander Text" w:cs="Arial"/>
          <w:lang w:val="pt-PT"/>
        </w:rPr>
        <w:t xml:space="preserve"> nesta variável.</w:t>
      </w:r>
    </w:p>
    <w:p w14:paraId="57B05AF1" w14:textId="6F43B2BD" w:rsidR="00F87906" w:rsidRPr="00864D30" w:rsidRDefault="00DE000D" w:rsidP="007E3521">
      <w:pPr>
        <w:pStyle w:val="MyHeading3"/>
        <w:spacing w:after="120" w:line="360" w:lineRule="auto"/>
        <w:jc w:val="both"/>
        <w:rPr>
          <w:rFonts w:cs="Arial"/>
          <w:szCs w:val="18"/>
          <w:lang w:val="pt-PT"/>
        </w:rPr>
      </w:pPr>
      <w:r w:rsidRPr="00864D30">
        <w:rPr>
          <w:rFonts w:cs="Arial"/>
          <w:szCs w:val="18"/>
          <w:lang w:val="pt-PT"/>
        </w:rPr>
        <w:t>origem_flg_csrd e origem_alinhamentos</w:t>
      </w:r>
    </w:p>
    <w:p w14:paraId="239DB947" w14:textId="6C18396E" w:rsidR="00F87906" w:rsidRPr="00864D30" w:rsidRDefault="00F87906" w:rsidP="007E3521">
      <w:pPr>
        <w:spacing w:line="360" w:lineRule="auto"/>
        <w:jc w:val="both"/>
        <w:rPr>
          <w:rFonts w:ascii="Santander Text" w:hAnsi="Santander Text" w:cs="Arial"/>
          <w:color w:val="000000" w:themeColor="text1"/>
          <w:lang w:val="pt-PT"/>
        </w:rPr>
      </w:pPr>
      <w:r w:rsidRPr="00864D30">
        <w:rPr>
          <w:rFonts w:ascii="Santander Text" w:hAnsi="Santander Text" w:cs="Arial"/>
          <w:color w:val="000000" w:themeColor="text1"/>
          <w:lang w:val="pt-PT"/>
        </w:rPr>
        <w:t>No seguimento dos cruzamentos acima mencionados, o</w:t>
      </w:r>
      <w:r w:rsidR="006E1D19" w:rsidRPr="00864D30">
        <w:rPr>
          <w:rFonts w:ascii="Santander Text" w:hAnsi="Santander Text" w:cs="Arial"/>
          <w:color w:val="000000" w:themeColor="text1"/>
          <w:lang w:val="pt-PT"/>
        </w:rPr>
        <w:t>s</w:t>
      </w:r>
      <w:r w:rsidRPr="00864D30">
        <w:rPr>
          <w:rFonts w:ascii="Santander Text" w:hAnsi="Santander Text" w:cs="Arial"/>
          <w:color w:val="000000" w:themeColor="text1"/>
          <w:lang w:val="pt-PT"/>
        </w:rPr>
        <w:t xml:space="preserve"> campo</w:t>
      </w:r>
      <w:r w:rsidR="006E1D19" w:rsidRPr="00864D30">
        <w:rPr>
          <w:rFonts w:ascii="Santander Text" w:hAnsi="Santander Text" w:cs="Arial"/>
          <w:color w:val="000000" w:themeColor="text1"/>
          <w:lang w:val="pt-PT"/>
        </w:rPr>
        <w:t>s ‘</w:t>
      </w:r>
      <w:r w:rsidR="006E1D19" w:rsidRPr="00864D30">
        <w:rPr>
          <w:rFonts w:ascii="Santander Text" w:hAnsi="Santander Text" w:cs="Arial"/>
          <w:i/>
          <w:color w:val="000000" w:themeColor="text1"/>
          <w:lang w:val="pt-PT"/>
        </w:rPr>
        <w:t xml:space="preserve">origem_flg_csrd’ </w:t>
      </w:r>
      <w:r w:rsidR="006E1D19" w:rsidRPr="00864D30">
        <w:rPr>
          <w:rFonts w:ascii="Santander Text" w:hAnsi="Santander Text" w:cs="Arial"/>
          <w:color w:val="000000" w:themeColor="text1"/>
          <w:lang w:val="pt-PT"/>
        </w:rPr>
        <w:t>e</w:t>
      </w:r>
      <w:r w:rsidRPr="00864D30">
        <w:rPr>
          <w:rFonts w:ascii="Santander Text" w:hAnsi="Santander Text" w:cs="Arial"/>
          <w:i/>
          <w:color w:val="000000" w:themeColor="text1"/>
          <w:lang w:val="pt-PT"/>
        </w:rPr>
        <w:t xml:space="preserve"> ‘origem_alinhamentos’</w:t>
      </w:r>
      <w:r w:rsidRPr="00864D30">
        <w:rPr>
          <w:rFonts w:ascii="Santander Text" w:hAnsi="Santander Text" w:cs="Arial"/>
          <w:color w:val="000000" w:themeColor="text1"/>
          <w:lang w:val="pt-PT"/>
        </w:rPr>
        <w:t xml:space="preserve"> referente à origem dos seguintes rácios de alinhamento: </w:t>
      </w:r>
      <w:r w:rsidRPr="00864D30">
        <w:rPr>
          <w:rFonts w:ascii="Santander Text" w:hAnsi="Santander Text" w:cs="Arial"/>
          <w:i/>
          <w:color w:val="000000" w:themeColor="text1"/>
          <w:szCs w:val="18"/>
          <w:lang w:val="pt-PT"/>
        </w:rPr>
        <w:t xml:space="preserve">cca_trnvr_ttl_elgbl, cca_trnvr_enblng_alignd, cca_turnover_own_prfrmnce_algnd, cca_capex_ttl_elgbl, cca_capex_enblng_algnd, cca_capex_own_prfrmnce_algnd, ccm_trnvr_ttl_elgbl, ccm_trnvr_enblng_algnd, ccm_trnvr_trnstn_alignd, ccm_trnvr_own_prfrmnce_algnd, ccm_capex_ttl_elgbl, ccm_capex_enblng_algnd, ccm_capex_trnstn_algnd, ccm_capex_own_prfrmnce_algnd, ppc_trnvr_ttl_elgbl, ppc_turnover_own_prfrmnce_algnd, ppc_capex_ttl_elgbl, ppc_capex_own_prfrmnce_algnd, bio_trnvr_ttl_elgbl, bio_turnover_own_prfrmnce_algnd, bio_capex_ttl_elgbl, bio_capex_own_prfrmnce_algnd, wtr_trnvr_ttl_elgbl, wtr_trnvr_enblng_alignd, wtr_turnover_own_prfrmnce_algnd, wtr_capex_ttl_elgbl, wtr_capex_enblng_algnd, wtr_capex_own_prfrmnce_algnd, ce_trnvr_ttl_elgbl, ce_trnvr_enblng_alignd, ce_turnover_own_prfrmnce_algnd, ce_capex_ttl_elgbl, ce_capex_enblng_algnd, ce_capex_own_prfrmnce_algnd </w:t>
      </w:r>
      <w:r w:rsidRPr="00864D30">
        <w:rPr>
          <w:rFonts w:ascii="Santander Text" w:hAnsi="Santander Text" w:cs="Arial"/>
          <w:color w:val="000000" w:themeColor="text1"/>
          <w:lang w:val="pt-PT"/>
        </w:rPr>
        <w:t>deve</w:t>
      </w:r>
      <w:r w:rsidR="006E1D19" w:rsidRPr="00864D30">
        <w:rPr>
          <w:rFonts w:ascii="Santander Text" w:hAnsi="Santander Text" w:cs="Arial"/>
          <w:color w:val="000000" w:themeColor="text1"/>
          <w:lang w:val="pt-PT"/>
        </w:rPr>
        <w:t>rão</w:t>
      </w:r>
      <w:r w:rsidRPr="00864D30">
        <w:rPr>
          <w:rFonts w:ascii="Santander Text" w:hAnsi="Santander Text" w:cs="Arial"/>
          <w:color w:val="000000" w:themeColor="text1"/>
          <w:lang w:val="pt-PT"/>
        </w:rPr>
        <w:t xml:space="preserve"> ser aprovisionada de acordo com o</w:t>
      </w:r>
      <w:r w:rsidR="006E1D19" w:rsidRPr="00864D30">
        <w:rPr>
          <w:rFonts w:ascii="Santander Text" w:hAnsi="Santander Text" w:cs="Arial"/>
          <w:color w:val="000000" w:themeColor="text1"/>
          <w:lang w:val="pt-PT"/>
        </w:rPr>
        <w:t>s</w:t>
      </w:r>
      <w:r w:rsidRPr="00864D30">
        <w:rPr>
          <w:rFonts w:ascii="Santander Text" w:hAnsi="Santander Text" w:cs="Arial"/>
          <w:color w:val="000000" w:themeColor="text1"/>
          <w:lang w:val="pt-PT"/>
        </w:rPr>
        <w:t xml:space="preserve"> seguinte</w:t>
      </w:r>
      <w:r w:rsidR="006E1D19" w:rsidRPr="00864D30">
        <w:rPr>
          <w:rFonts w:ascii="Santander Text" w:hAnsi="Santander Text" w:cs="Arial"/>
          <w:color w:val="000000" w:themeColor="text1"/>
          <w:lang w:val="pt-PT"/>
        </w:rPr>
        <w:t>s</w:t>
      </w:r>
      <w:r w:rsidRPr="00864D30">
        <w:rPr>
          <w:rFonts w:ascii="Santander Text" w:hAnsi="Santander Text" w:cs="Arial"/>
          <w:color w:val="000000" w:themeColor="text1"/>
          <w:lang w:val="pt-PT"/>
        </w:rPr>
        <w:t xml:space="preserve"> critério</w:t>
      </w:r>
      <w:r w:rsidR="006E1D19" w:rsidRPr="00864D30">
        <w:rPr>
          <w:rFonts w:ascii="Santander Text" w:hAnsi="Santander Text" w:cs="Arial"/>
          <w:color w:val="000000" w:themeColor="text1"/>
          <w:lang w:val="pt-PT"/>
        </w:rPr>
        <w:t>s</w:t>
      </w:r>
      <w:r w:rsidRPr="00864D30">
        <w:rPr>
          <w:rFonts w:ascii="Santander Text" w:hAnsi="Santander Text" w:cs="Arial"/>
          <w:color w:val="000000" w:themeColor="text1"/>
          <w:lang w:val="pt-PT"/>
        </w:rPr>
        <w:t>:</w:t>
      </w:r>
    </w:p>
    <w:p w14:paraId="74D99794" w14:textId="7B075802" w:rsidR="00F87906" w:rsidRPr="00864D30" w:rsidRDefault="006E1D19" w:rsidP="007E3521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r w:rsidRPr="00864D30">
        <w:rPr>
          <w:rFonts w:ascii="Santander Text" w:hAnsi="Santander Text" w:cs="Arial"/>
          <w:b/>
          <w:lang w:val="pt-PT"/>
        </w:rPr>
        <w:t>Campo origem_flg_csrd:</w:t>
      </w:r>
    </w:p>
    <w:p w14:paraId="7DF608D3" w14:textId="575B6831" w:rsidR="00225A21" w:rsidRPr="00864D30" w:rsidRDefault="006E1D19" w:rsidP="008E5B92">
      <w:pPr>
        <w:pStyle w:val="NormalWeb"/>
        <w:numPr>
          <w:ilvl w:val="0"/>
          <w:numId w:val="90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864D30">
        <w:rPr>
          <w:rFonts w:ascii="Santander Text" w:hAnsi="Santander Text" w:cs="Arial"/>
          <w:sz w:val="18"/>
          <w:szCs w:val="18"/>
        </w:rPr>
        <w:t>Se contraparte in ('setor publico','particulares','bancos centrais')</w:t>
      </w:r>
      <w:r w:rsidR="007536AD">
        <w:rPr>
          <w:rFonts w:ascii="Santander Text" w:hAnsi="Santander Text" w:cs="Arial"/>
          <w:sz w:val="18"/>
          <w:szCs w:val="18"/>
        </w:rPr>
        <w:t xml:space="preserve"> ou a origem do cliente diferente de automática </w:t>
      </w:r>
      <w:r w:rsidR="007536AD" w:rsidRPr="007536AD">
        <w:rPr>
          <w:rFonts w:ascii="Santander Text" w:hAnsi="Santander Text" w:cs="Arial"/>
          <w:sz w:val="18"/>
          <w:szCs w:val="18"/>
        </w:rPr>
        <w:t>(origem&lt;&gt;'AUT' na tabela ct084_univ_cli_d)</w:t>
      </w:r>
      <w:r w:rsidRPr="00864D30">
        <w:rPr>
          <w:rFonts w:ascii="Santander Text" w:hAnsi="Santander Text" w:cs="Arial"/>
          <w:sz w:val="18"/>
          <w:szCs w:val="18"/>
        </w:rPr>
        <w:t xml:space="preserve"> então reportar ‘Nao Aplicavel’</w:t>
      </w:r>
      <w:r w:rsidR="00225A21" w:rsidRPr="00864D30">
        <w:rPr>
          <w:rFonts w:ascii="Santander Text" w:hAnsi="Santander Text" w:cs="Arial"/>
          <w:sz w:val="18"/>
          <w:szCs w:val="18"/>
        </w:rPr>
        <w:t>;</w:t>
      </w:r>
    </w:p>
    <w:p w14:paraId="36337CC3" w14:textId="058704D0" w:rsidR="006E1D19" w:rsidRPr="00864D30" w:rsidRDefault="006E1D19" w:rsidP="008E5B92">
      <w:pPr>
        <w:pStyle w:val="NormalWeb"/>
        <w:numPr>
          <w:ilvl w:val="0"/>
          <w:numId w:val="90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864D30">
        <w:rPr>
          <w:rFonts w:ascii="Santander Text" w:hAnsi="Santander Text" w:cs="Arial"/>
          <w:sz w:val="18"/>
          <w:szCs w:val="18"/>
        </w:rPr>
        <w:t>Se contraparte not in ('setor publico','particulares','bancos centrais') então:</w:t>
      </w:r>
    </w:p>
    <w:p w14:paraId="4A1CED06" w14:textId="403A4A9F" w:rsidR="006E1D19" w:rsidRPr="00864D30" w:rsidRDefault="006E1D1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Style w:val="ui-provider"/>
          <w:rFonts w:ascii="Santander Text" w:hAnsi="Santander Text" w:cs="Arial"/>
          <w:szCs w:val="18"/>
          <w:lang w:val="pt-PT"/>
        </w:rPr>
        <w:t xml:space="preserve">Caso seja possível o cruzamento com alguma das regras </w:t>
      </w:r>
      <w:r w:rsidR="00ED6B47" w:rsidRPr="00864D30">
        <w:rPr>
          <w:rStyle w:val="ui-provider"/>
          <w:rFonts w:ascii="Santander Text" w:hAnsi="Santander Text" w:cs="Arial"/>
          <w:szCs w:val="18"/>
          <w:lang w:val="pt-PT"/>
        </w:rPr>
        <w:t xml:space="preserve">anteriormente apresentadas aquando da marcação do campo </w:t>
      </w:r>
      <w:r w:rsidR="00ED6B47" w:rsidRPr="00864D30">
        <w:rPr>
          <w:rStyle w:val="ui-provider"/>
          <w:rFonts w:ascii="Santander Text" w:hAnsi="Santander Text" w:cs="Arial"/>
          <w:i/>
          <w:szCs w:val="18"/>
          <w:lang w:val="pt-PT"/>
        </w:rPr>
        <w:t>‘flg_csrd’</w:t>
      </w:r>
      <w:r w:rsidR="004679AB" w:rsidRPr="00864D30">
        <w:rPr>
          <w:rStyle w:val="ui-provider"/>
          <w:rFonts w:ascii="Santander Text" w:hAnsi="Santander Text" w:cs="Arial"/>
          <w:szCs w:val="18"/>
          <w:lang w:val="pt-PT"/>
        </w:rPr>
        <w:t xml:space="preserve">, </w:t>
      </w:r>
      <w:r w:rsidRPr="00864D30">
        <w:rPr>
          <w:rFonts w:ascii="Santander Text" w:hAnsi="Santander Text" w:cs="Arial"/>
          <w:szCs w:val="18"/>
          <w:lang w:val="pt-PT"/>
        </w:rPr>
        <w:t>reportar ‘C</w:t>
      </w:r>
      <w:r w:rsidR="004679AB" w:rsidRPr="00864D30">
        <w:rPr>
          <w:rFonts w:ascii="Santander Text" w:hAnsi="Santander Text" w:cs="Arial"/>
          <w:szCs w:val="18"/>
          <w:lang w:val="pt-PT"/>
        </w:rPr>
        <w:t>LARITY</w:t>
      </w:r>
      <w:r w:rsidRPr="00864D30">
        <w:rPr>
          <w:rFonts w:ascii="Santander Text" w:hAnsi="Santander Text" w:cs="Arial"/>
          <w:szCs w:val="18"/>
          <w:lang w:val="pt-PT"/>
        </w:rPr>
        <w:t>’</w:t>
      </w:r>
      <w:r w:rsidR="005E172C" w:rsidRPr="00864D30">
        <w:rPr>
          <w:rFonts w:ascii="Santander Text" w:hAnsi="Santander Text" w:cs="Arial"/>
          <w:szCs w:val="18"/>
          <w:lang w:val="pt-PT"/>
        </w:rPr>
        <w:t xml:space="preserve"> (independentemente do campo estar preenchido ou </w:t>
      </w:r>
      <w:r w:rsidR="00336D6C" w:rsidRPr="00864D30">
        <w:rPr>
          <w:rFonts w:ascii="Santander Text" w:hAnsi="Santander Text" w:cs="Arial"/>
          <w:szCs w:val="18"/>
          <w:lang w:val="pt-PT"/>
        </w:rPr>
        <w:t xml:space="preserve">vazio no </w:t>
      </w:r>
      <w:r w:rsidR="00336D6C" w:rsidRPr="00864D30">
        <w:rPr>
          <w:rFonts w:ascii="Santander Text" w:hAnsi="Santander Text" w:cs="Arial"/>
          <w:i/>
          <w:szCs w:val="18"/>
          <w:lang w:val="pt-PT"/>
        </w:rPr>
        <w:t>input</w:t>
      </w:r>
      <w:r w:rsidR="005E172C" w:rsidRPr="00864D30">
        <w:rPr>
          <w:rFonts w:ascii="Santander Text" w:hAnsi="Santander Text" w:cs="Arial"/>
          <w:szCs w:val="18"/>
          <w:lang w:val="pt-PT"/>
        </w:rPr>
        <w:t>)</w:t>
      </w:r>
      <w:r w:rsidR="00225A21" w:rsidRPr="00864D30">
        <w:rPr>
          <w:rFonts w:ascii="Santander Text" w:hAnsi="Santander Text" w:cs="Arial"/>
          <w:szCs w:val="18"/>
          <w:lang w:val="pt-PT"/>
        </w:rPr>
        <w:t>;</w:t>
      </w:r>
    </w:p>
    <w:p w14:paraId="07A508A5" w14:textId="7D42CD66" w:rsidR="00F87906" w:rsidRPr="00864D30" w:rsidRDefault="006E1D1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Se não for possível efetuar o cruzamento, então reportar ‘MISS’</w:t>
      </w:r>
      <w:r w:rsidR="00225A21" w:rsidRPr="00864D30">
        <w:rPr>
          <w:rFonts w:ascii="Santander Text" w:hAnsi="Santander Text" w:cs="Arial"/>
          <w:szCs w:val="18"/>
          <w:lang w:val="pt-PT"/>
        </w:rPr>
        <w:t>.</w:t>
      </w:r>
    </w:p>
    <w:p w14:paraId="7BFE08B7" w14:textId="60A4F7AA" w:rsidR="006E1D19" w:rsidRPr="00864D30" w:rsidRDefault="006E1D19" w:rsidP="007E3521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r w:rsidRPr="00864D30">
        <w:rPr>
          <w:rFonts w:ascii="Santander Text" w:hAnsi="Santander Text" w:cs="Arial"/>
          <w:b/>
          <w:lang w:val="pt-PT"/>
        </w:rPr>
        <w:t>Campo</w:t>
      </w:r>
      <w:r w:rsidRPr="00864D30">
        <w:rPr>
          <w:rFonts w:ascii="Santander Text" w:hAnsi="Santander Text" w:cs="Arial"/>
          <w:lang w:val="pt-PT"/>
        </w:rPr>
        <w:t xml:space="preserve"> </w:t>
      </w:r>
      <w:r w:rsidRPr="00864D30">
        <w:rPr>
          <w:rFonts w:ascii="Santander Text" w:hAnsi="Santander Text" w:cs="Arial"/>
          <w:b/>
          <w:lang w:val="pt-PT"/>
        </w:rPr>
        <w:t>origem_alinhamentos:</w:t>
      </w:r>
    </w:p>
    <w:p w14:paraId="26E677B6" w14:textId="3C64384C" w:rsidR="00225A21" w:rsidRPr="00864D30" w:rsidRDefault="006E1D19" w:rsidP="008E5B92">
      <w:pPr>
        <w:pStyle w:val="NormalWeb"/>
        <w:numPr>
          <w:ilvl w:val="0"/>
          <w:numId w:val="91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864D30">
        <w:rPr>
          <w:rFonts w:ascii="Santander Text" w:hAnsi="Santander Text" w:cs="Arial"/>
          <w:sz w:val="18"/>
          <w:szCs w:val="18"/>
        </w:rPr>
        <w:t xml:space="preserve">Se contraparte in ('setor publico','particulares','bancos centrais') </w:t>
      </w:r>
      <w:r w:rsidR="007536AD">
        <w:rPr>
          <w:rFonts w:ascii="Santander Text" w:hAnsi="Santander Text" w:cs="Arial"/>
          <w:sz w:val="18"/>
          <w:szCs w:val="18"/>
        </w:rPr>
        <w:t xml:space="preserve">ou a origem do cliente diferente de automática </w:t>
      </w:r>
      <w:r w:rsidR="007536AD" w:rsidRPr="007536AD">
        <w:rPr>
          <w:rFonts w:ascii="Santander Text" w:hAnsi="Santander Text" w:cs="Arial"/>
          <w:sz w:val="18"/>
          <w:szCs w:val="18"/>
        </w:rPr>
        <w:t>(origem&lt;&gt;'AUT' na tabela ct084_univ_cli_d)</w:t>
      </w:r>
      <w:r w:rsidR="007536AD">
        <w:rPr>
          <w:rFonts w:ascii="Santander Text" w:hAnsi="Santander Text" w:cs="Arial"/>
          <w:sz w:val="18"/>
          <w:szCs w:val="18"/>
        </w:rPr>
        <w:t xml:space="preserve"> </w:t>
      </w:r>
      <w:r w:rsidRPr="00864D30">
        <w:rPr>
          <w:rFonts w:ascii="Santander Text" w:hAnsi="Santander Text" w:cs="Arial"/>
          <w:sz w:val="18"/>
          <w:szCs w:val="18"/>
        </w:rPr>
        <w:t>então reportar ‘Nao Aplicavel’</w:t>
      </w:r>
      <w:r w:rsidR="00225A21" w:rsidRPr="00864D30">
        <w:rPr>
          <w:rFonts w:ascii="Santander Text" w:hAnsi="Santander Text" w:cs="Arial"/>
          <w:sz w:val="18"/>
          <w:szCs w:val="18"/>
        </w:rPr>
        <w:t>;</w:t>
      </w:r>
    </w:p>
    <w:p w14:paraId="351534C1" w14:textId="01EA4791" w:rsidR="006E1D19" w:rsidRPr="00864D30" w:rsidRDefault="006E1D19" w:rsidP="008E5B92">
      <w:pPr>
        <w:pStyle w:val="NormalWeb"/>
        <w:numPr>
          <w:ilvl w:val="0"/>
          <w:numId w:val="91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864D30">
        <w:rPr>
          <w:rFonts w:ascii="Santander Text" w:hAnsi="Santander Text" w:cs="Arial"/>
          <w:sz w:val="18"/>
          <w:szCs w:val="18"/>
        </w:rPr>
        <w:t>Se contraparte not in ('setor publico','particulares','bancos centrais') então:</w:t>
      </w:r>
    </w:p>
    <w:p w14:paraId="0995993F" w14:textId="00AA7CDA" w:rsidR="006E1D19" w:rsidRPr="00864D30" w:rsidRDefault="006E1D1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Style w:val="ui-provider"/>
          <w:rFonts w:ascii="Santander Text" w:hAnsi="Santander Text" w:cs="Arial"/>
          <w:szCs w:val="18"/>
          <w:lang w:val="pt-PT"/>
        </w:rPr>
        <w:t xml:space="preserve">Caso seja possível o cruzamento com alguma das regras </w:t>
      </w:r>
      <w:r w:rsidR="00ED6B47" w:rsidRPr="00864D30">
        <w:rPr>
          <w:rStyle w:val="ui-provider"/>
          <w:rFonts w:ascii="Santander Text" w:hAnsi="Santander Text" w:cs="Arial"/>
          <w:szCs w:val="18"/>
          <w:lang w:val="pt-PT"/>
        </w:rPr>
        <w:t xml:space="preserve">anteriormente apresentadas aquando da marcação do campo </w:t>
      </w:r>
      <w:r w:rsidR="00ED6B47" w:rsidRPr="00864D30">
        <w:rPr>
          <w:rStyle w:val="ui-provider"/>
          <w:rFonts w:ascii="Santander Text" w:hAnsi="Santander Text" w:cs="Arial"/>
          <w:i/>
          <w:szCs w:val="18"/>
          <w:lang w:val="pt-PT"/>
        </w:rPr>
        <w:t>‘flg_csrd’</w:t>
      </w:r>
      <w:r w:rsidRPr="00864D30">
        <w:rPr>
          <w:rStyle w:val="ui-provider"/>
          <w:rFonts w:ascii="Santander Text" w:hAnsi="Santander Text" w:cs="Arial"/>
          <w:szCs w:val="18"/>
          <w:lang w:val="pt-PT"/>
        </w:rPr>
        <w:t>, então o campo deverá ser aprovisionado com ‘C</w:t>
      </w:r>
      <w:r w:rsidR="004679AB" w:rsidRPr="00864D30">
        <w:rPr>
          <w:rStyle w:val="ui-provider"/>
          <w:rFonts w:ascii="Santander Text" w:hAnsi="Santander Text" w:cs="Arial"/>
          <w:szCs w:val="18"/>
          <w:lang w:val="pt-PT"/>
        </w:rPr>
        <w:t>LARITY</w:t>
      </w:r>
      <w:r w:rsidRPr="00864D30">
        <w:rPr>
          <w:rStyle w:val="ui-provider"/>
          <w:rFonts w:ascii="Santander Text" w:hAnsi="Santander Text" w:cs="Arial"/>
          <w:szCs w:val="18"/>
          <w:lang w:val="pt-PT"/>
        </w:rPr>
        <w:t>’</w:t>
      </w:r>
      <w:r w:rsidR="00225A21" w:rsidRPr="00864D30">
        <w:rPr>
          <w:rStyle w:val="ui-provider"/>
          <w:rFonts w:ascii="Santander Text" w:hAnsi="Santander Text" w:cs="Arial"/>
          <w:szCs w:val="18"/>
          <w:lang w:val="pt-PT"/>
        </w:rPr>
        <w:t>;</w:t>
      </w:r>
    </w:p>
    <w:p w14:paraId="0812A41D" w14:textId="061FA145" w:rsidR="00DC623F" w:rsidRPr="00864D30" w:rsidRDefault="006E1D1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Fonts w:cs="Arial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Se não for possível efetuar o cruzamento, então reportar ‘MISS’</w:t>
      </w:r>
      <w:r w:rsidR="00225A21" w:rsidRPr="00864D30">
        <w:rPr>
          <w:rFonts w:ascii="Santander Text" w:hAnsi="Santander Text" w:cs="Arial"/>
          <w:szCs w:val="18"/>
          <w:lang w:val="pt-PT"/>
        </w:rPr>
        <w:t>.</w:t>
      </w:r>
      <w:bookmarkStart w:id="423" w:name="_Ref192773451"/>
    </w:p>
    <w:p w14:paraId="1B6F5223" w14:textId="5D2EE07A" w:rsidR="00DE000D" w:rsidRPr="00864D30" w:rsidRDefault="00DE000D" w:rsidP="007E3521">
      <w:pPr>
        <w:pStyle w:val="MyHeading3"/>
        <w:spacing w:after="120" w:line="360" w:lineRule="auto"/>
        <w:rPr>
          <w:lang w:val="pt-PT"/>
        </w:rPr>
      </w:pPr>
      <w:r w:rsidRPr="00864D30">
        <w:rPr>
          <w:lang w:val="pt-PT"/>
        </w:rPr>
        <w:t>cod_nace_esg</w:t>
      </w:r>
    </w:p>
    <w:bookmarkEnd w:id="423"/>
    <w:p w14:paraId="4B05F041" w14:textId="067A769D" w:rsidR="00166285" w:rsidRPr="00864D30" w:rsidRDefault="00166285" w:rsidP="007E3521">
      <w:pPr>
        <w:spacing w:line="360" w:lineRule="auto"/>
        <w:jc w:val="both"/>
        <w:rPr>
          <w:rFonts w:ascii="Santander Text" w:hAnsi="Santander Text" w:cs="Arial"/>
          <w:b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Para aprovisionamento desta variável, obter o campo ‘</w:t>
      </w:r>
      <w:r w:rsidRPr="00864D30">
        <w:rPr>
          <w:rFonts w:ascii="Santander Text" w:hAnsi="Santander Text" w:cs="Arial"/>
          <w:i/>
          <w:szCs w:val="18"/>
          <w:lang w:val="pt-PT"/>
        </w:rPr>
        <w:t>ccae</w:t>
      </w:r>
      <w:r w:rsidR="00372979" w:rsidRPr="00864D30">
        <w:rPr>
          <w:rFonts w:ascii="Santander Text" w:hAnsi="Santander Text" w:cs="Arial"/>
          <w:i/>
          <w:szCs w:val="18"/>
          <w:lang w:val="pt-PT"/>
        </w:rPr>
        <w:t>’</w:t>
      </w:r>
      <w:r w:rsidR="00372979" w:rsidRPr="00864D30">
        <w:rPr>
          <w:rFonts w:ascii="Santander Text" w:hAnsi="Santander Text" w:cs="Arial"/>
          <w:szCs w:val="18"/>
          <w:lang w:val="pt-PT"/>
        </w:rPr>
        <w:t xml:space="preserve"> da tabela </w:t>
      </w:r>
      <w:r w:rsidR="00372979" w:rsidRPr="00864D30">
        <w:rPr>
          <w:rFonts w:ascii="Santander Text" w:hAnsi="Santander Text" w:cs="Arial"/>
          <w:i/>
          <w:szCs w:val="18"/>
          <w:lang w:val="pt-PT"/>
        </w:rPr>
        <w:t>ct084_univ_cli_d</w:t>
      </w:r>
      <w:r w:rsidR="00372979" w:rsidRPr="00864D30">
        <w:rPr>
          <w:rFonts w:ascii="Santander Text" w:hAnsi="Santander Text" w:cs="Arial"/>
          <w:szCs w:val="18"/>
          <w:lang w:val="pt-PT"/>
        </w:rPr>
        <w:t xml:space="preserve">. Posteriormente, cruzar o campo </w:t>
      </w:r>
      <w:r w:rsidR="00372979" w:rsidRPr="00864D30">
        <w:rPr>
          <w:rFonts w:ascii="Santander Text" w:hAnsi="Santander Text" w:cs="Arial"/>
          <w:i/>
          <w:szCs w:val="18"/>
          <w:lang w:val="pt-PT"/>
        </w:rPr>
        <w:t>‘ccae’</w:t>
      </w:r>
      <w:r w:rsidR="00372979" w:rsidRPr="00864D30">
        <w:rPr>
          <w:rFonts w:ascii="Santander Text" w:hAnsi="Santander Text" w:cs="Arial"/>
          <w:szCs w:val="18"/>
          <w:lang w:val="pt-PT"/>
        </w:rPr>
        <w:t xml:space="preserve"> com o campo ‘</w:t>
      </w:r>
      <w:r w:rsidR="00372979" w:rsidRPr="00864D30">
        <w:rPr>
          <w:rFonts w:ascii="Santander Text" w:hAnsi="Santander Text" w:cs="Arial"/>
          <w:i/>
          <w:szCs w:val="18"/>
          <w:lang w:val="pt-PT"/>
        </w:rPr>
        <w:t>celemtab’</w:t>
      </w:r>
      <w:r w:rsidR="00372979" w:rsidRPr="00864D30">
        <w:rPr>
          <w:rFonts w:ascii="Santander Text" w:hAnsi="Santander Text" w:cs="Arial"/>
          <w:szCs w:val="18"/>
          <w:lang w:val="pt-PT"/>
        </w:rPr>
        <w:t xml:space="preserve"> da TAT 154 (</w:t>
      </w:r>
      <w:r w:rsidR="003A3001" w:rsidRPr="00864D30">
        <w:rPr>
          <w:rFonts w:ascii="Santander Text" w:hAnsi="Santander Text" w:cs="Arial"/>
          <w:szCs w:val="18"/>
          <w:lang w:val="pt-PT"/>
        </w:rPr>
        <w:t>‘</w:t>
      </w:r>
      <w:r w:rsidR="00372979" w:rsidRPr="00864D30">
        <w:rPr>
          <w:rFonts w:ascii="Santander Text" w:hAnsi="Santander Text" w:cs="Arial"/>
          <w:i/>
          <w:szCs w:val="18"/>
          <w:lang w:val="pt-PT"/>
        </w:rPr>
        <w:t>tayd91c0_cTABELA</w:t>
      </w:r>
      <w:r w:rsidR="003A3001" w:rsidRPr="00864D30">
        <w:rPr>
          <w:rFonts w:ascii="Santander Text" w:hAnsi="Santander Text" w:cs="Arial"/>
          <w:szCs w:val="18"/>
          <w:lang w:val="pt-PT"/>
        </w:rPr>
        <w:t>’</w:t>
      </w:r>
      <w:r w:rsidR="00372979" w:rsidRPr="00864D30">
        <w:rPr>
          <w:rFonts w:ascii="Santander Text" w:hAnsi="Santander Text" w:cs="Arial"/>
          <w:szCs w:val="18"/>
          <w:lang w:val="pt-PT"/>
        </w:rPr>
        <w:t>=’154’) e obter o campo ‘</w:t>
      </w:r>
      <w:r w:rsidR="00372979" w:rsidRPr="00864D30">
        <w:rPr>
          <w:rFonts w:ascii="Santander Text" w:hAnsi="Santander Text" w:cs="Arial"/>
          <w:i/>
          <w:szCs w:val="18"/>
          <w:lang w:val="pt-PT"/>
        </w:rPr>
        <w:t>nelemc06’</w:t>
      </w:r>
      <w:r w:rsidR="00372979" w:rsidRPr="00864D30">
        <w:rPr>
          <w:rFonts w:ascii="Santander Text" w:hAnsi="Santander Text" w:cs="Arial"/>
          <w:szCs w:val="18"/>
          <w:lang w:val="pt-PT"/>
        </w:rPr>
        <w:t xml:space="preserve">. À variável </w:t>
      </w:r>
      <w:r w:rsidR="00F30D3B" w:rsidRPr="00864D30">
        <w:rPr>
          <w:rFonts w:ascii="Santander Text" w:hAnsi="Santander Text" w:cs="Arial"/>
          <w:szCs w:val="18"/>
          <w:lang w:val="pt-PT"/>
        </w:rPr>
        <w:t>‘</w:t>
      </w:r>
      <w:r w:rsidR="00372979" w:rsidRPr="00864D30">
        <w:rPr>
          <w:rFonts w:ascii="Santander Text" w:hAnsi="Santander Text" w:cs="Arial"/>
          <w:i/>
          <w:szCs w:val="18"/>
          <w:lang w:val="pt-PT"/>
        </w:rPr>
        <w:t>cod_nace_esg</w:t>
      </w:r>
      <w:r w:rsidR="00F30D3B" w:rsidRPr="00864D30">
        <w:rPr>
          <w:rFonts w:ascii="Santander Text" w:hAnsi="Santander Text" w:cs="Arial"/>
          <w:i/>
          <w:szCs w:val="18"/>
          <w:lang w:val="pt-PT"/>
        </w:rPr>
        <w:t>’</w:t>
      </w:r>
      <w:r w:rsidR="00372979" w:rsidRPr="00864D30">
        <w:rPr>
          <w:rFonts w:ascii="Santander Text" w:hAnsi="Santander Text" w:cs="Arial"/>
          <w:i/>
          <w:szCs w:val="18"/>
          <w:lang w:val="pt-PT"/>
        </w:rPr>
        <w:t xml:space="preserve"> </w:t>
      </w:r>
      <w:r w:rsidR="00372979" w:rsidRPr="00864D30">
        <w:rPr>
          <w:rFonts w:ascii="Santander Text" w:hAnsi="Santander Text" w:cs="Arial"/>
          <w:szCs w:val="18"/>
          <w:lang w:val="pt-PT"/>
        </w:rPr>
        <w:t xml:space="preserve">devem ser sempre alocados os valores da variável </w:t>
      </w:r>
      <w:r w:rsidR="00372979" w:rsidRPr="00864D30">
        <w:rPr>
          <w:rFonts w:ascii="Santander Text" w:hAnsi="Santander Text" w:cs="Arial"/>
          <w:i/>
          <w:szCs w:val="18"/>
          <w:lang w:val="pt-PT"/>
        </w:rPr>
        <w:t>‘nelemc06’</w:t>
      </w:r>
      <w:r w:rsidR="00372979" w:rsidRPr="00864D30">
        <w:rPr>
          <w:rFonts w:ascii="Santander Text" w:hAnsi="Santander Text" w:cs="Arial"/>
          <w:szCs w:val="18"/>
          <w:lang w:val="pt-PT"/>
        </w:rPr>
        <w:t>, com exceção das seguintes situações:</w:t>
      </w:r>
    </w:p>
    <w:p w14:paraId="47EDF237" w14:textId="4A4F3B09" w:rsidR="008F7EA5" w:rsidRPr="00864D30" w:rsidRDefault="00372979" w:rsidP="008E5B92">
      <w:pPr>
        <w:pStyle w:val="ListParagraph"/>
        <w:numPr>
          <w:ilvl w:val="0"/>
          <w:numId w:val="7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i/>
          <w:szCs w:val="18"/>
          <w:lang w:val="pt-PT"/>
        </w:rPr>
        <w:t>‘ccae’ in (</w:t>
      </w:r>
      <w:r w:rsidR="00C17C3A" w:rsidRPr="00864D30">
        <w:rPr>
          <w:rFonts w:ascii="Santander Text" w:hAnsi="Santander Text" w:cs="Arial"/>
          <w:i/>
          <w:szCs w:val="18"/>
          <w:lang w:val="pt-PT"/>
        </w:rPr>
        <w:t>'</w:t>
      </w:r>
      <w:r w:rsidRPr="00864D30">
        <w:rPr>
          <w:rFonts w:ascii="Santander Text" w:hAnsi="Santander Text" w:cs="Arial"/>
          <w:i/>
          <w:szCs w:val="18"/>
          <w:lang w:val="pt-PT"/>
        </w:rPr>
        <w:t>64211</w:t>
      </w:r>
      <w:r w:rsidR="00C17C3A" w:rsidRPr="00864D30">
        <w:rPr>
          <w:rFonts w:ascii="Santander Text" w:hAnsi="Santander Text" w:cs="Arial"/>
          <w:i/>
          <w:szCs w:val="18"/>
          <w:lang w:val="pt-PT"/>
        </w:rPr>
        <w:t>'</w:t>
      </w:r>
      <w:r w:rsidRPr="00864D30">
        <w:rPr>
          <w:rFonts w:ascii="Santander Text" w:hAnsi="Santander Text" w:cs="Arial"/>
          <w:i/>
          <w:szCs w:val="18"/>
          <w:lang w:val="pt-PT"/>
        </w:rPr>
        <w:t xml:space="preserve">, </w:t>
      </w:r>
      <w:r w:rsidR="00C17C3A" w:rsidRPr="00864D30">
        <w:rPr>
          <w:rFonts w:ascii="Santander Text" w:hAnsi="Santander Text" w:cs="Arial"/>
          <w:i/>
          <w:szCs w:val="18"/>
          <w:lang w:val="pt-PT"/>
        </w:rPr>
        <w:t>'</w:t>
      </w:r>
      <w:r w:rsidRPr="00864D30">
        <w:rPr>
          <w:rFonts w:ascii="Santander Text" w:hAnsi="Santander Text" w:cs="Arial"/>
          <w:i/>
          <w:szCs w:val="18"/>
          <w:lang w:val="pt-PT"/>
        </w:rPr>
        <w:t>64212</w:t>
      </w:r>
      <w:r w:rsidR="00C17C3A" w:rsidRPr="00864D30">
        <w:rPr>
          <w:rFonts w:ascii="Santander Text" w:hAnsi="Santander Text" w:cs="Arial"/>
          <w:i/>
          <w:szCs w:val="18"/>
          <w:lang w:val="pt-PT"/>
        </w:rPr>
        <w:t>'</w:t>
      </w:r>
      <w:r w:rsidRPr="00864D30">
        <w:rPr>
          <w:rFonts w:ascii="Santander Text" w:hAnsi="Santander Text" w:cs="Arial"/>
          <w:i/>
          <w:szCs w:val="18"/>
          <w:lang w:val="pt-PT"/>
        </w:rPr>
        <w:t>)</w:t>
      </w:r>
      <w:r w:rsidRPr="00864D30">
        <w:rPr>
          <w:rFonts w:ascii="Santander Text" w:hAnsi="Santander Text" w:cs="Arial"/>
          <w:szCs w:val="18"/>
          <w:lang w:val="pt-PT"/>
        </w:rPr>
        <w:t xml:space="preserve"> do </w:t>
      </w:r>
      <w:r w:rsidR="00225A21"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zcliente</w:t>
      </w:r>
      <w:r w:rsidR="00225A21" w:rsidRPr="00864D30">
        <w:rPr>
          <w:rFonts w:ascii="Santander Text" w:hAnsi="Santander Text" w:cs="Arial"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(empresas </w:t>
      </w:r>
      <w:r w:rsidRPr="00864D30">
        <w:rPr>
          <w:rFonts w:ascii="Santander Text" w:hAnsi="Santander Text" w:cs="Arial"/>
          <w:i/>
          <w:szCs w:val="18"/>
          <w:lang w:val="pt-PT"/>
        </w:rPr>
        <w:t>holding</w:t>
      </w:r>
      <w:r w:rsidRPr="00864D30">
        <w:rPr>
          <w:rFonts w:ascii="Santander Text" w:hAnsi="Santander Text" w:cs="Arial"/>
          <w:szCs w:val="18"/>
          <w:lang w:val="pt-PT"/>
        </w:rPr>
        <w:t>)</w:t>
      </w:r>
    </w:p>
    <w:p w14:paraId="0E7214A1" w14:textId="5FA61CB8" w:rsidR="008F7EA5" w:rsidRPr="00864D30" w:rsidRDefault="008F7EA5" w:rsidP="008E5B92">
      <w:pPr>
        <w:numPr>
          <w:ilvl w:val="0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Cruzar 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ct084_univ_cli_d</w:t>
      </w:r>
      <w:r w:rsidR="00372979" w:rsidRPr="00864D30">
        <w:rPr>
          <w:rFonts w:ascii="Santander Text" w:hAnsi="Santander Text" w:cs="Arial"/>
          <w:iCs/>
          <w:szCs w:val="18"/>
          <w:lang w:val="pt-PT"/>
        </w:rPr>
        <w:t xml:space="preserve">, filtrada por </w:t>
      </w:r>
      <w:r w:rsidR="00372979" w:rsidRPr="00864D30">
        <w:rPr>
          <w:rFonts w:ascii="Santander Text" w:hAnsi="Santander Text" w:cs="Arial"/>
          <w:i/>
          <w:szCs w:val="18"/>
          <w:lang w:val="pt-PT"/>
        </w:rPr>
        <w:t>‘ccae’ in (‘64211’, ‘64212’</w:t>
      </w:r>
      <w:r w:rsidR="00194216" w:rsidRPr="00864D30">
        <w:rPr>
          <w:rFonts w:ascii="Santander Text" w:hAnsi="Santander Text" w:cs="Arial"/>
          <w:i/>
          <w:szCs w:val="18"/>
          <w:lang w:val="pt-PT"/>
        </w:rPr>
        <w:t>)</w:t>
      </w:r>
      <w:r w:rsidR="00372979" w:rsidRPr="00864D30">
        <w:rPr>
          <w:rFonts w:ascii="Santander Text" w:hAnsi="Santander Text" w:cs="Arial"/>
          <w:i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 xml:space="preserve">com 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ct088_univ_gcl_d</w:t>
      </w:r>
      <w:r w:rsidRPr="00864D30">
        <w:rPr>
          <w:rFonts w:ascii="Santander Text" w:hAnsi="Santander Text" w:cs="Arial"/>
          <w:szCs w:val="18"/>
          <w:lang w:val="pt-PT"/>
        </w:rPr>
        <w:t xml:space="preserve"> por </w:t>
      </w:r>
      <w:r w:rsidR="00225A21"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zcliente</w:t>
      </w:r>
      <w:r w:rsidR="00225A21"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, </w:t>
      </w:r>
      <w:r w:rsidRPr="00864D30">
        <w:rPr>
          <w:rFonts w:ascii="Santander Text" w:hAnsi="Santander Text" w:cs="Arial"/>
          <w:szCs w:val="18"/>
          <w:lang w:val="pt-PT"/>
        </w:rPr>
        <w:t xml:space="preserve">de forma a obter o campo </w:t>
      </w:r>
      <w:r w:rsidR="00225A21"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zgrupo</w:t>
      </w:r>
      <w:r w:rsidR="00225A21"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(representa o grupo associado ao cliente);</w:t>
      </w:r>
    </w:p>
    <w:p w14:paraId="498E2680" w14:textId="02A8AB7E" w:rsidR="008F7EA5" w:rsidRPr="00864D30" w:rsidRDefault="008F7EA5" w:rsidP="008E5B92">
      <w:pPr>
        <w:numPr>
          <w:ilvl w:val="0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Cruzar o resultado obtido novamente com 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ct088_univ_gcl_d</w:t>
      </w:r>
      <w:r w:rsidRPr="00864D30">
        <w:rPr>
          <w:rFonts w:ascii="Santander Text" w:hAnsi="Santander Text" w:cs="Arial"/>
          <w:szCs w:val="18"/>
          <w:lang w:val="pt-PT"/>
        </w:rPr>
        <w:t xml:space="preserve"> filtrada pelo campo </w:t>
      </w:r>
      <w:r w:rsidR="00225A21"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tipo_relacao</w:t>
      </w:r>
      <w:r w:rsidR="00225A21"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= ‘</w:t>
      </w:r>
      <w:r w:rsidR="00D13769" w:rsidRPr="00864D30">
        <w:rPr>
          <w:rFonts w:ascii="Santander Text" w:hAnsi="Santander Text" w:cs="Arial"/>
          <w:szCs w:val="18"/>
          <w:lang w:val="pt-PT"/>
        </w:rPr>
        <w:t>CONTROLO</w:t>
      </w:r>
      <w:r w:rsidRPr="00864D30">
        <w:rPr>
          <w:rFonts w:ascii="Santander Text" w:hAnsi="Santander Text" w:cs="Arial"/>
          <w:szCs w:val="18"/>
          <w:lang w:val="pt-PT"/>
        </w:rPr>
        <w:t xml:space="preserve">’, por </w:t>
      </w:r>
      <w:r w:rsidR="00225A21"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zgrupo</w:t>
      </w:r>
      <w:r w:rsidR="00225A21"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>, obtendo a listagem de clientes associados;</w:t>
      </w:r>
    </w:p>
    <w:p w14:paraId="6D67D750" w14:textId="62D0A8EA" w:rsidR="008F7EA5" w:rsidRPr="00864D30" w:rsidRDefault="008F7EA5" w:rsidP="008E5B92">
      <w:pPr>
        <w:numPr>
          <w:ilvl w:val="0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Cruzar o resultado obtido no passo anterior com a tabela </w:t>
      </w:r>
      <w:r w:rsidRPr="00864D30">
        <w:rPr>
          <w:rFonts w:ascii="Santander Text" w:hAnsi="Santander Text" w:cs="Arial"/>
          <w:i/>
          <w:szCs w:val="18"/>
          <w:lang w:val="pt-PT"/>
        </w:rPr>
        <w:t>fr004_cto</w:t>
      </w:r>
      <w:r w:rsidRPr="00864D30">
        <w:rPr>
          <w:rFonts w:ascii="Santander Text" w:hAnsi="Santander Text" w:cs="Arial"/>
          <w:szCs w:val="18"/>
          <w:lang w:val="pt-PT"/>
        </w:rPr>
        <w:t xml:space="preserve"> por </w:t>
      </w:r>
      <w:r w:rsidR="00225A21"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zcliente</w:t>
      </w:r>
      <w:r w:rsidR="00225A21"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e somar a variável </w:t>
      </w:r>
      <w:r w:rsidR="00225A21"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valor_bruto_on_a</w:t>
      </w:r>
      <w:r w:rsidR="00225A21" w:rsidRPr="00864D30">
        <w:rPr>
          <w:rFonts w:ascii="Santander Text" w:hAnsi="Santander Text" w:cs="Arial"/>
          <w:i/>
          <w:szCs w:val="18"/>
          <w:lang w:val="pt-PT"/>
        </w:rPr>
        <w:t>’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 xml:space="preserve">por </w:t>
      </w:r>
      <w:r w:rsidR="00225A21"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zcliente</w:t>
      </w:r>
      <w:r w:rsidR="00225A21"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="00372979" w:rsidRPr="00864D30">
        <w:rPr>
          <w:rFonts w:ascii="Santander Text" w:hAnsi="Santander Text" w:cs="Arial"/>
          <w:szCs w:val="18"/>
          <w:lang w:val="pt-PT"/>
        </w:rPr>
        <w:t xml:space="preserve">. Para obtenção do </w:t>
      </w:r>
      <w:r w:rsidR="00225A21" w:rsidRPr="00864D30">
        <w:rPr>
          <w:rFonts w:ascii="Santander Text" w:hAnsi="Santander Text" w:cs="Arial"/>
          <w:szCs w:val="18"/>
          <w:lang w:val="pt-PT"/>
        </w:rPr>
        <w:t>‘</w:t>
      </w:r>
      <w:r w:rsidR="00372979" w:rsidRPr="00864D30">
        <w:rPr>
          <w:rFonts w:ascii="Santander Text" w:hAnsi="Santander Text" w:cs="Arial"/>
          <w:i/>
          <w:szCs w:val="18"/>
          <w:lang w:val="pt-PT"/>
        </w:rPr>
        <w:t>valor_bruto_on_a</w:t>
      </w:r>
      <w:r w:rsidR="00225A21" w:rsidRPr="00864D30">
        <w:rPr>
          <w:rFonts w:ascii="Santander Text" w:hAnsi="Santander Text" w:cs="Arial"/>
          <w:i/>
          <w:szCs w:val="18"/>
          <w:lang w:val="pt-PT"/>
        </w:rPr>
        <w:t>’</w:t>
      </w:r>
      <w:r w:rsidR="00372979" w:rsidRPr="00864D30">
        <w:rPr>
          <w:rFonts w:ascii="Santander Text" w:hAnsi="Santander Text" w:cs="Arial"/>
          <w:szCs w:val="18"/>
          <w:lang w:val="pt-PT"/>
        </w:rPr>
        <w:t xml:space="preserve"> deve ser realizado o seguinte tratamento NVL((-1*VALOR_BRUTO_ON_A),0)</w:t>
      </w:r>
      <w:r w:rsidR="0044374A" w:rsidRPr="00864D30">
        <w:rPr>
          <w:rFonts w:ascii="Santander Text" w:hAnsi="Santander Text" w:cs="Arial"/>
          <w:szCs w:val="18"/>
          <w:lang w:val="pt-PT"/>
        </w:rPr>
        <w:t xml:space="preserve">. </w:t>
      </w:r>
      <w:r w:rsidR="0044374A" w:rsidRPr="00864D30">
        <w:rPr>
          <w:rFonts w:ascii="Santander Text" w:hAnsi="Santander Text" w:cs="Arial"/>
          <w:lang w:val="pt-PT"/>
        </w:rPr>
        <w:t>Só deverão ser considerados os valores positivos do ‘</w:t>
      </w:r>
      <w:r w:rsidR="0044374A" w:rsidRPr="00864D30">
        <w:rPr>
          <w:rFonts w:ascii="Santander Text" w:hAnsi="Santander Text" w:cs="Arial"/>
          <w:i/>
          <w:lang w:val="pt-PT"/>
        </w:rPr>
        <w:t>valor_bruto_on_a’</w:t>
      </w:r>
      <w:r w:rsidR="0044374A" w:rsidRPr="00864D30">
        <w:rPr>
          <w:rFonts w:ascii="Santander Text" w:hAnsi="Santander Text" w:cs="Arial"/>
          <w:lang w:val="pt-PT"/>
        </w:rPr>
        <w:t xml:space="preserve"> após tratamento</w:t>
      </w:r>
      <w:r w:rsidR="00F30D3B" w:rsidRPr="00864D30">
        <w:rPr>
          <w:rFonts w:ascii="Santander Text" w:hAnsi="Santander Text" w:cs="Arial"/>
          <w:szCs w:val="18"/>
          <w:lang w:val="pt-PT"/>
        </w:rPr>
        <w:t>;</w:t>
      </w:r>
    </w:p>
    <w:p w14:paraId="43BBF799" w14:textId="35CDF97D" w:rsidR="008F7EA5" w:rsidRPr="00864D30" w:rsidRDefault="008F7EA5" w:rsidP="008E5B92">
      <w:pPr>
        <w:numPr>
          <w:ilvl w:val="0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O </w:t>
      </w:r>
      <w:r w:rsidR="00225A21"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nace_code</w:t>
      </w:r>
      <w:r w:rsidR="00225A21" w:rsidRPr="00864D30">
        <w:rPr>
          <w:rFonts w:ascii="Santander Text" w:hAnsi="Santander Text" w:cs="Arial"/>
          <w:i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a atribuir </w:t>
      </w:r>
      <w:r w:rsidR="00194216" w:rsidRPr="00864D30">
        <w:rPr>
          <w:rFonts w:ascii="Santander Text" w:hAnsi="Santander Text" w:cs="Arial"/>
          <w:szCs w:val="18"/>
          <w:lang w:val="pt-PT"/>
        </w:rPr>
        <w:t>(obtido através do campo ‘</w:t>
      </w:r>
      <w:r w:rsidR="00194216" w:rsidRPr="00864D30">
        <w:rPr>
          <w:rFonts w:ascii="Santander Text" w:hAnsi="Santander Text" w:cs="Arial"/>
          <w:i/>
          <w:szCs w:val="18"/>
          <w:lang w:val="pt-PT"/>
        </w:rPr>
        <w:t>nelemc06’</w:t>
      </w:r>
      <w:r w:rsidR="00194216" w:rsidRPr="00864D30">
        <w:rPr>
          <w:rFonts w:ascii="Santander Text" w:hAnsi="Santander Text" w:cs="Arial"/>
          <w:szCs w:val="18"/>
          <w:lang w:val="pt-PT"/>
        </w:rPr>
        <w:t xml:space="preserve">) </w:t>
      </w:r>
      <w:r w:rsidRPr="00864D30">
        <w:rPr>
          <w:rFonts w:ascii="Santander Text" w:hAnsi="Santander Text" w:cs="Arial"/>
          <w:szCs w:val="18"/>
          <w:lang w:val="pt-PT"/>
        </w:rPr>
        <w:t xml:space="preserve">será o do </w:t>
      </w:r>
      <w:r w:rsidR="00225A21"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zcliente</w:t>
      </w:r>
      <w:r w:rsidR="00225A21"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com maior </w:t>
      </w:r>
      <w:r w:rsidR="00225A21" w:rsidRPr="00864D30">
        <w:rPr>
          <w:rFonts w:ascii="Santander Text" w:hAnsi="Santander Text" w:cs="Arial"/>
          <w:szCs w:val="18"/>
          <w:lang w:val="pt-PT"/>
        </w:rPr>
        <w:t>‘</w:t>
      </w:r>
      <w:r w:rsidR="00194216" w:rsidRPr="00864D30">
        <w:rPr>
          <w:rFonts w:ascii="Santander Text" w:hAnsi="Santander Text" w:cs="Arial"/>
          <w:i/>
          <w:szCs w:val="18"/>
          <w:lang w:val="pt-PT"/>
        </w:rPr>
        <w:t>valor_bruto_on_a</w:t>
      </w:r>
      <w:r w:rsidR="00225A21" w:rsidRPr="00864D30">
        <w:rPr>
          <w:rFonts w:ascii="Santander Text" w:hAnsi="Santander Text" w:cs="Arial"/>
          <w:i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, desconsiderando os </w:t>
      </w:r>
      <w:r w:rsidR="00225A21"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zclientes</w:t>
      </w:r>
      <w:r w:rsidR="00225A21" w:rsidRPr="00864D30">
        <w:rPr>
          <w:rFonts w:ascii="Santander Text" w:hAnsi="Santander Text" w:cs="Arial"/>
          <w:i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cujo </w:t>
      </w:r>
      <w:r w:rsidR="00194216" w:rsidRPr="00864D30">
        <w:rPr>
          <w:rFonts w:ascii="Santander Text" w:hAnsi="Santander Text" w:cs="Arial"/>
          <w:szCs w:val="18"/>
          <w:lang w:val="pt-PT"/>
        </w:rPr>
        <w:t>trim(</w:t>
      </w:r>
      <w:r w:rsidR="00194216" w:rsidRPr="00864D30">
        <w:rPr>
          <w:rFonts w:ascii="Santander Text" w:hAnsi="Santander Text" w:cs="Arial"/>
          <w:i/>
          <w:szCs w:val="18"/>
          <w:lang w:val="pt-PT"/>
        </w:rPr>
        <w:t>‘ccae’) in (‘64211’, ‘64212’,’’,’#’)</w:t>
      </w:r>
      <w:r w:rsidRPr="00864D30">
        <w:rPr>
          <w:rFonts w:ascii="Santander Text" w:hAnsi="Santander Text" w:cs="Arial"/>
          <w:szCs w:val="18"/>
          <w:lang w:val="pt-PT"/>
        </w:rPr>
        <w:t xml:space="preserve">. </w:t>
      </w:r>
    </w:p>
    <w:p w14:paraId="1D1672D7" w14:textId="79ED007B" w:rsidR="008F7EA5" w:rsidRPr="00864D30" w:rsidRDefault="008F7EA5" w:rsidP="008E5B92">
      <w:pPr>
        <w:numPr>
          <w:ilvl w:val="1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Caso dois </w:t>
      </w:r>
      <w:r w:rsidR="00225A21"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zclientes</w:t>
      </w:r>
      <w:r w:rsidR="00225A21" w:rsidRPr="00864D30">
        <w:rPr>
          <w:rFonts w:ascii="Santander Text" w:hAnsi="Santander Text" w:cs="Arial"/>
          <w:i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tenham o mesmo </w:t>
      </w:r>
      <w:r w:rsidRPr="00864D30">
        <w:rPr>
          <w:rFonts w:ascii="Santander Text" w:hAnsi="Santander Text" w:cs="Arial"/>
          <w:color w:val="000000" w:themeColor="text1"/>
          <w:szCs w:val="18"/>
          <w:lang w:val="pt-PT"/>
        </w:rPr>
        <w:t>saldo (</w:t>
      </w:r>
      <w:r w:rsidR="00225A21" w:rsidRPr="00864D30">
        <w:rPr>
          <w:rFonts w:ascii="Santander Text" w:hAnsi="Santander Text" w:cs="Arial"/>
          <w:color w:val="000000" w:themeColor="text1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color w:val="000000" w:themeColor="text1"/>
          <w:szCs w:val="18"/>
          <w:lang w:val="pt-PT"/>
        </w:rPr>
        <w:t>valor_bruto_on_a</w:t>
      </w:r>
      <w:r w:rsidR="00225A21" w:rsidRPr="00864D30">
        <w:rPr>
          <w:rFonts w:ascii="Santander Text" w:hAnsi="Santander Text" w:cs="Arial"/>
          <w:i/>
          <w:color w:val="000000" w:themeColor="text1"/>
          <w:szCs w:val="18"/>
          <w:lang w:val="pt-PT"/>
        </w:rPr>
        <w:t>’</w:t>
      </w:r>
      <w:r w:rsidRPr="00864D30">
        <w:rPr>
          <w:rFonts w:ascii="Santander Text" w:hAnsi="Santander Text" w:cs="Arial"/>
          <w:color w:val="000000" w:themeColor="text1"/>
          <w:szCs w:val="18"/>
          <w:lang w:val="pt-PT"/>
        </w:rPr>
        <w:t>)</w:t>
      </w:r>
      <w:r w:rsidR="00194216" w:rsidRPr="00864D30">
        <w:rPr>
          <w:rFonts w:ascii="Santander Text" w:hAnsi="Santander Text" w:cs="Arial"/>
          <w:color w:val="000000" w:themeColor="text1"/>
          <w:szCs w:val="18"/>
          <w:lang w:val="pt-PT"/>
        </w:rPr>
        <w:t xml:space="preserve"> </w:t>
      </w:r>
      <w:r w:rsidR="00194216" w:rsidRPr="00864D30">
        <w:rPr>
          <w:rFonts w:ascii="Santander Text" w:hAnsi="Santander Text" w:cs="Arial"/>
          <w:szCs w:val="18"/>
          <w:lang w:val="pt-PT"/>
        </w:rPr>
        <w:t>deve-se atribuir o max(</w:t>
      </w:r>
      <w:r w:rsidR="00194216" w:rsidRPr="00864D30">
        <w:rPr>
          <w:rFonts w:ascii="Santander Text" w:hAnsi="Santander Text" w:cs="Arial"/>
          <w:i/>
          <w:szCs w:val="18"/>
          <w:lang w:val="pt-PT"/>
        </w:rPr>
        <w:t>nelemc06</w:t>
      </w:r>
      <w:r w:rsidR="00194216" w:rsidRPr="00864D30">
        <w:rPr>
          <w:rFonts w:ascii="Santander Text" w:hAnsi="Santander Text" w:cs="Arial"/>
          <w:szCs w:val="18"/>
          <w:lang w:val="pt-PT"/>
        </w:rPr>
        <w:t>)</w:t>
      </w:r>
      <w:r w:rsidR="00225A21" w:rsidRPr="00864D30">
        <w:rPr>
          <w:rFonts w:ascii="Santander Text" w:hAnsi="Santander Text" w:cs="Arial"/>
          <w:szCs w:val="18"/>
          <w:lang w:val="pt-PT"/>
        </w:rPr>
        <w:t>;</w:t>
      </w:r>
    </w:p>
    <w:p w14:paraId="136D01BB" w14:textId="5C917F65" w:rsidR="0064280C" w:rsidRPr="00864D30" w:rsidRDefault="008F7EA5" w:rsidP="008E5B92">
      <w:pPr>
        <w:numPr>
          <w:ilvl w:val="1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No caso de existirem </w:t>
      </w:r>
      <w:r w:rsidRPr="00864D30">
        <w:rPr>
          <w:rFonts w:ascii="Santander Text" w:hAnsi="Santander Text" w:cs="Arial"/>
          <w:i/>
          <w:szCs w:val="18"/>
          <w:lang w:val="pt-PT"/>
        </w:rPr>
        <w:t>holdings</w:t>
      </w:r>
      <w:r w:rsidRPr="00864D30">
        <w:rPr>
          <w:rFonts w:ascii="Santander Text" w:hAnsi="Santander Text" w:cs="Arial"/>
          <w:szCs w:val="18"/>
          <w:lang w:val="pt-PT"/>
        </w:rPr>
        <w:t xml:space="preserve"> que tenham todas as suas subsidiárias sem exposição, dever-se-á manter o </w:t>
      </w:r>
      <w:r w:rsidR="00225A21" w:rsidRPr="00864D30">
        <w:rPr>
          <w:rFonts w:ascii="Santander Text" w:hAnsi="Santander Text" w:cs="Arial"/>
          <w:szCs w:val="18"/>
          <w:lang w:val="pt-PT"/>
        </w:rPr>
        <w:t>‘</w:t>
      </w:r>
      <w:r w:rsidR="00194216" w:rsidRPr="00864D30">
        <w:rPr>
          <w:rFonts w:ascii="Santander Text" w:hAnsi="Santander Text" w:cs="Arial"/>
          <w:i/>
          <w:szCs w:val="18"/>
          <w:lang w:val="pt-PT"/>
        </w:rPr>
        <w:t>nelemc06</w:t>
      </w:r>
      <w:r w:rsidR="00225A21" w:rsidRPr="00864D30">
        <w:rPr>
          <w:rFonts w:ascii="Santander Text" w:hAnsi="Santander Text" w:cs="Arial"/>
          <w:i/>
          <w:szCs w:val="18"/>
          <w:lang w:val="pt-PT"/>
        </w:rPr>
        <w:t xml:space="preserve">’ </w:t>
      </w:r>
      <w:r w:rsidR="00225A21" w:rsidRPr="00864D30">
        <w:rPr>
          <w:rFonts w:ascii="Santander Text" w:hAnsi="Santander Text" w:cs="Arial"/>
          <w:szCs w:val="18"/>
          <w:lang w:val="pt-PT"/>
        </w:rPr>
        <w:t>das</w:t>
      </w:r>
      <w:r w:rsidRPr="00864D30">
        <w:rPr>
          <w:rFonts w:ascii="Santander Text" w:hAnsi="Santander Text" w:cs="Arial"/>
          <w:szCs w:val="18"/>
          <w:lang w:val="pt-PT"/>
        </w:rPr>
        <w:t xml:space="preserve"> holdings. </w:t>
      </w:r>
    </w:p>
    <w:p w14:paraId="54D121ED" w14:textId="77777777" w:rsidR="00E67C93" w:rsidRPr="00864D30" w:rsidRDefault="00E67C93" w:rsidP="007E3521">
      <w:pPr>
        <w:spacing w:after="0" w:line="360" w:lineRule="auto"/>
        <w:ind w:left="2496"/>
        <w:contextualSpacing/>
        <w:jc w:val="both"/>
        <w:rPr>
          <w:rFonts w:ascii="Santander Text" w:hAnsi="Santander Text" w:cs="Arial"/>
          <w:szCs w:val="18"/>
          <w:lang w:val="pt-PT"/>
        </w:rPr>
      </w:pPr>
    </w:p>
    <w:p w14:paraId="39A218AF" w14:textId="17690BB2" w:rsidR="002E7F27" w:rsidRPr="00864D30" w:rsidRDefault="002E7F27" w:rsidP="008E5B92">
      <w:pPr>
        <w:pStyle w:val="ListParagraph"/>
        <w:numPr>
          <w:ilvl w:val="0"/>
          <w:numId w:val="79"/>
        </w:numPr>
        <w:spacing w:line="360" w:lineRule="auto"/>
        <w:jc w:val="both"/>
        <w:rPr>
          <w:rFonts w:ascii="Santander Text" w:hAnsi="Santander Text" w:cs="Arial"/>
          <w:szCs w:val="18"/>
        </w:rPr>
      </w:pPr>
      <w:r w:rsidRPr="00864D30">
        <w:rPr>
          <w:rFonts w:ascii="Santander Text" w:hAnsi="Santander Text" w:cs="Arial"/>
        </w:rPr>
        <w:t>SPVs (</w:t>
      </w:r>
      <w:r w:rsidR="00225A21" w:rsidRPr="00864D30">
        <w:rPr>
          <w:rFonts w:ascii="Santander Text" w:hAnsi="Santander Text" w:cs="Arial"/>
        </w:rPr>
        <w:t>‘</w:t>
      </w:r>
      <w:r w:rsidRPr="00864D30">
        <w:rPr>
          <w:rFonts w:ascii="Santander Text" w:hAnsi="Santander Text" w:cs="Arial"/>
          <w:i/>
          <w:iCs/>
          <w:szCs w:val="18"/>
        </w:rPr>
        <w:t>flag_project_finance</w:t>
      </w:r>
      <w:r w:rsidR="00225A21" w:rsidRPr="00864D30">
        <w:rPr>
          <w:rFonts w:ascii="Santander Text" w:hAnsi="Santander Text" w:cs="Arial"/>
          <w:i/>
          <w:iCs/>
          <w:szCs w:val="18"/>
        </w:rPr>
        <w:t>’</w:t>
      </w:r>
      <w:r w:rsidRPr="00864D30">
        <w:rPr>
          <w:rFonts w:ascii="Santander Text" w:hAnsi="Santander Text" w:cs="Arial"/>
          <w:i/>
          <w:iCs/>
          <w:szCs w:val="18"/>
        </w:rPr>
        <w:t xml:space="preserve"> = ‘1’)</w:t>
      </w:r>
    </w:p>
    <w:p w14:paraId="65F73017" w14:textId="6141B4DF" w:rsidR="0064280C" w:rsidRPr="00864D30" w:rsidRDefault="002E7F27" w:rsidP="008E5B92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Cruzar a tabela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ct084_univ_cli_d com a tabela </w:t>
      </w:r>
      <w:r w:rsidRPr="00864D30">
        <w:rPr>
          <w:rFonts w:ascii="Santander Text" w:hAnsi="Santander Text" w:cs="Arial"/>
          <w:i/>
          <w:szCs w:val="18"/>
          <w:lang w:val="pt-PT"/>
        </w:rPr>
        <w:t xml:space="preserve">ct004_univ_cto </w:t>
      </w:r>
      <w:r w:rsidRPr="00864D30">
        <w:rPr>
          <w:rFonts w:ascii="Santander Text" w:hAnsi="Santander Text" w:cs="Arial"/>
          <w:szCs w:val="18"/>
          <w:lang w:val="pt-PT"/>
        </w:rPr>
        <w:t>através do campo ‘</w:t>
      </w:r>
      <w:r w:rsidRPr="00864D30">
        <w:rPr>
          <w:rFonts w:ascii="Santander Text" w:hAnsi="Santander Text" w:cs="Arial"/>
          <w:i/>
          <w:szCs w:val="18"/>
          <w:lang w:val="pt-PT"/>
        </w:rPr>
        <w:t>zcliente</w:t>
      </w:r>
      <w:r w:rsidRPr="00864D30">
        <w:rPr>
          <w:rFonts w:ascii="Santander Text" w:hAnsi="Santander Text" w:cs="Arial"/>
          <w:szCs w:val="18"/>
          <w:lang w:val="pt-PT"/>
        </w:rPr>
        <w:t>’,</w:t>
      </w:r>
      <w:r w:rsidR="0064280C" w:rsidRPr="00864D30">
        <w:rPr>
          <w:rFonts w:ascii="Santander Text" w:hAnsi="Santander Text" w:cs="Arial"/>
          <w:szCs w:val="18"/>
          <w:lang w:val="pt-PT"/>
        </w:rPr>
        <w:t xml:space="preserve"> filtrada</w:t>
      </w:r>
      <w:r w:rsidRPr="00864D30">
        <w:rPr>
          <w:rFonts w:ascii="Santander Text" w:hAnsi="Santander Text" w:cs="Arial"/>
          <w:szCs w:val="18"/>
          <w:lang w:val="pt-PT"/>
        </w:rPr>
        <w:t xml:space="preserve"> por ‘</w:t>
      </w:r>
      <w:r w:rsidRPr="00864D30">
        <w:rPr>
          <w:rFonts w:ascii="Santander Text" w:hAnsi="Santander Text" w:cs="Arial"/>
          <w:i/>
          <w:szCs w:val="18"/>
          <w:lang w:val="pt-PT"/>
        </w:rPr>
        <w:t>flag_project_finance’</w:t>
      </w:r>
      <w:r w:rsidR="0064280C" w:rsidRPr="00864D30">
        <w:rPr>
          <w:rFonts w:ascii="Santander Text" w:hAnsi="Santander Text" w:cs="Arial"/>
          <w:szCs w:val="18"/>
          <w:lang w:val="pt-PT"/>
        </w:rPr>
        <w:t xml:space="preserve"> = ’1’</w:t>
      </w:r>
      <w:r w:rsidR="00225A21" w:rsidRPr="00864D30">
        <w:rPr>
          <w:rFonts w:ascii="Santander Text" w:hAnsi="Santander Text" w:cs="Arial"/>
          <w:szCs w:val="18"/>
          <w:lang w:val="pt-PT"/>
        </w:rPr>
        <w:t>;</w:t>
      </w:r>
    </w:p>
    <w:p w14:paraId="7D7A0E81" w14:textId="07687883" w:rsidR="0064280C" w:rsidRPr="00864D30" w:rsidRDefault="0064280C" w:rsidP="008E5B92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lang w:val="pt-PT"/>
        </w:rPr>
        <w:t>Posteriormente, efetuar o cruzamento dos ‘</w:t>
      </w:r>
      <w:r w:rsidRPr="00864D30">
        <w:rPr>
          <w:rFonts w:ascii="Santander Text" w:hAnsi="Santander Text" w:cs="Arial"/>
          <w:i/>
          <w:lang w:val="pt-PT"/>
        </w:rPr>
        <w:t>zcliente’</w:t>
      </w:r>
      <w:r w:rsidRPr="00864D30">
        <w:rPr>
          <w:rFonts w:ascii="Santander Text" w:hAnsi="Santander Text" w:cs="Arial"/>
          <w:lang w:val="pt-PT"/>
        </w:rPr>
        <w:t xml:space="preserve"> obtidos no ponto anterior com o campo ‘</w:t>
      </w:r>
      <w:r w:rsidRPr="00864D30">
        <w:rPr>
          <w:rFonts w:ascii="Santander Text" w:hAnsi="Santander Text" w:cs="Arial"/>
          <w:i/>
          <w:lang w:val="pt-PT"/>
        </w:rPr>
        <w:t>zcliente’</w:t>
      </w:r>
      <w:r w:rsidRPr="00864D30">
        <w:rPr>
          <w:rFonts w:ascii="Santander Text" w:hAnsi="Santander Text" w:cs="Arial"/>
          <w:lang w:val="pt-PT"/>
        </w:rPr>
        <w:t xml:space="preserve"> da tabela </w:t>
      </w:r>
      <w:r w:rsidRPr="00864D30">
        <w:rPr>
          <w:rFonts w:ascii="Santander Text" w:hAnsi="Santander Text" w:cs="Arial"/>
          <w:i/>
          <w:iCs/>
          <w:lang w:val="pt-PT"/>
        </w:rPr>
        <w:t>ct088_univ_gcl_d</w:t>
      </w:r>
      <w:r w:rsidRPr="00864D30">
        <w:rPr>
          <w:rFonts w:ascii="Santander Text" w:hAnsi="Santander Text" w:cs="Arial"/>
          <w:iCs/>
          <w:lang w:val="pt-PT"/>
        </w:rPr>
        <w:t>,</w:t>
      </w:r>
      <w:r w:rsidRPr="00864D30">
        <w:rPr>
          <w:rFonts w:ascii="Santander Text" w:hAnsi="Santander Text" w:cs="Arial"/>
          <w:lang w:val="pt-PT"/>
        </w:rPr>
        <w:t xml:space="preserve"> filtrada por </w:t>
      </w:r>
      <w:r w:rsidR="00225A21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tipo_relacao</w:t>
      </w:r>
      <w:r w:rsidR="00225A21" w:rsidRPr="00864D30">
        <w:rPr>
          <w:rFonts w:ascii="Santander Text" w:hAnsi="Santander Text" w:cs="Arial"/>
          <w:i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 xml:space="preserve"> = 'CONTROLO', para obter o ‘</w:t>
      </w:r>
      <w:r w:rsidRPr="00864D30">
        <w:rPr>
          <w:rFonts w:ascii="Santander Text" w:hAnsi="Santander Text" w:cs="Arial"/>
          <w:i/>
          <w:lang w:val="pt-PT"/>
        </w:rPr>
        <w:t>zgrupo’</w:t>
      </w:r>
      <w:r w:rsidR="00225A21" w:rsidRPr="00864D30">
        <w:rPr>
          <w:rFonts w:ascii="Santander Text" w:hAnsi="Santander Text" w:cs="Arial"/>
          <w:lang w:val="pt-PT"/>
        </w:rPr>
        <w:t>;</w:t>
      </w:r>
    </w:p>
    <w:p w14:paraId="2D516A99" w14:textId="66E05076" w:rsidR="0064280C" w:rsidRPr="00864D30" w:rsidRDefault="0064280C" w:rsidP="008E5B92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Cruzar o ‘</w:t>
      </w:r>
      <w:r w:rsidRPr="00864D30">
        <w:rPr>
          <w:rFonts w:ascii="Santander Text" w:hAnsi="Santander Text" w:cs="Arial"/>
          <w:i/>
          <w:szCs w:val="18"/>
          <w:lang w:val="pt-PT"/>
        </w:rPr>
        <w:t>zgrupo’</w:t>
      </w:r>
      <w:r w:rsidRPr="00864D30">
        <w:rPr>
          <w:rFonts w:ascii="Santander Text" w:hAnsi="Santander Text" w:cs="Arial"/>
          <w:szCs w:val="18"/>
          <w:lang w:val="pt-PT"/>
        </w:rPr>
        <w:t xml:space="preserve"> obtido no ponto anterior com o campo ‘</w:t>
      </w:r>
      <w:r w:rsidRPr="00864D30">
        <w:rPr>
          <w:rFonts w:ascii="Santander Text" w:hAnsi="Santander Text" w:cs="Arial"/>
          <w:i/>
          <w:szCs w:val="18"/>
          <w:lang w:val="pt-PT"/>
        </w:rPr>
        <w:t>zgrupo’</w:t>
      </w:r>
      <w:r w:rsidRPr="00864D30">
        <w:rPr>
          <w:rFonts w:ascii="Santander Text" w:hAnsi="Santander Text" w:cs="Arial"/>
          <w:szCs w:val="18"/>
          <w:lang w:val="pt-PT"/>
        </w:rPr>
        <w:t xml:space="preserve"> 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ct087_univ_gec_d</w:t>
      </w:r>
      <w:r w:rsidRPr="00864D30">
        <w:rPr>
          <w:rFonts w:ascii="Santander Text" w:hAnsi="Santander Text" w:cs="Arial"/>
          <w:szCs w:val="18"/>
          <w:lang w:val="pt-PT"/>
        </w:rPr>
        <w:t xml:space="preserve"> , e obter o ‘</w:t>
      </w:r>
      <w:r w:rsidRPr="00864D30">
        <w:rPr>
          <w:rFonts w:ascii="Santander Text" w:hAnsi="Santander Text" w:cs="Arial"/>
          <w:i/>
          <w:szCs w:val="18"/>
          <w:lang w:val="pt-PT"/>
        </w:rPr>
        <w:t>zcliente_princ’</w:t>
      </w:r>
      <w:r w:rsidRPr="00864D30">
        <w:rPr>
          <w:rFonts w:ascii="Santander Text" w:hAnsi="Santander Text" w:cs="Arial"/>
          <w:szCs w:val="18"/>
          <w:lang w:val="pt-PT"/>
        </w:rPr>
        <w:t xml:space="preserve"> (</w:t>
      </w:r>
      <w:r w:rsidR="00540F56" w:rsidRPr="00864D30">
        <w:rPr>
          <w:rFonts w:ascii="Santander Text" w:hAnsi="Santander Text" w:cs="Arial"/>
          <w:iCs/>
          <w:szCs w:val="18"/>
          <w:lang w:val="pt-PT"/>
        </w:rPr>
        <w:t>considerar o valor da</w:t>
      </w:r>
      <w:r w:rsidR="00540F56" w:rsidRPr="00864D30">
        <w:rPr>
          <w:rFonts w:ascii="Santander Text" w:hAnsi="Santander Text" w:cs="Arial"/>
          <w:i/>
          <w:iCs/>
          <w:szCs w:val="18"/>
          <w:lang w:val="pt-PT"/>
        </w:rPr>
        <w:t xml:space="preserve"> ‘ref_date’ </w:t>
      </w:r>
      <w:r w:rsidR="00540F56" w:rsidRPr="00864D30">
        <w:rPr>
          <w:rFonts w:ascii="Santander Text" w:hAnsi="Santander Text" w:cs="Arial"/>
          <w:iCs/>
          <w:szCs w:val="18"/>
          <w:lang w:val="pt-PT"/>
        </w:rPr>
        <w:t>mais recente para a qual o campo está preenchido, desde que anterior ou igual à data de referência</w:t>
      </w:r>
      <w:r w:rsidR="00540F56" w:rsidRPr="00864D30" w:rsidDel="00540F56">
        <w:rPr>
          <w:rFonts w:ascii="Santander Text" w:hAnsi="Santander Text" w:cs="Arial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)</w:t>
      </w:r>
      <w:r w:rsidR="00225A21" w:rsidRPr="00864D30">
        <w:rPr>
          <w:rFonts w:ascii="Santander Text" w:hAnsi="Santander Text" w:cs="Arial"/>
          <w:sz w:val="20"/>
          <w:szCs w:val="20"/>
          <w:lang w:val="pt-PT"/>
        </w:rPr>
        <w:t>;</w:t>
      </w:r>
    </w:p>
    <w:p w14:paraId="65F9B80D" w14:textId="117568B6" w:rsidR="0064280C" w:rsidRPr="00864D30" w:rsidRDefault="0064280C" w:rsidP="008E5B92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Cruzar o ‘</w:t>
      </w:r>
      <w:r w:rsidRPr="00864D30">
        <w:rPr>
          <w:rFonts w:ascii="Santander Text" w:hAnsi="Santander Text" w:cs="Arial"/>
          <w:i/>
          <w:szCs w:val="18"/>
          <w:lang w:val="pt-PT"/>
        </w:rPr>
        <w:t>zcliente_princ’</w:t>
      </w:r>
      <w:r w:rsidRPr="00864D30">
        <w:rPr>
          <w:rFonts w:ascii="Santander Text" w:hAnsi="Santander Text" w:cs="Arial"/>
          <w:szCs w:val="18"/>
          <w:lang w:val="pt-PT"/>
        </w:rPr>
        <w:t xml:space="preserve"> obtido no ponto anterior com o ‘</w:t>
      </w:r>
      <w:r w:rsidRPr="00864D30">
        <w:rPr>
          <w:rFonts w:ascii="Santander Text" w:hAnsi="Santander Text" w:cs="Arial"/>
          <w:i/>
          <w:szCs w:val="18"/>
          <w:lang w:val="pt-PT"/>
        </w:rPr>
        <w:t>zcliente’</w:t>
      </w:r>
      <w:r w:rsidRPr="00864D30">
        <w:rPr>
          <w:rFonts w:ascii="Santander Text" w:hAnsi="Santander Text" w:cs="Arial"/>
          <w:szCs w:val="18"/>
          <w:lang w:val="pt-PT"/>
        </w:rPr>
        <w:t xml:space="preserve"> 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ct084_univ_cli_d </w:t>
      </w:r>
      <w:r w:rsidRPr="00864D30">
        <w:rPr>
          <w:rFonts w:ascii="Santander Text" w:hAnsi="Santander Text" w:cs="Arial"/>
          <w:iCs/>
          <w:szCs w:val="18"/>
          <w:lang w:val="pt-PT"/>
        </w:rPr>
        <w:t>e obter o campo 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ccae’</w:t>
      </w:r>
      <w:r w:rsidR="00225A21" w:rsidRPr="00864D30">
        <w:rPr>
          <w:rFonts w:ascii="Santander Text" w:hAnsi="Santander Text" w:cs="Arial"/>
          <w:iCs/>
          <w:szCs w:val="18"/>
          <w:lang w:val="pt-PT"/>
        </w:rPr>
        <w:t>;</w:t>
      </w:r>
    </w:p>
    <w:p w14:paraId="2DF4C6D8" w14:textId="603EBA53" w:rsidR="00E94403" w:rsidRPr="00864D30" w:rsidRDefault="00E94403" w:rsidP="008E5B92">
      <w:pPr>
        <w:pStyle w:val="ListParagraph"/>
        <w:numPr>
          <w:ilvl w:val="1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iCs/>
          <w:szCs w:val="18"/>
          <w:lang w:val="pt-PT"/>
        </w:rPr>
        <w:t>Caso 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ccae’</w:t>
      </w:r>
      <w:r w:rsidRPr="00864D30">
        <w:rPr>
          <w:rFonts w:ascii="Santander Text" w:hAnsi="Santander Text" w:cs="Arial"/>
          <w:iCs/>
          <w:szCs w:val="18"/>
          <w:lang w:val="pt-PT"/>
        </w:rPr>
        <w:t xml:space="preserve"> in </w:t>
      </w:r>
      <w:r w:rsidRPr="00864D30">
        <w:rPr>
          <w:rFonts w:ascii="Santander Text" w:hAnsi="Santander Text" w:cs="Arial"/>
          <w:i/>
          <w:szCs w:val="18"/>
          <w:lang w:val="pt-PT"/>
        </w:rPr>
        <w:t xml:space="preserve">('64211', '64212'), </w:t>
      </w:r>
      <w:r w:rsidRPr="00864D30">
        <w:rPr>
          <w:rFonts w:ascii="Santander Text" w:hAnsi="Santander Text" w:cs="Arial"/>
          <w:szCs w:val="18"/>
          <w:lang w:val="pt-PT"/>
        </w:rPr>
        <w:t>aprovisionar com o ‘</w:t>
      </w:r>
      <w:r w:rsidRPr="00864D30">
        <w:rPr>
          <w:rFonts w:ascii="Santander Text" w:hAnsi="Santander Text" w:cs="Arial"/>
          <w:i/>
          <w:szCs w:val="18"/>
          <w:lang w:val="pt-PT"/>
        </w:rPr>
        <w:t>nelemc06’</w:t>
      </w:r>
      <w:r w:rsidRPr="00864D30">
        <w:rPr>
          <w:rFonts w:ascii="Santander Text" w:hAnsi="Santander Text" w:cs="Arial"/>
          <w:szCs w:val="18"/>
          <w:lang w:val="pt-PT"/>
        </w:rPr>
        <w:t xml:space="preserve"> obtido no ponto 1</w:t>
      </w:r>
      <w:r w:rsidR="001C51CB" w:rsidRPr="00864D30">
        <w:rPr>
          <w:rFonts w:ascii="Santander Text" w:hAnsi="Santander Text" w:cs="Arial"/>
          <w:szCs w:val="18"/>
          <w:lang w:val="pt-PT"/>
        </w:rPr>
        <w:t>;</w:t>
      </w:r>
    </w:p>
    <w:p w14:paraId="7ED20A75" w14:textId="617EE26F" w:rsidR="0064280C" w:rsidRPr="00864D30" w:rsidRDefault="00E94403" w:rsidP="008E5B92">
      <w:pPr>
        <w:pStyle w:val="ListParagraph"/>
        <w:numPr>
          <w:ilvl w:val="1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Caso ‘</w:t>
      </w:r>
      <w:r w:rsidRPr="00864D30">
        <w:rPr>
          <w:rFonts w:ascii="Santander Text" w:hAnsi="Santander Text" w:cs="Arial"/>
          <w:i/>
          <w:szCs w:val="18"/>
          <w:lang w:val="pt-PT"/>
        </w:rPr>
        <w:t>ccae</w:t>
      </w:r>
      <w:r w:rsidRPr="00864D30">
        <w:rPr>
          <w:rFonts w:ascii="Santander Text" w:hAnsi="Santander Text" w:cs="Arial"/>
          <w:szCs w:val="18"/>
          <w:lang w:val="pt-PT"/>
        </w:rPr>
        <w:t>’ &lt;&gt; (</w:t>
      </w:r>
      <w:r w:rsidRPr="00864D30">
        <w:rPr>
          <w:rFonts w:ascii="Santander Text" w:hAnsi="Santander Text" w:cs="Arial"/>
          <w:i/>
          <w:szCs w:val="18"/>
          <w:lang w:val="pt-PT"/>
        </w:rPr>
        <w:t>'64211', '64212'</w:t>
      </w:r>
      <w:r w:rsidRPr="00864D30">
        <w:rPr>
          <w:rFonts w:ascii="Santander Text" w:hAnsi="Santander Text" w:cs="Arial"/>
          <w:szCs w:val="18"/>
          <w:lang w:val="pt-PT"/>
        </w:rPr>
        <w:t>)</w:t>
      </w:r>
      <w:r w:rsidRPr="00864D30">
        <w:rPr>
          <w:rFonts w:ascii="Santander Text" w:hAnsi="Santander Text" w:cs="Arial"/>
          <w:i/>
          <w:szCs w:val="18"/>
          <w:lang w:val="pt-PT"/>
        </w:rPr>
        <w:t xml:space="preserve"> c</w:t>
      </w:r>
      <w:r w:rsidR="0064280C" w:rsidRPr="00864D30">
        <w:rPr>
          <w:rFonts w:ascii="Santander Text" w:hAnsi="Santander Text" w:cs="Arial"/>
          <w:szCs w:val="18"/>
          <w:lang w:val="pt-PT"/>
        </w:rPr>
        <w:t>ruzar o campo ‘</w:t>
      </w:r>
      <w:r w:rsidR="0064280C" w:rsidRPr="00864D30">
        <w:rPr>
          <w:rFonts w:ascii="Santander Text" w:hAnsi="Santander Text" w:cs="Arial"/>
          <w:i/>
          <w:szCs w:val="18"/>
          <w:lang w:val="pt-PT"/>
        </w:rPr>
        <w:t>ccae’</w:t>
      </w:r>
      <w:r w:rsidR="0064280C" w:rsidRPr="00864D30">
        <w:rPr>
          <w:rFonts w:ascii="Santander Text" w:hAnsi="Santander Text" w:cs="Arial"/>
          <w:szCs w:val="18"/>
          <w:lang w:val="pt-PT"/>
        </w:rPr>
        <w:t xml:space="preserve"> obtido no passo anterior com o campo ‘</w:t>
      </w:r>
      <w:r w:rsidR="0064280C" w:rsidRPr="00864D30">
        <w:rPr>
          <w:rFonts w:ascii="Santander Text" w:hAnsi="Santander Text" w:cs="Arial"/>
          <w:i/>
          <w:szCs w:val="18"/>
          <w:lang w:val="pt-PT"/>
        </w:rPr>
        <w:t>celemtab’</w:t>
      </w:r>
      <w:r w:rsidR="0064280C" w:rsidRPr="00864D30">
        <w:rPr>
          <w:rFonts w:ascii="Santander Text" w:hAnsi="Santander Text" w:cs="Arial"/>
          <w:szCs w:val="18"/>
          <w:lang w:val="pt-PT"/>
        </w:rPr>
        <w:t xml:space="preserve"> da TAT 154 (</w:t>
      </w:r>
      <w:r w:rsidR="001C51CB" w:rsidRPr="00864D30">
        <w:rPr>
          <w:rFonts w:ascii="Santander Text" w:hAnsi="Santander Text" w:cs="Arial"/>
          <w:szCs w:val="18"/>
          <w:lang w:val="pt-PT"/>
        </w:rPr>
        <w:t>‘</w:t>
      </w:r>
      <w:r w:rsidR="0064280C" w:rsidRPr="00864D30">
        <w:rPr>
          <w:rFonts w:ascii="Santander Text" w:hAnsi="Santander Text" w:cs="Arial"/>
          <w:i/>
          <w:szCs w:val="18"/>
          <w:lang w:val="pt-PT"/>
        </w:rPr>
        <w:t>tayd91c0_cTABELA</w:t>
      </w:r>
      <w:r w:rsidR="001C51CB" w:rsidRPr="00864D30">
        <w:rPr>
          <w:rFonts w:ascii="Santander Text" w:hAnsi="Santander Text" w:cs="Arial"/>
          <w:i/>
          <w:szCs w:val="18"/>
          <w:lang w:val="pt-PT"/>
        </w:rPr>
        <w:t>’</w:t>
      </w:r>
      <w:r w:rsidR="0064280C" w:rsidRPr="00864D30">
        <w:rPr>
          <w:rFonts w:ascii="Santander Text" w:hAnsi="Santander Text" w:cs="Arial"/>
          <w:szCs w:val="18"/>
          <w:lang w:val="pt-PT"/>
        </w:rPr>
        <w:t>=’15</w:t>
      </w:r>
      <w:r w:rsidR="00952FB7" w:rsidRPr="00864D30">
        <w:rPr>
          <w:rFonts w:ascii="Santander Text" w:hAnsi="Santander Text" w:cs="Arial"/>
          <w:szCs w:val="18"/>
          <w:lang w:val="pt-PT"/>
        </w:rPr>
        <w:t>4’) e obter o campo ‘nelemc06’</w:t>
      </w:r>
      <w:r w:rsidR="001C51CB" w:rsidRPr="00864D30">
        <w:rPr>
          <w:rFonts w:ascii="Santander Text" w:hAnsi="Santander Text" w:cs="Arial"/>
          <w:szCs w:val="18"/>
          <w:lang w:val="pt-PT"/>
        </w:rPr>
        <w:t>.</w:t>
      </w:r>
    </w:p>
    <w:p w14:paraId="0E81866A" w14:textId="7BD1AB2D" w:rsidR="0044374A" w:rsidRPr="00864D30" w:rsidRDefault="00952FB7" w:rsidP="008E5B92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Caso o cliente não possua </w:t>
      </w:r>
      <w:r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zcliente_princ</w:t>
      </w:r>
      <w:r w:rsidRPr="00864D30">
        <w:rPr>
          <w:rFonts w:ascii="Santander Text" w:hAnsi="Santander Text" w:cs="Arial"/>
          <w:szCs w:val="18"/>
          <w:lang w:val="pt-PT"/>
        </w:rPr>
        <w:t>’, deverá ser considerado o valor de ‘</w:t>
      </w:r>
      <w:r w:rsidRPr="00864D30">
        <w:rPr>
          <w:rFonts w:ascii="Santander Text" w:hAnsi="Santander Text" w:cs="Arial"/>
          <w:i/>
          <w:szCs w:val="18"/>
          <w:lang w:val="pt-PT"/>
        </w:rPr>
        <w:t>ccae’</w:t>
      </w:r>
      <w:r w:rsidRPr="00864D30">
        <w:rPr>
          <w:rFonts w:ascii="Santander Text" w:hAnsi="Santander Text" w:cs="Arial"/>
          <w:szCs w:val="18"/>
          <w:lang w:val="pt-PT"/>
        </w:rPr>
        <w:t xml:space="preserve"> do cliente pertencente o grupo com maior exposição</w:t>
      </w:r>
      <w:r w:rsidR="0044374A" w:rsidRPr="00864D30">
        <w:rPr>
          <w:rFonts w:ascii="Santander Text" w:hAnsi="Santander Text" w:cs="Arial"/>
          <w:szCs w:val="18"/>
          <w:lang w:val="pt-PT"/>
        </w:rPr>
        <w:t>, através dos seguintes passos:</w:t>
      </w:r>
    </w:p>
    <w:p w14:paraId="5670AF17" w14:textId="4C3174CC" w:rsidR="000425BF" w:rsidRPr="00864D30" w:rsidRDefault="0044374A" w:rsidP="008E5B92">
      <w:pPr>
        <w:pStyle w:val="ListParagraph"/>
        <w:numPr>
          <w:ilvl w:val="1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b/>
          <w:szCs w:val="18"/>
          <w:lang w:val="pt-PT"/>
        </w:rPr>
        <w:t>Identificar os clientes do grupo</w:t>
      </w:r>
      <w:r w:rsidRPr="00864D30">
        <w:rPr>
          <w:rFonts w:ascii="Santander Text" w:hAnsi="Santander Text" w:cs="Arial"/>
          <w:szCs w:val="18"/>
          <w:lang w:val="pt-PT"/>
        </w:rPr>
        <w:t xml:space="preserve">: </w:t>
      </w:r>
      <w:r w:rsidR="000425BF" w:rsidRPr="00864D30">
        <w:rPr>
          <w:rFonts w:ascii="Santander Text" w:hAnsi="Santander Text" w:cs="Arial"/>
          <w:szCs w:val="18"/>
          <w:lang w:val="pt-PT"/>
        </w:rPr>
        <w:t xml:space="preserve">Através do </w:t>
      </w:r>
      <w:r w:rsidR="000425BF" w:rsidRPr="00864D30">
        <w:rPr>
          <w:rFonts w:ascii="Santander Text" w:hAnsi="Santander Text" w:cs="Arial"/>
          <w:i/>
          <w:szCs w:val="18"/>
          <w:lang w:val="pt-PT"/>
        </w:rPr>
        <w:t>‘zgrupo’</w:t>
      </w:r>
      <w:r w:rsidR="000425BF" w:rsidRPr="00864D30">
        <w:rPr>
          <w:rFonts w:ascii="Santander Text" w:hAnsi="Santander Text" w:cs="Arial"/>
          <w:szCs w:val="18"/>
          <w:lang w:val="pt-PT"/>
        </w:rPr>
        <w:t xml:space="preserve"> obtido inicialmente na tabela </w:t>
      </w:r>
      <w:r w:rsidR="000425BF" w:rsidRPr="00864D30">
        <w:rPr>
          <w:rFonts w:ascii="Santander Text" w:hAnsi="Santander Text" w:cs="Arial"/>
          <w:i/>
          <w:iCs/>
          <w:szCs w:val="18"/>
          <w:lang w:val="pt-PT"/>
        </w:rPr>
        <w:t>ct088_univ_gcl_d</w:t>
      </w:r>
      <w:r w:rsidR="000425BF" w:rsidRPr="00864D30">
        <w:rPr>
          <w:rFonts w:ascii="Santander Text" w:hAnsi="Santander Text" w:cs="Arial"/>
          <w:szCs w:val="18"/>
          <w:lang w:val="pt-PT"/>
        </w:rPr>
        <w:t>, obter os ‘</w:t>
      </w:r>
      <w:r w:rsidR="000425BF" w:rsidRPr="00864D30">
        <w:rPr>
          <w:rFonts w:ascii="Santander Text" w:hAnsi="Santander Text" w:cs="Arial"/>
          <w:i/>
          <w:szCs w:val="18"/>
          <w:lang w:val="pt-PT"/>
        </w:rPr>
        <w:t>zcliente’</w:t>
      </w:r>
      <w:r w:rsidR="000425BF" w:rsidRPr="00864D30">
        <w:rPr>
          <w:rFonts w:ascii="Santander Text" w:hAnsi="Santander Text" w:cs="Arial"/>
          <w:szCs w:val="18"/>
          <w:lang w:val="pt-PT"/>
        </w:rPr>
        <w:t xml:space="preserve"> (empre</w:t>
      </w:r>
      <w:r w:rsidR="00336D6C" w:rsidRPr="00864D30">
        <w:rPr>
          <w:rFonts w:ascii="Santander Text" w:hAnsi="Santander Text" w:cs="Arial"/>
          <w:szCs w:val="18"/>
          <w:lang w:val="pt-PT"/>
        </w:rPr>
        <w:t>sas subsidiárias que pertençam à</w:t>
      </w:r>
      <w:r w:rsidR="000425BF" w:rsidRPr="00864D30">
        <w:rPr>
          <w:rFonts w:ascii="Santander Text" w:hAnsi="Santander Text" w:cs="Arial"/>
          <w:szCs w:val="18"/>
          <w:lang w:val="pt-PT"/>
        </w:rPr>
        <w:t>quele grupo). A tabela deverá ser filtrada por ‘</w:t>
      </w:r>
      <w:r w:rsidR="000425BF" w:rsidRPr="00864D30">
        <w:rPr>
          <w:rFonts w:ascii="Santander Text" w:hAnsi="Santander Text" w:cs="Arial"/>
          <w:i/>
          <w:szCs w:val="18"/>
          <w:lang w:val="pt-PT"/>
        </w:rPr>
        <w:t>tipo_relacao’</w:t>
      </w:r>
      <w:r w:rsidR="000425BF" w:rsidRPr="00864D30">
        <w:rPr>
          <w:rFonts w:ascii="Santander Text" w:hAnsi="Santander Text" w:cs="Arial"/>
          <w:szCs w:val="18"/>
          <w:lang w:val="pt-PT"/>
        </w:rPr>
        <w:t xml:space="preserve"> = 'CONTROLO'</w:t>
      </w:r>
      <w:r w:rsidR="00336D6C" w:rsidRPr="00864D30">
        <w:rPr>
          <w:rFonts w:ascii="Santander Text" w:hAnsi="Santander Text" w:cs="Arial"/>
          <w:szCs w:val="18"/>
          <w:lang w:val="pt-PT"/>
        </w:rPr>
        <w:t>;</w:t>
      </w:r>
    </w:p>
    <w:p w14:paraId="22CAC448" w14:textId="3183680B" w:rsidR="001C51CB" w:rsidRPr="00864D30" w:rsidRDefault="0044374A" w:rsidP="008E5B92">
      <w:pPr>
        <w:pStyle w:val="ListParagraph"/>
        <w:numPr>
          <w:ilvl w:val="1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b/>
          <w:szCs w:val="18"/>
          <w:lang w:val="pt-PT"/>
        </w:rPr>
        <w:t>Selecionar o cliente com maior exposição</w:t>
      </w:r>
      <w:r w:rsidRPr="00864D30">
        <w:rPr>
          <w:rFonts w:ascii="Santander Text" w:hAnsi="Santander Text" w:cs="Arial"/>
          <w:szCs w:val="18"/>
          <w:lang w:val="pt-PT"/>
        </w:rPr>
        <w:t xml:space="preserve">: </w:t>
      </w:r>
      <w:r w:rsidR="000425BF" w:rsidRPr="00864D30">
        <w:rPr>
          <w:rFonts w:ascii="Santander Text" w:hAnsi="Santander Text" w:cs="Arial"/>
          <w:szCs w:val="18"/>
          <w:lang w:val="pt-PT"/>
        </w:rPr>
        <w:t>C</w:t>
      </w:r>
      <w:r w:rsidRPr="00864D30">
        <w:rPr>
          <w:rFonts w:ascii="Santander Text" w:hAnsi="Santander Text" w:cs="Arial"/>
          <w:szCs w:val="18"/>
          <w:lang w:val="pt-PT"/>
        </w:rPr>
        <w:t xml:space="preserve">ruzar o resultado obtido no passo anterior com a tabela </w:t>
      </w:r>
      <w:r w:rsidRPr="00864D30">
        <w:rPr>
          <w:rFonts w:ascii="Santander Text" w:hAnsi="Santander Text" w:cs="Arial"/>
          <w:i/>
          <w:szCs w:val="18"/>
          <w:lang w:val="pt-PT"/>
        </w:rPr>
        <w:t>fr004_cto</w:t>
      </w:r>
      <w:r w:rsidRPr="00864D30">
        <w:rPr>
          <w:rFonts w:ascii="Santander Text" w:hAnsi="Santander Text" w:cs="Arial"/>
          <w:szCs w:val="18"/>
          <w:lang w:val="pt-PT"/>
        </w:rPr>
        <w:t xml:space="preserve"> por 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zcliente’</w:t>
      </w:r>
      <w:r w:rsidRPr="00864D30">
        <w:rPr>
          <w:rFonts w:ascii="Santander Text" w:hAnsi="Santander Text" w:cs="Arial"/>
          <w:szCs w:val="18"/>
          <w:lang w:val="pt-PT"/>
        </w:rPr>
        <w:t xml:space="preserve"> e somar a variável ‘</w:t>
      </w:r>
      <w:r w:rsidRPr="00864D30">
        <w:rPr>
          <w:rFonts w:ascii="Santander Text" w:hAnsi="Santander Text" w:cs="Arial"/>
          <w:i/>
          <w:szCs w:val="18"/>
          <w:lang w:val="pt-PT"/>
        </w:rPr>
        <w:t>valor_bruto_on_a’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por 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zcliente’</w:t>
      </w:r>
      <w:r w:rsidRPr="00864D30">
        <w:rPr>
          <w:rFonts w:ascii="Santander Text" w:hAnsi="Santander Text" w:cs="Arial"/>
          <w:szCs w:val="18"/>
          <w:lang w:val="pt-PT"/>
        </w:rPr>
        <w:t>. Para obtenção do ‘</w:t>
      </w:r>
      <w:r w:rsidRPr="00864D30">
        <w:rPr>
          <w:rFonts w:ascii="Santander Text" w:hAnsi="Santander Text" w:cs="Arial"/>
          <w:i/>
          <w:szCs w:val="18"/>
          <w:lang w:val="pt-PT"/>
        </w:rPr>
        <w:t>valor_bruto_on_a’</w:t>
      </w:r>
      <w:r w:rsidRPr="00864D30">
        <w:rPr>
          <w:rFonts w:ascii="Santander Text" w:hAnsi="Santander Text" w:cs="Arial"/>
          <w:szCs w:val="18"/>
          <w:lang w:val="pt-PT"/>
        </w:rPr>
        <w:t xml:space="preserve"> deve ser realizado o seguinte tratamento NVL((-1*VALOR_BRUTO_ON_A),0). </w:t>
      </w:r>
      <w:r w:rsidR="00091047" w:rsidRPr="00864D30">
        <w:rPr>
          <w:rFonts w:ascii="Santander Text" w:hAnsi="Santander Text" w:cs="Arial"/>
          <w:lang w:val="pt-PT"/>
        </w:rPr>
        <w:t>Após obtenção da exposição ao nível do cliente,</w:t>
      </w:r>
      <w:r w:rsidR="00091047" w:rsidRPr="00864D30">
        <w:rPr>
          <w:rFonts w:ascii="Santander Text" w:hAnsi="Santander Text" w:cs="Arial"/>
          <w:szCs w:val="18"/>
          <w:lang w:val="pt-PT"/>
        </w:rPr>
        <w:t xml:space="preserve"> para o processo de seleção,</w:t>
      </w:r>
      <w:r w:rsidR="00336D6C" w:rsidRPr="00864D30">
        <w:rPr>
          <w:rFonts w:ascii="Santander Text" w:hAnsi="Santander Text" w:cs="Arial"/>
          <w:szCs w:val="18"/>
          <w:lang w:val="pt-PT"/>
        </w:rPr>
        <w:t>.</w:t>
      </w:r>
    </w:p>
    <w:p w14:paraId="29AAEC95" w14:textId="208D868C" w:rsidR="001C51CB" w:rsidRPr="00864D30" w:rsidRDefault="009F54C5" w:rsidP="008E5B92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Caso dois </w:t>
      </w:r>
      <w:r w:rsidRPr="00864D30">
        <w:rPr>
          <w:rFonts w:ascii="Santander Text" w:hAnsi="Santander Text" w:cs="Arial"/>
          <w:i/>
          <w:szCs w:val="18"/>
          <w:lang w:val="pt-PT"/>
        </w:rPr>
        <w:t>zclientes</w:t>
      </w:r>
      <w:r w:rsidRPr="00864D30">
        <w:rPr>
          <w:rFonts w:ascii="Santander Text" w:hAnsi="Santander Text" w:cs="Arial"/>
          <w:szCs w:val="18"/>
          <w:lang w:val="pt-PT"/>
        </w:rPr>
        <w:t xml:space="preserve"> tenham o mesmo </w:t>
      </w:r>
      <w:r w:rsidRPr="00864D30">
        <w:rPr>
          <w:rFonts w:ascii="Santander Text" w:hAnsi="Santander Text" w:cs="Arial"/>
          <w:color w:val="000000" w:themeColor="text1"/>
          <w:szCs w:val="18"/>
          <w:lang w:val="pt-PT"/>
        </w:rPr>
        <w:t>saldo (</w:t>
      </w:r>
      <w:r w:rsidR="001C51CB" w:rsidRPr="00864D30">
        <w:rPr>
          <w:rFonts w:ascii="Santander Text" w:hAnsi="Santander Text" w:cs="Arial"/>
          <w:color w:val="000000" w:themeColor="text1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color w:val="000000" w:themeColor="text1"/>
          <w:szCs w:val="18"/>
          <w:lang w:val="pt-PT"/>
        </w:rPr>
        <w:t>valor_bruto_on_a</w:t>
      </w:r>
      <w:r w:rsidR="001C51CB" w:rsidRPr="00864D30">
        <w:rPr>
          <w:rFonts w:ascii="Santander Text" w:hAnsi="Santander Text" w:cs="Arial"/>
          <w:color w:val="000000" w:themeColor="text1"/>
          <w:szCs w:val="18"/>
          <w:lang w:val="pt-PT"/>
        </w:rPr>
        <w:t>’</w:t>
      </w:r>
      <w:r w:rsidRPr="00864D30">
        <w:rPr>
          <w:rFonts w:ascii="Santander Text" w:hAnsi="Santander Text" w:cs="Arial"/>
          <w:color w:val="000000" w:themeColor="text1"/>
          <w:szCs w:val="18"/>
          <w:lang w:val="pt-PT"/>
        </w:rPr>
        <w:t xml:space="preserve">) </w:t>
      </w:r>
      <w:r w:rsidRPr="00864D30">
        <w:rPr>
          <w:rFonts w:ascii="Santander Text" w:hAnsi="Santander Text" w:cs="Arial"/>
          <w:szCs w:val="18"/>
          <w:lang w:val="pt-PT"/>
        </w:rPr>
        <w:t>deve-se atribuir o max(n</w:t>
      </w:r>
      <w:r w:rsidRPr="00864D30">
        <w:rPr>
          <w:rFonts w:ascii="Santander Text" w:hAnsi="Santander Text" w:cs="Arial"/>
          <w:i/>
          <w:szCs w:val="18"/>
          <w:lang w:val="pt-PT"/>
        </w:rPr>
        <w:t>elemc06</w:t>
      </w:r>
      <w:r w:rsidRPr="00864D30">
        <w:rPr>
          <w:rFonts w:ascii="Santander Text" w:hAnsi="Santander Text" w:cs="Arial"/>
          <w:szCs w:val="18"/>
          <w:lang w:val="pt-PT"/>
        </w:rPr>
        <w:t>)</w:t>
      </w:r>
      <w:r w:rsidR="001C51CB" w:rsidRPr="00864D30">
        <w:rPr>
          <w:rFonts w:ascii="Santander Text" w:hAnsi="Santander Text" w:cs="Arial"/>
          <w:szCs w:val="18"/>
          <w:lang w:val="pt-PT"/>
        </w:rPr>
        <w:t>;</w:t>
      </w:r>
    </w:p>
    <w:p w14:paraId="7BF62C7E" w14:textId="088F25CF" w:rsidR="009F54C5" w:rsidRPr="00864D30" w:rsidRDefault="009F54C5" w:rsidP="008E5B92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No caso de existirem SPVs que tenham todas as suas subsidiárias sem exposição, dever-se-á manter o </w:t>
      </w:r>
      <w:r w:rsidR="00D820B7"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nelemc06</w:t>
      </w:r>
      <w:r w:rsidR="00D820B7" w:rsidRPr="00864D30">
        <w:rPr>
          <w:rFonts w:ascii="Santander Text" w:hAnsi="Santander Text" w:cs="Arial"/>
          <w:i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das SPVs. </w:t>
      </w:r>
    </w:p>
    <w:p w14:paraId="74EC4B61" w14:textId="26CAF2A2" w:rsidR="009F0903" w:rsidRPr="00864D30" w:rsidRDefault="009F0903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Caso a contraparte seja </w:t>
      </w:r>
      <w:r w:rsidR="00091047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lang w:val="pt-PT"/>
        </w:rPr>
        <w:t>particulares</w:t>
      </w:r>
      <w:r w:rsidR="00091047" w:rsidRPr="00864D30">
        <w:rPr>
          <w:rFonts w:ascii="Santander Text" w:hAnsi="Santander Text" w:cs="Arial"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>, este campo deverá ser aprovisionado c</w:t>
      </w:r>
      <w:r w:rsidR="00904A58" w:rsidRPr="00864D30">
        <w:rPr>
          <w:rFonts w:ascii="Santander Text" w:hAnsi="Santander Text" w:cs="Arial"/>
          <w:lang w:val="pt-PT"/>
        </w:rPr>
        <w:t>om</w:t>
      </w:r>
      <w:r w:rsidR="00091047" w:rsidRPr="00864D30">
        <w:rPr>
          <w:rFonts w:ascii="Santander Text" w:hAnsi="Santander Text" w:cs="Arial"/>
          <w:lang w:val="pt-PT"/>
        </w:rPr>
        <w:t xml:space="preserve"> o valor</w:t>
      </w:r>
      <w:r w:rsidR="00904A58" w:rsidRPr="00864D30">
        <w:rPr>
          <w:rFonts w:ascii="Santander Text" w:hAnsi="Santander Text" w:cs="Arial"/>
          <w:lang w:val="pt-PT"/>
        </w:rPr>
        <w:t xml:space="preserve"> ‘Nao Aplicavel</w:t>
      </w:r>
      <w:r w:rsidRPr="00864D30">
        <w:rPr>
          <w:rFonts w:ascii="Santander Text" w:hAnsi="Santander Text" w:cs="Arial"/>
          <w:lang w:val="pt-PT"/>
        </w:rPr>
        <w:t>’.</w:t>
      </w:r>
    </w:p>
    <w:p w14:paraId="5D478EE4" w14:textId="519C9E8C" w:rsidR="00DC623F" w:rsidRPr="00864D30" w:rsidRDefault="00304762" w:rsidP="007E3521">
      <w:pPr>
        <w:spacing w:line="360" w:lineRule="auto"/>
        <w:jc w:val="both"/>
        <w:rPr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As tabelas do </w:t>
      </w:r>
      <w:r w:rsidRPr="00864D30">
        <w:rPr>
          <w:rFonts w:ascii="Santander Text" w:hAnsi="Santander Text" w:cs="Arial"/>
          <w:i/>
          <w:lang w:val="pt-PT"/>
        </w:rPr>
        <w:t>Data Lake</w:t>
      </w:r>
      <w:r w:rsidRPr="00864D30">
        <w:rPr>
          <w:rFonts w:ascii="Santander Text" w:hAnsi="Santander Text" w:cs="Arial"/>
          <w:lang w:val="pt-PT"/>
        </w:rPr>
        <w:t xml:space="preserve"> acima mencionadas, devem ser, filtradas para a data de referência </w:t>
      </w:r>
      <w:r w:rsidRPr="00864D30">
        <w:rPr>
          <w:rFonts w:ascii="Santander Text" w:hAnsi="Santander Text" w:cs="Arial"/>
          <w:iCs/>
          <w:lang w:val="pt-PT"/>
        </w:rPr>
        <w:t>(</w:t>
      </w:r>
      <w:r w:rsidR="001C51CB" w:rsidRPr="00864D30">
        <w:rPr>
          <w:rFonts w:ascii="Santander Text" w:hAnsi="Santander Text" w:cs="Arial"/>
          <w:iCs/>
          <w:lang w:val="pt-PT"/>
        </w:rPr>
        <w:t>‘</w:t>
      </w:r>
      <w:r w:rsidRPr="00864D30">
        <w:rPr>
          <w:rFonts w:ascii="Santander Text" w:hAnsi="Santander Text" w:cs="Arial"/>
          <w:i/>
          <w:iCs/>
          <w:lang w:val="pt-PT"/>
        </w:rPr>
        <w:t>ref_date</w:t>
      </w:r>
      <w:r w:rsidR="001C51CB" w:rsidRPr="00864D30">
        <w:rPr>
          <w:rFonts w:ascii="Santander Text" w:hAnsi="Santander Text" w:cs="Arial"/>
          <w:i/>
          <w:iCs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>) de execução do carregamento.</w:t>
      </w:r>
    </w:p>
    <w:p w14:paraId="1B8469E3" w14:textId="6CD7036E" w:rsidR="00DE000D" w:rsidRPr="00864D30" w:rsidRDefault="00DE000D" w:rsidP="007E3521">
      <w:pPr>
        <w:pStyle w:val="MyHeading3"/>
        <w:spacing w:after="120" w:line="360" w:lineRule="auto"/>
      </w:pPr>
      <w:r w:rsidRPr="00864D30">
        <w:t>scp1_emss, scp2_emss e scp3_emss</w:t>
      </w:r>
    </w:p>
    <w:p w14:paraId="1801E343" w14:textId="007B3F76" w:rsidR="00950686" w:rsidRPr="00864D30" w:rsidRDefault="003B18B2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Denote-se que no cruzamento das parametrizações dos </w:t>
      </w:r>
      <w:r w:rsidRPr="00864D30">
        <w:rPr>
          <w:rFonts w:ascii="Santander Text" w:hAnsi="Santander Text" w:cs="Arial"/>
          <w:i/>
          <w:szCs w:val="18"/>
          <w:lang w:val="pt-PT"/>
        </w:rPr>
        <w:t>inputs</w:t>
      </w:r>
      <w:r w:rsidRPr="00864D30">
        <w:rPr>
          <w:rFonts w:ascii="Santander Text" w:hAnsi="Santander Text" w:cs="Arial"/>
          <w:szCs w:val="18"/>
          <w:lang w:val="pt-PT"/>
        </w:rPr>
        <w:t xml:space="preserve"> corporativos com a tabela de parametrização (</w:t>
      </w:r>
      <w:r w:rsidRPr="00864D30">
        <w:rPr>
          <w:rFonts w:ascii="Santander Text" w:hAnsi="Santander Text" w:cs="Arial"/>
          <w:i/>
          <w:szCs w:val="18"/>
          <w:lang w:val="pt-PT"/>
        </w:rPr>
        <w:t>modesg_param_codigos</w:t>
      </w:r>
      <w:r w:rsidRPr="00864D30">
        <w:rPr>
          <w:rFonts w:ascii="Santander Text" w:hAnsi="Santander Text" w:cs="Arial"/>
          <w:szCs w:val="18"/>
          <w:lang w:val="pt-PT"/>
        </w:rPr>
        <w:t xml:space="preserve">) ou outros dados do </w:t>
      </w:r>
      <w:r w:rsidRPr="00864D30">
        <w:rPr>
          <w:rFonts w:ascii="Santander Text" w:hAnsi="Santander Text" w:cs="Arial"/>
          <w:i/>
          <w:szCs w:val="18"/>
          <w:lang w:val="pt-PT"/>
        </w:rPr>
        <w:t>Data Lake</w:t>
      </w:r>
      <w:r w:rsidRPr="00864D30">
        <w:rPr>
          <w:rFonts w:ascii="Santander Text" w:hAnsi="Santander Text" w:cs="Arial"/>
          <w:szCs w:val="18"/>
          <w:lang w:val="pt-PT"/>
        </w:rPr>
        <w:t xml:space="preserve">, bem como nos filtros realizados nos campos de </w:t>
      </w:r>
      <w:r w:rsidRPr="00864D30">
        <w:rPr>
          <w:rFonts w:ascii="Santander Text" w:hAnsi="Santander Text" w:cs="Arial"/>
          <w:i/>
          <w:szCs w:val="18"/>
          <w:lang w:val="pt-PT"/>
        </w:rPr>
        <w:t xml:space="preserve">string </w:t>
      </w:r>
      <w:r w:rsidRPr="00864D30">
        <w:rPr>
          <w:rFonts w:ascii="Santander Text" w:hAnsi="Santander Text" w:cs="Arial"/>
          <w:szCs w:val="18"/>
          <w:lang w:val="pt-PT"/>
        </w:rPr>
        <w:t>deve ser utilizada a função t</w:t>
      </w:r>
      <w:r w:rsidR="00B66000" w:rsidRPr="00864D30">
        <w:rPr>
          <w:rFonts w:ascii="Santander Text" w:hAnsi="Santander Text" w:cs="Arial"/>
          <w:szCs w:val="18"/>
          <w:lang w:val="pt-PT"/>
        </w:rPr>
        <w:t xml:space="preserve">rim(upper [nome_campo]). </w:t>
      </w:r>
      <w:r w:rsidR="00950686" w:rsidRPr="00864D30">
        <w:rPr>
          <w:rFonts w:ascii="Santander Text" w:hAnsi="Santander Text" w:cs="Arial"/>
          <w:szCs w:val="18"/>
          <w:lang w:val="pt-PT"/>
        </w:rPr>
        <w:t>Adicionalmente, uma vez que os campos fatores de emissão (‘scp1_ftr_emss’, ‘scp2_ftr_emss’ e ‘scp3_ftr_emss’) podem estar no formato</w:t>
      </w:r>
      <w:r w:rsidR="00950686" w:rsidRPr="00864D30">
        <w:rPr>
          <w:rFonts w:ascii="Santander Text" w:hAnsi="Santander Text" w:cs="Arial"/>
          <w:i/>
          <w:szCs w:val="18"/>
          <w:lang w:val="pt-PT"/>
        </w:rPr>
        <w:t xml:space="preserve"> string </w:t>
      </w:r>
      <w:r w:rsidR="00950686" w:rsidRPr="00864D30">
        <w:rPr>
          <w:rFonts w:ascii="Santander Text" w:hAnsi="Santander Text" w:cs="Arial"/>
          <w:szCs w:val="18"/>
          <w:lang w:val="pt-PT"/>
        </w:rPr>
        <w:t xml:space="preserve">no </w:t>
      </w:r>
      <w:r w:rsidR="00950686" w:rsidRPr="00864D30">
        <w:rPr>
          <w:rFonts w:ascii="Santander Text" w:hAnsi="Santander Text" w:cs="Arial"/>
          <w:i/>
          <w:szCs w:val="18"/>
          <w:lang w:val="pt-PT"/>
        </w:rPr>
        <w:t>input</w:t>
      </w:r>
      <w:r w:rsidR="00950686" w:rsidRPr="00864D30">
        <w:rPr>
          <w:rFonts w:ascii="Santander Text" w:hAnsi="Santander Text" w:cs="Arial"/>
          <w:szCs w:val="18"/>
          <w:lang w:val="pt-PT"/>
        </w:rPr>
        <w:t>, deve ser garantida a conversão para formato decimal para obtenção das</w:t>
      </w:r>
      <w:r w:rsidR="00950686" w:rsidRPr="00864D30">
        <w:rPr>
          <w:rFonts w:ascii="Santander Text" w:hAnsi="Santander Text" w:cs="Arial"/>
          <w:i/>
          <w:szCs w:val="18"/>
          <w:lang w:val="pt-PT"/>
        </w:rPr>
        <w:t xml:space="preserve"> scopes</w:t>
      </w:r>
      <w:r w:rsidR="00950686" w:rsidRPr="00864D30">
        <w:rPr>
          <w:rFonts w:ascii="Santander Text" w:hAnsi="Santander Text" w:cs="Arial"/>
          <w:szCs w:val="18"/>
          <w:lang w:val="pt-PT"/>
        </w:rPr>
        <w:t xml:space="preserve"> no </w:t>
      </w:r>
      <w:r w:rsidR="00950686" w:rsidRPr="00864D30">
        <w:rPr>
          <w:rFonts w:ascii="Santander Text" w:hAnsi="Santander Text" w:cs="Arial"/>
          <w:i/>
          <w:szCs w:val="18"/>
          <w:lang w:val="pt-PT"/>
        </w:rPr>
        <w:t>output.</w:t>
      </w:r>
      <w:r w:rsidR="00950686" w:rsidRPr="00864D30">
        <w:rPr>
          <w:rFonts w:ascii="Santander Text" w:hAnsi="Santander Text" w:cs="Arial"/>
          <w:szCs w:val="18"/>
          <w:lang w:val="pt-PT"/>
        </w:rPr>
        <w:t xml:space="preserve"> </w:t>
      </w:r>
    </w:p>
    <w:p w14:paraId="398B4821" w14:textId="55F17E69" w:rsidR="003B18B2" w:rsidRPr="00864D30" w:rsidRDefault="003B18B2" w:rsidP="007E3521">
      <w:pPr>
        <w:spacing w:after="120" w:line="360" w:lineRule="auto"/>
        <w:jc w:val="both"/>
        <w:rPr>
          <w:rFonts w:ascii="Santander Text" w:hAnsi="Santander Text" w:cs="Arial"/>
          <w:i/>
          <w:szCs w:val="18"/>
          <w:lang w:val="pt-PT"/>
        </w:rPr>
      </w:pPr>
      <w:r w:rsidRPr="00864D30">
        <w:rPr>
          <w:rFonts w:ascii="Santander Text" w:hAnsi="Santander Text" w:cs="Arial"/>
          <w:b/>
          <w:szCs w:val="18"/>
          <w:lang w:val="pt-PT"/>
        </w:rPr>
        <w:t>Em primeiro lugar</w:t>
      </w:r>
      <w:r w:rsidRPr="00864D30">
        <w:rPr>
          <w:rFonts w:ascii="Santander Text" w:hAnsi="Santander Text" w:cs="Arial"/>
          <w:szCs w:val="18"/>
          <w:lang w:val="pt-PT"/>
        </w:rPr>
        <w:t>, identificar a contraparte mais recente preenchida (&lt;= data de referência), sem definição de um horizonte temporal,</w:t>
      </w:r>
      <w:r w:rsidRPr="00864D30">
        <w:rPr>
          <w:rFonts w:ascii="Santander Text" w:eastAsia="Times New Roman" w:hAnsi="Santander Text" w:cs="Arial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da base do universo da tabela de Clientes (</w:t>
      </w:r>
      <w:r w:rsidRPr="00864D30">
        <w:rPr>
          <w:rFonts w:ascii="Santander Text" w:hAnsi="Santander Text" w:cs="Arial"/>
          <w:i/>
          <w:szCs w:val="18"/>
          <w:lang w:val="pt-PT"/>
        </w:rPr>
        <w:t>modesg_out_empr_info_nfin</w:t>
      </w:r>
      <w:r w:rsidRPr="00864D30">
        <w:rPr>
          <w:rFonts w:ascii="Santander Text" w:hAnsi="Santander Text" w:cs="Arial"/>
          <w:szCs w:val="18"/>
          <w:lang w:val="pt-PT"/>
        </w:rPr>
        <w:t xml:space="preserve">) na tabela </w:t>
      </w:r>
      <w:r w:rsidR="00025494" w:rsidRPr="00864D30">
        <w:rPr>
          <w:rFonts w:ascii="Santander Text" w:hAnsi="Santander Text" w:cs="Arial"/>
          <w:i/>
          <w:szCs w:val="18"/>
          <w:lang w:val="pt-PT"/>
        </w:rPr>
        <w:t xml:space="preserve">ct084_univ_cli_d. </w:t>
      </w:r>
    </w:p>
    <w:p w14:paraId="2B81D827" w14:textId="3F1BD33F" w:rsidR="008E152A" w:rsidRPr="00864D30" w:rsidRDefault="003B18B2" w:rsidP="007E3521">
      <w:pPr>
        <w:spacing w:line="360" w:lineRule="auto"/>
        <w:jc w:val="both"/>
        <w:rPr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Caso contraparte &lt;&gt; </w:t>
      </w:r>
      <w:r w:rsidRPr="00864D30">
        <w:rPr>
          <w:rFonts w:ascii="Santander Text" w:eastAsia="Times New Roman" w:hAnsi="Santander Text" w:cs="Arial"/>
          <w:iCs/>
          <w:color w:val="000000"/>
          <w:szCs w:val="18"/>
          <w:lang w:val="pt-PT" w:eastAsia="pt-PT"/>
        </w:rPr>
        <w:t>'outras empresas nao financeiras' os campos ‘</w:t>
      </w:r>
      <w:r w:rsidRPr="00864D30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scp1_ftr_emss’, ‘scp2_ftr_emss’</w:t>
      </w:r>
      <w:r w:rsidRPr="00864D30">
        <w:rPr>
          <w:rFonts w:ascii="Santander Text" w:eastAsia="Times New Roman" w:hAnsi="Santander Text" w:cs="Arial"/>
          <w:iCs/>
          <w:color w:val="000000"/>
          <w:szCs w:val="18"/>
          <w:lang w:val="pt-PT" w:eastAsia="pt-PT"/>
        </w:rPr>
        <w:t xml:space="preserve">, e </w:t>
      </w:r>
      <w:r w:rsidRPr="00864D30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‘scp3_ftr_emss’</w:t>
      </w:r>
      <w:r w:rsidRPr="00864D30">
        <w:rPr>
          <w:rFonts w:ascii="Santander Text" w:eastAsia="Times New Roman" w:hAnsi="Santander Text" w:cs="Arial"/>
          <w:iCs/>
          <w:color w:val="000000"/>
          <w:szCs w:val="18"/>
          <w:lang w:val="pt-PT" w:eastAsia="pt-PT"/>
        </w:rPr>
        <w:t xml:space="preserve"> devem ser aprovisionados a </w:t>
      </w:r>
      <w:r w:rsidRPr="00864D30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NULL</w:t>
      </w:r>
      <w:r w:rsidRPr="00864D30">
        <w:rPr>
          <w:rFonts w:ascii="Santander Text" w:eastAsia="Times New Roman" w:hAnsi="Santander Text" w:cs="Arial"/>
          <w:iCs/>
          <w:color w:val="000000"/>
          <w:szCs w:val="18"/>
          <w:lang w:val="pt-PT" w:eastAsia="pt-PT"/>
        </w:rPr>
        <w:t xml:space="preserve"> e os campos 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color w:val="000000"/>
          <w:szCs w:val="18"/>
          <w:lang w:val="pt-PT"/>
        </w:rPr>
        <w:t>origem_scp1_emss’, ‘origem_scp1_emss’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color w:val="000000"/>
          <w:szCs w:val="18"/>
          <w:lang w:val="pt-PT"/>
        </w:rPr>
        <w:t>origem_scp1_emss’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 devem ser aprovisionados com ‘Nao Aplicavel’</w:t>
      </w:r>
      <w:r w:rsidR="001C51CB" w:rsidRPr="00864D30">
        <w:rPr>
          <w:rFonts w:ascii="Santander Text" w:hAnsi="Santander Text" w:cs="Arial"/>
          <w:color w:val="000000"/>
          <w:szCs w:val="18"/>
          <w:lang w:val="pt-PT"/>
        </w:rPr>
        <w:t>.</w:t>
      </w:r>
    </w:p>
    <w:p w14:paraId="6DEA7EA6" w14:textId="6D55685E" w:rsidR="003B18B2" w:rsidRPr="00864D30" w:rsidRDefault="003B18B2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szCs w:val="18"/>
          <w:lang w:val="pt-PT"/>
        </w:rPr>
        <w:t>Em segundo lugar</w:t>
      </w:r>
      <w:r w:rsidRPr="00864D30">
        <w:rPr>
          <w:rFonts w:ascii="Santander Text" w:hAnsi="Santander Text" w:cs="Arial"/>
          <w:szCs w:val="18"/>
          <w:lang w:val="pt-PT"/>
        </w:rPr>
        <w:t>, cruzar a base do universo da tabela de Clientes (</w:t>
      </w:r>
      <w:r w:rsidRPr="00864D30">
        <w:rPr>
          <w:rFonts w:ascii="Santander Text" w:hAnsi="Santander Text" w:cs="Arial"/>
          <w:i/>
          <w:szCs w:val="18"/>
          <w:lang w:val="pt-PT"/>
        </w:rPr>
        <w:t>modesg_out_empr_info_nfin</w:t>
      </w:r>
      <w:r w:rsidRPr="00864D30">
        <w:rPr>
          <w:rFonts w:ascii="Santander Text" w:hAnsi="Santander Text" w:cs="Arial"/>
          <w:szCs w:val="18"/>
          <w:lang w:val="pt-PT"/>
        </w:rPr>
        <w:t>) com a tabela</w:t>
      </w:r>
      <w:r w:rsidR="00091047" w:rsidRPr="00864D30">
        <w:rPr>
          <w:rFonts w:ascii="Santander Text" w:hAnsi="Santander Text" w:cs="Arial"/>
          <w:szCs w:val="18"/>
          <w:lang w:val="pt-PT"/>
        </w:rPr>
        <w:t xml:space="preserve"> </w:t>
      </w:r>
      <w:r w:rsidR="00D42E52" w:rsidRPr="00864D30">
        <w:rPr>
          <w:rFonts w:ascii="Santander Text" w:hAnsi="Santander Text" w:cs="Arial"/>
          <w:i/>
          <w:szCs w:val="18"/>
          <w:lang w:val="pt-PT"/>
        </w:rPr>
        <w:t xml:space="preserve">ct004_univ_cto </w:t>
      </w:r>
      <w:r w:rsidRPr="00864D30">
        <w:rPr>
          <w:rFonts w:ascii="Santander Text" w:hAnsi="Santander Text" w:cs="Arial"/>
          <w:szCs w:val="18"/>
          <w:lang w:val="pt-PT"/>
        </w:rPr>
        <w:t>através do campo ‘</w:t>
      </w:r>
      <w:r w:rsidRPr="00864D30">
        <w:rPr>
          <w:rFonts w:ascii="Santander Text" w:hAnsi="Santander Text" w:cs="Arial"/>
          <w:i/>
          <w:szCs w:val="18"/>
          <w:lang w:val="pt-PT"/>
        </w:rPr>
        <w:t>zcliente’</w:t>
      </w:r>
      <w:r w:rsidRPr="00864D30">
        <w:rPr>
          <w:rFonts w:ascii="Santander Text" w:hAnsi="Santander Text" w:cs="Arial"/>
          <w:szCs w:val="18"/>
          <w:lang w:val="pt-PT"/>
        </w:rPr>
        <w:t>, de modo a obter o campo ‘</w:t>
      </w:r>
      <w:r w:rsidRPr="00864D30">
        <w:rPr>
          <w:rFonts w:ascii="Santander Text" w:hAnsi="Santander Text" w:cs="Arial"/>
          <w:i/>
          <w:szCs w:val="18"/>
          <w:lang w:val="pt-PT"/>
        </w:rPr>
        <w:t>flag_project_finance’</w:t>
      </w:r>
      <w:r w:rsidRPr="00864D30">
        <w:rPr>
          <w:rFonts w:ascii="Santander Text" w:hAnsi="Santander Text" w:cs="Arial"/>
          <w:szCs w:val="18"/>
          <w:lang w:val="pt-PT"/>
        </w:rPr>
        <w:t>.  Posteriormente, calcular o max(‘</w:t>
      </w:r>
      <w:r w:rsidRPr="00864D30">
        <w:rPr>
          <w:rFonts w:ascii="Santander Text" w:hAnsi="Santander Text" w:cs="Arial"/>
          <w:i/>
          <w:szCs w:val="18"/>
          <w:lang w:val="pt-PT"/>
        </w:rPr>
        <w:t>flag_pro</w:t>
      </w:r>
      <w:r w:rsidR="006E1D19" w:rsidRPr="00864D30">
        <w:rPr>
          <w:rFonts w:ascii="Santander Text" w:hAnsi="Santander Text" w:cs="Arial"/>
          <w:i/>
          <w:szCs w:val="18"/>
          <w:lang w:val="pt-PT"/>
        </w:rPr>
        <w:t>ject_finance’</w:t>
      </w:r>
      <w:r w:rsidR="006E1D19" w:rsidRPr="00864D30">
        <w:rPr>
          <w:rFonts w:ascii="Santander Text" w:hAnsi="Santander Text" w:cs="Arial"/>
          <w:szCs w:val="18"/>
          <w:lang w:val="pt-PT"/>
        </w:rPr>
        <w:t xml:space="preserve"> por ‘</w:t>
      </w:r>
      <w:r w:rsidR="006E1D19" w:rsidRPr="00864D30">
        <w:rPr>
          <w:rFonts w:ascii="Santander Text" w:hAnsi="Santander Text" w:cs="Arial"/>
          <w:i/>
          <w:szCs w:val="18"/>
          <w:lang w:val="pt-PT"/>
        </w:rPr>
        <w:t>zcliente’</w:t>
      </w:r>
      <w:r w:rsidR="006E1D19" w:rsidRPr="00864D30">
        <w:rPr>
          <w:rFonts w:ascii="Santander Text" w:hAnsi="Santander Text" w:cs="Arial"/>
          <w:szCs w:val="18"/>
          <w:lang w:val="pt-PT"/>
        </w:rPr>
        <w:t xml:space="preserve">). </w:t>
      </w:r>
    </w:p>
    <w:p w14:paraId="1B141F10" w14:textId="5B458F39" w:rsidR="00B66000" w:rsidRPr="00864D30" w:rsidRDefault="006E1D19" w:rsidP="007E3521">
      <w:pPr>
        <w:pStyle w:val="ListParagraph"/>
        <w:spacing w:line="360" w:lineRule="auto"/>
        <w:ind w:left="360"/>
        <w:jc w:val="both"/>
        <w:rPr>
          <w:rFonts w:ascii="Santander Text" w:hAnsi="Santander Text" w:cs="Arial"/>
          <w:b/>
          <w:u w:val="single"/>
          <w:lang w:val="pt-PT"/>
        </w:rPr>
      </w:pPr>
      <w:bookmarkStart w:id="424" w:name="_Toc186820393"/>
      <w:r w:rsidRPr="00864D30">
        <w:rPr>
          <w:rFonts w:ascii="Santander Text" w:hAnsi="Santander Text" w:cs="Arial"/>
          <w:b/>
          <w:u w:val="single"/>
          <w:lang w:val="pt-PT"/>
        </w:rPr>
        <w:t xml:space="preserve">A) </w:t>
      </w:r>
      <w:r w:rsidR="003B18B2" w:rsidRPr="00864D30">
        <w:rPr>
          <w:rFonts w:ascii="Santander Text" w:hAnsi="Santander Text" w:cs="Arial"/>
          <w:b/>
          <w:u w:val="single"/>
          <w:lang w:val="pt-PT"/>
        </w:rPr>
        <w:t>Variáveis ‘</w:t>
      </w:r>
      <w:r w:rsidR="003B18B2" w:rsidRPr="00864D30">
        <w:rPr>
          <w:rFonts w:ascii="Santander Text" w:hAnsi="Santander Text" w:cs="Arial"/>
          <w:b/>
          <w:i/>
          <w:u w:val="single"/>
          <w:lang w:val="pt-PT"/>
        </w:rPr>
        <w:t>scp1_ftr_emss’, ‘scp2_ftr_emss’</w:t>
      </w:r>
      <w:r w:rsidR="003B18B2" w:rsidRPr="00864D30">
        <w:rPr>
          <w:rFonts w:ascii="Santander Text" w:hAnsi="Santander Text" w:cs="Arial"/>
          <w:b/>
          <w:u w:val="single"/>
          <w:lang w:val="pt-PT"/>
        </w:rPr>
        <w:t xml:space="preserve"> e ‘</w:t>
      </w:r>
      <w:r w:rsidR="003B18B2" w:rsidRPr="00864D30">
        <w:rPr>
          <w:rFonts w:ascii="Santander Text" w:hAnsi="Santander Text" w:cs="Arial"/>
          <w:b/>
          <w:i/>
          <w:u w:val="single"/>
          <w:lang w:val="pt-PT"/>
        </w:rPr>
        <w:t>scp3_ftr_emss’</w:t>
      </w:r>
      <w:r w:rsidR="003B18B2" w:rsidRPr="00864D30">
        <w:rPr>
          <w:rFonts w:ascii="Santander Text" w:hAnsi="Santander Text" w:cs="Arial"/>
          <w:b/>
          <w:u w:val="single"/>
          <w:lang w:val="pt-PT"/>
        </w:rPr>
        <w:t xml:space="preserve"> (Project Finance)</w:t>
      </w:r>
      <w:bookmarkEnd w:id="424"/>
    </w:p>
    <w:p w14:paraId="4EC3EC37" w14:textId="460FC7DC" w:rsidR="003B18B2" w:rsidRPr="00864D30" w:rsidRDefault="003B18B2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u w:val="single"/>
          <w:lang w:val="pt-PT"/>
        </w:rPr>
      </w:pPr>
      <w:r w:rsidRPr="00864D30">
        <w:rPr>
          <w:rFonts w:ascii="Santander Text" w:hAnsi="Santander Text" w:cs="Arial"/>
          <w:szCs w:val="18"/>
          <w:u w:val="single"/>
          <w:lang w:val="pt-PT"/>
        </w:rPr>
        <w:t>No caso de max(flag_proj</w:t>
      </w:r>
      <w:r w:rsidR="00B66000" w:rsidRPr="00864D30">
        <w:rPr>
          <w:rFonts w:ascii="Santander Text" w:hAnsi="Santander Text" w:cs="Arial"/>
          <w:szCs w:val="18"/>
          <w:u w:val="single"/>
          <w:lang w:val="pt-PT"/>
        </w:rPr>
        <w:t>ect_finance) = 1, então:</w:t>
      </w:r>
    </w:p>
    <w:p w14:paraId="4D49D7A4" w14:textId="193B3242" w:rsidR="003B18B2" w:rsidRPr="00864D30" w:rsidRDefault="00BB4AC6" w:rsidP="007E3521">
      <w:pPr>
        <w:spacing w:after="0" w:line="360" w:lineRule="auto"/>
        <w:ind w:left="720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864D30">
        <w:rPr>
          <w:rFonts w:ascii="Santander Text" w:hAnsi="Santander Text" w:cs="Arial"/>
          <w:b/>
          <w:szCs w:val="18"/>
          <w:lang w:val="pt-PT"/>
        </w:rPr>
        <w:t>A1</w:t>
      </w:r>
      <w:r w:rsidR="00B875D1" w:rsidRPr="00864D30">
        <w:rPr>
          <w:rFonts w:ascii="Santander Text" w:hAnsi="Santander Text" w:cs="Arial"/>
          <w:b/>
          <w:szCs w:val="18"/>
          <w:lang w:val="pt-PT"/>
        </w:rPr>
        <w:t>.</w:t>
      </w:r>
      <w:r w:rsidRPr="00864D30">
        <w:rPr>
          <w:rFonts w:ascii="Santander Text" w:hAnsi="Santander Text" w:cs="Arial"/>
          <w:b/>
          <w:szCs w:val="18"/>
          <w:lang w:val="pt-PT"/>
        </w:rPr>
        <w:t xml:space="preserve"> </w:t>
      </w:r>
      <w:r w:rsidR="003B18B2" w:rsidRPr="00864D30">
        <w:rPr>
          <w:rFonts w:ascii="Santander Text" w:hAnsi="Santander Text" w:cs="Arial"/>
          <w:b/>
          <w:i/>
          <w:szCs w:val="18"/>
          <w:lang w:val="pt-PT"/>
        </w:rPr>
        <w:t>Input Project Finance</w:t>
      </w:r>
      <w:r w:rsidR="003B18B2" w:rsidRPr="00864D30">
        <w:rPr>
          <w:rFonts w:ascii="Santander Text" w:hAnsi="Santander Text" w:cs="Arial"/>
          <w:b/>
          <w:szCs w:val="18"/>
          <w:lang w:val="pt-PT"/>
        </w:rPr>
        <w:t xml:space="preserve">: </w:t>
      </w:r>
      <w:r w:rsidR="003B18B2" w:rsidRPr="00864D30">
        <w:rPr>
          <w:rFonts w:ascii="Santander Text" w:hAnsi="Santander Text" w:cs="Arial"/>
          <w:szCs w:val="18"/>
          <w:lang w:val="pt-PT"/>
        </w:rPr>
        <w:t>Utilizando a tabela de</w:t>
      </w:r>
      <w:r w:rsidR="003B18B2" w:rsidRPr="00864D30">
        <w:rPr>
          <w:rFonts w:ascii="Santander Text" w:hAnsi="Santander Text" w:cs="Arial"/>
          <w:sz w:val="16"/>
          <w:szCs w:val="18"/>
          <w:lang w:val="pt-PT"/>
        </w:rPr>
        <w:t xml:space="preserve"> </w:t>
      </w:r>
      <w:r w:rsidR="003B18B2" w:rsidRPr="00864D30">
        <w:rPr>
          <w:rFonts w:ascii="Santander Text" w:hAnsi="Santander Text" w:cs="Arial"/>
          <w:i/>
          <w:iCs/>
          <w:szCs w:val="18"/>
          <w:lang w:val="pt-PT"/>
        </w:rPr>
        <w:t>input</w:t>
      </w:r>
      <w:r w:rsidR="003B18B2" w:rsidRPr="00864D30">
        <w:rPr>
          <w:rFonts w:ascii="Santander Text" w:hAnsi="Santander Text" w:cs="Arial"/>
          <w:color w:val="1F497D"/>
          <w:szCs w:val="18"/>
          <w:lang w:val="pt-PT"/>
        </w:rPr>
        <w:t xml:space="preserve"> </w:t>
      </w:r>
      <w:r w:rsidR="006B5CE1" w:rsidRPr="00864D30">
        <w:rPr>
          <w:rFonts w:ascii="Santander Text" w:hAnsi="Santander Text" w:cs="Arial"/>
          <w:i/>
          <w:szCs w:val="18"/>
          <w:lang w:val="pt-PT"/>
        </w:rPr>
        <w:t>modesg_inp_project_finance</w:t>
      </w:r>
      <w:r w:rsidR="006B5CE1" w:rsidRPr="00864D30">
        <w:rPr>
          <w:rFonts w:ascii="Santander Text" w:hAnsi="Santander Text" w:cs="Arial"/>
          <w:i/>
          <w:color w:val="1F497D"/>
          <w:szCs w:val="18"/>
          <w:lang w:val="pt-PT"/>
        </w:rPr>
        <w:t xml:space="preserve"> </w:t>
      </w:r>
      <w:r w:rsidR="003B18B2" w:rsidRPr="00864D30">
        <w:rPr>
          <w:rFonts w:ascii="Santander Text" w:hAnsi="Santander Text" w:cs="Arial"/>
          <w:szCs w:val="18"/>
          <w:lang w:val="pt-PT"/>
        </w:rPr>
        <w:t>como base deve ser assegurada a seguinte priorização</w:t>
      </w:r>
      <w:r w:rsidR="003B18B2" w:rsidRPr="00864D30">
        <w:rPr>
          <w:rFonts w:ascii="Santander Text" w:hAnsi="Santander Text" w:cs="Arial"/>
          <w:b/>
          <w:bCs/>
          <w:szCs w:val="18"/>
          <w:lang w:val="pt-PT"/>
        </w:rPr>
        <w:t>:</w:t>
      </w:r>
    </w:p>
    <w:p w14:paraId="651F657C" w14:textId="77777777" w:rsidR="00ED6B47" w:rsidRPr="00864D30" w:rsidRDefault="00ED6B47" w:rsidP="007E3521">
      <w:pPr>
        <w:spacing w:after="0"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</w:p>
    <w:p w14:paraId="531EA2F6" w14:textId="0091D6CA" w:rsidR="003B18B2" w:rsidRPr="00864D30" w:rsidRDefault="003B18B2" w:rsidP="008E5B92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szCs w:val="18"/>
          <w:lang w:val="pt-PT"/>
        </w:rPr>
        <w:t xml:space="preserve">Cruzamento com a tabela de </w:t>
      </w:r>
      <w:r w:rsidRPr="00864D30">
        <w:rPr>
          <w:rFonts w:ascii="Santander Text" w:hAnsi="Santander Text" w:cs="Arial"/>
          <w:b/>
          <w:i/>
          <w:szCs w:val="18"/>
          <w:lang w:val="pt-PT"/>
        </w:rPr>
        <w:t xml:space="preserve">input </w:t>
      </w:r>
      <w:r w:rsidR="006B5CE1" w:rsidRPr="00864D30">
        <w:rPr>
          <w:rFonts w:ascii="Santander Text" w:hAnsi="Santander Text" w:cs="Arial"/>
          <w:b/>
          <w:i/>
          <w:szCs w:val="18"/>
          <w:lang w:val="pt-PT"/>
        </w:rPr>
        <w:t>modesg_inp_project_finance</w:t>
      </w:r>
      <w:r w:rsidRPr="00864D30">
        <w:rPr>
          <w:rFonts w:ascii="Santander Text" w:hAnsi="Santander Text" w:cs="Arial"/>
          <w:b/>
          <w:i/>
          <w:iCs/>
          <w:szCs w:val="18"/>
          <w:lang w:val="pt-PT"/>
        </w:rPr>
        <w:t>: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Obtenção do campo ‘</w:t>
      </w:r>
      <w:r w:rsidRPr="00864D30">
        <w:rPr>
          <w:rFonts w:ascii="Santander Text" w:hAnsi="Santander Text" w:cs="Arial"/>
          <w:i/>
          <w:szCs w:val="18"/>
          <w:lang w:val="pt-PT"/>
        </w:rPr>
        <w:t>ccli_kgl’</w:t>
      </w:r>
      <w:r w:rsidRPr="00864D30">
        <w:rPr>
          <w:rFonts w:ascii="Santander Text" w:hAnsi="Santander Text" w:cs="Arial"/>
          <w:szCs w:val="18"/>
          <w:lang w:val="pt-PT"/>
        </w:rPr>
        <w:t xml:space="preserve"> </w:t>
      </w:r>
      <w:r w:rsidRPr="00864D30">
        <w:rPr>
          <w:rStyle w:val="ui-provider"/>
          <w:rFonts w:ascii="Santander Text" w:hAnsi="Santander Text" w:cs="Arial"/>
          <w:szCs w:val="18"/>
          <w:lang w:val="pt-PT"/>
        </w:rPr>
        <w:t xml:space="preserve">(KGL de 4 ou 6 dígitos) </w:t>
      </w:r>
      <w:r w:rsidRPr="00864D30">
        <w:rPr>
          <w:rFonts w:ascii="Santander Text" w:hAnsi="Santander Text" w:cs="Arial"/>
          <w:szCs w:val="18"/>
          <w:lang w:val="pt-PT"/>
        </w:rPr>
        <w:t xml:space="preserve">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864D30">
        <w:rPr>
          <w:rFonts w:ascii="Santander Text" w:hAnsi="Santander Text" w:cs="Arial"/>
          <w:szCs w:val="18"/>
          <w:lang w:val="pt-PT"/>
        </w:rPr>
        <w:t>d e cruzamento com o campo  ‘</w:t>
      </w:r>
      <w:r w:rsidRPr="00864D30">
        <w:rPr>
          <w:rFonts w:ascii="Santander Text" w:hAnsi="Santander Text" w:cs="Arial"/>
          <w:i/>
          <w:szCs w:val="18"/>
          <w:lang w:val="pt-PT"/>
        </w:rPr>
        <w:t>codigo_unidade’</w:t>
      </w:r>
      <w:r w:rsidRPr="00864D30">
        <w:rPr>
          <w:rFonts w:ascii="Santander Text" w:hAnsi="Santander Text" w:cs="Arial"/>
          <w:szCs w:val="18"/>
          <w:lang w:val="pt-PT"/>
        </w:rPr>
        <w:t xml:space="preserve"> da tabela de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864D30">
        <w:rPr>
          <w:rFonts w:ascii="Santander Text" w:hAnsi="Santander Text" w:cs="Arial"/>
          <w:color w:val="1F497D"/>
          <w:szCs w:val="18"/>
          <w:lang w:val="pt-PT"/>
        </w:rPr>
        <w:t xml:space="preserve"> </w:t>
      </w:r>
      <w:r w:rsidR="006B5CE1" w:rsidRPr="00864D30">
        <w:rPr>
          <w:rFonts w:ascii="Santander Text" w:hAnsi="Santander Text" w:cs="Arial"/>
          <w:i/>
          <w:szCs w:val="18"/>
          <w:lang w:val="pt-PT"/>
        </w:rPr>
        <w:t>modesg_inp_project_finance</w:t>
      </w:r>
      <w:r w:rsidR="001C51CB" w:rsidRPr="00864D30">
        <w:rPr>
          <w:rFonts w:ascii="Santander Text" w:hAnsi="Santander Text" w:cs="Arial"/>
          <w:szCs w:val="18"/>
          <w:lang w:val="pt-PT"/>
        </w:rPr>
        <w:t>;</w:t>
      </w:r>
    </w:p>
    <w:p w14:paraId="595E9AA5" w14:textId="03F66803" w:rsidR="003B18B2" w:rsidRPr="00864D30" w:rsidRDefault="003B18B2" w:rsidP="008E5B92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864D30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rstf159_rating_interno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864D30">
        <w:rPr>
          <w:rFonts w:ascii="Santander Text" w:hAnsi="Santander Text" w:cs="Arial"/>
          <w:szCs w:val="18"/>
          <w:lang w:val="pt-PT"/>
        </w:rPr>
        <w:t>Supletiva</w:t>
      </w:r>
      <w:r w:rsidR="00082A6A">
        <w:rPr>
          <w:rFonts w:ascii="Santander Text" w:hAnsi="Santander Text" w:cs="Arial"/>
          <w:szCs w:val="18"/>
          <w:lang w:val="pt-PT"/>
        </w:rPr>
        <w:t>mente, caso não cruze no passo a</w:t>
      </w:r>
      <w:r w:rsidRPr="00864D30">
        <w:rPr>
          <w:rFonts w:ascii="Santander Text" w:hAnsi="Santander Text" w:cs="Arial"/>
          <w:szCs w:val="18"/>
          <w:lang w:val="pt-PT"/>
        </w:rPr>
        <w:t xml:space="preserve">), deverá ser efetuado o cruzamento da tabela </w:t>
      </w:r>
      <w:r w:rsidR="006B5CE1" w:rsidRPr="00864D30">
        <w:rPr>
          <w:rFonts w:ascii="Santander Text" w:hAnsi="Santander Text" w:cs="Arial"/>
          <w:i/>
          <w:iCs/>
          <w:szCs w:val="18"/>
          <w:lang w:val="pt-PT"/>
        </w:rPr>
        <w:t xml:space="preserve">input modesg_inp_project_finance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 xml:space="preserve">com a tabela </w:t>
      </w:r>
      <w:r w:rsidRPr="00864D30">
        <w:rPr>
          <w:rFonts w:ascii="Santander Text" w:hAnsi="Santander Text" w:cs="Arial"/>
          <w:i/>
          <w:szCs w:val="18"/>
          <w:lang w:val="pt-PT"/>
        </w:rPr>
        <w:t>rstf159_rating_interno</w:t>
      </w:r>
      <w:r w:rsidRPr="00864D30">
        <w:rPr>
          <w:rFonts w:ascii="Santander Text" w:hAnsi="Santander Text" w:cs="Arial"/>
          <w:szCs w:val="18"/>
          <w:lang w:val="pt-PT"/>
        </w:rPr>
        <w:t xml:space="preserve"> onde o ‘</w:t>
      </w:r>
      <w:r w:rsidRPr="00864D30">
        <w:rPr>
          <w:rFonts w:ascii="Santander Text" w:hAnsi="Santander Text" w:cs="Arial"/>
          <w:i/>
          <w:szCs w:val="18"/>
          <w:lang w:val="pt-PT"/>
        </w:rPr>
        <w:t>ccliente’</w:t>
      </w:r>
      <w:r w:rsidRPr="00864D30">
        <w:rPr>
          <w:rFonts w:ascii="Santander Text" w:hAnsi="Santander Text" w:cs="Arial"/>
          <w:szCs w:val="18"/>
          <w:lang w:val="pt-PT"/>
        </w:rPr>
        <w:t xml:space="preserve"> seja distinto de ‘‘ (vazio) ou ‘#’. O cruzamento entre 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864D30">
        <w:rPr>
          <w:rFonts w:ascii="Santander Text" w:hAnsi="Santander Text" w:cs="Arial"/>
          <w:szCs w:val="18"/>
          <w:lang w:val="pt-PT"/>
        </w:rPr>
        <w:t xml:space="preserve"> e a tabela rstf159 deverá ser efetuado pelos campos ‘</w:t>
      </w:r>
      <w:r w:rsidRPr="00864D30">
        <w:rPr>
          <w:rFonts w:ascii="Santander Text" w:hAnsi="Santander Text" w:cs="Arial"/>
          <w:i/>
          <w:szCs w:val="18"/>
          <w:lang w:val="pt-PT"/>
        </w:rPr>
        <w:t>kgl</w:t>
      </w:r>
      <w:r w:rsidR="001C51CB" w:rsidRPr="00864D30">
        <w:rPr>
          <w:rFonts w:ascii="Santander Text" w:hAnsi="Santander Text" w:cs="Arial"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e posteriormente ‘</w:t>
      </w:r>
      <w:r w:rsidRPr="00864D30">
        <w:rPr>
          <w:rFonts w:ascii="Santander Text" w:hAnsi="Santander Text" w:cs="Arial"/>
          <w:i/>
          <w:szCs w:val="18"/>
          <w:lang w:val="pt-PT"/>
        </w:rPr>
        <w:t>kgl_entidade_principal’</w:t>
      </w:r>
      <w:r w:rsidRPr="00864D30">
        <w:rPr>
          <w:rFonts w:ascii="Santander Text" w:hAnsi="Santander Text" w:cs="Arial"/>
          <w:szCs w:val="18"/>
          <w:lang w:val="pt-PT"/>
        </w:rPr>
        <w:t xml:space="preserve"> (caso não cruze com o 1º) da tabela de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864D30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864D30">
        <w:rPr>
          <w:rFonts w:ascii="Santander Text" w:hAnsi="Santander Text" w:cs="Arial"/>
          <w:i/>
          <w:szCs w:val="18"/>
          <w:lang w:val="pt-PT"/>
        </w:rPr>
        <w:t>centlegal’</w:t>
      </w:r>
      <w:r w:rsidRPr="00864D30">
        <w:rPr>
          <w:rFonts w:ascii="Santander Text" w:hAnsi="Santander Text" w:cs="Arial"/>
          <w:szCs w:val="18"/>
          <w:lang w:val="pt-PT"/>
        </w:rPr>
        <w:t xml:space="preserve"> ou ‘</w:t>
      </w:r>
      <w:r w:rsidRPr="00864D30">
        <w:rPr>
          <w:rFonts w:ascii="Santander Text" w:hAnsi="Santander Text" w:cs="Arial"/>
          <w:i/>
          <w:szCs w:val="18"/>
          <w:lang w:val="pt-PT"/>
        </w:rPr>
        <w:t>cgrupo’</w:t>
      </w:r>
      <w:r w:rsidRPr="00864D30">
        <w:rPr>
          <w:rFonts w:ascii="Santander Text" w:hAnsi="Santander Text" w:cs="Arial"/>
          <w:szCs w:val="18"/>
          <w:lang w:val="pt-PT"/>
        </w:rPr>
        <w:t xml:space="preserve"> da tabela rstf159 (de igual forma, cruzamento com o 1º campo ou, caso não cruze, posteriormente, com o 2º);</w:t>
      </w:r>
    </w:p>
    <w:p w14:paraId="787BCEB5" w14:textId="1271C04A" w:rsidR="003B18B2" w:rsidRPr="00864D30" w:rsidRDefault="003B18B2" w:rsidP="008E5B92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864D30">
        <w:rPr>
          <w:rFonts w:ascii="Santander Text" w:hAnsi="Santander Text" w:cs="Arial"/>
          <w:b/>
          <w:bCs/>
          <w:i/>
          <w:szCs w:val="18"/>
          <w:lang w:val="pt-PT"/>
        </w:rPr>
        <w:t>ct071_rwa_gr_ec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864D30">
        <w:rPr>
          <w:rFonts w:ascii="Santander Text" w:hAnsi="Santander Text" w:cs="Arial"/>
          <w:b/>
          <w:bCs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Supletivam</w:t>
      </w:r>
      <w:r w:rsidR="00082A6A">
        <w:rPr>
          <w:rFonts w:ascii="Santander Text" w:hAnsi="Santander Text" w:cs="Arial"/>
          <w:szCs w:val="18"/>
          <w:lang w:val="pt-PT"/>
        </w:rPr>
        <w:t>ente, caso não cruze no passo b</w:t>
      </w:r>
      <w:r w:rsidRPr="00864D30">
        <w:rPr>
          <w:rFonts w:ascii="Santander Text" w:hAnsi="Santander Text" w:cs="Arial"/>
          <w:szCs w:val="18"/>
          <w:lang w:val="pt-PT"/>
        </w:rPr>
        <w:t xml:space="preserve">), deverá ser efetuado o cruzamento da tabela de </w:t>
      </w:r>
      <w:r w:rsidRPr="00864D30">
        <w:rPr>
          <w:rFonts w:ascii="Santander Text" w:hAnsi="Santander Text" w:cs="Arial"/>
          <w:i/>
          <w:szCs w:val="18"/>
          <w:lang w:val="pt-PT"/>
        </w:rPr>
        <w:t>input</w:t>
      </w:r>
      <w:r w:rsidRPr="00864D30">
        <w:rPr>
          <w:rFonts w:ascii="Santander Text" w:hAnsi="Santander Text" w:cs="Arial"/>
          <w:szCs w:val="18"/>
          <w:lang w:val="pt-PT"/>
        </w:rPr>
        <w:t xml:space="preserve"> </w:t>
      </w:r>
      <w:r w:rsidR="006B5CE1" w:rsidRPr="00864D30">
        <w:rPr>
          <w:rFonts w:ascii="Santander Text" w:hAnsi="Santander Text" w:cs="Arial"/>
          <w:i/>
          <w:szCs w:val="18"/>
          <w:lang w:val="pt-PT"/>
        </w:rPr>
        <w:t>modesg_inp_project_finance</w:t>
      </w:r>
      <w:r w:rsidR="006B5CE1" w:rsidRPr="00864D30">
        <w:rPr>
          <w:rFonts w:ascii="Santander Text" w:hAnsi="Santander Text" w:cs="Arial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 xml:space="preserve">com a tabela </w:t>
      </w:r>
      <w:r w:rsidRPr="00864D30">
        <w:rPr>
          <w:rFonts w:ascii="Santander Text" w:hAnsi="Santander Text" w:cs="Arial"/>
          <w:i/>
          <w:szCs w:val="18"/>
          <w:lang w:val="pt-PT"/>
        </w:rPr>
        <w:t>ct071_rwa_gr_ec</w:t>
      </w:r>
      <w:r w:rsidRPr="00864D30">
        <w:rPr>
          <w:rFonts w:ascii="Santander Text" w:hAnsi="Santander Text" w:cs="Arial"/>
          <w:szCs w:val="18"/>
          <w:lang w:val="pt-PT"/>
        </w:rPr>
        <w:t xml:space="preserve"> através dos campos ‘</w:t>
      </w:r>
      <w:r w:rsidRPr="00864D30">
        <w:rPr>
          <w:rFonts w:ascii="Santander Text" w:hAnsi="Santander Text" w:cs="Arial"/>
          <w:i/>
          <w:szCs w:val="18"/>
          <w:lang w:val="pt-PT"/>
        </w:rPr>
        <w:t>kgl’</w:t>
      </w:r>
      <w:r w:rsidRPr="00864D30">
        <w:rPr>
          <w:rFonts w:ascii="Santander Text" w:hAnsi="Santander Text" w:cs="Arial"/>
          <w:szCs w:val="18"/>
          <w:lang w:val="pt-PT"/>
        </w:rPr>
        <w:t xml:space="preserve"> e posteriormente ‘</w:t>
      </w:r>
      <w:r w:rsidRPr="00864D30">
        <w:rPr>
          <w:rFonts w:ascii="Santander Text" w:hAnsi="Santander Text" w:cs="Arial"/>
          <w:i/>
          <w:szCs w:val="18"/>
          <w:lang w:val="pt-PT"/>
        </w:rPr>
        <w:t>kgl_entidade_principal’</w:t>
      </w:r>
      <w:r w:rsidRPr="00864D30">
        <w:rPr>
          <w:rFonts w:ascii="Santander Text" w:hAnsi="Santander Text" w:cs="Arial"/>
          <w:szCs w:val="18"/>
          <w:lang w:val="pt-PT"/>
        </w:rPr>
        <w:t xml:space="preserve"> (caso não cruze com o 1º) da tabela de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864D30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864D30">
        <w:rPr>
          <w:rFonts w:ascii="Santander Text" w:hAnsi="Santander Text" w:cs="Arial"/>
          <w:i/>
          <w:szCs w:val="18"/>
          <w:lang w:val="pt-PT"/>
        </w:rPr>
        <w:t>kgl5</w:t>
      </w:r>
      <w:r w:rsidRPr="00864D30">
        <w:rPr>
          <w:rFonts w:ascii="Santander Text" w:hAnsi="Santander Text" w:cs="Arial"/>
          <w:szCs w:val="18"/>
          <w:lang w:val="pt-PT"/>
        </w:rPr>
        <w:t>’ da ct071 para obtenção do ‘</w:t>
      </w:r>
      <w:r w:rsidRPr="00864D30">
        <w:rPr>
          <w:rFonts w:ascii="Santander Text" w:hAnsi="Santander Text" w:cs="Arial"/>
          <w:i/>
          <w:szCs w:val="18"/>
          <w:lang w:val="pt-PT"/>
        </w:rPr>
        <w:t>zgrupo</w:t>
      </w:r>
      <w:r w:rsidRPr="00864D30">
        <w:rPr>
          <w:rFonts w:ascii="Santander Text" w:hAnsi="Santander Text" w:cs="Arial"/>
          <w:szCs w:val="18"/>
          <w:lang w:val="pt-PT"/>
        </w:rPr>
        <w:t>’. Posteriormente, cruzar o ‘</w:t>
      </w:r>
      <w:r w:rsidRPr="00864D30">
        <w:rPr>
          <w:rFonts w:ascii="Santander Text" w:hAnsi="Santander Text" w:cs="Arial"/>
          <w:i/>
          <w:szCs w:val="18"/>
          <w:lang w:val="pt-PT"/>
        </w:rPr>
        <w:t>zgrupo’</w:t>
      </w:r>
      <w:r w:rsidRPr="00864D30">
        <w:rPr>
          <w:rFonts w:ascii="Santander Text" w:hAnsi="Santander Text" w:cs="Arial"/>
          <w:szCs w:val="18"/>
          <w:lang w:val="pt-PT"/>
        </w:rPr>
        <w:t xml:space="preserve"> obtido com o campo ‘</w:t>
      </w:r>
      <w:r w:rsidRPr="00864D30">
        <w:rPr>
          <w:rFonts w:ascii="Santander Text" w:hAnsi="Santander Text" w:cs="Arial"/>
          <w:i/>
          <w:szCs w:val="18"/>
          <w:lang w:val="pt-PT"/>
        </w:rPr>
        <w:t>zgrupo’</w:t>
      </w:r>
      <w:r w:rsidRPr="00864D30">
        <w:rPr>
          <w:rFonts w:ascii="Santander Text" w:hAnsi="Santander Text" w:cs="Arial"/>
          <w:szCs w:val="18"/>
          <w:lang w:val="pt-PT"/>
        </w:rPr>
        <w:t xml:space="preserve"> da tabela </w:t>
      </w:r>
      <w:r w:rsidRPr="00864D30">
        <w:rPr>
          <w:rFonts w:ascii="Santander Text" w:hAnsi="Santander Text" w:cs="Arial"/>
          <w:i/>
          <w:szCs w:val="18"/>
          <w:lang w:val="pt-PT"/>
        </w:rPr>
        <w:t>ct088_univ_gcl_d</w:t>
      </w:r>
      <w:r w:rsidRPr="00864D30">
        <w:rPr>
          <w:rFonts w:ascii="Santander Text" w:hAnsi="Santander Text" w:cs="Arial"/>
          <w:szCs w:val="18"/>
          <w:lang w:val="pt-PT"/>
        </w:rPr>
        <w:t xml:space="preserve"> filtrada por </w:t>
      </w:r>
      <w:r w:rsidR="001C51CB"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tipo_relacao</w:t>
      </w:r>
      <w:r w:rsidR="001C51CB" w:rsidRPr="00864D30">
        <w:rPr>
          <w:rFonts w:ascii="Santander Text" w:hAnsi="Santander Text" w:cs="Arial"/>
          <w:i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= 'CONTROLO' para obter os ‘</w:t>
      </w:r>
      <w:r w:rsidRPr="00864D30">
        <w:rPr>
          <w:rFonts w:ascii="Santander Text" w:hAnsi="Santander Text" w:cs="Arial"/>
          <w:i/>
          <w:szCs w:val="18"/>
          <w:lang w:val="pt-PT"/>
        </w:rPr>
        <w:t>zcliente’</w:t>
      </w:r>
      <w:r w:rsidR="001C51CB" w:rsidRPr="00864D30">
        <w:rPr>
          <w:rFonts w:ascii="Santander Text" w:hAnsi="Santander Text" w:cs="Arial"/>
          <w:szCs w:val="18"/>
          <w:lang w:val="pt-PT"/>
        </w:rPr>
        <w:t>;</w:t>
      </w:r>
    </w:p>
    <w:p w14:paraId="55EBFD06" w14:textId="6CE1E737" w:rsidR="003B18B2" w:rsidRPr="00864D30" w:rsidRDefault="003B18B2" w:rsidP="008E5B92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Santander Text" w:hAnsi="Santander Text" w:cs="Arial"/>
          <w:sz w:val="16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>Cruzamento com a tabela JQUEST (</w:t>
      </w:r>
      <w:r w:rsidRPr="00864D30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p3_client_data_jquest</w:t>
      </w:r>
      <w:r w:rsidRPr="00864D30">
        <w:rPr>
          <w:rStyle w:val="ui-provider"/>
          <w:rFonts w:ascii="Santander Text" w:hAnsi="Santander Text" w:cs="Arial"/>
          <w:b/>
          <w:bCs/>
          <w:szCs w:val="18"/>
          <w:lang w:val="pt-PT"/>
        </w:rPr>
        <w:t>)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864D30">
        <w:rPr>
          <w:rFonts w:ascii="Santander Text" w:hAnsi="Santander Text" w:cs="Arial"/>
          <w:szCs w:val="18"/>
          <w:lang w:val="pt-PT"/>
        </w:rPr>
        <w:t xml:space="preserve"> Supletivame</w:t>
      </w:r>
      <w:r w:rsidR="00082A6A">
        <w:rPr>
          <w:rFonts w:ascii="Santander Text" w:hAnsi="Santander Text" w:cs="Arial"/>
          <w:szCs w:val="18"/>
          <w:lang w:val="pt-PT"/>
        </w:rPr>
        <w:t>nte, caso não cruze no passo c</w:t>
      </w:r>
      <w:r w:rsidRPr="00864D30">
        <w:rPr>
          <w:rFonts w:ascii="Santander Text" w:hAnsi="Santander Text" w:cs="Arial"/>
          <w:szCs w:val="18"/>
          <w:lang w:val="pt-PT"/>
        </w:rPr>
        <w:t>), efetuar o cruzamento pelo campo ‘</w:t>
      </w:r>
      <w:r w:rsidRPr="00864D30">
        <w:rPr>
          <w:rStyle w:val="ui-provider"/>
          <w:rFonts w:ascii="Santander Text" w:hAnsi="Santander Text" w:cs="Arial"/>
          <w:i/>
          <w:szCs w:val="18"/>
          <w:lang w:val="pt-PT"/>
        </w:rPr>
        <w:t>cpty_code’</w:t>
      </w:r>
      <w:r w:rsidRPr="00864D30">
        <w:rPr>
          <w:rStyle w:val="ui-provider"/>
          <w:rFonts w:ascii="Santander Text" w:hAnsi="Santander Text" w:cs="Arial"/>
          <w:szCs w:val="18"/>
          <w:lang w:val="pt-PT"/>
        </w:rPr>
        <w:t xml:space="preserve"> (KGL de 4 ou 6 dígitos) da tabela </w:t>
      </w:r>
      <w:r w:rsidRPr="00864D30">
        <w:rPr>
          <w:rStyle w:val="ui-provider"/>
          <w:rFonts w:ascii="Santander Text" w:hAnsi="Santander Text" w:cs="Arial"/>
          <w:i/>
          <w:iCs/>
          <w:szCs w:val="18"/>
          <w:lang w:val="pt-PT"/>
        </w:rPr>
        <w:t>p3_client_data_jquest</w:t>
      </w:r>
      <w:r w:rsidRPr="00864D30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864D30">
        <w:rPr>
          <w:rFonts w:ascii="Santander Text" w:hAnsi="Santander Text" w:cs="Arial"/>
          <w:i/>
          <w:szCs w:val="18"/>
          <w:lang w:val="pt-PT"/>
        </w:rPr>
        <w:t>ccli_kgl’</w:t>
      </w:r>
      <w:r w:rsidRPr="00864D30">
        <w:rPr>
          <w:rFonts w:ascii="Santander Text" w:hAnsi="Santander Text" w:cs="Arial"/>
          <w:szCs w:val="18"/>
          <w:lang w:val="pt-PT"/>
        </w:rPr>
        <w:t xml:space="preserve">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864D30">
        <w:rPr>
          <w:rFonts w:ascii="Santander Text" w:hAnsi="Santander Text" w:cs="Arial"/>
          <w:szCs w:val="18"/>
          <w:lang w:val="pt-PT"/>
        </w:rPr>
        <w:t xml:space="preserve">d </w:t>
      </w:r>
      <w:r w:rsidRPr="00864D30">
        <w:rPr>
          <w:rStyle w:val="ui-provider"/>
          <w:rFonts w:ascii="Santander Text" w:hAnsi="Santander Text" w:cs="Arial"/>
          <w:szCs w:val="18"/>
          <w:lang w:val="pt-PT"/>
        </w:rPr>
        <w:t>para obtenção dos códigos KGL ‘</w:t>
      </w:r>
      <w:r w:rsidRPr="00864D30">
        <w:rPr>
          <w:rStyle w:val="ui-provider"/>
          <w:rFonts w:ascii="Santander Text" w:hAnsi="Santander Text" w:cs="Arial"/>
          <w:i/>
          <w:szCs w:val="18"/>
          <w:lang w:val="pt-PT"/>
        </w:rPr>
        <w:t>cptyparent_code’</w:t>
      </w:r>
      <w:r w:rsidRPr="00864D30">
        <w:rPr>
          <w:rStyle w:val="ui-provider"/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Style w:val="ui-provider"/>
          <w:rFonts w:ascii="Santander Text" w:hAnsi="Santander Text" w:cs="Arial"/>
          <w:i/>
          <w:szCs w:val="18"/>
          <w:lang w:val="pt-PT"/>
        </w:rPr>
        <w:t>cptylastparent_code’</w:t>
      </w:r>
      <w:r w:rsidRPr="00864D30">
        <w:rPr>
          <w:rStyle w:val="ui-provider"/>
          <w:rFonts w:ascii="Santander Text" w:hAnsi="Santander Text" w:cs="Arial"/>
          <w:szCs w:val="18"/>
          <w:lang w:val="pt-PT"/>
        </w:rPr>
        <w:t xml:space="preserve"> (KGL de 5 dígitos). De seguida, efetuar o cruzamento entre os 2 campos obtidos (de forma complementar) com a tabela </w:t>
      </w:r>
      <w:r w:rsidR="006B5CE1" w:rsidRPr="00864D30">
        <w:rPr>
          <w:rFonts w:ascii="Santander Text" w:hAnsi="Santander Text" w:cs="Arial"/>
          <w:i/>
          <w:iCs/>
          <w:szCs w:val="18"/>
          <w:lang w:val="pt-PT"/>
        </w:rPr>
        <w:t xml:space="preserve">input modesg_inp_project_finance </w:t>
      </w:r>
      <w:r w:rsidRPr="00864D30">
        <w:rPr>
          <w:rFonts w:ascii="Santander Text" w:hAnsi="Santander Text" w:cs="Arial"/>
          <w:szCs w:val="18"/>
          <w:lang w:val="pt-PT"/>
        </w:rPr>
        <w:t xml:space="preserve">através do campo </w:t>
      </w:r>
      <w:r w:rsidRPr="00864D30">
        <w:rPr>
          <w:rFonts w:ascii="Santander Text" w:hAnsi="Santander Text" w:cs="Arial"/>
          <w:i/>
          <w:szCs w:val="18"/>
          <w:lang w:val="pt-PT"/>
        </w:rPr>
        <w:t>‘kgl’</w:t>
      </w:r>
      <w:r w:rsidRPr="00864D30">
        <w:rPr>
          <w:rFonts w:ascii="Santander Text" w:hAnsi="Santander Text" w:cs="Arial"/>
          <w:szCs w:val="18"/>
          <w:lang w:val="pt-PT"/>
        </w:rPr>
        <w:t xml:space="preserve"> e posteriormente ‘</w:t>
      </w:r>
      <w:r w:rsidRPr="00864D30">
        <w:rPr>
          <w:rFonts w:ascii="Santander Text" w:hAnsi="Santander Text" w:cs="Arial"/>
          <w:i/>
          <w:szCs w:val="18"/>
          <w:lang w:val="pt-PT"/>
        </w:rPr>
        <w:t>kgl_entidade_principal’</w:t>
      </w:r>
      <w:r w:rsidRPr="00864D30">
        <w:rPr>
          <w:rFonts w:ascii="Santander Text" w:hAnsi="Santander Text" w:cs="Arial"/>
          <w:szCs w:val="18"/>
          <w:lang w:val="pt-PT"/>
        </w:rPr>
        <w:t xml:space="preserve">, caso não cruze com o 1º. </w:t>
      </w:r>
      <w:r w:rsidRPr="00864D30">
        <w:rPr>
          <w:rFonts w:ascii="Santander Text" w:hAnsi="Santander Text" w:cs="Arial"/>
          <w:sz w:val="16"/>
          <w:lang w:val="pt-PT"/>
        </w:rPr>
        <w:t xml:space="preserve"> </w:t>
      </w:r>
    </w:p>
    <w:p w14:paraId="5E709805" w14:textId="7655922E" w:rsidR="003B18B2" w:rsidRPr="00864D30" w:rsidRDefault="003B18B2" w:rsidP="007E3521">
      <w:pPr>
        <w:spacing w:line="360" w:lineRule="auto"/>
        <w:ind w:left="720"/>
        <w:contextualSpacing/>
        <w:jc w:val="both"/>
        <w:rPr>
          <w:rFonts w:ascii="Santander Text" w:hAnsi="Santander Text" w:cs="Arial"/>
          <w:b/>
          <w:szCs w:val="18"/>
          <w:lang w:val="pt-PT"/>
        </w:rPr>
      </w:pPr>
      <w:r w:rsidRPr="00864D30">
        <w:rPr>
          <w:rFonts w:ascii="Santander Text" w:hAnsi="Santander Text" w:cs="Arial"/>
          <w:b/>
          <w:szCs w:val="18"/>
          <w:lang w:val="pt-PT"/>
        </w:rPr>
        <w:t xml:space="preserve">Caso o KGL5 obtido no passo </w:t>
      </w:r>
      <w:r w:rsidR="00B875D1" w:rsidRPr="00864D30">
        <w:rPr>
          <w:rFonts w:ascii="Santander Text" w:hAnsi="Santander Text" w:cs="Arial"/>
          <w:b/>
          <w:szCs w:val="18"/>
          <w:lang w:val="pt-PT"/>
        </w:rPr>
        <w:t>b</w:t>
      </w:r>
      <w:r w:rsidRPr="00864D30">
        <w:rPr>
          <w:rFonts w:ascii="Santander Text" w:hAnsi="Santander Text" w:cs="Arial"/>
          <w:b/>
          <w:szCs w:val="18"/>
          <w:lang w:val="pt-PT"/>
        </w:rPr>
        <w:t xml:space="preserve">) e </w:t>
      </w:r>
      <w:r w:rsidR="00B875D1" w:rsidRPr="00864D30">
        <w:rPr>
          <w:rFonts w:ascii="Santander Text" w:hAnsi="Santander Text" w:cs="Arial"/>
          <w:b/>
          <w:szCs w:val="18"/>
          <w:lang w:val="pt-PT"/>
        </w:rPr>
        <w:t>c</w:t>
      </w:r>
      <w:r w:rsidRPr="00864D30">
        <w:rPr>
          <w:rFonts w:ascii="Santander Text" w:hAnsi="Santander Text" w:cs="Arial"/>
          <w:b/>
          <w:szCs w:val="18"/>
          <w:lang w:val="pt-PT"/>
        </w:rPr>
        <w:t xml:space="preserve">) in (‘5AEPF’, ‘92ZIK’, ‘ABYPF’, ‘EIGPF’, ‘F2SPF’, ‘IIFPF’, ‘P3PPF’) então ignorar os passos </w:t>
      </w:r>
      <w:r w:rsidR="00B875D1" w:rsidRPr="00864D30">
        <w:rPr>
          <w:rFonts w:ascii="Santander Text" w:hAnsi="Santander Text" w:cs="Arial"/>
          <w:b/>
          <w:szCs w:val="18"/>
          <w:lang w:val="pt-PT"/>
        </w:rPr>
        <w:t>b</w:t>
      </w:r>
      <w:r w:rsidRPr="00864D30">
        <w:rPr>
          <w:rFonts w:ascii="Santander Text" w:hAnsi="Santander Text" w:cs="Arial"/>
          <w:b/>
          <w:szCs w:val="18"/>
          <w:lang w:val="pt-PT"/>
        </w:rPr>
        <w:t xml:space="preserve">), </w:t>
      </w:r>
      <w:r w:rsidR="00B875D1" w:rsidRPr="00864D30">
        <w:rPr>
          <w:rFonts w:ascii="Santander Text" w:hAnsi="Santander Text" w:cs="Arial"/>
          <w:b/>
          <w:szCs w:val="18"/>
          <w:lang w:val="pt-PT"/>
        </w:rPr>
        <w:t>c</w:t>
      </w:r>
      <w:r w:rsidRPr="00864D30">
        <w:rPr>
          <w:rFonts w:ascii="Santander Text" w:hAnsi="Santander Text" w:cs="Arial"/>
          <w:b/>
          <w:szCs w:val="18"/>
          <w:lang w:val="pt-PT"/>
        </w:rPr>
        <w:t xml:space="preserve">) e </w:t>
      </w:r>
      <w:r w:rsidR="00B875D1" w:rsidRPr="00864D30">
        <w:rPr>
          <w:rFonts w:ascii="Santander Text" w:hAnsi="Santander Text" w:cs="Arial"/>
          <w:b/>
          <w:szCs w:val="18"/>
          <w:lang w:val="pt-PT"/>
        </w:rPr>
        <w:t>d</w:t>
      </w:r>
      <w:r w:rsidRPr="00864D30">
        <w:rPr>
          <w:rFonts w:ascii="Santander Text" w:hAnsi="Santander Text" w:cs="Arial"/>
          <w:b/>
          <w:szCs w:val="18"/>
          <w:lang w:val="pt-PT"/>
        </w:rPr>
        <w:t xml:space="preserve">) e passar do ponto </w:t>
      </w:r>
      <w:r w:rsidR="00B875D1" w:rsidRPr="00864D30">
        <w:rPr>
          <w:rFonts w:ascii="Santander Text" w:hAnsi="Santander Text" w:cs="Arial"/>
          <w:b/>
          <w:szCs w:val="18"/>
          <w:lang w:val="pt-PT"/>
        </w:rPr>
        <w:t>A</w:t>
      </w:r>
      <w:r w:rsidRPr="00864D30">
        <w:rPr>
          <w:rFonts w:ascii="Santander Text" w:hAnsi="Santander Text" w:cs="Arial"/>
          <w:b/>
          <w:szCs w:val="18"/>
          <w:lang w:val="pt-PT"/>
        </w:rPr>
        <w:t xml:space="preserve">1. </w:t>
      </w:r>
      <w:r w:rsidR="00B875D1" w:rsidRPr="00864D30">
        <w:rPr>
          <w:rFonts w:ascii="Santander Text" w:hAnsi="Santander Text" w:cs="Arial"/>
          <w:b/>
          <w:szCs w:val="18"/>
          <w:lang w:val="pt-PT"/>
        </w:rPr>
        <w:t>a</w:t>
      </w:r>
      <w:r w:rsidRPr="00864D30">
        <w:rPr>
          <w:rFonts w:ascii="Santander Text" w:hAnsi="Santander Text" w:cs="Arial"/>
          <w:b/>
          <w:szCs w:val="18"/>
          <w:lang w:val="pt-PT"/>
        </w:rPr>
        <w:t xml:space="preserve">) para </w:t>
      </w:r>
      <w:r w:rsidR="00B875D1" w:rsidRPr="00864D30">
        <w:rPr>
          <w:rFonts w:ascii="Santander Text" w:hAnsi="Santander Text" w:cs="Arial"/>
          <w:b/>
          <w:szCs w:val="18"/>
          <w:lang w:val="pt-PT"/>
        </w:rPr>
        <w:t>a</w:t>
      </w:r>
      <w:r w:rsidRPr="00864D30">
        <w:rPr>
          <w:rFonts w:ascii="Santander Text" w:hAnsi="Santander Text" w:cs="Arial"/>
          <w:b/>
          <w:szCs w:val="18"/>
          <w:lang w:val="pt-PT"/>
        </w:rPr>
        <w:t xml:space="preserve"> obtenção dos scopes (passo 2</w:t>
      </w:r>
      <w:r w:rsidR="00B875D1" w:rsidRPr="00864D30">
        <w:rPr>
          <w:rFonts w:ascii="Santander Text" w:hAnsi="Santander Text" w:cs="Arial"/>
          <w:b/>
          <w:szCs w:val="18"/>
          <w:lang w:val="pt-PT"/>
        </w:rPr>
        <w:t xml:space="preserve"> do ponto A2.</w:t>
      </w:r>
      <w:r w:rsidRPr="00864D30">
        <w:rPr>
          <w:rFonts w:ascii="Santander Text" w:hAnsi="Santander Text" w:cs="Arial"/>
          <w:b/>
          <w:szCs w:val="18"/>
          <w:lang w:val="pt-PT"/>
        </w:rPr>
        <w:t>).</w:t>
      </w:r>
    </w:p>
    <w:p w14:paraId="73256D7A" w14:textId="5A9D2A37" w:rsidR="004E7DFE" w:rsidRPr="00864D30" w:rsidRDefault="00BB4AC6" w:rsidP="007E3521">
      <w:pPr>
        <w:pStyle w:val="ListParagraph"/>
        <w:spacing w:before="240" w:line="360" w:lineRule="auto"/>
        <w:jc w:val="both"/>
        <w:rPr>
          <w:lang w:val="pt-PT"/>
        </w:rPr>
      </w:pPr>
      <w:bookmarkStart w:id="425" w:name="_Toc186820394"/>
      <w:r w:rsidRPr="00864D30">
        <w:rPr>
          <w:rFonts w:ascii="Santander Text" w:hAnsi="Santander Text" w:cs="Arial"/>
          <w:b/>
          <w:lang w:val="pt-PT"/>
        </w:rPr>
        <w:t>A2</w:t>
      </w:r>
      <w:r w:rsidR="006E1D19" w:rsidRPr="00864D30">
        <w:rPr>
          <w:rFonts w:ascii="Santander Text" w:hAnsi="Santander Text" w:cs="Arial"/>
          <w:b/>
          <w:lang w:val="pt-PT"/>
        </w:rPr>
        <w:t xml:space="preserve">. </w:t>
      </w:r>
      <w:r w:rsidR="003B18B2" w:rsidRPr="00864D30">
        <w:rPr>
          <w:rFonts w:ascii="Santander Text" w:hAnsi="Santander Text" w:cs="Arial"/>
          <w:b/>
          <w:lang w:val="pt-PT"/>
        </w:rPr>
        <w:t xml:space="preserve">Obtenção das </w:t>
      </w:r>
      <w:r w:rsidR="003B18B2" w:rsidRPr="00864D30">
        <w:rPr>
          <w:rFonts w:ascii="Santander Text" w:hAnsi="Santander Text" w:cs="Arial"/>
          <w:b/>
          <w:i/>
          <w:lang w:val="pt-PT"/>
        </w:rPr>
        <w:t>scopes</w:t>
      </w:r>
      <w:r w:rsidR="003B18B2" w:rsidRPr="00864D30">
        <w:rPr>
          <w:rFonts w:ascii="Santander Text" w:hAnsi="Santander Text" w:cs="Arial"/>
          <w:b/>
          <w:lang w:val="pt-PT"/>
        </w:rPr>
        <w:t xml:space="preserve">: </w:t>
      </w:r>
      <w:bookmarkEnd w:id="425"/>
    </w:p>
    <w:p w14:paraId="5426B8B9" w14:textId="52C6272F" w:rsidR="003B18B2" w:rsidRPr="00864D30" w:rsidRDefault="003B18B2" w:rsidP="008E5B92">
      <w:pPr>
        <w:pStyle w:val="ListParagraph"/>
        <w:numPr>
          <w:ilvl w:val="0"/>
          <w:numId w:val="41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Sempre que for possível obter um cruzamento válido no passo </w:t>
      </w:r>
      <w:r w:rsidR="00BB4AC6" w:rsidRPr="00864D30">
        <w:rPr>
          <w:rFonts w:ascii="Santander Text" w:hAnsi="Santander Text" w:cs="Arial"/>
          <w:szCs w:val="18"/>
          <w:lang w:val="pt-PT"/>
        </w:rPr>
        <w:t>A</w:t>
      </w:r>
      <w:r w:rsidRPr="00864D30">
        <w:rPr>
          <w:rFonts w:ascii="Santander Text" w:hAnsi="Santander Text" w:cs="Arial"/>
          <w:szCs w:val="18"/>
          <w:lang w:val="pt-PT"/>
        </w:rPr>
        <w:t>1.</w:t>
      </w:r>
      <w:r w:rsidR="00ED6B47" w:rsidRPr="00864D30">
        <w:rPr>
          <w:rFonts w:ascii="Santander Text" w:hAnsi="Santander Text" w:cs="Arial"/>
          <w:szCs w:val="18"/>
          <w:lang w:val="pt-PT"/>
        </w:rPr>
        <w:t>,</w:t>
      </w:r>
      <w:r w:rsidRPr="00864D30">
        <w:rPr>
          <w:rFonts w:ascii="Santander Text" w:hAnsi="Santander Text" w:cs="Arial"/>
          <w:szCs w:val="18"/>
          <w:lang w:val="pt-PT"/>
        </w:rPr>
        <w:t xml:space="preserve"> o campo ‘</w:t>
      </w:r>
      <w:r w:rsidRPr="00864D30">
        <w:rPr>
          <w:rFonts w:ascii="Santander Text" w:hAnsi="Santander Text" w:cs="Arial"/>
          <w:i/>
          <w:szCs w:val="18"/>
          <w:lang w:val="pt-PT"/>
        </w:rPr>
        <w:t>scp1_emss’</w:t>
      </w:r>
      <w:r w:rsidRPr="00864D30">
        <w:rPr>
          <w:rFonts w:ascii="Santander Text" w:hAnsi="Santander Text" w:cs="Arial"/>
          <w:i/>
          <w:iCs/>
          <w:color w:val="1F497D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da tabela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modesg_out_empr_info_nfin</w:t>
      </w:r>
      <w:r w:rsidRPr="00864D30">
        <w:rPr>
          <w:rFonts w:ascii="Santander Text" w:hAnsi="Santander Text" w:cs="Arial"/>
          <w:szCs w:val="18"/>
          <w:lang w:val="pt-PT"/>
        </w:rPr>
        <w:t xml:space="preserve"> deverá ser aprovisionado com ‘0’ e os campos </w:t>
      </w:r>
      <w:r w:rsidRPr="00864D30">
        <w:rPr>
          <w:rFonts w:ascii="Santander Text" w:hAnsi="Santander Text" w:cs="Arial"/>
          <w:i/>
          <w:szCs w:val="18"/>
          <w:lang w:val="pt-PT"/>
        </w:rPr>
        <w:t>‘scp2_emss’</w:t>
      </w:r>
      <w:r w:rsidRPr="00864D30">
        <w:rPr>
          <w:rFonts w:ascii="Santander Text" w:hAnsi="Santander Text" w:cs="Arial"/>
          <w:szCs w:val="18"/>
          <w:lang w:val="pt-PT"/>
        </w:rPr>
        <w:t xml:space="preserve"> e </w:t>
      </w:r>
      <w:r w:rsidRPr="00864D30">
        <w:rPr>
          <w:rFonts w:ascii="Santander Text" w:hAnsi="Santander Text" w:cs="Arial"/>
          <w:i/>
          <w:szCs w:val="18"/>
          <w:lang w:val="pt-PT"/>
        </w:rPr>
        <w:t>‘scp3_emss’</w:t>
      </w:r>
      <w:r w:rsidRPr="00864D30">
        <w:rPr>
          <w:rFonts w:ascii="Santander Text" w:hAnsi="Santander Text" w:cs="Arial"/>
          <w:szCs w:val="18"/>
          <w:lang w:val="pt-PT"/>
        </w:rPr>
        <w:t xml:space="preserve"> devem ser aprovisionados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iCs/>
          <w:szCs w:val="18"/>
          <w:lang w:val="pt-PT"/>
        </w:rPr>
        <w:t xml:space="preserve">de acordo com as regras descritas </w:t>
      </w:r>
      <w:r w:rsidR="00ED6B47" w:rsidRPr="00864D30">
        <w:rPr>
          <w:rFonts w:ascii="Santander Text" w:hAnsi="Santander Text" w:cs="Arial"/>
          <w:iCs/>
          <w:szCs w:val="18"/>
          <w:lang w:val="pt-PT"/>
        </w:rPr>
        <w:t>a</w:t>
      </w:r>
      <w:r w:rsidRPr="00864D30">
        <w:rPr>
          <w:rFonts w:ascii="Santander Text" w:hAnsi="Santander Text" w:cs="Arial"/>
          <w:iCs/>
          <w:szCs w:val="18"/>
          <w:lang w:val="pt-PT"/>
        </w:rPr>
        <w:t>baixo</w:t>
      </w:r>
      <w:r w:rsidR="001C51CB" w:rsidRPr="00864D30">
        <w:rPr>
          <w:rFonts w:ascii="Santander Text" w:hAnsi="Santander Text" w:cs="Arial"/>
          <w:szCs w:val="18"/>
          <w:lang w:val="pt-PT"/>
        </w:rPr>
        <w:t>;</w:t>
      </w:r>
    </w:p>
    <w:p w14:paraId="6C897383" w14:textId="16DA2100" w:rsidR="003B18B2" w:rsidRPr="00864D30" w:rsidRDefault="003B18B2" w:rsidP="008E5B92">
      <w:pPr>
        <w:pStyle w:val="ListParagraph"/>
        <w:numPr>
          <w:ilvl w:val="0"/>
          <w:numId w:val="41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No caso de não ser possível obter um cruzamento no passo </w:t>
      </w:r>
      <w:r w:rsidR="00BB4AC6" w:rsidRPr="00864D30">
        <w:rPr>
          <w:rFonts w:ascii="Santander Text" w:hAnsi="Santander Text" w:cs="Arial"/>
          <w:szCs w:val="18"/>
          <w:lang w:val="pt-PT"/>
        </w:rPr>
        <w:t>A</w:t>
      </w:r>
      <w:r w:rsidRPr="00864D30">
        <w:rPr>
          <w:rFonts w:ascii="Santander Text" w:hAnsi="Santander Text" w:cs="Arial"/>
          <w:szCs w:val="18"/>
          <w:lang w:val="pt-PT"/>
        </w:rPr>
        <w:t>1. então os três campos deverão ser aprovisionados de acordo c</w:t>
      </w:r>
      <w:r w:rsidR="00BB4AC6" w:rsidRPr="00864D30">
        <w:rPr>
          <w:rFonts w:ascii="Santander Text" w:hAnsi="Santander Text" w:cs="Arial"/>
          <w:szCs w:val="18"/>
          <w:lang w:val="pt-PT"/>
        </w:rPr>
        <w:t xml:space="preserve">om as regras descritas </w:t>
      </w:r>
      <w:r w:rsidR="001A1611" w:rsidRPr="00864D30">
        <w:rPr>
          <w:rFonts w:ascii="Santander Text" w:hAnsi="Santander Text" w:cs="Arial"/>
          <w:szCs w:val="18"/>
          <w:lang w:val="pt-PT"/>
        </w:rPr>
        <w:t>a</w:t>
      </w:r>
      <w:r w:rsidR="00BB4AC6" w:rsidRPr="00864D30">
        <w:rPr>
          <w:rFonts w:ascii="Santander Text" w:hAnsi="Santander Text" w:cs="Arial"/>
          <w:szCs w:val="18"/>
          <w:lang w:val="pt-PT"/>
        </w:rPr>
        <w:t>baixo:</w:t>
      </w:r>
    </w:p>
    <w:p w14:paraId="70214E6A" w14:textId="77777777" w:rsidR="003B18B2" w:rsidRPr="00864D30" w:rsidRDefault="003B18B2" w:rsidP="007E3521">
      <w:pPr>
        <w:spacing w:line="360" w:lineRule="auto"/>
        <w:jc w:val="both"/>
        <w:rPr>
          <w:rFonts w:ascii="Santander Text" w:hAnsi="Santander Text" w:cs="Arial"/>
          <w:b/>
          <w:szCs w:val="18"/>
          <w:lang w:val="pt-PT"/>
        </w:rPr>
      </w:pPr>
    </w:p>
    <w:p w14:paraId="1013F9B2" w14:textId="2AB3C967" w:rsidR="003B18B2" w:rsidRPr="00864D30" w:rsidRDefault="003B18B2" w:rsidP="007E3521">
      <w:pPr>
        <w:pStyle w:val="ListParagraph"/>
        <w:spacing w:line="360" w:lineRule="auto"/>
        <w:ind w:left="1068"/>
        <w:jc w:val="both"/>
      </w:pPr>
      <w:r w:rsidRPr="00864D30">
        <w:rPr>
          <w:rFonts w:ascii="Santander Text" w:hAnsi="Santander Text" w:cs="Arial"/>
          <w:b/>
          <w:bCs/>
          <w:szCs w:val="18"/>
          <w:u w:val="single"/>
        </w:rPr>
        <w:t xml:space="preserve">1. </w:t>
      </w:r>
      <w:r w:rsidRPr="00864D30">
        <w:rPr>
          <w:rFonts w:ascii="Santander Text" w:hAnsi="Santander Text" w:cs="Arial"/>
          <w:b/>
          <w:bCs/>
          <w:i/>
          <w:szCs w:val="18"/>
          <w:u w:val="single"/>
        </w:rPr>
        <w:t>Reported emissions</w:t>
      </w:r>
    </w:p>
    <w:p w14:paraId="695EE1F3" w14:textId="77777777" w:rsidR="003B18B2" w:rsidRPr="00864D30" w:rsidRDefault="003B18B2" w:rsidP="008E5B92">
      <w:pPr>
        <w:pStyle w:val="ListParagraph"/>
        <w:numPr>
          <w:ilvl w:val="1"/>
          <w:numId w:val="46"/>
        </w:numPr>
        <w:spacing w:after="0" w:line="360" w:lineRule="auto"/>
        <w:contextualSpacing w:val="0"/>
        <w:jc w:val="both"/>
        <w:rPr>
          <w:rFonts w:ascii="Santander Text" w:hAnsi="Santander Text" w:cs="Arial"/>
          <w:b/>
          <w:bCs/>
          <w:szCs w:val="18"/>
          <w:u w:val="single"/>
        </w:rPr>
      </w:pPr>
      <w:r w:rsidRPr="00864D30">
        <w:rPr>
          <w:rFonts w:ascii="Santander Text" w:hAnsi="Santander Text" w:cs="Arial"/>
          <w:b/>
          <w:bCs/>
          <w:szCs w:val="18"/>
          <w:u w:val="single"/>
        </w:rPr>
        <w:t>Verified emissions of the project: (emissões reais dos clientes SCIB)</w:t>
      </w:r>
    </w:p>
    <w:p w14:paraId="0C3117FB" w14:textId="4E4242DE" w:rsidR="003B18B2" w:rsidRPr="00864D30" w:rsidRDefault="003B18B2" w:rsidP="007E3521">
      <w:pPr>
        <w:pStyle w:val="ListParagraph"/>
        <w:spacing w:line="360" w:lineRule="auto"/>
        <w:ind w:left="1776"/>
        <w:jc w:val="both"/>
        <w:rPr>
          <w:rFonts w:ascii="Santander Text" w:hAnsi="Santander Text" w:cs="Arial"/>
          <w:bCs/>
          <w:szCs w:val="18"/>
          <w:lang w:val="pt-PT"/>
        </w:rPr>
      </w:pPr>
      <w:r w:rsidRPr="00864D30">
        <w:rPr>
          <w:rFonts w:ascii="Santander Text" w:hAnsi="Santander Text" w:cs="Arial"/>
          <w:bCs/>
          <w:szCs w:val="18"/>
          <w:lang w:val="pt-PT"/>
        </w:rPr>
        <w:t xml:space="preserve">Utilizando a tabela de </w:t>
      </w:r>
      <w:r w:rsidRPr="00864D30">
        <w:rPr>
          <w:rFonts w:ascii="Santander Text" w:hAnsi="Santander Text" w:cs="Arial"/>
          <w:bCs/>
          <w:i/>
          <w:szCs w:val="18"/>
          <w:lang w:val="pt-PT"/>
        </w:rPr>
        <w:t>input</w:t>
      </w:r>
      <w:r w:rsidRPr="00864D30">
        <w:rPr>
          <w:rFonts w:ascii="Santander Text" w:hAnsi="Santander Text" w:cs="Arial"/>
          <w:b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864D30">
        <w:rPr>
          <w:rFonts w:ascii="Santander Text" w:hAnsi="Santander Text" w:cs="Arial"/>
          <w:bCs/>
          <w:szCs w:val="18"/>
          <w:lang w:val="pt-PT"/>
        </w:rPr>
        <w:t xml:space="preserve"> como base deve ser assegurada a seguinte priorização:</w:t>
      </w:r>
    </w:p>
    <w:p w14:paraId="6D774834" w14:textId="289B9E26" w:rsidR="003B18B2" w:rsidRPr="00864D30" w:rsidRDefault="003B18B2" w:rsidP="007E3521">
      <w:pPr>
        <w:spacing w:line="360" w:lineRule="auto"/>
        <w:ind w:left="1416" w:firstLine="708"/>
        <w:contextualSpacing/>
        <w:jc w:val="both"/>
        <w:rPr>
          <w:rFonts w:ascii="Santander Text" w:hAnsi="Santander Text" w:cs="Arial"/>
          <w:szCs w:val="18"/>
        </w:rPr>
      </w:pPr>
      <w:r w:rsidRPr="00864D30">
        <w:rPr>
          <w:rFonts w:ascii="Santander Text" w:hAnsi="Santander Text" w:cs="Arial"/>
          <w:b/>
          <w:bCs/>
          <w:szCs w:val="18"/>
        </w:rPr>
        <w:t>1. Cruzamento por</w:t>
      </w:r>
      <w:r w:rsidRPr="00864D30">
        <w:rPr>
          <w:rFonts w:ascii="Santander Text" w:hAnsi="Santander Text" w:cs="Arial"/>
          <w:b/>
          <w:bCs/>
          <w:i/>
          <w:iCs/>
          <w:szCs w:val="18"/>
        </w:rPr>
        <w:t xml:space="preserve"> ‘</w:t>
      </w:r>
      <w:r w:rsidRPr="00864D30">
        <w:rPr>
          <w:rFonts w:ascii="Santander Text" w:hAnsi="Santander Text" w:cs="Arial"/>
          <w:b/>
          <w:bCs/>
          <w:iCs/>
          <w:szCs w:val="18"/>
        </w:rPr>
        <w:t>clei</w:t>
      </w:r>
      <w:r w:rsidRPr="00864D30">
        <w:rPr>
          <w:rFonts w:ascii="Santander Text" w:hAnsi="Santander Text" w:cs="Arial"/>
          <w:b/>
          <w:bCs/>
          <w:i/>
          <w:iCs/>
          <w:szCs w:val="18"/>
        </w:rPr>
        <w:t>’</w:t>
      </w:r>
      <w:r w:rsidRPr="00864D30">
        <w:rPr>
          <w:rFonts w:ascii="Santander Text" w:hAnsi="Santander Text" w:cs="Arial"/>
          <w:i/>
          <w:iCs/>
          <w:szCs w:val="18"/>
        </w:rPr>
        <w:t xml:space="preserve">: </w:t>
      </w:r>
    </w:p>
    <w:p w14:paraId="1419DD11" w14:textId="5BDA3536" w:rsidR="003B18B2" w:rsidRPr="00864D30" w:rsidRDefault="003B18B2" w:rsidP="008E5B92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Cruzamento com a informação de </w:t>
      </w:r>
      <w:r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>input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modesg_inp_emss_scib)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864D30">
        <w:rPr>
          <w:rFonts w:ascii="Santander Text" w:hAnsi="Santander Text" w:cs="Arial"/>
          <w:szCs w:val="18"/>
          <w:lang w:val="pt-PT"/>
        </w:rPr>
        <w:t xml:space="preserve">Efetuar o cruzamento pelo campo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clei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864D30">
        <w:rPr>
          <w:rFonts w:ascii="Santander Text" w:hAnsi="Santander Text" w:cs="Arial"/>
          <w:szCs w:val="18"/>
          <w:lang w:val="pt-PT"/>
        </w:rPr>
        <w:t xml:space="preserve"> 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864D30">
        <w:rPr>
          <w:rFonts w:ascii="Santander Text" w:hAnsi="Santander Text" w:cs="Arial"/>
          <w:szCs w:val="18"/>
          <w:lang w:val="pt-PT"/>
        </w:rPr>
        <w:t xml:space="preserve"> com 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864D30">
        <w:rPr>
          <w:rFonts w:ascii="Santander Text" w:hAnsi="Santander Text" w:cs="Arial"/>
          <w:szCs w:val="18"/>
          <w:lang w:val="pt-PT"/>
        </w:rPr>
        <w:t xml:space="preserve">d para identificação dos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zclientes</w:t>
      </w:r>
      <w:r w:rsidRPr="00864D30">
        <w:rPr>
          <w:rFonts w:ascii="Santander Text" w:hAnsi="Santander Text" w:cs="Arial"/>
          <w:szCs w:val="18"/>
          <w:lang w:val="pt-PT"/>
        </w:rPr>
        <w:t xml:space="preserve">. Denote-se que para os clientes cujo o campo </w:t>
      </w:r>
      <w:r w:rsidR="001C51CB"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clei</w:t>
      </w:r>
      <w:r w:rsidR="001C51CB"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não se encontre preenchido (valores como vazio ‘’ ou ‘#’), </w:t>
      </w:r>
      <w:r w:rsidR="00ED6B47" w:rsidRPr="00864D30">
        <w:rPr>
          <w:rFonts w:ascii="Santander Text" w:hAnsi="Santander Text" w:cs="Arial"/>
          <w:szCs w:val="18"/>
          <w:lang w:val="pt-PT"/>
        </w:rPr>
        <w:t xml:space="preserve">serão identificados, sobre </w:t>
      </w:r>
      <w:r w:rsidRPr="00864D30">
        <w:rPr>
          <w:rFonts w:ascii="Santander Text" w:hAnsi="Santander Text" w:cs="Arial"/>
          <w:szCs w:val="18"/>
          <w:lang w:val="pt-PT"/>
        </w:rPr>
        <w:t>a mesma tabela</w:t>
      </w:r>
      <w:r w:rsidR="00ED6B47" w:rsidRPr="00864D30">
        <w:rPr>
          <w:rFonts w:ascii="Santander Text" w:hAnsi="Santander Text" w:cs="Arial"/>
          <w:szCs w:val="18"/>
          <w:lang w:val="pt-PT"/>
        </w:rPr>
        <w:t>,</w:t>
      </w:r>
      <w:r w:rsidRPr="00864D30">
        <w:rPr>
          <w:rFonts w:ascii="Santander Text" w:hAnsi="Santander Text" w:cs="Arial"/>
          <w:szCs w:val="18"/>
          <w:lang w:val="pt-PT"/>
        </w:rPr>
        <w:t xml:space="preserve"> os números de cliente que partilhem o mesmo ‘</w:t>
      </w:r>
      <w:r w:rsidRPr="00864D30">
        <w:rPr>
          <w:rFonts w:ascii="Santander Text" w:hAnsi="Santander Text" w:cs="Arial"/>
          <w:i/>
          <w:szCs w:val="18"/>
          <w:lang w:val="pt-PT"/>
        </w:rPr>
        <w:t>ccli_grupo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>:</w:t>
      </w:r>
    </w:p>
    <w:p w14:paraId="5F6A0BFE" w14:textId="2EF17809" w:rsidR="008E152A" w:rsidRPr="00864D30" w:rsidRDefault="003B18B2" w:rsidP="007E3521">
      <w:pPr>
        <w:pStyle w:val="ListParagraph"/>
        <w:spacing w:after="0" w:line="360" w:lineRule="auto"/>
        <w:ind w:left="3192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eastAsia="Times New Roman" w:hAnsi="Santander Text" w:cs="Arial"/>
          <w:szCs w:val="18"/>
          <w:lang w:val="pt-PT"/>
        </w:rPr>
        <w:t>Nos casos que sejam identificados mais de um ‘</w:t>
      </w:r>
      <w:r w:rsidRPr="00864D30">
        <w:rPr>
          <w:rFonts w:ascii="Santander Text" w:eastAsia="Times New Roman" w:hAnsi="Santander Text" w:cs="Arial"/>
          <w:i/>
          <w:szCs w:val="18"/>
          <w:lang w:val="pt-PT"/>
        </w:rPr>
        <w:t>clei’</w:t>
      </w:r>
      <w:r w:rsidRPr="00864D30">
        <w:rPr>
          <w:rFonts w:ascii="Santander Text" w:eastAsia="Times New Roman" w:hAnsi="Santander Text" w:cs="Arial"/>
          <w:szCs w:val="18"/>
          <w:lang w:val="pt-PT"/>
        </w:rPr>
        <w:t xml:space="preserve"> por ‘</w:t>
      </w:r>
      <w:r w:rsidRPr="00864D30">
        <w:rPr>
          <w:rFonts w:ascii="Santander Text" w:eastAsia="Times New Roman" w:hAnsi="Santander Text" w:cs="Arial"/>
          <w:i/>
          <w:szCs w:val="18"/>
          <w:lang w:val="pt-PT"/>
        </w:rPr>
        <w:t>ccli_grupo’</w:t>
      </w:r>
      <w:r w:rsidRPr="00864D30">
        <w:rPr>
          <w:rFonts w:ascii="Santander Text" w:eastAsia="Times New Roman" w:hAnsi="Santander Text" w:cs="Arial"/>
          <w:szCs w:val="18"/>
          <w:lang w:val="pt-PT"/>
        </w:rPr>
        <w:t xml:space="preserve">, </w:t>
      </w:r>
      <w:r w:rsidR="00116251" w:rsidRPr="00864D30">
        <w:rPr>
          <w:rFonts w:ascii="Santander Text" w:eastAsia="Times New Roman" w:hAnsi="Santander Text" w:cs="Arial"/>
          <w:szCs w:val="18"/>
          <w:lang w:val="pt-PT"/>
        </w:rPr>
        <w:t xml:space="preserve">será </w:t>
      </w:r>
      <w:r w:rsidRPr="00864D30">
        <w:rPr>
          <w:rFonts w:ascii="Santander Text" w:eastAsia="Times New Roman" w:hAnsi="Santander Text" w:cs="Arial"/>
          <w:szCs w:val="18"/>
          <w:lang w:val="pt-PT"/>
        </w:rPr>
        <w:t>associa</w:t>
      </w:r>
      <w:r w:rsidR="00116251" w:rsidRPr="00864D30">
        <w:rPr>
          <w:rFonts w:ascii="Santander Text" w:eastAsia="Times New Roman" w:hAnsi="Santander Text" w:cs="Arial"/>
          <w:szCs w:val="18"/>
          <w:lang w:val="pt-PT"/>
        </w:rPr>
        <w:t>do</w:t>
      </w:r>
      <w:r w:rsidRPr="00864D30">
        <w:rPr>
          <w:rFonts w:ascii="Santander Text" w:eastAsia="Times New Roman" w:hAnsi="Santander Text" w:cs="Arial"/>
          <w:szCs w:val="18"/>
          <w:lang w:val="pt-PT"/>
        </w:rPr>
        <w:t xml:space="preserve"> o </w:t>
      </w:r>
      <w:r w:rsidRPr="00864D30">
        <w:rPr>
          <w:rFonts w:ascii="Santander Text" w:eastAsia="Times New Roman" w:hAnsi="Santander Text" w:cs="Arial"/>
          <w:i/>
          <w:szCs w:val="18"/>
          <w:lang w:val="pt-PT"/>
        </w:rPr>
        <w:t>‘clei’</w:t>
      </w:r>
      <w:r w:rsidRPr="00864D30">
        <w:rPr>
          <w:rFonts w:ascii="Santander Text" w:eastAsia="Times New Roman" w:hAnsi="Santander Text" w:cs="Arial"/>
          <w:szCs w:val="18"/>
          <w:lang w:val="pt-PT"/>
        </w:rPr>
        <w:t xml:space="preserve"> relativo ao cliente com </w:t>
      </w:r>
      <w:r w:rsidR="00374089" w:rsidRPr="00864D30">
        <w:rPr>
          <w:rFonts w:ascii="Santander Text" w:eastAsia="Times New Roman" w:hAnsi="Santander Text" w:cs="Arial"/>
          <w:szCs w:val="18"/>
          <w:lang w:val="pt-PT"/>
        </w:rPr>
        <w:t xml:space="preserve">o </w:t>
      </w:r>
      <w:r w:rsidR="00374089" w:rsidRPr="00864D30">
        <w:rPr>
          <w:rFonts w:ascii="Santander Text" w:eastAsia="Times New Roman" w:hAnsi="Santander Text" w:cs="Arial"/>
          <w:b/>
          <w:szCs w:val="18"/>
          <w:lang w:val="pt-PT"/>
        </w:rPr>
        <w:t>‘</w:t>
      </w:r>
      <w:r w:rsidR="00374089" w:rsidRPr="00864D30">
        <w:rPr>
          <w:rFonts w:ascii="Santander Text" w:eastAsia="Times New Roman" w:hAnsi="Santander Text" w:cs="Arial"/>
          <w:b/>
          <w:i/>
          <w:szCs w:val="18"/>
          <w:lang w:val="pt-PT"/>
        </w:rPr>
        <w:t>clei</w:t>
      </w:r>
      <w:r w:rsidR="00374089" w:rsidRPr="00864D30">
        <w:rPr>
          <w:rFonts w:ascii="Santander Text" w:eastAsia="Times New Roman" w:hAnsi="Santander Text" w:cs="Arial"/>
          <w:b/>
          <w:i/>
          <w:iCs/>
          <w:szCs w:val="18"/>
          <w:lang w:val="pt-PT"/>
        </w:rPr>
        <w:t>’</w:t>
      </w:r>
      <w:r w:rsidR="00374089" w:rsidRPr="00864D30">
        <w:rPr>
          <w:rFonts w:ascii="Santander Text" w:eastAsia="Times New Roman" w:hAnsi="Santander Text" w:cs="Arial"/>
          <w:b/>
          <w:szCs w:val="18"/>
          <w:lang w:val="pt-PT"/>
        </w:rPr>
        <w:t xml:space="preserve"> máximo do grupo</w:t>
      </w:r>
      <w:r w:rsidR="00374089" w:rsidRPr="00864D30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 </w:t>
      </w:r>
      <w:r w:rsidR="00374089" w:rsidRPr="00864D30">
        <w:rPr>
          <w:rFonts w:ascii="Santander Text" w:eastAsia="Times New Roman" w:hAnsi="Santander Text" w:cs="Arial"/>
          <w:bCs/>
          <w:szCs w:val="18"/>
          <w:lang w:val="pt-PT"/>
        </w:rPr>
        <w:t>(</w:t>
      </w:r>
      <w:r w:rsidR="00374089" w:rsidRPr="00864D30">
        <w:rPr>
          <w:rFonts w:ascii="Santander Text" w:eastAsia="Times New Roman" w:hAnsi="Santander Text" w:cs="Arial"/>
          <w:szCs w:val="18"/>
          <w:lang w:val="pt-PT"/>
        </w:rPr>
        <w:t>case when trim(clei &lt;&gt; '') then max (clei)).</w:t>
      </w:r>
    </w:p>
    <w:p w14:paraId="22040959" w14:textId="6FB30D57" w:rsidR="003B18B2" w:rsidRPr="00864D30" w:rsidRDefault="003B18B2" w:rsidP="007E3521">
      <w:pPr>
        <w:pStyle w:val="ListParagraph"/>
        <w:spacing w:after="0" w:line="360" w:lineRule="auto"/>
        <w:ind w:left="3192"/>
        <w:jc w:val="both"/>
        <w:rPr>
          <w:rFonts w:ascii="Santander Text" w:hAnsi="Santander Text" w:cs="Arial"/>
          <w:szCs w:val="18"/>
          <w:lang w:val="pt-PT"/>
        </w:rPr>
      </w:pPr>
    </w:p>
    <w:p w14:paraId="3B6A82F8" w14:textId="14A1917F" w:rsidR="003B18B2" w:rsidRPr="00864D30" w:rsidRDefault="003B18B2" w:rsidP="007E3521">
      <w:pPr>
        <w:pStyle w:val="ListParagraph"/>
        <w:spacing w:line="360" w:lineRule="auto"/>
        <w:ind w:left="2124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2. Cruzamento por </w:t>
      </w:r>
      <w:r w:rsidRPr="00864D30">
        <w:rPr>
          <w:rFonts w:ascii="Santander Text" w:hAnsi="Santander Text" w:cs="Arial"/>
          <w:b/>
          <w:bCs/>
          <w:i/>
          <w:szCs w:val="18"/>
          <w:lang w:val="pt-PT"/>
        </w:rPr>
        <w:t>‘</w:t>
      </w:r>
      <w:r w:rsidR="001C51CB"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>ISIN</w:t>
      </w:r>
      <w:r w:rsidR="001C51CB" w:rsidRPr="00864D30">
        <w:rPr>
          <w:rFonts w:ascii="Santander Text" w:hAnsi="Santander Text" w:cs="Arial"/>
          <w:i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>: Caso o campo ‘</w:t>
      </w:r>
      <w:r w:rsidRPr="00864D30">
        <w:rPr>
          <w:rFonts w:ascii="Santander Text" w:hAnsi="Santander Text" w:cs="Arial"/>
          <w:i/>
          <w:szCs w:val="18"/>
          <w:lang w:val="pt-PT"/>
        </w:rPr>
        <w:t>clei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não tenha informação preenchida e o campo ‘</w:t>
      </w:r>
      <w:r w:rsidRPr="00864D30">
        <w:rPr>
          <w:rFonts w:ascii="Santander Text" w:hAnsi="Santander Text" w:cs="Arial"/>
          <w:i/>
          <w:szCs w:val="18"/>
          <w:lang w:val="pt-PT"/>
        </w:rPr>
        <w:t>ISIN’</w:t>
      </w:r>
      <w:r w:rsidRPr="00864D30">
        <w:rPr>
          <w:rFonts w:ascii="Santander Text" w:hAnsi="Santander Text" w:cs="Arial"/>
          <w:szCs w:val="18"/>
          <w:lang w:val="pt-PT"/>
        </w:rPr>
        <w:t xml:space="preserve"> tenha valores não nulos na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864D30">
        <w:rPr>
          <w:rFonts w:ascii="Santander Text" w:hAnsi="Santander Text" w:cs="Arial"/>
          <w:szCs w:val="18"/>
          <w:lang w:val="pt-PT"/>
        </w:rPr>
        <w:t>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864D30">
        <w:rPr>
          <w:rFonts w:ascii="Santander Text" w:hAnsi="Santander Text" w:cs="Arial"/>
          <w:szCs w:val="18"/>
          <w:lang w:val="pt-PT"/>
        </w:rPr>
        <w:t xml:space="preserve"> deverá ser efetuado o seguinte cruzamento:</w:t>
      </w:r>
    </w:p>
    <w:p w14:paraId="39D18240" w14:textId="3648B1F4" w:rsidR="003B18B2" w:rsidRPr="00864D30" w:rsidRDefault="003B18B2" w:rsidP="008E5B92">
      <w:pPr>
        <w:pStyle w:val="ListParagraph"/>
        <w:numPr>
          <w:ilvl w:val="0"/>
          <w:numId w:val="8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>ct610_titulos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Pr="00864D30">
        <w:rPr>
          <w:rFonts w:ascii="Santander Text" w:hAnsi="Santander Text" w:cs="Arial"/>
          <w:szCs w:val="18"/>
          <w:lang w:val="pt-PT"/>
        </w:rPr>
        <w:t xml:space="preserve">Em primeira instância, deverão ser identificados os códigos </w:t>
      </w:r>
      <w:r w:rsidRPr="00864D30">
        <w:rPr>
          <w:rFonts w:ascii="Santander Text" w:hAnsi="Santander Text" w:cs="Arial"/>
          <w:color w:val="1F497D"/>
          <w:szCs w:val="18"/>
          <w:lang w:val="pt-PT"/>
        </w:rPr>
        <w:t>‘</w:t>
      </w:r>
      <w:r w:rsidRPr="00864D30">
        <w:rPr>
          <w:rFonts w:ascii="Santander Text" w:hAnsi="Santander Text" w:cs="Arial"/>
          <w:szCs w:val="18"/>
          <w:lang w:val="pt-PT"/>
        </w:rPr>
        <w:t>ISIN</w:t>
      </w:r>
      <w:r w:rsidRPr="00864D30">
        <w:rPr>
          <w:rFonts w:ascii="Santander Text" w:hAnsi="Santander Text" w:cs="Arial"/>
          <w:color w:val="1F497D"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que se encontram na tabela de títulos (</w:t>
      </w:r>
      <w:r w:rsidRPr="00864D30">
        <w:rPr>
          <w:rFonts w:ascii="Santander Text" w:hAnsi="Santander Text" w:cs="Arial"/>
          <w:iCs/>
          <w:szCs w:val="18"/>
          <w:lang w:val="pt-PT"/>
        </w:rPr>
        <w:t>ct610</w:t>
      </w:r>
      <w:r w:rsidRPr="00864D30">
        <w:rPr>
          <w:rFonts w:ascii="Santander Text" w:hAnsi="Santander Text" w:cs="Arial"/>
          <w:szCs w:val="18"/>
          <w:lang w:val="pt-PT"/>
        </w:rPr>
        <w:t>). Para isso, ser</w:t>
      </w:r>
      <w:r w:rsidR="00ED6B47" w:rsidRPr="00864D30">
        <w:rPr>
          <w:rFonts w:ascii="Santander Text" w:hAnsi="Santander Text" w:cs="Arial"/>
          <w:szCs w:val="18"/>
          <w:lang w:val="pt-PT"/>
        </w:rPr>
        <w:t>á</w:t>
      </w:r>
      <w:r w:rsidRPr="00864D30">
        <w:rPr>
          <w:rFonts w:ascii="Santander Text" w:hAnsi="Santander Text" w:cs="Arial"/>
          <w:szCs w:val="18"/>
          <w:lang w:val="pt-PT"/>
        </w:rPr>
        <w:t xml:space="preserve"> efetuado o cruzamento 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864D30">
        <w:rPr>
          <w:rFonts w:ascii="Santander Text" w:hAnsi="Santander Text" w:cs="Arial"/>
          <w:szCs w:val="18"/>
          <w:lang w:val="pt-PT"/>
        </w:rPr>
        <w:t>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864D30">
        <w:rPr>
          <w:rFonts w:ascii="Santander Text" w:hAnsi="Santander Text" w:cs="Arial"/>
          <w:szCs w:val="18"/>
          <w:lang w:val="pt-PT"/>
        </w:rPr>
        <w:t xml:space="preserve"> com 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864D30">
        <w:rPr>
          <w:rFonts w:ascii="Santander Text" w:hAnsi="Santander Text" w:cs="Arial"/>
          <w:szCs w:val="18"/>
          <w:lang w:val="pt-PT"/>
        </w:rPr>
        <w:t xml:space="preserve"> (uma vez que esta tabela é mensal, deverá ser utilizada a informação do último dia do mês para os registos todos da tabela diária) pelo campo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ISIN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identificando na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864D30">
        <w:rPr>
          <w:rFonts w:ascii="Santander Text" w:hAnsi="Santander Text" w:cs="Arial"/>
          <w:szCs w:val="18"/>
          <w:lang w:val="pt-PT"/>
        </w:rPr>
        <w:t xml:space="preserve"> os </w:t>
      </w:r>
      <w:r w:rsidRPr="00864D30">
        <w:rPr>
          <w:rFonts w:ascii="Santander Text" w:hAnsi="Santander Text" w:cs="Arial"/>
          <w:i/>
          <w:szCs w:val="18"/>
          <w:lang w:val="pt-PT"/>
        </w:rPr>
        <w:t>zclientes</w:t>
      </w:r>
      <w:r w:rsidRPr="00864D30">
        <w:rPr>
          <w:rFonts w:ascii="Santander Text" w:hAnsi="Santander Text" w:cs="Arial"/>
          <w:szCs w:val="18"/>
          <w:lang w:val="pt-PT"/>
        </w:rPr>
        <w:t xml:space="preserve"> associados</w:t>
      </w:r>
      <w:r w:rsidR="001A1611" w:rsidRPr="00864D30">
        <w:rPr>
          <w:rFonts w:ascii="Santander Text" w:hAnsi="Santander Text" w:cs="Arial"/>
          <w:szCs w:val="18"/>
          <w:lang w:val="pt-PT"/>
        </w:rPr>
        <w:t xml:space="preserve">; </w:t>
      </w:r>
    </w:p>
    <w:p w14:paraId="24F5ECF5" w14:textId="71460F61" w:rsidR="008E152A" w:rsidRPr="00864D30" w:rsidRDefault="003B18B2" w:rsidP="008E5B92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>ttt35_titlgru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Pr="00864D30">
        <w:rPr>
          <w:rFonts w:ascii="Santander Text" w:hAnsi="Santander Text" w:cs="Arial"/>
          <w:szCs w:val="18"/>
          <w:lang w:val="pt-PT"/>
        </w:rPr>
        <w:t xml:space="preserve">Dado que 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ttt35_titgru</w:t>
      </w:r>
      <w:r w:rsidRPr="00864D30">
        <w:rPr>
          <w:rFonts w:ascii="Santander Text" w:hAnsi="Santander Text" w:cs="Arial"/>
          <w:szCs w:val="18"/>
          <w:lang w:val="pt-PT"/>
        </w:rPr>
        <w:t xml:space="preserve"> poderá ter informação de títulos que não constam na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864D30">
        <w:rPr>
          <w:rFonts w:ascii="Santander Text" w:hAnsi="Santander Text" w:cs="Arial"/>
          <w:szCs w:val="18"/>
          <w:lang w:val="pt-PT"/>
        </w:rPr>
        <w:t xml:space="preserve">, deverá ser complementado com os clientes provenientes 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ttt35_titlgru</w:t>
      </w:r>
      <w:r w:rsidRPr="00864D30">
        <w:rPr>
          <w:rFonts w:ascii="Santander Text" w:hAnsi="Santander Text" w:cs="Arial"/>
          <w:szCs w:val="18"/>
          <w:lang w:val="pt-PT"/>
        </w:rPr>
        <w:t>.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Esta informação é obtida através do cruzamento do ‘</w:t>
      </w:r>
      <w:r w:rsidRPr="00864D30">
        <w:rPr>
          <w:rFonts w:ascii="Santander Text" w:hAnsi="Santander Text" w:cs="Arial"/>
          <w:i/>
          <w:szCs w:val="18"/>
          <w:lang w:val="pt-PT"/>
        </w:rPr>
        <w:t>ISIN’</w:t>
      </w:r>
      <w:r w:rsidRPr="00864D30">
        <w:rPr>
          <w:rFonts w:ascii="Santander Text" w:hAnsi="Santander Text" w:cs="Arial"/>
          <w:szCs w:val="18"/>
          <w:lang w:val="pt-PT"/>
        </w:rPr>
        <w:t xml:space="preserve"> obtido do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864D30">
        <w:rPr>
          <w:rFonts w:ascii="Santander Text" w:hAnsi="Santander Text" w:cs="Arial"/>
          <w:szCs w:val="18"/>
          <w:lang w:val="pt-PT"/>
        </w:rPr>
        <w:t xml:space="preserve"> corporativo com ambos os campos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ctitisin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’ e</w:t>
      </w:r>
      <w:r w:rsidRPr="00864D30">
        <w:rPr>
          <w:rFonts w:ascii="Santander Text" w:hAnsi="Santander Text" w:cs="Arial"/>
          <w:szCs w:val="18"/>
          <w:lang w:val="pt-PT"/>
        </w:rPr>
        <w:t xml:space="preserve"> ‘</w:t>
      </w:r>
      <w:r w:rsidRPr="00864D30">
        <w:rPr>
          <w:rFonts w:ascii="Santander Text" w:hAnsi="Santander Text" w:cs="Arial"/>
          <w:i/>
          <w:szCs w:val="18"/>
          <w:lang w:val="pt-PT"/>
        </w:rPr>
        <w:t>cisinref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(de forma complementar, isto é, cruzamento com o 1º campo e, posteriormente, com o 2º) 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ttt35_titlgru</w:t>
      </w:r>
      <w:r w:rsidRPr="00864D30">
        <w:rPr>
          <w:rFonts w:ascii="Santander Text" w:hAnsi="Santander Text" w:cs="Arial"/>
          <w:szCs w:val="18"/>
          <w:lang w:val="pt-PT"/>
        </w:rPr>
        <w:t>.</w:t>
      </w:r>
    </w:p>
    <w:p w14:paraId="4C61CB7B" w14:textId="115CF5D7" w:rsidR="003B18B2" w:rsidRPr="00864D30" w:rsidRDefault="003B18B2" w:rsidP="007E3521">
      <w:pPr>
        <w:pStyle w:val="ListParagraph"/>
        <w:spacing w:after="0" w:line="360" w:lineRule="auto"/>
        <w:ind w:left="2484"/>
        <w:jc w:val="both"/>
        <w:rPr>
          <w:rFonts w:ascii="Santander Text" w:hAnsi="Santander Text" w:cs="Arial"/>
          <w:b/>
          <w:bCs/>
          <w:szCs w:val="18"/>
          <w:lang w:val="pt-PT"/>
        </w:rPr>
      </w:pPr>
    </w:p>
    <w:p w14:paraId="46278217" w14:textId="2C72F000" w:rsidR="00B66000" w:rsidRPr="00864D30" w:rsidRDefault="003B18B2">
      <w:pPr>
        <w:pStyle w:val="ListParagraph"/>
        <w:spacing w:line="360" w:lineRule="auto"/>
        <w:ind w:left="2136"/>
        <w:jc w:val="both"/>
        <w:rPr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>3. Cruzamento por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864D30">
        <w:rPr>
          <w:rFonts w:ascii="Santander Text" w:hAnsi="Santander Text" w:cs="Arial"/>
          <w:b/>
          <w:bCs/>
          <w:i/>
          <w:szCs w:val="18"/>
          <w:lang w:val="pt-PT"/>
        </w:rPr>
        <w:t>ccli_kgl</w:t>
      </w:r>
      <w:r w:rsidRPr="00864D30">
        <w:rPr>
          <w:rFonts w:ascii="Santander Text" w:hAnsi="Santander Text" w:cs="Arial"/>
          <w:i/>
          <w:szCs w:val="18"/>
          <w:lang w:val="pt-PT"/>
        </w:rPr>
        <w:t>’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:</w:t>
      </w:r>
      <w:r w:rsidRPr="00864D30">
        <w:rPr>
          <w:rFonts w:ascii="Santander Text" w:hAnsi="Santander Text" w:cs="Arial"/>
          <w:szCs w:val="18"/>
          <w:lang w:val="pt-PT"/>
        </w:rPr>
        <w:t xml:space="preserve"> Para os clientes onde não é possível identificar o ‘</w:t>
      </w:r>
      <w:r w:rsidRPr="00864D30">
        <w:rPr>
          <w:rFonts w:ascii="Santander Text" w:hAnsi="Santander Text" w:cs="Arial"/>
          <w:i/>
          <w:szCs w:val="18"/>
          <w:lang w:val="pt-PT"/>
        </w:rPr>
        <w:t>clei’</w:t>
      </w:r>
      <w:r w:rsidRPr="00864D30">
        <w:rPr>
          <w:rFonts w:ascii="Santander Text" w:hAnsi="Santander Text" w:cs="Arial"/>
          <w:szCs w:val="18"/>
          <w:lang w:val="pt-PT"/>
        </w:rPr>
        <w:t>, ‘</w:t>
      </w:r>
      <w:r w:rsidRPr="00864D30">
        <w:rPr>
          <w:rFonts w:ascii="Santander Text" w:hAnsi="Santander Text" w:cs="Arial"/>
          <w:i/>
          <w:szCs w:val="18"/>
          <w:lang w:val="pt-PT"/>
        </w:rPr>
        <w:t>isin’</w:t>
      </w:r>
      <w:r w:rsidRPr="00864D30">
        <w:rPr>
          <w:rFonts w:ascii="Santander Text" w:hAnsi="Santander Text" w:cs="Arial"/>
          <w:szCs w:val="18"/>
          <w:lang w:val="pt-PT"/>
        </w:rPr>
        <w:t xml:space="preserve"> do cliente no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864D30">
        <w:rPr>
          <w:rFonts w:ascii="Santander Text" w:hAnsi="Santander Text" w:cs="Arial"/>
          <w:szCs w:val="18"/>
          <w:lang w:val="pt-PT"/>
        </w:rPr>
        <w:t>corporativo, a informação a reportar nesse mesmo cliente deve ser o correspondente à informação da empresa mãe (identificáve</w:t>
      </w:r>
      <w:r w:rsidR="00B66000" w:rsidRPr="00864D30">
        <w:rPr>
          <w:rFonts w:ascii="Santander Text" w:hAnsi="Santander Text" w:cs="Arial"/>
          <w:szCs w:val="18"/>
          <w:lang w:val="pt-PT"/>
        </w:rPr>
        <w:t>l através do KGL de 5 dígitos):</w:t>
      </w:r>
    </w:p>
    <w:p w14:paraId="1FBFACB9" w14:textId="40BF8617" w:rsidR="003B18B2" w:rsidRPr="00864D30" w:rsidRDefault="003B18B2" w:rsidP="008E5B92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864D30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rstf159_rating_interno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864D30">
        <w:rPr>
          <w:rFonts w:ascii="Santander Text" w:hAnsi="Santander Text" w:cs="Arial"/>
          <w:szCs w:val="18"/>
          <w:lang w:val="pt-PT"/>
        </w:rPr>
        <w:t xml:space="preserve">Cruzar a tabela de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864D30">
        <w:rPr>
          <w:rFonts w:ascii="Santander Text" w:hAnsi="Santander Text" w:cs="Arial"/>
          <w:iCs/>
          <w:szCs w:val="18"/>
          <w:lang w:val="pt-PT"/>
        </w:rPr>
        <w:t>(</w:t>
      </w:r>
      <w:r w:rsidRPr="00864D30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864D30">
        <w:rPr>
          <w:rFonts w:ascii="Santander Text" w:hAnsi="Santander Text" w:cs="Arial"/>
          <w:bCs/>
          <w:szCs w:val="18"/>
          <w:lang w:val="pt-PT"/>
        </w:rPr>
        <w:t xml:space="preserve">) </w:t>
      </w:r>
      <w:r w:rsidRPr="00864D30">
        <w:rPr>
          <w:rFonts w:ascii="Santander Text" w:hAnsi="Santander Text" w:cs="Arial"/>
          <w:szCs w:val="18"/>
          <w:lang w:val="pt-PT"/>
        </w:rPr>
        <w:t xml:space="preserve">com a tabela </w:t>
      </w:r>
      <w:r w:rsidRPr="00864D30">
        <w:rPr>
          <w:rFonts w:ascii="Santander Text" w:hAnsi="Santander Text" w:cs="Arial"/>
          <w:i/>
          <w:szCs w:val="18"/>
          <w:lang w:val="pt-PT"/>
        </w:rPr>
        <w:t>rstf159_rating_interno</w:t>
      </w:r>
      <w:r w:rsidRPr="00864D30">
        <w:rPr>
          <w:rFonts w:ascii="Santander Text" w:hAnsi="Santander Text" w:cs="Arial"/>
          <w:szCs w:val="18"/>
          <w:lang w:val="pt-PT"/>
        </w:rPr>
        <w:t xml:space="preserve"> onde o ‘</w:t>
      </w:r>
      <w:r w:rsidRPr="00864D30">
        <w:rPr>
          <w:rFonts w:ascii="Santander Text" w:hAnsi="Santander Text" w:cs="Arial"/>
          <w:i/>
          <w:szCs w:val="18"/>
          <w:lang w:val="pt-PT"/>
        </w:rPr>
        <w:t>ccliente’</w:t>
      </w:r>
      <w:r w:rsidRPr="00864D30">
        <w:rPr>
          <w:rFonts w:ascii="Santander Text" w:hAnsi="Santander Text" w:cs="Arial"/>
          <w:szCs w:val="18"/>
          <w:lang w:val="pt-PT"/>
        </w:rPr>
        <w:t xml:space="preserve"> seja distinto de ‘‘ (vazio) ou ‘#’. O cruzamento entre 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864D30">
        <w:rPr>
          <w:rFonts w:ascii="Santander Text" w:hAnsi="Santander Text" w:cs="Arial"/>
          <w:szCs w:val="18"/>
          <w:lang w:val="pt-PT"/>
        </w:rPr>
        <w:t xml:space="preserve"> e a tabela rstf159 deverá ser efetuado pelos campos ‘</w:t>
      </w:r>
      <w:r w:rsidRPr="00864D30">
        <w:rPr>
          <w:rFonts w:ascii="Santander Text" w:hAnsi="Santander Text" w:cs="Arial"/>
          <w:i/>
          <w:szCs w:val="18"/>
          <w:lang w:val="pt-PT"/>
        </w:rPr>
        <w:t>ccli_kgl’</w:t>
      </w:r>
      <w:r w:rsidRPr="00864D30">
        <w:rPr>
          <w:rFonts w:ascii="Santander Text" w:hAnsi="Santander Text" w:cs="Arial"/>
          <w:szCs w:val="18"/>
          <w:lang w:val="pt-PT"/>
        </w:rPr>
        <w:t xml:space="preserve"> da tabela de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864D30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864D30">
        <w:rPr>
          <w:rFonts w:ascii="Santander Text" w:hAnsi="Santander Text" w:cs="Arial"/>
          <w:i/>
          <w:szCs w:val="18"/>
          <w:lang w:val="pt-PT"/>
        </w:rPr>
        <w:t>centlegal’</w:t>
      </w:r>
      <w:r w:rsidRPr="00864D30">
        <w:rPr>
          <w:rFonts w:ascii="Santander Text" w:hAnsi="Santander Text" w:cs="Arial"/>
          <w:szCs w:val="18"/>
          <w:lang w:val="pt-PT"/>
        </w:rPr>
        <w:t xml:space="preserve"> ou ‘</w:t>
      </w:r>
      <w:r w:rsidRPr="00864D30">
        <w:rPr>
          <w:rFonts w:ascii="Santander Text" w:hAnsi="Santander Text" w:cs="Arial"/>
          <w:i/>
          <w:szCs w:val="18"/>
          <w:lang w:val="pt-PT"/>
        </w:rPr>
        <w:t>cgrupo’</w:t>
      </w:r>
      <w:r w:rsidRPr="00864D30">
        <w:rPr>
          <w:rFonts w:ascii="Santander Text" w:hAnsi="Santander Text" w:cs="Arial"/>
          <w:szCs w:val="18"/>
          <w:lang w:val="pt-PT"/>
        </w:rPr>
        <w:t xml:space="preserve"> da tabela rstf159 (de forma complementar, isto é, cruzamento com o 1º campo ou, caso não cruze, posteriormente, com o 2º);</w:t>
      </w:r>
    </w:p>
    <w:p w14:paraId="1751EEAE" w14:textId="506E00EC" w:rsidR="003B18B2" w:rsidRPr="00864D30" w:rsidRDefault="003B18B2" w:rsidP="008E5B92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864D30">
        <w:rPr>
          <w:rFonts w:ascii="Santander Text" w:hAnsi="Santander Text" w:cs="Arial"/>
          <w:b/>
          <w:bCs/>
          <w:i/>
          <w:szCs w:val="18"/>
          <w:lang w:val="pt-PT"/>
        </w:rPr>
        <w:t>ct071_rwa_gr_ec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864D30">
        <w:rPr>
          <w:rFonts w:ascii="Santander Text" w:hAnsi="Santander Text" w:cs="Arial"/>
          <w:b/>
          <w:bCs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 xml:space="preserve">Complementarmente, deverá ser efetuado o cruzamento da tabela de </w:t>
      </w:r>
      <w:r w:rsidRPr="00864D30">
        <w:rPr>
          <w:rFonts w:ascii="Santander Text" w:hAnsi="Santander Text" w:cs="Arial"/>
          <w:i/>
          <w:szCs w:val="18"/>
          <w:lang w:val="pt-PT"/>
        </w:rPr>
        <w:t>input</w:t>
      </w:r>
      <w:r w:rsidRPr="00864D30">
        <w:rPr>
          <w:rFonts w:ascii="Santander Text" w:hAnsi="Santander Text" w:cs="Arial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iCs/>
          <w:szCs w:val="18"/>
          <w:lang w:val="pt-PT"/>
        </w:rPr>
        <w:t>(</w:t>
      </w:r>
      <w:r w:rsidRPr="00864D30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864D30">
        <w:rPr>
          <w:rFonts w:ascii="Santander Text" w:hAnsi="Santander Text" w:cs="Arial"/>
          <w:szCs w:val="18"/>
          <w:lang w:val="pt-PT"/>
        </w:rPr>
        <w:t xml:space="preserve">) com a tabela </w:t>
      </w:r>
      <w:r w:rsidRPr="00864D30">
        <w:rPr>
          <w:rFonts w:ascii="Santander Text" w:hAnsi="Santander Text" w:cs="Arial"/>
          <w:i/>
          <w:szCs w:val="18"/>
          <w:lang w:val="pt-PT"/>
        </w:rPr>
        <w:t>ct071_rwa_gr_ec</w:t>
      </w:r>
      <w:r w:rsidRPr="00864D30">
        <w:rPr>
          <w:rFonts w:ascii="Santander Text" w:hAnsi="Santander Text" w:cs="Arial"/>
          <w:szCs w:val="18"/>
          <w:lang w:val="pt-PT"/>
        </w:rPr>
        <w:t xml:space="preserve"> através do campo ‘</w:t>
      </w:r>
      <w:r w:rsidRPr="00864D30">
        <w:rPr>
          <w:rFonts w:ascii="Santander Text" w:hAnsi="Santander Text" w:cs="Arial"/>
          <w:i/>
          <w:szCs w:val="18"/>
          <w:lang w:val="pt-PT"/>
        </w:rPr>
        <w:t>ccli_kgl’</w:t>
      </w:r>
      <w:r w:rsidRPr="00864D30">
        <w:rPr>
          <w:rFonts w:ascii="Santander Text" w:hAnsi="Santander Text" w:cs="Arial"/>
          <w:szCs w:val="18"/>
          <w:lang w:val="pt-PT"/>
        </w:rPr>
        <w:t> </w:t>
      </w:r>
      <w:r w:rsidR="00F93472" w:rsidRPr="00864D30">
        <w:rPr>
          <w:rFonts w:ascii="Santander Text" w:hAnsi="Santander Text" w:cs="Arial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com o campo ‘</w:t>
      </w:r>
      <w:r w:rsidRPr="00864D30">
        <w:rPr>
          <w:rFonts w:ascii="Santander Text" w:hAnsi="Santander Text" w:cs="Arial"/>
          <w:i/>
          <w:szCs w:val="18"/>
          <w:lang w:val="pt-PT"/>
        </w:rPr>
        <w:t>kgl5’</w:t>
      </w:r>
      <w:r w:rsidRPr="00864D30">
        <w:rPr>
          <w:rFonts w:ascii="Santander Text" w:hAnsi="Santander Text" w:cs="Arial"/>
          <w:szCs w:val="18"/>
          <w:lang w:val="pt-PT"/>
        </w:rPr>
        <w:t xml:space="preserve"> da ct071 para obtenção do ‘</w:t>
      </w:r>
      <w:r w:rsidRPr="00864D30">
        <w:rPr>
          <w:rFonts w:ascii="Santander Text" w:hAnsi="Santander Text" w:cs="Arial"/>
          <w:i/>
          <w:szCs w:val="18"/>
          <w:lang w:val="pt-PT"/>
        </w:rPr>
        <w:t>zgrupo’</w:t>
      </w:r>
      <w:r w:rsidRPr="00864D30">
        <w:rPr>
          <w:rFonts w:ascii="Santander Text" w:hAnsi="Santander Text" w:cs="Arial"/>
          <w:szCs w:val="18"/>
          <w:lang w:val="pt-PT"/>
        </w:rPr>
        <w:t>. Posteriormente, cruzar o ‘</w:t>
      </w:r>
      <w:r w:rsidRPr="00864D30">
        <w:rPr>
          <w:rFonts w:ascii="Santander Text" w:hAnsi="Santander Text" w:cs="Arial"/>
          <w:i/>
          <w:szCs w:val="18"/>
          <w:lang w:val="pt-PT"/>
        </w:rPr>
        <w:t>zgrupo’</w:t>
      </w:r>
      <w:r w:rsidRPr="00864D30">
        <w:rPr>
          <w:rFonts w:ascii="Santander Text" w:hAnsi="Santander Text" w:cs="Arial"/>
          <w:szCs w:val="18"/>
          <w:lang w:val="pt-PT"/>
        </w:rPr>
        <w:t xml:space="preserve"> obtido com o campo ‘</w:t>
      </w:r>
      <w:r w:rsidRPr="00864D30">
        <w:rPr>
          <w:rFonts w:ascii="Santander Text" w:hAnsi="Santander Text" w:cs="Arial"/>
          <w:i/>
          <w:szCs w:val="18"/>
          <w:lang w:val="pt-PT"/>
        </w:rPr>
        <w:t>zgrupo’</w:t>
      </w:r>
      <w:r w:rsidRPr="00864D30">
        <w:rPr>
          <w:rFonts w:ascii="Santander Text" w:hAnsi="Santander Text" w:cs="Arial"/>
          <w:szCs w:val="18"/>
          <w:lang w:val="pt-PT"/>
        </w:rPr>
        <w:t xml:space="preserve"> da tabela </w:t>
      </w:r>
      <w:r w:rsidRPr="00864D30">
        <w:rPr>
          <w:rFonts w:ascii="Santander Text" w:hAnsi="Santander Text" w:cs="Arial"/>
          <w:i/>
          <w:szCs w:val="18"/>
          <w:lang w:val="pt-PT"/>
        </w:rPr>
        <w:t>ct088_univ_gcl_d</w:t>
      </w:r>
      <w:r w:rsidRPr="00864D30">
        <w:rPr>
          <w:rFonts w:ascii="Santander Text" w:hAnsi="Santander Text" w:cs="Arial"/>
          <w:szCs w:val="18"/>
          <w:lang w:val="pt-PT"/>
        </w:rPr>
        <w:t xml:space="preserve"> filtrada por </w:t>
      </w:r>
      <w:r w:rsidR="00BD4175"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tipo_relacao</w:t>
      </w:r>
      <w:r w:rsidR="00BD4175" w:rsidRPr="00864D30">
        <w:rPr>
          <w:rFonts w:ascii="Santander Text" w:hAnsi="Santander Text" w:cs="Arial"/>
          <w:i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= 'CONTROLO' para obter os ‘</w:t>
      </w:r>
      <w:r w:rsidRPr="00864D30">
        <w:rPr>
          <w:rFonts w:ascii="Santander Text" w:hAnsi="Santander Text" w:cs="Arial"/>
          <w:i/>
          <w:szCs w:val="18"/>
          <w:lang w:val="pt-PT"/>
        </w:rPr>
        <w:t>zcliente’</w:t>
      </w:r>
      <w:r w:rsidR="00AE674D" w:rsidRPr="00864D30">
        <w:rPr>
          <w:rFonts w:ascii="Santander Text" w:hAnsi="Santander Text" w:cs="Arial"/>
          <w:szCs w:val="18"/>
          <w:lang w:val="pt-PT"/>
        </w:rPr>
        <w:t>;</w:t>
      </w:r>
    </w:p>
    <w:p w14:paraId="6FC5CEB7" w14:textId="4065FD8B" w:rsidR="008E152A" w:rsidRPr="00864D30" w:rsidRDefault="003B18B2" w:rsidP="008E5B92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>Cruzamento com a tabela JQUEST</w:t>
      </w:r>
      <w:r w:rsidR="0044374A" w:rsidRPr="00864D30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864D30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p3_client_data_jquest</w:t>
      </w:r>
      <w:r w:rsidRPr="00864D30">
        <w:rPr>
          <w:rStyle w:val="ui-provider"/>
          <w:rFonts w:ascii="Santander Text" w:hAnsi="Santander Text" w:cs="Arial"/>
          <w:b/>
          <w:bCs/>
          <w:szCs w:val="18"/>
          <w:lang w:val="pt-PT"/>
        </w:rPr>
        <w:t>)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864D30">
        <w:rPr>
          <w:rFonts w:ascii="Santander Text" w:hAnsi="Santander Text" w:cs="Arial"/>
          <w:szCs w:val="18"/>
          <w:lang w:val="pt-PT"/>
        </w:rPr>
        <w:t xml:space="preserve"> Complementarmente, efetuar o cruzamento pelo campo ‘</w:t>
      </w:r>
      <w:r w:rsidRPr="00864D30">
        <w:rPr>
          <w:rStyle w:val="ui-provider"/>
          <w:rFonts w:ascii="Santander Text" w:hAnsi="Santander Text" w:cs="Arial"/>
          <w:i/>
          <w:szCs w:val="18"/>
          <w:lang w:val="pt-PT"/>
        </w:rPr>
        <w:t>cpty_code’</w:t>
      </w:r>
      <w:r w:rsidRPr="00864D30">
        <w:rPr>
          <w:rStyle w:val="ui-provider"/>
          <w:rFonts w:ascii="Santander Text" w:hAnsi="Santander Text" w:cs="Arial"/>
          <w:szCs w:val="18"/>
          <w:lang w:val="pt-PT"/>
        </w:rPr>
        <w:t xml:space="preserve"> (KGL de 4 ou 6 dígitos) da tabela </w:t>
      </w:r>
      <w:r w:rsidRPr="00864D30">
        <w:rPr>
          <w:rStyle w:val="ui-provider"/>
          <w:rFonts w:ascii="Santander Text" w:hAnsi="Santander Text" w:cs="Arial"/>
          <w:i/>
          <w:iCs/>
          <w:szCs w:val="18"/>
          <w:lang w:val="pt-PT"/>
        </w:rPr>
        <w:t>p3_client_data_jquest</w:t>
      </w:r>
      <w:r w:rsidRPr="00864D30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864D30">
        <w:rPr>
          <w:rFonts w:ascii="Santander Text" w:hAnsi="Santander Text" w:cs="Arial"/>
          <w:i/>
          <w:szCs w:val="18"/>
          <w:lang w:val="pt-PT"/>
        </w:rPr>
        <w:t>ccli_kgl’</w:t>
      </w:r>
      <w:r w:rsidRPr="00864D30">
        <w:rPr>
          <w:rFonts w:ascii="Santander Text" w:hAnsi="Santander Text" w:cs="Arial"/>
          <w:szCs w:val="18"/>
          <w:lang w:val="pt-PT"/>
        </w:rPr>
        <w:t xml:space="preserve">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864D30">
        <w:rPr>
          <w:rFonts w:ascii="Santander Text" w:hAnsi="Santander Text" w:cs="Arial"/>
          <w:szCs w:val="18"/>
          <w:lang w:val="pt-PT"/>
        </w:rPr>
        <w:t xml:space="preserve">d </w:t>
      </w:r>
      <w:r w:rsidRPr="00864D30">
        <w:rPr>
          <w:rStyle w:val="ui-provider"/>
          <w:rFonts w:ascii="Santander Text" w:hAnsi="Santander Text" w:cs="Arial"/>
          <w:szCs w:val="18"/>
          <w:lang w:val="pt-PT"/>
        </w:rPr>
        <w:t>para obtenção dos códigos KGL ‘</w:t>
      </w:r>
      <w:r w:rsidRPr="00864D30">
        <w:rPr>
          <w:rStyle w:val="ui-provider"/>
          <w:rFonts w:ascii="Santander Text" w:hAnsi="Santander Text" w:cs="Arial"/>
          <w:i/>
          <w:szCs w:val="18"/>
          <w:lang w:val="pt-PT"/>
        </w:rPr>
        <w:t>cptyparent_code’</w:t>
      </w:r>
      <w:r w:rsidRPr="00864D30">
        <w:rPr>
          <w:rStyle w:val="ui-provider"/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Style w:val="ui-provider"/>
          <w:rFonts w:ascii="Santander Text" w:hAnsi="Santander Text" w:cs="Arial"/>
          <w:i/>
          <w:szCs w:val="18"/>
          <w:lang w:val="pt-PT"/>
        </w:rPr>
        <w:t>cptylastparent_code’</w:t>
      </w:r>
      <w:r w:rsidRPr="00864D30">
        <w:rPr>
          <w:rStyle w:val="ui-provider"/>
          <w:rFonts w:ascii="Santander Text" w:hAnsi="Santander Text" w:cs="Arial"/>
          <w:szCs w:val="18"/>
          <w:lang w:val="pt-PT"/>
        </w:rPr>
        <w:t xml:space="preserve"> (KGL de 5 dígitos). De seguida, efetuar o cruzamento entre os 2 campos obtidos (de forma complementar) com 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864D30">
        <w:rPr>
          <w:rFonts w:ascii="Santander Text" w:hAnsi="Santander Text" w:cs="Arial"/>
          <w:iCs/>
          <w:szCs w:val="18"/>
          <w:lang w:val="pt-PT"/>
        </w:rPr>
        <w:t>(</w:t>
      </w:r>
      <w:r w:rsidRPr="00864D30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864D30">
        <w:rPr>
          <w:rFonts w:ascii="Santander Text" w:hAnsi="Santander Text" w:cs="Arial"/>
          <w:bCs/>
          <w:szCs w:val="18"/>
          <w:lang w:val="pt-PT"/>
        </w:rPr>
        <w:t xml:space="preserve">) </w:t>
      </w:r>
      <w:r w:rsidRPr="00864D30">
        <w:rPr>
          <w:rFonts w:ascii="Santander Text" w:hAnsi="Santander Text" w:cs="Arial"/>
          <w:szCs w:val="18"/>
          <w:lang w:val="pt-PT"/>
        </w:rPr>
        <w:t>através do campo ‘</w:t>
      </w:r>
      <w:r w:rsidRPr="00864D30">
        <w:rPr>
          <w:rFonts w:ascii="Santander Text" w:hAnsi="Santander Text" w:cs="Arial"/>
          <w:i/>
          <w:szCs w:val="18"/>
          <w:lang w:val="pt-PT"/>
        </w:rPr>
        <w:t>ccli_kgl’</w:t>
      </w:r>
      <w:r w:rsidRPr="00864D30">
        <w:rPr>
          <w:rFonts w:ascii="Santander Text" w:hAnsi="Santander Text" w:cs="Arial"/>
          <w:szCs w:val="18"/>
          <w:lang w:val="pt-PT"/>
        </w:rPr>
        <w:t>.</w:t>
      </w:r>
    </w:p>
    <w:p w14:paraId="197F8888" w14:textId="77777777" w:rsidR="003B18B2" w:rsidRPr="00864D30" w:rsidRDefault="003B18B2" w:rsidP="007E3521">
      <w:pPr>
        <w:pStyle w:val="ListParagraph"/>
        <w:spacing w:after="0" w:line="360" w:lineRule="auto"/>
        <w:ind w:left="2496"/>
        <w:jc w:val="both"/>
        <w:rPr>
          <w:rFonts w:ascii="Santander Text" w:hAnsi="Santander Text" w:cs="Arial"/>
          <w:szCs w:val="18"/>
          <w:lang w:val="pt-PT"/>
        </w:rPr>
      </w:pPr>
    </w:p>
    <w:p w14:paraId="50F7CB88" w14:textId="287B2D45" w:rsidR="003B18B2" w:rsidRPr="00864D30" w:rsidRDefault="003B18B2" w:rsidP="007E3521">
      <w:pPr>
        <w:spacing w:line="360" w:lineRule="auto"/>
        <w:ind w:left="2136" w:right="300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Style w:val="ui-provider"/>
          <w:rFonts w:ascii="Santander Text" w:hAnsi="Santander Text" w:cs="Arial"/>
          <w:b/>
          <w:bCs/>
          <w:szCs w:val="18"/>
          <w:lang w:val="pt-PT"/>
        </w:rPr>
        <w:t xml:space="preserve">4. Obtenção das </w:t>
      </w:r>
      <w:r w:rsidRPr="00864D30">
        <w:rPr>
          <w:rStyle w:val="ui-provider"/>
          <w:rFonts w:ascii="Santander Text" w:hAnsi="Santander Text" w:cs="Arial"/>
          <w:b/>
          <w:bCs/>
          <w:i/>
          <w:szCs w:val="18"/>
          <w:lang w:val="pt-PT"/>
        </w:rPr>
        <w:t>scopes</w:t>
      </w:r>
      <w:r w:rsidRPr="00864D30">
        <w:rPr>
          <w:rStyle w:val="ui-provider"/>
          <w:rFonts w:ascii="Santander Text" w:hAnsi="Santander Text" w:cs="Arial"/>
          <w:b/>
          <w:bCs/>
          <w:szCs w:val="18"/>
          <w:lang w:val="pt-PT"/>
        </w:rPr>
        <w:t>:</w:t>
      </w:r>
      <w:r w:rsidRPr="00864D30">
        <w:rPr>
          <w:rStyle w:val="ui-provider"/>
          <w:rFonts w:ascii="Santander Text" w:hAnsi="Santander Text" w:cs="Arial"/>
          <w:szCs w:val="18"/>
          <w:lang w:val="pt-PT"/>
        </w:rPr>
        <w:t xml:space="preserve"> Sempre que com base nas condições acima descritas se obtenha um cruzamento válido, as variáveis </w:t>
      </w:r>
      <w:r w:rsidRPr="00864D30">
        <w:rPr>
          <w:rStyle w:val="ui-provider"/>
          <w:rFonts w:ascii="Santander Text" w:hAnsi="Santander Text" w:cs="Arial"/>
          <w:i/>
          <w:szCs w:val="18"/>
          <w:lang w:val="pt-PT"/>
        </w:rPr>
        <w:t>‘scp1_emss’, ‘scp2_emss’</w:t>
      </w:r>
      <w:r w:rsidRPr="00864D30">
        <w:rPr>
          <w:rStyle w:val="ui-provider"/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Style w:val="ui-provider"/>
          <w:rFonts w:ascii="Santander Text" w:hAnsi="Santander Text" w:cs="Arial"/>
          <w:i/>
          <w:szCs w:val="18"/>
          <w:lang w:val="pt-PT"/>
        </w:rPr>
        <w:t>scp3_emss’</w:t>
      </w:r>
      <w:r w:rsidRPr="00864D30">
        <w:rPr>
          <w:rStyle w:val="ui-provider"/>
          <w:rFonts w:ascii="Santander Text" w:hAnsi="Santander Text" w:cs="Arial"/>
          <w:szCs w:val="18"/>
          <w:lang w:val="pt-PT"/>
        </w:rPr>
        <w:t xml:space="preserve"> da tabela </w:t>
      </w:r>
      <w:r w:rsidRPr="00864D30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modesg_inp_emsss_scib</w:t>
      </w:r>
      <w:r w:rsidRPr="00864D30">
        <w:rPr>
          <w:rStyle w:val="ui-provider"/>
          <w:rFonts w:ascii="Santander Text" w:hAnsi="Santander Text" w:cs="Arial"/>
          <w:szCs w:val="18"/>
          <w:lang w:val="pt-PT"/>
        </w:rPr>
        <w:t xml:space="preserve"> devem ser mapeadas diretamente para as variáveis com o mesmo nome na tabela </w:t>
      </w:r>
      <w:r w:rsidRPr="00864D30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modesg_out_empr_info_nfin</w:t>
      </w:r>
      <w:r w:rsidRPr="00864D30">
        <w:rPr>
          <w:rStyle w:val="ui-provider"/>
          <w:rFonts w:ascii="Santander Text" w:hAnsi="Santander Text" w:cs="Arial"/>
          <w:szCs w:val="18"/>
          <w:lang w:val="pt-PT"/>
        </w:rPr>
        <w:t>.</w:t>
      </w:r>
    </w:p>
    <w:p w14:paraId="5DDC4E9C" w14:textId="1A1E6BB2" w:rsidR="003B18B2" w:rsidRPr="00864D30" w:rsidRDefault="003B18B2" w:rsidP="007E3521">
      <w:pPr>
        <w:pStyle w:val="ListParagraph"/>
        <w:spacing w:line="360" w:lineRule="auto"/>
        <w:ind w:left="1068"/>
        <w:jc w:val="both"/>
        <w:rPr>
          <w:rFonts w:ascii="Santander Text" w:hAnsi="Santander Text" w:cs="Arial"/>
          <w:b/>
          <w:bCs/>
          <w:i/>
          <w:iCs/>
          <w:szCs w:val="18"/>
          <w:u w:val="single"/>
        </w:rPr>
      </w:pPr>
      <w:r w:rsidRPr="00864D30">
        <w:rPr>
          <w:rFonts w:ascii="Santander Text" w:hAnsi="Santander Text" w:cs="Arial"/>
          <w:b/>
          <w:bCs/>
          <w:i/>
          <w:iCs/>
          <w:szCs w:val="18"/>
          <w:u w:val="single"/>
        </w:rPr>
        <w:t>2. Emiss</w:t>
      </w:r>
      <w:r w:rsidR="00B66000" w:rsidRPr="00864D30">
        <w:rPr>
          <w:rFonts w:ascii="Santander Text" w:hAnsi="Santander Text" w:cs="Arial"/>
          <w:b/>
          <w:bCs/>
          <w:i/>
          <w:iCs/>
          <w:szCs w:val="18"/>
          <w:u w:val="single"/>
        </w:rPr>
        <w:t>ions based on economic activity</w:t>
      </w:r>
    </w:p>
    <w:p w14:paraId="67C0924F" w14:textId="0F75A3F8" w:rsidR="003B18B2" w:rsidRPr="007C4378" w:rsidRDefault="00BB4AC6" w:rsidP="007E3521">
      <w:pPr>
        <w:spacing w:line="360" w:lineRule="auto"/>
        <w:ind w:left="1440"/>
        <w:jc w:val="both"/>
        <w:rPr>
          <w:rFonts w:ascii="Santander Text" w:hAnsi="Santander Text" w:cs="Arial"/>
          <w:b/>
          <w:u w:val="single"/>
          <w:lang w:val="pt-PT"/>
        </w:rPr>
      </w:pPr>
      <w:bookmarkStart w:id="426" w:name="_Toc186820396"/>
      <w:bookmarkStart w:id="427" w:name="_Toc188951192"/>
      <w:r w:rsidRPr="00864D30">
        <w:rPr>
          <w:rFonts w:ascii="Santander Text" w:hAnsi="Santander Text" w:cs="Arial"/>
          <w:b/>
        </w:rPr>
        <w:t xml:space="preserve">      </w:t>
      </w:r>
      <w:r w:rsidR="003B18B2" w:rsidRPr="007C4378">
        <w:rPr>
          <w:rFonts w:ascii="Santander Text" w:hAnsi="Santander Text" w:cs="Arial"/>
          <w:b/>
          <w:u w:val="single"/>
          <w:lang w:val="pt-PT"/>
        </w:rPr>
        <w:t>2.1. Based on assets</w:t>
      </w:r>
      <w:bookmarkEnd w:id="426"/>
      <w:bookmarkEnd w:id="427"/>
      <w:r w:rsidR="003B18B2" w:rsidRPr="007C4378">
        <w:rPr>
          <w:rFonts w:ascii="Santander Text" w:hAnsi="Santander Text" w:cs="Arial"/>
          <w:b/>
          <w:u w:val="single"/>
          <w:lang w:val="pt-PT"/>
        </w:rPr>
        <w:t xml:space="preserve"> </w:t>
      </w:r>
    </w:p>
    <w:p w14:paraId="5CF6EB06" w14:textId="18847CF2" w:rsidR="003B18B2" w:rsidRPr="00864D30" w:rsidRDefault="003B18B2" w:rsidP="007E3521">
      <w:pPr>
        <w:spacing w:line="360" w:lineRule="auto"/>
        <w:ind w:left="1776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Utilizando a tabela de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input modesg_inp_emss_nace </w:t>
      </w:r>
      <w:r w:rsidR="00B66000" w:rsidRPr="00864D30">
        <w:rPr>
          <w:rFonts w:ascii="Santander Text" w:hAnsi="Santander Text" w:cs="Arial"/>
          <w:szCs w:val="18"/>
          <w:lang w:val="pt-PT"/>
        </w:rPr>
        <w:t>como base:</w:t>
      </w:r>
    </w:p>
    <w:p w14:paraId="07A32F82" w14:textId="56378CF2" w:rsidR="003B18B2" w:rsidRPr="00864D30" w:rsidRDefault="003B18B2" w:rsidP="008E5B92">
      <w:pPr>
        <w:pStyle w:val="ListParagraph"/>
        <w:numPr>
          <w:ilvl w:val="0"/>
          <w:numId w:val="40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>Obtenção do campo</w:t>
      </w:r>
      <w:r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>‘</w:t>
      </w:r>
      <w:r w:rsidR="00910CA2" w:rsidRPr="00864D30">
        <w:rPr>
          <w:rFonts w:ascii="Santander Text" w:hAnsi="Santander Text" w:cs="Arial"/>
          <w:b/>
          <w:bCs/>
          <w:i/>
          <w:szCs w:val="18"/>
          <w:lang w:val="pt-PT"/>
        </w:rPr>
        <w:t>cpais_residencia</w:t>
      </w:r>
      <w:r w:rsidRPr="00864D30">
        <w:rPr>
          <w:rFonts w:ascii="Santander Text" w:hAnsi="Santander Text" w:cs="Arial"/>
          <w:b/>
          <w:bCs/>
          <w:i/>
          <w:szCs w:val="18"/>
          <w:lang w:val="pt-PT"/>
        </w:rPr>
        <w:t>’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 e mapeamento para ‘</w:t>
      </w:r>
      <w:r w:rsidRPr="00864D30">
        <w:rPr>
          <w:rFonts w:ascii="Santander Text" w:hAnsi="Santander Text" w:cs="Arial"/>
          <w:b/>
          <w:bCs/>
          <w:i/>
          <w:szCs w:val="18"/>
          <w:lang w:val="pt-PT"/>
        </w:rPr>
        <w:t>regiao’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864D30">
        <w:rPr>
          <w:rFonts w:ascii="Santander Text" w:hAnsi="Santander Text" w:cs="Arial"/>
          <w:szCs w:val="18"/>
          <w:lang w:val="pt-PT"/>
        </w:rPr>
        <w:t> Filtrar a tabela de parametrização (</w:t>
      </w:r>
      <w:r w:rsidRPr="00864D30">
        <w:rPr>
          <w:rFonts w:ascii="Santander Text" w:hAnsi="Santander Text" w:cs="Arial"/>
          <w:i/>
          <w:szCs w:val="18"/>
          <w:lang w:val="pt-PT"/>
        </w:rPr>
        <w:t>modesg_param_codigos</w:t>
      </w:r>
      <w:r w:rsidRPr="00864D30">
        <w:rPr>
          <w:rFonts w:ascii="Santander Text" w:hAnsi="Santander Text" w:cs="Arial"/>
          <w:szCs w:val="18"/>
          <w:lang w:val="pt-PT"/>
        </w:rPr>
        <w:t xml:space="preserve">)  por ‘dimensao’ = ‘REGIAO’ e cruzar o resultado através do campo </w:t>
      </w:r>
      <w:r w:rsidRPr="00864D30">
        <w:rPr>
          <w:rFonts w:ascii="Santander Text" w:hAnsi="Santander Text" w:cs="Arial"/>
          <w:i/>
          <w:szCs w:val="18"/>
          <w:lang w:val="pt-PT"/>
        </w:rPr>
        <w:t>‘valor_original’</w:t>
      </w:r>
      <w:r w:rsidR="00910CA2" w:rsidRPr="00864D30">
        <w:rPr>
          <w:rFonts w:ascii="Santander Text" w:hAnsi="Santander Text" w:cs="Arial"/>
          <w:szCs w:val="18"/>
          <w:lang w:val="pt-PT"/>
        </w:rPr>
        <w:t xml:space="preserve"> com o campo ‘</w:t>
      </w:r>
      <w:r w:rsidR="00910CA2" w:rsidRPr="00864D30">
        <w:rPr>
          <w:rFonts w:ascii="Santander Text" w:hAnsi="Santander Text" w:cs="Arial"/>
          <w:bCs/>
          <w:i/>
          <w:szCs w:val="18"/>
          <w:lang w:val="pt-PT"/>
        </w:rPr>
        <w:t>cpais_residencia</w:t>
      </w:r>
      <w:r w:rsidRPr="00864D30">
        <w:rPr>
          <w:rFonts w:ascii="Santander Text" w:hAnsi="Santander Text" w:cs="Arial"/>
          <w:i/>
          <w:szCs w:val="18"/>
          <w:lang w:val="pt-PT"/>
        </w:rPr>
        <w:t>’</w:t>
      </w:r>
      <w:r w:rsidRPr="00864D30">
        <w:rPr>
          <w:rFonts w:ascii="Santander Text" w:hAnsi="Santander Text" w:cs="Arial"/>
          <w:color w:val="1F497D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 xml:space="preserve">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ct084_univ_cli_d </w:t>
      </w:r>
      <w:r w:rsidRPr="00864D30">
        <w:rPr>
          <w:rFonts w:ascii="Santander Text" w:hAnsi="Santander Text" w:cs="Arial"/>
          <w:szCs w:val="18"/>
          <w:lang w:val="pt-PT"/>
        </w:rPr>
        <w:t>para obter o campo ‘</w:t>
      </w:r>
      <w:r w:rsidRPr="00864D30">
        <w:rPr>
          <w:rFonts w:ascii="Santander Text" w:hAnsi="Santander Text" w:cs="Arial"/>
          <w:i/>
          <w:szCs w:val="18"/>
          <w:lang w:val="pt-PT"/>
        </w:rPr>
        <w:t>valor_mv’</w:t>
      </w:r>
      <w:r w:rsidRPr="00864D30">
        <w:rPr>
          <w:rFonts w:ascii="Santander Text" w:hAnsi="Santander Text" w:cs="Arial"/>
          <w:szCs w:val="18"/>
          <w:lang w:val="pt-PT"/>
        </w:rPr>
        <w:t xml:space="preserve"> (valor elegível no </w:t>
      </w:r>
      <w:r w:rsidRPr="00864D30">
        <w:rPr>
          <w:rFonts w:ascii="Santander Text" w:hAnsi="Santander Text" w:cs="Arial"/>
          <w:i/>
          <w:szCs w:val="18"/>
          <w:lang w:val="pt-PT"/>
        </w:rPr>
        <w:t>input</w:t>
      </w:r>
      <w:r w:rsidRPr="00864D30">
        <w:rPr>
          <w:rFonts w:ascii="Santander Text" w:hAnsi="Santander Text" w:cs="Arial"/>
          <w:szCs w:val="18"/>
          <w:lang w:val="pt-PT"/>
        </w:rPr>
        <w:t xml:space="preserve"> corporativo);</w:t>
      </w:r>
    </w:p>
    <w:p w14:paraId="4C6ED80D" w14:textId="5FE31F5B" w:rsidR="003B18B2" w:rsidRPr="00864D30" w:rsidRDefault="003B18B2" w:rsidP="008E5B92">
      <w:pPr>
        <w:pStyle w:val="ListParagraph"/>
        <w:numPr>
          <w:ilvl w:val="0"/>
          <w:numId w:val="40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Cruzamento com a informação de </w:t>
      </w:r>
      <w:r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>input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modesg_inp_emss_nace)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864D30">
        <w:rPr>
          <w:rFonts w:ascii="Santander Text" w:hAnsi="Santander Text" w:cs="Arial"/>
          <w:szCs w:val="18"/>
          <w:lang w:val="pt-PT"/>
        </w:rPr>
        <w:t xml:space="preserve">Cruzar 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modesg_inp_emss_nace</w:t>
      </w:r>
      <w:r w:rsidRPr="00864D30">
        <w:rPr>
          <w:rFonts w:ascii="Santander Text" w:hAnsi="Santander Text" w:cs="Arial"/>
          <w:szCs w:val="18"/>
          <w:lang w:val="pt-PT"/>
        </w:rPr>
        <w:t>, previamente filtrada por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864D30">
        <w:rPr>
          <w:rFonts w:ascii="Santander Text" w:hAnsi="Santander Text" w:cs="Arial"/>
          <w:i/>
          <w:szCs w:val="18"/>
          <w:lang w:val="pt-PT"/>
        </w:rPr>
        <w:t>unidade_funcional’</w:t>
      </w:r>
      <w:r w:rsidRPr="00864D30">
        <w:rPr>
          <w:rFonts w:ascii="Santander Text" w:hAnsi="Santander Text" w:cs="Arial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= ‘</w:t>
      </w:r>
      <w:r w:rsidR="00871C3F" w:rsidRPr="00864D30">
        <w:rPr>
          <w:rFonts w:ascii="Santander Text" w:hAnsi="Santander Text" w:cs="Arial"/>
          <w:szCs w:val="18"/>
          <w:lang w:val="pt-PT"/>
        </w:rPr>
        <w:t>Assets’</w:t>
      </w:r>
      <w:r w:rsidRPr="00864D30">
        <w:rPr>
          <w:rFonts w:ascii="Santander Text" w:hAnsi="Santander Text" w:cs="Arial"/>
          <w:szCs w:val="18"/>
          <w:lang w:val="pt-PT"/>
        </w:rPr>
        <w:t>, através do campo ‘</w:t>
      </w:r>
      <w:r w:rsidRPr="00864D30">
        <w:rPr>
          <w:rFonts w:ascii="Santander Text" w:hAnsi="Santander Text" w:cs="Arial"/>
          <w:i/>
          <w:szCs w:val="18"/>
          <w:lang w:val="pt-PT"/>
        </w:rPr>
        <w:t>cod_nace_esg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com a tabela </w:t>
      </w:r>
      <w:r w:rsidRPr="00864D30">
        <w:rPr>
          <w:rFonts w:ascii="Santander Text" w:hAnsi="Santander Text" w:cs="Arial"/>
          <w:i/>
          <w:szCs w:val="18"/>
          <w:lang w:val="pt-PT"/>
        </w:rPr>
        <w:t>modesg_out_empr_info_nfin</w:t>
      </w:r>
      <w:r w:rsidRPr="00864D30">
        <w:rPr>
          <w:rFonts w:ascii="Santander Text" w:hAnsi="Santander Text" w:cs="Arial"/>
          <w:szCs w:val="18"/>
          <w:lang w:val="pt-PT"/>
        </w:rPr>
        <w:t xml:space="preserve"> também por ‘</w:t>
      </w:r>
      <w:r w:rsidRPr="00864D30">
        <w:rPr>
          <w:rFonts w:ascii="Santander Text" w:hAnsi="Santander Text" w:cs="Arial"/>
          <w:i/>
          <w:szCs w:val="18"/>
          <w:lang w:val="pt-PT"/>
        </w:rPr>
        <w:t>cod_nace_esg’</w:t>
      </w:r>
      <w:r w:rsidRPr="00864D30">
        <w:rPr>
          <w:rFonts w:ascii="Santander Text" w:hAnsi="Santander Text" w:cs="Arial"/>
          <w:szCs w:val="18"/>
          <w:lang w:val="pt-PT"/>
        </w:rPr>
        <w:t xml:space="preserve"> e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do campo ‘</w:t>
      </w:r>
      <w:r w:rsidRPr="00864D30">
        <w:rPr>
          <w:rFonts w:ascii="Santander Text" w:hAnsi="Santander Text" w:cs="Arial"/>
          <w:i/>
          <w:szCs w:val="18"/>
          <w:lang w:val="pt-PT"/>
        </w:rPr>
        <w:t>nome_pais’</w:t>
      </w:r>
      <w:r w:rsidRPr="00864D30">
        <w:rPr>
          <w:rFonts w:ascii="Santander Text" w:hAnsi="Santander Text" w:cs="Arial"/>
          <w:szCs w:val="18"/>
          <w:lang w:val="pt-PT"/>
        </w:rPr>
        <w:t xml:space="preserve"> com o resultado obtido na alínea I), obtendo as variáveis ‘</w:t>
      </w:r>
      <w:r w:rsidRPr="00864D30">
        <w:rPr>
          <w:rFonts w:ascii="Santander Text" w:hAnsi="Santander Text" w:cs="Arial"/>
          <w:i/>
          <w:szCs w:val="18"/>
          <w:lang w:val="pt-PT"/>
        </w:rPr>
        <w:t>scp1_ftr_emss’, ‘scp2_ftr_emss’</w:t>
      </w:r>
      <w:r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szCs w:val="18"/>
          <w:lang w:val="pt-PT"/>
        </w:rPr>
        <w:t>scp3_ftr_emss’</w:t>
      </w:r>
      <w:r w:rsidRPr="00864D30">
        <w:rPr>
          <w:rFonts w:ascii="Santander Text" w:hAnsi="Santander Text" w:cs="Arial"/>
          <w:szCs w:val="18"/>
          <w:lang w:val="pt-PT"/>
        </w:rPr>
        <w:t>. Tal significa que em primeira instância se deve aprovisionar a variável ‘</w:t>
      </w:r>
      <w:r w:rsidRPr="00864D30">
        <w:rPr>
          <w:rFonts w:ascii="Santander Text" w:hAnsi="Santander Text" w:cs="Arial"/>
          <w:i/>
          <w:szCs w:val="18"/>
          <w:lang w:val="pt-PT"/>
        </w:rPr>
        <w:t>cod_nace_esg’</w:t>
      </w:r>
      <w:r w:rsidRPr="00864D30">
        <w:rPr>
          <w:rFonts w:ascii="Santander Text" w:hAnsi="Santander Text" w:cs="Arial"/>
          <w:szCs w:val="18"/>
          <w:lang w:val="pt-PT"/>
        </w:rPr>
        <w:t xml:space="preserve"> da tabela de </w:t>
      </w:r>
      <w:r w:rsidRPr="00864D30">
        <w:rPr>
          <w:rFonts w:ascii="Santander Text" w:hAnsi="Santander Text" w:cs="Arial"/>
          <w:i/>
          <w:szCs w:val="18"/>
          <w:lang w:val="pt-PT"/>
        </w:rPr>
        <w:t>output</w:t>
      </w:r>
      <w:r w:rsidRPr="00864D30">
        <w:rPr>
          <w:rFonts w:ascii="Santander Text" w:hAnsi="Santander Text" w:cs="Arial"/>
          <w:szCs w:val="18"/>
          <w:lang w:val="pt-PT"/>
        </w:rPr>
        <w:t xml:space="preserve"> (tal como descrito na secção </w:t>
      </w:r>
      <w:r w:rsidR="00336D6C" w:rsidRPr="00864D30">
        <w:rPr>
          <w:rFonts w:ascii="Santander Text" w:hAnsi="Santander Text" w:cs="Arial"/>
          <w:szCs w:val="18"/>
          <w:lang w:val="pt-PT"/>
        </w:rPr>
        <w:fldChar w:fldCharType="begin"/>
      </w:r>
      <w:r w:rsidR="00336D6C" w:rsidRPr="00864D30">
        <w:rPr>
          <w:rFonts w:ascii="Santander Text" w:hAnsi="Santander Text" w:cs="Arial"/>
          <w:szCs w:val="18"/>
          <w:lang w:val="pt-PT"/>
        </w:rPr>
        <w:instrText xml:space="preserve"> REF _Ref192773451 \r \h </w:instrText>
      </w:r>
      <w:r w:rsidR="00864D30">
        <w:rPr>
          <w:rFonts w:ascii="Santander Text" w:hAnsi="Santander Text" w:cs="Arial"/>
          <w:szCs w:val="18"/>
          <w:lang w:val="pt-PT"/>
        </w:rPr>
        <w:instrText xml:space="preserve"> \* MERGEFORMAT </w:instrText>
      </w:r>
      <w:r w:rsidR="00336D6C" w:rsidRPr="00864D30">
        <w:rPr>
          <w:rFonts w:ascii="Santander Text" w:hAnsi="Santander Text" w:cs="Arial"/>
          <w:szCs w:val="18"/>
          <w:lang w:val="pt-PT"/>
        </w:rPr>
      </w:r>
      <w:r w:rsidR="00336D6C" w:rsidRPr="00864D30">
        <w:rPr>
          <w:rFonts w:ascii="Santander Text" w:hAnsi="Santander Text" w:cs="Arial"/>
          <w:szCs w:val="18"/>
          <w:lang w:val="pt-PT"/>
        </w:rPr>
        <w:fldChar w:fldCharType="separate"/>
      </w:r>
      <w:r w:rsidR="00091047" w:rsidRPr="00864D30">
        <w:rPr>
          <w:rFonts w:ascii="Santander Text" w:hAnsi="Santander Text" w:cs="Arial"/>
          <w:szCs w:val="18"/>
          <w:lang w:val="pt-PT"/>
        </w:rPr>
        <w:t>o</w:t>
      </w:r>
      <w:r w:rsidR="00336D6C" w:rsidRPr="00864D30">
        <w:rPr>
          <w:rFonts w:ascii="Santander Text" w:hAnsi="Santander Text" w:cs="Arial"/>
          <w:szCs w:val="18"/>
          <w:lang w:val="pt-PT"/>
        </w:rPr>
        <w:fldChar w:fldCharType="end"/>
      </w:r>
      <w:r w:rsidR="00336D6C" w:rsidRPr="00864D30">
        <w:rPr>
          <w:rFonts w:ascii="Santander Text" w:hAnsi="Santander Text" w:cs="Arial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da especificação para ser possível aplicar este cruzamento);</w:t>
      </w:r>
    </w:p>
    <w:p w14:paraId="536341B7" w14:textId="271153D4" w:rsidR="003B18B2" w:rsidRPr="00864D30" w:rsidRDefault="003B18B2" w:rsidP="008E5B92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>Cruzamento com a fr004_cto</w:t>
      </w:r>
      <w:r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b/>
          <w:bCs/>
          <w:iCs/>
          <w:szCs w:val="18"/>
          <w:lang w:val="pt-PT"/>
        </w:rPr>
        <w:t>para obtenção do ativo</w:t>
      </w:r>
      <w:r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>:</w:t>
      </w:r>
      <w:r w:rsidRPr="00864D30">
        <w:rPr>
          <w:rFonts w:ascii="Santander Text" w:hAnsi="Santander Text" w:cs="Arial"/>
          <w:szCs w:val="18"/>
          <w:lang w:val="pt-PT"/>
        </w:rPr>
        <w:t xml:space="preserve"> Filtrar a tabela </w:t>
      </w:r>
      <w:r w:rsidRPr="00864D30">
        <w:rPr>
          <w:rFonts w:ascii="Santander Text" w:hAnsi="Santander Text" w:cs="Arial"/>
          <w:bCs/>
          <w:i/>
          <w:szCs w:val="18"/>
          <w:lang w:val="pt-PT"/>
        </w:rPr>
        <w:t>fr004_cto</w:t>
      </w:r>
      <w:r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pelo campo ‘</w:t>
      </w:r>
      <w:r w:rsidRPr="00864D30">
        <w:rPr>
          <w:rFonts w:ascii="Santander Text" w:hAnsi="Santander Text" w:cs="Arial"/>
          <w:i/>
          <w:szCs w:val="18"/>
          <w:lang w:val="pt-PT"/>
        </w:rPr>
        <w:t>flag_project_finance’</w:t>
      </w:r>
      <w:r w:rsidRPr="00864D30">
        <w:rPr>
          <w:rFonts w:ascii="Santander Text" w:hAnsi="Santander Text" w:cs="Arial"/>
          <w:szCs w:val="18"/>
          <w:lang w:val="pt-PT"/>
        </w:rPr>
        <w:t xml:space="preserve"> = ‘1’ e cruzar o resultado anterior com a tabela </w:t>
      </w:r>
      <w:r w:rsidRPr="00864D30">
        <w:rPr>
          <w:rFonts w:ascii="Santander Text" w:hAnsi="Santander Text" w:cs="Arial"/>
          <w:bCs/>
          <w:i/>
          <w:szCs w:val="18"/>
          <w:lang w:val="pt-PT"/>
        </w:rPr>
        <w:t>fr004_cto</w:t>
      </w:r>
      <w:r w:rsidRPr="00864D30">
        <w:rPr>
          <w:rFonts w:ascii="Santander Text" w:hAnsi="Santander Text" w:cs="Arial"/>
          <w:szCs w:val="18"/>
          <w:lang w:val="pt-PT"/>
        </w:rPr>
        <w:t xml:space="preserve"> através dos campos 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zcliente’</w:t>
      </w:r>
      <w:r w:rsidRPr="00864D30">
        <w:rPr>
          <w:rFonts w:ascii="Santander Text" w:hAnsi="Santander Text" w:cs="Arial"/>
          <w:szCs w:val="18"/>
          <w:lang w:val="pt-PT"/>
        </w:rPr>
        <w:t xml:space="preserve"> para obter a soma da variável ‘</w:t>
      </w:r>
      <w:r w:rsidRPr="00864D30">
        <w:rPr>
          <w:rFonts w:ascii="Santander Text" w:hAnsi="Santander Text" w:cs="Arial"/>
          <w:i/>
          <w:szCs w:val="18"/>
          <w:lang w:val="pt-PT"/>
        </w:rPr>
        <w:t>valor_bruto_on_a’</w:t>
      </w:r>
      <w:r w:rsidRPr="00864D30">
        <w:rPr>
          <w:rFonts w:ascii="Santander Text" w:hAnsi="Santander Text" w:cs="Arial"/>
          <w:szCs w:val="18"/>
          <w:lang w:val="pt-PT"/>
        </w:rPr>
        <w:t xml:space="preserve"> agrupado por ‘</w:t>
      </w:r>
      <w:r w:rsidRPr="00864D30">
        <w:rPr>
          <w:rFonts w:ascii="Santander Text" w:hAnsi="Santander Text" w:cs="Arial"/>
          <w:i/>
          <w:szCs w:val="18"/>
          <w:lang w:val="pt-PT"/>
        </w:rPr>
        <w:t>zcliente</w:t>
      </w:r>
      <w:r w:rsidRPr="00864D30">
        <w:rPr>
          <w:rFonts w:ascii="Santander Text" w:hAnsi="Santander Text" w:cs="Arial"/>
          <w:szCs w:val="18"/>
          <w:lang w:val="pt-PT"/>
        </w:rPr>
        <w:t xml:space="preserve">’ e realizar o seguinte tratamento </w:t>
      </w:r>
      <w:r w:rsidRPr="00864D30">
        <w:rPr>
          <w:rFonts w:ascii="Santander Text" w:hAnsi="Santander Text" w:cs="Arial"/>
          <w:lang w:val="pt-PT"/>
        </w:rPr>
        <w:t>NVL ((-1*VALOR_BRUTO_ON_A) ; 0)</w:t>
      </w:r>
      <w:r w:rsidR="0044374A" w:rsidRPr="00864D30">
        <w:rPr>
          <w:rFonts w:ascii="Santander Text" w:hAnsi="Santander Text" w:cs="Arial"/>
          <w:lang w:val="pt-PT"/>
        </w:rPr>
        <w:t>. Só deverão ser considerados os valores positivos do ‘</w:t>
      </w:r>
      <w:r w:rsidR="0044374A" w:rsidRPr="00864D30">
        <w:rPr>
          <w:rFonts w:ascii="Santander Text" w:hAnsi="Santander Text" w:cs="Arial"/>
          <w:i/>
          <w:lang w:val="pt-PT"/>
        </w:rPr>
        <w:t>valor_bruto_on_a’</w:t>
      </w:r>
      <w:r w:rsidR="0044374A" w:rsidRPr="00864D30">
        <w:rPr>
          <w:rFonts w:ascii="Santander Text" w:hAnsi="Santander Text" w:cs="Arial"/>
          <w:lang w:val="pt-PT"/>
        </w:rPr>
        <w:t xml:space="preserve"> após tratamento</w:t>
      </w:r>
      <w:r w:rsidR="00BD4175" w:rsidRPr="00864D30">
        <w:rPr>
          <w:rFonts w:ascii="Santander Text" w:hAnsi="Santander Text" w:cs="Arial"/>
          <w:szCs w:val="18"/>
          <w:lang w:val="pt-PT"/>
        </w:rPr>
        <w:t>;</w:t>
      </w:r>
    </w:p>
    <w:p w14:paraId="0315403E" w14:textId="0DED3F28" w:rsidR="003B18B2" w:rsidRPr="00864D30" w:rsidRDefault="003B18B2" w:rsidP="008E5B92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Obtenção das </w:t>
      </w:r>
      <w:r w:rsidRPr="00864D30">
        <w:rPr>
          <w:rFonts w:ascii="Santander Text" w:hAnsi="Santander Text" w:cs="Arial"/>
          <w:b/>
          <w:bCs/>
          <w:i/>
          <w:szCs w:val="18"/>
          <w:lang w:val="pt-PT"/>
        </w:rPr>
        <w:t>scopes</w:t>
      </w:r>
      <w:r w:rsidR="00950686" w:rsidRPr="00864D30">
        <w:rPr>
          <w:rFonts w:ascii="Santander Text" w:hAnsi="Santander Text" w:cs="Arial"/>
          <w:b/>
          <w:bCs/>
          <w:i/>
          <w:szCs w:val="18"/>
          <w:lang w:val="pt-PT"/>
        </w:rPr>
        <w:t>:</w:t>
      </w:r>
      <w:r w:rsidRPr="00864D30">
        <w:rPr>
          <w:rFonts w:ascii="Santander Text" w:hAnsi="Santander Text" w:cs="Arial"/>
          <w:szCs w:val="18"/>
          <w:lang w:val="pt-PT"/>
        </w:rPr>
        <w:t xml:space="preserve"> Multiplicar cada fator de emissão médio (variáveis ‘</w:t>
      </w:r>
      <w:r w:rsidRPr="00864D30">
        <w:rPr>
          <w:rFonts w:ascii="Santander Text" w:hAnsi="Santander Text" w:cs="Arial"/>
          <w:i/>
          <w:szCs w:val="18"/>
          <w:lang w:val="pt-PT"/>
        </w:rPr>
        <w:t>scp1_ftr_emss’, ‘scp2_ftr_emss’</w:t>
      </w:r>
      <w:r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szCs w:val="18"/>
          <w:lang w:val="pt-PT"/>
        </w:rPr>
        <w:t>scp3_ftr_emss’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obtidas em II) pela variável ‘</w:t>
      </w:r>
      <w:r w:rsidRPr="00864D30">
        <w:rPr>
          <w:rFonts w:ascii="Santander Text" w:hAnsi="Santander Text" w:cs="Arial"/>
          <w:i/>
          <w:szCs w:val="18"/>
          <w:lang w:val="pt-PT"/>
        </w:rPr>
        <w:t>valor_bruto_on_a</w:t>
      </w:r>
      <w:r w:rsidR="00BD4175" w:rsidRPr="00864D30">
        <w:rPr>
          <w:rFonts w:ascii="Santander Text" w:hAnsi="Santander Text" w:cs="Arial"/>
          <w:i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(obtida em III)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para obter os valores das variáveis ‘</w:t>
      </w:r>
      <w:r w:rsidRPr="00864D30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e ‘</w:t>
      </w:r>
      <w:r w:rsidRPr="00864D30">
        <w:rPr>
          <w:rFonts w:ascii="Santander Text" w:hAnsi="Santander Text" w:cs="Arial"/>
          <w:i/>
          <w:szCs w:val="18"/>
          <w:lang w:val="pt-PT"/>
        </w:rPr>
        <w:t>scp3_emss’</w:t>
      </w:r>
      <w:r w:rsidRPr="00864D30">
        <w:rPr>
          <w:rFonts w:ascii="Santander Text" w:hAnsi="Santander Text" w:cs="Arial"/>
          <w:i/>
          <w:iCs/>
          <w:color w:val="1F497D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da tabela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modesg_out_empr_info_nfin</w:t>
      </w:r>
      <w:r w:rsidRPr="00864D30">
        <w:rPr>
          <w:rFonts w:ascii="Santander Text" w:hAnsi="Santander Text" w:cs="Arial"/>
          <w:szCs w:val="18"/>
          <w:lang w:val="pt-PT"/>
        </w:rPr>
        <w:t xml:space="preserve"> respetivamente.</w:t>
      </w:r>
      <w:r w:rsidR="00F93472" w:rsidRPr="00864D30">
        <w:rPr>
          <w:rFonts w:ascii="Santander Text" w:hAnsi="Santander Text" w:cs="Arial"/>
          <w:szCs w:val="18"/>
          <w:lang w:val="pt-PT"/>
        </w:rPr>
        <w:t xml:space="preserve"> Para os casos em que o ‘</w:t>
      </w:r>
      <w:r w:rsidR="00F93472" w:rsidRPr="00864D30">
        <w:rPr>
          <w:rFonts w:ascii="Santander Text" w:hAnsi="Santander Text" w:cs="Arial"/>
          <w:i/>
          <w:szCs w:val="18"/>
          <w:lang w:val="pt-PT"/>
        </w:rPr>
        <w:t xml:space="preserve">valor_bruto_on_a’ </w:t>
      </w:r>
      <w:r w:rsidR="00F93472" w:rsidRPr="00864D30">
        <w:rPr>
          <w:rFonts w:ascii="Santander Text" w:hAnsi="Santander Text" w:cs="Arial"/>
          <w:szCs w:val="18"/>
          <w:lang w:val="pt-PT"/>
        </w:rPr>
        <w:t xml:space="preserve">é negativo, as  variáveis de </w:t>
      </w:r>
      <w:r w:rsidR="00F93472" w:rsidRPr="00864D30">
        <w:rPr>
          <w:rFonts w:ascii="Santander Text" w:hAnsi="Santander Text" w:cs="Arial"/>
          <w:i/>
          <w:szCs w:val="18"/>
          <w:lang w:val="pt-PT"/>
        </w:rPr>
        <w:t xml:space="preserve">scope </w:t>
      </w:r>
      <w:r w:rsidR="00F93472" w:rsidRPr="00864D30">
        <w:rPr>
          <w:rFonts w:ascii="Santander Text" w:hAnsi="Santander Text" w:cs="Arial"/>
          <w:szCs w:val="18"/>
          <w:lang w:val="pt-PT"/>
        </w:rPr>
        <w:t>deve ser aprovisionadas com 0.</w:t>
      </w:r>
    </w:p>
    <w:p w14:paraId="5B0FB841" w14:textId="4F398AF0" w:rsidR="00690EA9" w:rsidRPr="00864D30" w:rsidRDefault="003B18B2" w:rsidP="007E3521">
      <w:pPr>
        <w:spacing w:line="360" w:lineRule="auto"/>
        <w:ind w:left="360"/>
        <w:jc w:val="both"/>
        <w:rPr>
          <w:rFonts w:ascii="Santander Text" w:hAnsi="Santander Text" w:cs="Arial"/>
          <w:b/>
          <w:u w:val="single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>Nota</w:t>
      </w:r>
      <w:r w:rsidR="00F541A2" w:rsidRPr="00864D30">
        <w:rPr>
          <w:rFonts w:ascii="Santander Text" w:hAnsi="Santander Text" w:cs="Arial"/>
          <w:b/>
          <w:bCs/>
          <w:szCs w:val="18"/>
          <w:lang w:val="pt-PT"/>
        </w:rPr>
        <w:t xml:space="preserve"> Gerais aplicáveis a todas as metodologias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864D30">
        <w:rPr>
          <w:rFonts w:ascii="Santander Text" w:hAnsi="Santander Text" w:cs="Arial"/>
          <w:szCs w:val="18"/>
          <w:lang w:val="pt-PT"/>
        </w:rPr>
        <w:t>Se não for possível aplicar nenhuma das metodologias anteriores, os campos ‘</w:t>
      </w:r>
      <w:r w:rsidRPr="00864D30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szCs w:val="18"/>
          <w:lang w:val="pt-PT"/>
        </w:rPr>
        <w:t>scp3_emss</w:t>
      </w:r>
      <w:r w:rsidRPr="00864D30">
        <w:rPr>
          <w:rFonts w:ascii="Santander Text" w:hAnsi="Santander Text" w:cs="Arial"/>
          <w:szCs w:val="18"/>
          <w:lang w:val="pt-PT"/>
        </w:rPr>
        <w:t xml:space="preserve">’ devem ser aprovisionados a </w:t>
      </w:r>
      <w:r w:rsidRPr="00864D30">
        <w:rPr>
          <w:rFonts w:ascii="Santander Text" w:hAnsi="Santander Text" w:cs="Arial"/>
          <w:i/>
          <w:szCs w:val="18"/>
          <w:lang w:val="pt-PT"/>
        </w:rPr>
        <w:t>NULL</w:t>
      </w:r>
      <w:r w:rsidRPr="00864D30">
        <w:rPr>
          <w:rFonts w:ascii="Santander Text" w:hAnsi="Santander Text" w:cs="Arial"/>
          <w:szCs w:val="18"/>
          <w:lang w:val="pt-PT"/>
        </w:rPr>
        <w:t xml:space="preserve"> e respetivas origens a ‘MISS’. No caso de ser possível aplicar as metodologias 3.1. e 3.2. mas os campos trim(upper(‘scp1_ftr_emss’)), trim(upper(‘scp2_ftr_emss’)) e trim(upper(‘scp3_ftr_emss’)) = ‘NOT AVAILABLE’ então reportar os campos ‘</w:t>
      </w:r>
      <w:r w:rsidRPr="00864D30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szCs w:val="18"/>
          <w:lang w:val="pt-PT"/>
        </w:rPr>
        <w:t>scp3_emss’</w:t>
      </w:r>
      <w:r w:rsidRPr="00864D30">
        <w:rPr>
          <w:rFonts w:ascii="Santander Text" w:hAnsi="Santander Text" w:cs="Arial"/>
          <w:szCs w:val="18"/>
          <w:lang w:val="pt-PT"/>
        </w:rPr>
        <w:t xml:space="preserve"> a </w:t>
      </w:r>
      <w:r w:rsidRPr="00864D30">
        <w:rPr>
          <w:rFonts w:ascii="Santander Text" w:hAnsi="Santander Text" w:cs="Arial"/>
          <w:i/>
          <w:szCs w:val="18"/>
          <w:lang w:val="pt-PT"/>
        </w:rPr>
        <w:t>NULL</w:t>
      </w:r>
      <w:r w:rsidRPr="00864D30">
        <w:rPr>
          <w:rFonts w:ascii="Santander Text" w:hAnsi="Santander Text" w:cs="Arial"/>
          <w:szCs w:val="18"/>
          <w:lang w:val="pt-PT"/>
        </w:rPr>
        <w:t xml:space="preserve"> e </w:t>
      </w:r>
      <w:r w:rsidR="00C15C2B" w:rsidRPr="00864D30">
        <w:rPr>
          <w:rFonts w:ascii="Santander Text" w:hAnsi="Santander Text" w:cs="Arial"/>
          <w:szCs w:val="18"/>
          <w:lang w:val="pt-PT"/>
        </w:rPr>
        <w:t>as respetivas origens a ‘MISS’.</w:t>
      </w:r>
    </w:p>
    <w:p w14:paraId="5405B080" w14:textId="12EE4D14" w:rsidR="003B18B2" w:rsidRPr="00864D30" w:rsidRDefault="00BB4AC6" w:rsidP="007E3521">
      <w:pPr>
        <w:pStyle w:val="ListParagraph"/>
        <w:spacing w:line="360" w:lineRule="auto"/>
        <w:ind w:left="360"/>
        <w:jc w:val="both"/>
        <w:rPr>
          <w:rFonts w:ascii="Santander Text" w:hAnsi="Santander Text" w:cs="Arial"/>
          <w:b/>
          <w:u w:val="single"/>
          <w:lang w:val="pt-PT"/>
        </w:rPr>
      </w:pPr>
      <w:r w:rsidRPr="00864D30">
        <w:rPr>
          <w:rFonts w:ascii="Santander Text" w:hAnsi="Santander Text" w:cs="Arial"/>
          <w:b/>
          <w:u w:val="single"/>
          <w:lang w:val="pt-PT"/>
        </w:rPr>
        <w:t>B) Variáveis ‘scp1_ftr_emss’, ‘scp2_ftr_emss’ e ‘scp3_ftr_emss’ (Clientes não Project Finance)</w:t>
      </w:r>
    </w:p>
    <w:p w14:paraId="7951073F" w14:textId="77777777" w:rsidR="003B18B2" w:rsidRPr="00864D30" w:rsidRDefault="003B18B2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u w:val="single"/>
          <w:lang w:val="pt-PT"/>
        </w:rPr>
      </w:pPr>
      <w:r w:rsidRPr="00864D30">
        <w:rPr>
          <w:rFonts w:ascii="Santander Text" w:hAnsi="Santander Text" w:cs="Arial"/>
          <w:szCs w:val="18"/>
          <w:u w:val="single"/>
          <w:lang w:val="pt-PT"/>
        </w:rPr>
        <w:t>No caso de max(flag_project_finance) = 0, então:</w:t>
      </w:r>
    </w:p>
    <w:p w14:paraId="12651481" w14:textId="27263E2B" w:rsidR="003B18B2" w:rsidRPr="00864D30" w:rsidRDefault="003B18B2" w:rsidP="007E3521">
      <w:pPr>
        <w:spacing w:line="360" w:lineRule="auto"/>
        <w:ind w:left="720"/>
        <w:jc w:val="both"/>
        <w:rPr>
          <w:rFonts w:ascii="Santander Text" w:hAnsi="Santander Text" w:cs="Arial"/>
          <w:b/>
        </w:rPr>
      </w:pPr>
      <w:bookmarkStart w:id="428" w:name="_Toc186820399"/>
      <w:r w:rsidRPr="00864D30">
        <w:rPr>
          <w:rFonts w:ascii="Santander Text" w:hAnsi="Santander Text" w:cs="Arial"/>
          <w:b/>
        </w:rPr>
        <w:t xml:space="preserve">1. </w:t>
      </w:r>
      <w:r w:rsidRPr="00864D30">
        <w:rPr>
          <w:rFonts w:ascii="Santander Text" w:hAnsi="Santander Text" w:cs="Arial"/>
          <w:b/>
          <w:i/>
          <w:u w:val="single"/>
        </w:rPr>
        <w:t xml:space="preserve">Reported </w:t>
      </w:r>
      <w:r w:rsidR="005C53CA" w:rsidRPr="00864D30">
        <w:rPr>
          <w:rFonts w:ascii="Santander Text" w:hAnsi="Santander Text" w:cs="Arial"/>
          <w:b/>
          <w:i/>
          <w:u w:val="single"/>
        </w:rPr>
        <w:t>E</w:t>
      </w:r>
      <w:r w:rsidRPr="00864D30">
        <w:rPr>
          <w:rFonts w:ascii="Santander Text" w:hAnsi="Santander Text" w:cs="Arial"/>
          <w:b/>
          <w:i/>
          <w:u w:val="single"/>
        </w:rPr>
        <w:t>missions</w:t>
      </w:r>
      <w:bookmarkEnd w:id="428"/>
      <w:r w:rsidRPr="00864D30">
        <w:rPr>
          <w:rFonts w:ascii="Santander Text" w:hAnsi="Santander Text" w:cs="Arial"/>
          <w:b/>
        </w:rPr>
        <w:t xml:space="preserve"> </w:t>
      </w:r>
    </w:p>
    <w:p w14:paraId="3307E30C" w14:textId="6D940B00" w:rsidR="003B18B2" w:rsidRPr="00864D30" w:rsidRDefault="003B18B2" w:rsidP="007E3521">
      <w:pPr>
        <w:spacing w:line="360" w:lineRule="auto"/>
        <w:ind w:left="1416"/>
        <w:jc w:val="both"/>
        <w:rPr>
          <w:rFonts w:ascii="Santander Text" w:hAnsi="Santander Text" w:cs="Arial"/>
          <w:b/>
          <w:u w:val="single"/>
        </w:rPr>
      </w:pPr>
      <w:bookmarkStart w:id="429" w:name="_Toc186820400"/>
      <w:bookmarkStart w:id="430" w:name="_Toc188951193"/>
      <w:r w:rsidRPr="00864D30">
        <w:rPr>
          <w:rFonts w:ascii="Santander Text" w:hAnsi="Santander Text" w:cs="Arial"/>
          <w:b/>
        </w:rPr>
        <w:t xml:space="preserve">1.1. </w:t>
      </w:r>
      <w:r w:rsidRPr="00864D30">
        <w:rPr>
          <w:rFonts w:ascii="Santander Text" w:hAnsi="Santander Text" w:cs="Arial"/>
          <w:b/>
          <w:u w:val="single"/>
        </w:rPr>
        <w:t>Audited emissions of the counterparty: (emissões reais dos clientes SCIB)</w:t>
      </w:r>
      <w:bookmarkEnd w:id="429"/>
      <w:bookmarkEnd w:id="430"/>
    </w:p>
    <w:p w14:paraId="509E1422" w14:textId="6376FBD4" w:rsidR="003B18B2" w:rsidRPr="00864D30" w:rsidRDefault="003B18B2" w:rsidP="007E3521">
      <w:pPr>
        <w:spacing w:line="360" w:lineRule="auto"/>
        <w:ind w:left="1416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Utilizando a tabela de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864D30">
        <w:rPr>
          <w:rFonts w:ascii="Santander Text" w:hAnsi="Santander Text" w:cs="Arial"/>
          <w:color w:val="1F497D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modesg_inp_emss_scib </w:t>
      </w:r>
      <w:r w:rsidRPr="00864D30">
        <w:rPr>
          <w:rFonts w:ascii="Santander Text" w:hAnsi="Santander Text" w:cs="Arial"/>
          <w:szCs w:val="18"/>
          <w:lang w:val="pt-PT"/>
        </w:rPr>
        <w:t>como base deve ser assegurada a seguinte priorização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>:</w:t>
      </w:r>
    </w:p>
    <w:p w14:paraId="2C8C6AF4" w14:textId="4EDF9246" w:rsidR="00690EA9" w:rsidRPr="00864D30" w:rsidRDefault="00BB4AC6" w:rsidP="007E3521">
      <w:pPr>
        <w:spacing w:line="360" w:lineRule="auto"/>
        <w:ind w:left="1776"/>
        <w:contextualSpacing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</w:rPr>
        <w:t xml:space="preserve">1. </w:t>
      </w:r>
      <w:r w:rsidR="003B18B2" w:rsidRPr="00864D30">
        <w:rPr>
          <w:rFonts w:ascii="Santander Text" w:hAnsi="Santander Text" w:cs="Arial"/>
          <w:b/>
          <w:bCs/>
          <w:szCs w:val="18"/>
          <w:lang w:val="pt-PT"/>
        </w:rPr>
        <w:t>Cruzamento por</w:t>
      </w:r>
      <w:r w:rsidR="003B18B2"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 ‘</w:t>
      </w:r>
      <w:r w:rsidR="003B18B2" w:rsidRPr="00864D30">
        <w:rPr>
          <w:rFonts w:ascii="Santander Text" w:hAnsi="Santander Text" w:cs="Arial"/>
          <w:b/>
          <w:bCs/>
          <w:iCs/>
          <w:szCs w:val="18"/>
          <w:lang w:val="pt-PT"/>
        </w:rPr>
        <w:t>clei</w:t>
      </w:r>
      <w:r w:rsidR="003B18B2"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>’</w:t>
      </w:r>
      <w:r w:rsidR="003B18B2" w:rsidRPr="00864D30">
        <w:rPr>
          <w:rFonts w:ascii="Santander Text" w:hAnsi="Santander Text" w:cs="Arial"/>
          <w:i/>
          <w:iCs/>
          <w:szCs w:val="18"/>
          <w:lang w:val="pt-PT"/>
        </w:rPr>
        <w:t xml:space="preserve">: </w:t>
      </w:r>
    </w:p>
    <w:p w14:paraId="27955B8E" w14:textId="6DDF234F" w:rsidR="00690EA9" w:rsidRPr="00864D30" w:rsidRDefault="00690EA9" w:rsidP="008E5B92">
      <w:pPr>
        <w:pStyle w:val="ListParagraph"/>
        <w:numPr>
          <w:ilvl w:val="0"/>
          <w:numId w:val="48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Cruzamento com a informação de </w:t>
      </w:r>
      <w:r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>input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modesg_inp_emss_scib)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864D30">
        <w:rPr>
          <w:rFonts w:ascii="Santander Text" w:hAnsi="Santander Text" w:cs="Arial"/>
          <w:szCs w:val="18"/>
          <w:lang w:val="pt-PT"/>
        </w:rPr>
        <w:t xml:space="preserve">Efetuar o cruzamento pelo campo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clei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864D30">
        <w:rPr>
          <w:rFonts w:ascii="Santander Text" w:hAnsi="Santander Text" w:cs="Arial"/>
          <w:szCs w:val="18"/>
          <w:lang w:val="pt-PT"/>
        </w:rPr>
        <w:t xml:space="preserve"> 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864D30">
        <w:rPr>
          <w:rFonts w:ascii="Santander Text" w:hAnsi="Santander Text" w:cs="Arial"/>
          <w:szCs w:val="18"/>
          <w:lang w:val="pt-PT"/>
        </w:rPr>
        <w:t xml:space="preserve"> com 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864D30">
        <w:rPr>
          <w:rFonts w:ascii="Santander Text" w:hAnsi="Santander Text" w:cs="Arial"/>
          <w:szCs w:val="18"/>
          <w:lang w:val="pt-PT"/>
        </w:rPr>
        <w:t xml:space="preserve">d para identificação dos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zclientes</w:t>
      </w:r>
      <w:r w:rsidRPr="00864D30">
        <w:rPr>
          <w:rFonts w:ascii="Santander Text" w:hAnsi="Santander Text" w:cs="Arial"/>
          <w:szCs w:val="18"/>
          <w:lang w:val="pt-PT"/>
        </w:rPr>
        <w:t xml:space="preserve">. Denote-se que para os clientes cujo o campo </w:t>
      </w:r>
      <w:r w:rsidR="00BD4175"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clei</w:t>
      </w:r>
      <w:r w:rsidR="00BD4175"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não se encontre preenchido (valores como vazio ‘’ ou ‘#’), iremos sobre a mesma tabela identificar os números de cliente que partilhem o mesmo ‘</w:t>
      </w:r>
      <w:r w:rsidRPr="00864D30">
        <w:rPr>
          <w:rFonts w:ascii="Santander Text" w:hAnsi="Santander Text" w:cs="Arial"/>
          <w:i/>
          <w:szCs w:val="18"/>
          <w:lang w:val="pt-PT"/>
        </w:rPr>
        <w:t>ccli_grupo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>:</w:t>
      </w:r>
    </w:p>
    <w:p w14:paraId="6854471D" w14:textId="514B959E" w:rsidR="00690EA9" w:rsidRPr="00864D30" w:rsidRDefault="00690EA9" w:rsidP="008E5B92">
      <w:pPr>
        <w:pStyle w:val="ListParagraph"/>
        <w:numPr>
          <w:ilvl w:val="0"/>
          <w:numId w:val="78"/>
        </w:numPr>
        <w:spacing w:line="360" w:lineRule="auto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864D30">
        <w:rPr>
          <w:rFonts w:ascii="Santander Text" w:eastAsia="Times New Roman" w:hAnsi="Santander Text" w:cs="Arial"/>
          <w:szCs w:val="18"/>
          <w:lang w:val="pt-PT"/>
        </w:rPr>
        <w:t>Nos casos que sejam identificados mais de um ‘</w:t>
      </w:r>
      <w:r w:rsidRPr="00864D30">
        <w:rPr>
          <w:rFonts w:ascii="Santander Text" w:eastAsia="Times New Roman" w:hAnsi="Santander Text" w:cs="Arial"/>
          <w:i/>
          <w:szCs w:val="18"/>
          <w:lang w:val="pt-PT"/>
        </w:rPr>
        <w:t>clei’</w:t>
      </w:r>
      <w:r w:rsidRPr="00864D30">
        <w:rPr>
          <w:rFonts w:ascii="Santander Text" w:eastAsia="Times New Roman" w:hAnsi="Santander Text" w:cs="Arial"/>
          <w:szCs w:val="18"/>
          <w:lang w:val="pt-PT"/>
        </w:rPr>
        <w:t xml:space="preserve"> por ‘</w:t>
      </w:r>
      <w:r w:rsidRPr="00864D30">
        <w:rPr>
          <w:rFonts w:ascii="Santander Text" w:eastAsia="Times New Roman" w:hAnsi="Santander Text" w:cs="Arial"/>
          <w:i/>
          <w:szCs w:val="18"/>
          <w:lang w:val="pt-PT"/>
        </w:rPr>
        <w:t>ccli_grupo’</w:t>
      </w:r>
      <w:r w:rsidRPr="00864D30">
        <w:rPr>
          <w:rFonts w:ascii="Santander Text" w:eastAsia="Times New Roman" w:hAnsi="Santander Text" w:cs="Arial"/>
          <w:szCs w:val="18"/>
          <w:lang w:val="pt-PT"/>
        </w:rPr>
        <w:t xml:space="preserve">, </w:t>
      </w:r>
      <w:r w:rsidR="00871C3F" w:rsidRPr="00864D30">
        <w:rPr>
          <w:rFonts w:ascii="Santander Text" w:eastAsia="Times New Roman" w:hAnsi="Santander Text" w:cs="Arial"/>
          <w:szCs w:val="18"/>
          <w:lang w:val="pt-PT"/>
        </w:rPr>
        <w:t xml:space="preserve">será associado </w:t>
      </w:r>
      <w:r w:rsidRPr="00864D30">
        <w:rPr>
          <w:rFonts w:ascii="Santander Text" w:eastAsia="Times New Roman" w:hAnsi="Santander Text" w:cs="Arial"/>
          <w:szCs w:val="18"/>
          <w:lang w:val="pt-PT"/>
        </w:rPr>
        <w:t>o ‘</w:t>
      </w:r>
      <w:r w:rsidRPr="00864D30">
        <w:rPr>
          <w:rFonts w:ascii="Santander Text" w:eastAsia="Times New Roman" w:hAnsi="Santander Text" w:cs="Arial"/>
          <w:i/>
          <w:szCs w:val="18"/>
          <w:lang w:val="pt-PT"/>
        </w:rPr>
        <w:t>clei’</w:t>
      </w:r>
      <w:r w:rsidRPr="00864D30">
        <w:rPr>
          <w:rFonts w:ascii="Santander Text" w:eastAsia="Times New Roman" w:hAnsi="Santander Text" w:cs="Arial"/>
          <w:szCs w:val="18"/>
          <w:lang w:val="pt-PT"/>
        </w:rPr>
        <w:t xml:space="preserve"> relativo ao cliente com o </w:t>
      </w:r>
      <w:r w:rsidRPr="00864D30">
        <w:rPr>
          <w:rFonts w:ascii="Santander Text" w:eastAsia="Times New Roman" w:hAnsi="Santander Text" w:cs="Arial"/>
          <w:b/>
          <w:szCs w:val="18"/>
          <w:lang w:val="pt-PT"/>
        </w:rPr>
        <w:t>‘</w:t>
      </w:r>
      <w:r w:rsidRPr="00864D30">
        <w:rPr>
          <w:rFonts w:ascii="Santander Text" w:eastAsia="Times New Roman" w:hAnsi="Santander Text" w:cs="Arial"/>
          <w:b/>
          <w:i/>
          <w:szCs w:val="18"/>
          <w:lang w:val="pt-PT"/>
        </w:rPr>
        <w:t>clei</w:t>
      </w:r>
      <w:r w:rsidRPr="00864D30">
        <w:rPr>
          <w:rFonts w:ascii="Santander Text" w:eastAsia="Times New Roman" w:hAnsi="Santander Text" w:cs="Arial"/>
          <w:b/>
          <w:i/>
          <w:iCs/>
          <w:szCs w:val="18"/>
          <w:lang w:val="pt-PT"/>
        </w:rPr>
        <w:t>’</w:t>
      </w:r>
      <w:r w:rsidRPr="00864D30">
        <w:rPr>
          <w:rFonts w:ascii="Santander Text" w:eastAsia="Times New Roman" w:hAnsi="Santander Text" w:cs="Arial"/>
          <w:b/>
          <w:szCs w:val="18"/>
          <w:lang w:val="pt-PT"/>
        </w:rPr>
        <w:t xml:space="preserve"> máximo do grupo</w:t>
      </w:r>
      <w:r w:rsidRPr="00864D30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 </w:t>
      </w:r>
      <w:r w:rsidRPr="00864D30">
        <w:rPr>
          <w:rFonts w:ascii="Santander Text" w:eastAsia="Times New Roman" w:hAnsi="Santander Text" w:cs="Arial"/>
          <w:bCs/>
          <w:szCs w:val="18"/>
          <w:lang w:val="pt-PT"/>
        </w:rPr>
        <w:t>(</w:t>
      </w:r>
      <w:r w:rsidRPr="00864D30">
        <w:rPr>
          <w:rFonts w:ascii="Santander Text" w:eastAsia="Times New Roman" w:hAnsi="Santander Text" w:cs="Arial"/>
          <w:szCs w:val="18"/>
          <w:lang w:val="pt-PT"/>
        </w:rPr>
        <w:t>case when trim(clei &lt;&gt; '') then max (clei)).</w:t>
      </w:r>
    </w:p>
    <w:p w14:paraId="4DD87361" w14:textId="2F8A4029" w:rsidR="003B18B2" w:rsidRPr="00864D30" w:rsidRDefault="00690EA9" w:rsidP="007E3521">
      <w:pPr>
        <w:spacing w:line="360" w:lineRule="auto"/>
        <w:ind w:left="1776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>2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. </w:t>
      </w:r>
      <w:r w:rsidRPr="00864D30">
        <w:rPr>
          <w:rFonts w:ascii="Santander Text" w:hAnsi="Santander Text" w:cs="Arial"/>
          <w:b/>
          <w:iCs/>
          <w:szCs w:val="18"/>
          <w:lang w:val="pt-PT"/>
        </w:rPr>
        <w:t>Cruzamento por ‘</w:t>
      </w:r>
      <w:r w:rsidR="00BD4175" w:rsidRPr="00864D30">
        <w:rPr>
          <w:rFonts w:ascii="Santander Text" w:hAnsi="Santander Text" w:cs="Arial"/>
          <w:b/>
          <w:i/>
          <w:iCs/>
          <w:szCs w:val="18"/>
          <w:lang w:val="pt-PT"/>
        </w:rPr>
        <w:t>ISIN’</w:t>
      </w:r>
      <w:r w:rsidRPr="00864D30">
        <w:rPr>
          <w:rFonts w:ascii="Santander Text" w:hAnsi="Santander Text" w:cs="Arial"/>
          <w:b/>
          <w:iCs/>
          <w:szCs w:val="18"/>
          <w:lang w:val="pt-PT"/>
        </w:rPr>
        <w:t xml:space="preserve">: </w:t>
      </w:r>
      <w:r w:rsidRPr="00864D30">
        <w:rPr>
          <w:rFonts w:ascii="Santander Text" w:hAnsi="Santander Text" w:cs="Arial"/>
          <w:szCs w:val="18"/>
          <w:lang w:val="pt-PT"/>
        </w:rPr>
        <w:t>Caso o campo ‘</w:t>
      </w:r>
      <w:r w:rsidRPr="00864D30">
        <w:rPr>
          <w:rFonts w:ascii="Santander Text" w:hAnsi="Santander Text" w:cs="Arial"/>
          <w:i/>
          <w:szCs w:val="18"/>
          <w:lang w:val="pt-PT"/>
        </w:rPr>
        <w:t>clei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não tenha informação preenchida e o campo ‘</w:t>
      </w:r>
      <w:r w:rsidRPr="00864D30">
        <w:rPr>
          <w:rFonts w:ascii="Santander Text" w:hAnsi="Santander Text" w:cs="Arial"/>
          <w:i/>
          <w:szCs w:val="18"/>
          <w:lang w:val="pt-PT"/>
        </w:rPr>
        <w:t>ISIN’</w:t>
      </w:r>
      <w:r w:rsidRPr="00864D30">
        <w:rPr>
          <w:rFonts w:ascii="Santander Text" w:hAnsi="Santander Text" w:cs="Arial"/>
          <w:szCs w:val="18"/>
          <w:lang w:val="pt-PT"/>
        </w:rPr>
        <w:t xml:space="preserve"> tenha valores não nulos na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864D30">
        <w:rPr>
          <w:rFonts w:ascii="Santander Text" w:hAnsi="Santander Text" w:cs="Arial"/>
          <w:szCs w:val="18"/>
          <w:lang w:val="pt-PT"/>
        </w:rPr>
        <w:t>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864D30">
        <w:rPr>
          <w:rFonts w:ascii="Santander Text" w:hAnsi="Santander Text" w:cs="Arial"/>
          <w:szCs w:val="18"/>
          <w:lang w:val="pt-PT"/>
        </w:rPr>
        <w:t xml:space="preserve"> deverá ser efetuado o seguinte cruzamento:</w:t>
      </w:r>
      <w:r w:rsidR="003B18B2" w:rsidRPr="00864D30">
        <w:rPr>
          <w:rFonts w:ascii="Santander Text" w:hAnsi="Santander Text" w:cs="Arial"/>
          <w:szCs w:val="18"/>
          <w:lang w:val="pt-PT"/>
        </w:rPr>
        <w:t> </w:t>
      </w:r>
    </w:p>
    <w:p w14:paraId="03CF3851" w14:textId="6534CD29" w:rsidR="003B18B2" w:rsidRPr="00864D30" w:rsidRDefault="003B18B2" w:rsidP="008E5B92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>ct610_titulos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Pr="00864D30">
        <w:rPr>
          <w:rFonts w:ascii="Santander Text" w:hAnsi="Santander Text" w:cs="Arial"/>
          <w:szCs w:val="18"/>
          <w:lang w:val="pt-PT"/>
        </w:rPr>
        <w:t xml:space="preserve">Em primeira instância, deverão ser identificados os códigos </w:t>
      </w:r>
      <w:r w:rsidRPr="00864D30">
        <w:rPr>
          <w:rFonts w:ascii="Santander Text" w:hAnsi="Santander Text" w:cs="Arial"/>
          <w:color w:val="1F497D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ISIN</w:t>
      </w:r>
      <w:r w:rsidRPr="00864D30">
        <w:rPr>
          <w:rFonts w:ascii="Santander Text" w:hAnsi="Santander Text" w:cs="Arial"/>
          <w:i/>
          <w:color w:val="1F497D"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que se encontram na tabela de títulos 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ct610</w:t>
      </w:r>
      <w:r w:rsidRPr="00864D30">
        <w:rPr>
          <w:rFonts w:ascii="Santander Text" w:hAnsi="Santander Text" w:cs="Arial"/>
          <w:szCs w:val="18"/>
          <w:lang w:val="pt-PT"/>
        </w:rPr>
        <w:t xml:space="preserve">). Para isso, deverá ser efetuado o cruzamento 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864D30">
        <w:rPr>
          <w:rFonts w:ascii="Santander Text" w:hAnsi="Santander Text" w:cs="Arial"/>
          <w:szCs w:val="18"/>
          <w:lang w:val="pt-PT"/>
        </w:rPr>
        <w:t>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864D30">
        <w:rPr>
          <w:rFonts w:ascii="Santander Text" w:hAnsi="Santander Text" w:cs="Arial"/>
          <w:szCs w:val="18"/>
          <w:lang w:val="pt-PT"/>
        </w:rPr>
        <w:t xml:space="preserve"> com 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864D30">
        <w:rPr>
          <w:rFonts w:ascii="Santander Text" w:hAnsi="Santander Text" w:cs="Arial"/>
          <w:szCs w:val="18"/>
          <w:lang w:val="pt-PT"/>
        </w:rPr>
        <w:t xml:space="preserve"> (uma vez que esta tabela é mensal, deverá ser utilizada a informação do último dia do mês para os registos todos da tabela diária) pelo campo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ISIN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identificando na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864D30">
        <w:rPr>
          <w:rFonts w:ascii="Santander Text" w:hAnsi="Santander Text" w:cs="Arial"/>
          <w:szCs w:val="18"/>
          <w:lang w:val="pt-PT"/>
        </w:rPr>
        <w:t xml:space="preserve"> os zclientes associados. </w:t>
      </w:r>
    </w:p>
    <w:p w14:paraId="7A728584" w14:textId="7EB00A52" w:rsidR="008E152A" w:rsidRPr="00864D30" w:rsidRDefault="003B18B2" w:rsidP="008E5B92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>ttt35_titlgru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Pr="00864D30">
        <w:rPr>
          <w:rFonts w:ascii="Santander Text" w:hAnsi="Santander Text" w:cs="Arial"/>
          <w:szCs w:val="18"/>
          <w:lang w:val="pt-PT"/>
        </w:rPr>
        <w:t xml:space="preserve">Dado que 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ttt35_titgru</w:t>
      </w:r>
      <w:r w:rsidRPr="00864D30">
        <w:rPr>
          <w:rFonts w:ascii="Santander Text" w:hAnsi="Santander Text" w:cs="Arial"/>
          <w:szCs w:val="18"/>
          <w:lang w:val="pt-PT"/>
        </w:rPr>
        <w:t xml:space="preserve"> poderá ter informação de títulos que não constam na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864D30">
        <w:rPr>
          <w:rFonts w:ascii="Santander Text" w:hAnsi="Santander Text" w:cs="Arial"/>
          <w:szCs w:val="18"/>
          <w:lang w:val="pt-PT"/>
        </w:rPr>
        <w:t xml:space="preserve">, deverá ser complementado com os clientes provenientes 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ttt35_titlgru</w:t>
      </w:r>
      <w:r w:rsidRPr="00864D30">
        <w:rPr>
          <w:rFonts w:ascii="Santander Text" w:hAnsi="Santander Text" w:cs="Arial"/>
          <w:szCs w:val="18"/>
          <w:lang w:val="pt-PT"/>
        </w:rPr>
        <w:t>.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Esta informação é obtida através do cruzamento do ‘</w:t>
      </w:r>
      <w:r w:rsidRPr="00864D30">
        <w:rPr>
          <w:rFonts w:ascii="Santander Text" w:hAnsi="Santander Text" w:cs="Arial"/>
          <w:i/>
          <w:szCs w:val="18"/>
          <w:lang w:val="pt-PT"/>
        </w:rPr>
        <w:t>ISIN’</w:t>
      </w:r>
      <w:r w:rsidRPr="00864D30">
        <w:rPr>
          <w:rFonts w:ascii="Santander Text" w:hAnsi="Santander Text" w:cs="Arial"/>
          <w:szCs w:val="18"/>
          <w:lang w:val="pt-PT"/>
        </w:rPr>
        <w:t xml:space="preserve"> obtido do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864D30">
        <w:rPr>
          <w:rFonts w:ascii="Santander Text" w:hAnsi="Santander Text" w:cs="Arial"/>
          <w:szCs w:val="18"/>
          <w:lang w:val="pt-PT"/>
        </w:rPr>
        <w:t xml:space="preserve"> corporativo com ambos os campos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ctitisin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’ e</w:t>
      </w:r>
      <w:r w:rsidRPr="00864D30">
        <w:rPr>
          <w:rFonts w:ascii="Santander Text" w:hAnsi="Santander Text" w:cs="Arial"/>
          <w:szCs w:val="18"/>
          <w:lang w:val="pt-PT"/>
        </w:rPr>
        <w:t xml:space="preserve"> ‘</w:t>
      </w:r>
      <w:r w:rsidRPr="00864D30">
        <w:rPr>
          <w:rFonts w:ascii="Santander Text" w:hAnsi="Santander Text" w:cs="Arial"/>
          <w:i/>
          <w:szCs w:val="18"/>
          <w:lang w:val="pt-PT"/>
        </w:rPr>
        <w:t>cisinref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(de forma complementar, isto é, cruzamento com o 1º campo e, posteriormente, com o 2º) 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ttt35_titlgru</w:t>
      </w:r>
      <w:r w:rsidRPr="00864D30">
        <w:rPr>
          <w:rFonts w:ascii="Santander Text" w:hAnsi="Santander Text" w:cs="Arial"/>
          <w:szCs w:val="18"/>
          <w:lang w:val="pt-PT"/>
        </w:rPr>
        <w:t>.</w:t>
      </w:r>
    </w:p>
    <w:p w14:paraId="53561727" w14:textId="77777777" w:rsidR="00690EA9" w:rsidRPr="00864D30" w:rsidRDefault="00690EA9" w:rsidP="007E3521">
      <w:pPr>
        <w:pStyle w:val="ListParagraph"/>
        <w:spacing w:after="0" w:line="360" w:lineRule="auto"/>
        <w:ind w:left="2136"/>
        <w:jc w:val="both"/>
        <w:rPr>
          <w:lang w:val="pt-PT"/>
        </w:rPr>
      </w:pPr>
    </w:p>
    <w:p w14:paraId="5E527772" w14:textId="688B84B5" w:rsidR="00690EA9" w:rsidRPr="00864D30" w:rsidRDefault="003B18B2" w:rsidP="007E3521">
      <w:pPr>
        <w:pStyle w:val="ListParagraph"/>
        <w:spacing w:before="240" w:line="360" w:lineRule="auto"/>
        <w:ind w:left="1776"/>
        <w:jc w:val="both"/>
        <w:rPr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>3. Cruzamento por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864D30">
        <w:rPr>
          <w:rFonts w:ascii="Santander Text" w:hAnsi="Santander Text" w:cs="Arial"/>
          <w:b/>
          <w:bCs/>
          <w:i/>
          <w:szCs w:val="18"/>
          <w:lang w:val="pt-PT"/>
        </w:rPr>
        <w:t>ccli_kgl</w:t>
      </w:r>
      <w:r w:rsidRPr="00864D30">
        <w:rPr>
          <w:rFonts w:ascii="Santander Text" w:hAnsi="Santander Text" w:cs="Arial"/>
          <w:i/>
          <w:szCs w:val="18"/>
          <w:lang w:val="pt-PT"/>
        </w:rPr>
        <w:t>’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:</w:t>
      </w:r>
      <w:r w:rsidRPr="00864D30">
        <w:rPr>
          <w:rFonts w:ascii="Santander Text" w:hAnsi="Santander Text" w:cs="Arial"/>
          <w:szCs w:val="18"/>
          <w:lang w:val="pt-PT"/>
        </w:rPr>
        <w:t xml:space="preserve"> Para os clientes onde não é possível identificar o ‘</w:t>
      </w:r>
      <w:r w:rsidRPr="00864D30">
        <w:rPr>
          <w:rFonts w:ascii="Santander Text" w:hAnsi="Santander Text" w:cs="Arial"/>
          <w:i/>
          <w:szCs w:val="18"/>
          <w:lang w:val="pt-PT"/>
        </w:rPr>
        <w:t>clei’</w:t>
      </w:r>
      <w:r w:rsidRPr="00864D30">
        <w:rPr>
          <w:rFonts w:ascii="Santander Text" w:hAnsi="Santander Text" w:cs="Arial"/>
          <w:szCs w:val="18"/>
          <w:lang w:val="pt-PT"/>
        </w:rPr>
        <w:t>, ‘</w:t>
      </w:r>
      <w:r w:rsidRPr="00864D30">
        <w:rPr>
          <w:rFonts w:ascii="Santander Text" w:hAnsi="Santander Text" w:cs="Arial"/>
          <w:i/>
          <w:szCs w:val="18"/>
          <w:lang w:val="pt-PT"/>
        </w:rPr>
        <w:t>isin’</w:t>
      </w:r>
      <w:r w:rsidRPr="00864D30">
        <w:rPr>
          <w:rFonts w:ascii="Santander Text" w:hAnsi="Santander Text" w:cs="Arial"/>
          <w:szCs w:val="18"/>
          <w:lang w:val="pt-PT"/>
        </w:rPr>
        <w:t xml:space="preserve"> do cliente no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864D30">
        <w:rPr>
          <w:rFonts w:ascii="Santander Text" w:hAnsi="Santander Text" w:cs="Arial"/>
          <w:szCs w:val="18"/>
          <w:lang w:val="pt-PT"/>
        </w:rPr>
        <w:t>corporativo, a informação a reportar nesse mesmo cliente deve ser o correspondente à informação da empresa mãe (identificável através do KGL de 5 dígitos):</w:t>
      </w:r>
    </w:p>
    <w:p w14:paraId="0309018D" w14:textId="08A3F42A" w:rsidR="003B18B2" w:rsidRPr="00864D30" w:rsidRDefault="003B18B2" w:rsidP="008E5B92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864D30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rstf159_rating_interno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864D30">
        <w:rPr>
          <w:rFonts w:ascii="Santander Text" w:hAnsi="Santander Text" w:cs="Arial"/>
          <w:szCs w:val="18"/>
          <w:lang w:val="pt-PT"/>
        </w:rPr>
        <w:t xml:space="preserve">Cruzar a tabela de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864D30">
        <w:rPr>
          <w:rFonts w:ascii="Santander Text" w:hAnsi="Santander Text" w:cs="Arial"/>
          <w:iCs/>
          <w:szCs w:val="18"/>
          <w:lang w:val="pt-PT"/>
        </w:rPr>
        <w:t>(</w:t>
      </w:r>
      <w:r w:rsidRPr="00864D30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864D30">
        <w:rPr>
          <w:rFonts w:ascii="Santander Text" w:hAnsi="Santander Text" w:cs="Arial"/>
          <w:bCs/>
          <w:szCs w:val="18"/>
          <w:lang w:val="pt-PT"/>
        </w:rPr>
        <w:t xml:space="preserve">) </w:t>
      </w:r>
      <w:r w:rsidRPr="00864D30">
        <w:rPr>
          <w:rFonts w:ascii="Santander Text" w:hAnsi="Santander Text" w:cs="Arial"/>
          <w:szCs w:val="18"/>
          <w:lang w:val="pt-PT"/>
        </w:rPr>
        <w:t xml:space="preserve">com a tabela </w:t>
      </w:r>
      <w:r w:rsidRPr="00864D30">
        <w:rPr>
          <w:rFonts w:ascii="Santander Text" w:hAnsi="Santander Text" w:cs="Arial"/>
          <w:i/>
          <w:szCs w:val="18"/>
          <w:lang w:val="pt-PT"/>
        </w:rPr>
        <w:t>rstf159_rating_interno</w:t>
      </w:r>
      <w:r w:rsidRPr="00864D30">
        <w:rPr>
          <w:rFonts w:ascii="Santander Text" w:hAnsi="Santander Text" w:cs="Arial"/>
          <w:szCs w:val="18"/>
          <w:lang w:val="pt-PT"/>
        </w:rPr>
        <w:t xml:space="preserve"> onde o ‘</w:t>
      </w:r>
      <w:r w:rsidRPr="00864D30">
        <w:rPr>
          <w:rFonts w:ascii="Santander Text" w:hAnsi="Santander Text" w:cs="Arial"/>
          <w:i/>
          <w:szCs w:val="18"/>
          <w:lang w:val="pt-PT"/>
        </w:rPr>
        <w:t>ccliente’</w:t>
      </w:r>
      <w:r w:rsidRPr="00864D30">
        <w:rPr>
          <w:rFonts w:ascii="Santander Text" w:hAnsi="Santander Text" w:cs="Arial"/>
          <w:szCs w:val="18"/>
          <w:lang w:val="pt-PT"/>
        </w:rPr>
        <w:t xml:space="preserve"> seja distinto de ‘‘ (vazio) ou ‘#’. O cruzamento entre 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864D30">
        <w:rPr>
          <w:rFonts w:ascii="Santander Text" w:hAnsi="Santander Text" w:cs="Arial"/>
          <w:szCs w:val="18"/>
          <w:lang w:val="pt-PT"/>
        </w:rPr>
        <w:t xml:space="preserve"> e a tabela rstf159 deverá ser efetuado pelos campos ‘</w:t>
      </w:r>
      <w:r w:rsidRPr="00864D30">
        <w:rPr>
          <w:rFonts w:ascii="Santander Text" w:hAnsi="Santander Text" w:cs="Arial"/>
          <w:i/>
          <w:szCs w:val="18"/>
          <w:lang w:val="pt-PT"/>
        </w:rPr>
        <w:t>ccli_kgl</w:t>
      </w:r>
      <w:r w:rsidRPr="00864D30">
        <w:rPr>
          <w:rFonts w:ascii="Santander Text" w:hAnsi="Santander Text" w:cs="Arial"/>
          <w:szCs w:val="18"/>
          <w:lang w:val="pt-PT"/>
        </w:rPr>
        <w:t xml:space="preserve">’ da tabela de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864D30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864D30">
        <w:rPr>
          <w:rFonts w:ascii="Santander Text" w:hAnsi="Santander Text" w:cs="Arial"/>
          <w:i/>
          <w:szCs w:val="18"/>
          <w:lang w:val="pt-PT"/>
        </w:rPr>
        <w:t>centlegal’</w:t>
      </w:r>
      <w:r w:rsidRPr="00864D30">
        <w:rPr>
          <w:rFonts w:ascii="Santander Text" w:hAnsi="Santander Text" w:cs="Arial"/>
          <w:szCs w:val="18"/>
          <w:lang w:val="pt-PT"/>
        </w:rPr>
        <w:t xml:space="preserve"> ou ‘</w:t>
      </w:r>
      <w:r w:rsidRPr="00864D30">
        <w:rPr>
          <w:rFonts w:ascii="Santander Text" w:hAnsi="Santander Text" w:cs="Arial"/>
          <w:i/>
          <w:szCs w:val="18"/>
          <w:lang w:val="pt-PT"/>
        </w:rPr>
        <w:t>cgrupo’</w:t>
      </w:r>
      <w:r w:rsidRPr="00864D30">
        <w:rPr>
          <w:rFonts w:ascii="Santander Text" w:hAnsi="Santander Text" w:cs="Arial"/>
          <w:szCs w:val="18"/>
          <w:lang w:val="pt-PT"/>
        </w:rPr>
        <w:t xml:space="preserve"> da tabela rstf159 (de forma complementar, isto é, cruzamento com o 1º campo ou, caso não cruze, posteriormente, com o 2º);</w:t>
      </w:r>
    </w:p>
    <w:p w14:paraId="0B8D2484" w14:textId="56F586D6" w:rsidR="003B18B2" w:rsidRPr="00864D30" w:rsidRDefault="003B18B2" w:rsidP="008E5B92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864D30">
        <w:rPr>
          <w:rFonts w:ascii="Santander Text" w:hAnsi="Santander Text" w:cs="Arial"/>
          <w:b/>
          <w:bCs/>
          <w:i/>
          <w:szCs w:val="18"/>
          <w:lang w:val="pt-PT"/>
        </w:rPr>
        <w:t>ct071_rwa_gr_ec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864D30">
        <w:rPr>
          <w:rFonts w:ascii="Santander Text" w:hAnsi="Santander Text" w:cs="Arial"/>
          <w:b/>
          <w:bCs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 xml:space="preserve">Complementarmente, deverá ser efetuado o cruzamento da tabela de input </w:t>
      </w:r>
      <w:r w:rsidRPr="00864D30">
        <w:rPr>
          <w:rFonts w:ascii="Santander Text" w:hAnsi="Santander Text" w:cs="Arial"/>
          <w:iCs/>
          <w:szCs w:val="18"/>
          <w:lang w:val="pt-PT"/>
        </w:rPr>
        <w:t>(</w:t>
      </w:r>
      <w:r w:rsidRPr="00864D30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864D30">
        <w:rPr>
          <w:rFonts w:ascii="Santander Text" w:hAnsi="Santander Text" w:cs="Arial"/>
          <w:szCs w:val="18"/>
          <w:lang w:val="pt-PT"/>
        </w:rPr>
        <w:t xml:space="preserve">) com a tabela </w:t>
      </w:r>
      <w:r w:rsidRPr="00864D30">
        <w:rPr>
          <w:rFonts w:ascii="Santander Text" w:hAnsi="Santander Text" w:cs="Arial"/>
          <w:i/>
          <w:szCs w:val="18"/>
          <w:lang w:val="pt-PT"/>
        </w:rPr>
        <w:t>ct071_rwa_gr_ec</w:t>
      </w:r>
      <w:r w:rsidRPr="00864D30">
        <w:rPr>
          <w:rFonts w:ascii="Santander Text" w:hAnsi="Santander Text" w:cs="Arial"/>
          <w:szCs w:val="18"/>
          <w:lang w:val="pt-PT"/>
        </w:rPr>
        <w:t xml:space="preserve"> através do campo ‘</w:t>
      </w:r>
      <w:r w:rsidRPr="00864D30">
        <w:rPr>
          <w:rFonts w:ascii="Santander Text" w:hAnsi="Santander Text" w:cs="Arial"/>
          <w:i/>
          <w:szCs w:val="18"/>
          <w:lang w:val="pt-PT"/>
        </w:rPr>
        <w:t>ccli_kgl’</w:t>
      </w:r>
      <w:r w:rsidRPr="00864D30">
        <w:rPr>
          <w:rFonts w:ascii="Santander Text" w:hAnsi="Santander Text" w:cs="Arial"/>
          <w:szCs w:val="18"/>
          <w:lang w:val="pt-PT"/>
        </w:rPr>
        <w:t>  com o campo ‘</w:t>
      </w:r>
      <w:r w:rsidRPr="00864D30">
        <w:rPr>
          <w:rFonts w:ascii="Santander Text" w:hAnsi="Santander Text" w:cs="Arial"/>
          <w:i/>
          <w:szCs w:val="18"/>
          <w:lang w:val="pt-PT"/>
        </w:rPr>
        <w:t>kgl5’</w:t>
      </w:r>
      <w:r w:rsidRPr="00864D30">
        <w:rPr>
          <w:rFonts w:ascii="Santander Text" w:hAnsi="Santander Text" w:cs="Arial"/>
          <w:szCs w:val="18"/>
          <w:lang w:val="pt-PT"/>
        </w:rPr>
        <w:t xml:space="preserve"> da ct071 para obtenção do ‘</w:t>
      </w:r>
      <w:r w:rsidRPr="00864D30">
        <w:rPr>
          <w:rFonts w:ascii="Santander Text" w:hAnsi="Santander Text" w:cs="Arial"/>
          <w:i/>
          <w:szCs w:val="18"/>
          <w:lang w:val="pt-PT"/>
        </w:rPr>
        <w:t>zgrupo’</w:t>
      </w:r>
      <w:r w:rsidRPr="00864D30">
        <w:rPr>
          <w:rFonts w:ascii="Santander Text" w:hAnsi="Santander Text" w:cs="Arial"/>
          <w:szCs w:val="18"/>
          <w:lang w:val="pt-PT"/>
        </w:rPr>
        <w:t>. Posteriormente, cruzar o ‘</w:t>
      </w:r>
      <w:r w:rsidRPr="00864D30">
        <w:rPr>
          <w:rFonts w:ascii="Santander Text" w:hAnsi="Santander Text" w:cs="Arial"/>
          <w:i/>
          <w:szCs w:val="18"/>
          <w:lang w:val="pt-PT"/>
        </w:rPr>
        <w:t>zgrupo’</w:t>
      </w:r>
      <w:r w:rsidRPr="00864D30">
        <w:rPr>
          <w:rFonts w:ascii="Santander Text" w:hAnsi="Santander Text" w:cs="Arial"/>
          <w:szCs w:val="18"/>
          <w:lang w:val="pt-PT"/>
        </w:rPr>
        <w:t xml:space="preserve"> obtido com o campo ‘</w:t>
      </w:r>
      <w:r w:rsidRPr="00864D30">
        <w:rPr>
          <w:rFonts w:ascii="Santander Text" w:hAnsi="Santander Text" w:cs="Arial"/>
          <w:i/>
          <w:szCs w:val="18"/>
          <w:lang w:val="pt-PT"/>
        </w:rPr>
        <w:t>zgrupo’</w:t>
      </w:r>
      <w:r w:rsidRPr="00864D30">
        <w:rPr>
          <w:rFonts w:ascii="Santander Text" w:hAnsi="Santander Text" w:cs="Arial"/>
          <w:szCs w:val="18"/>
          <w:lang w:val="pt-PT"/>
        </w:rPr>
        <w:t xml:space="preserve"> da tabela </w:t>
      </w:r>
      <w:r w:rsidRPr="00864D30">
        <w:rPr>
          <w:rFonts w:ascii="Santander Text" w:hAnsi="Santander Text" w:cs="Arial"/>
          <w:i/>
          <w:szCs w:val="18"/>
          <w:lang w:val="pt-PT"/>
        </w:rPr>
        <w:t>ct088_univ_gcl_d</w:t>
      </w:r>
      <w:r w:rsidRPr="00864D30">
        <w:rPr>
          <w:rFonts w:ascii="Santander Text" w:hAnsi="Santander Text" w:cs="Arial"/>
          <w:szCs w:val="18"/>
          <w:lang w:val="pt-PT"/>
        </w:rPr>
        <w:t xml:space="preserve"> filtrada por </w:t>
      </w:r>
      <w:r w:rsidR="00BD4175"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tipo_relacao</w:t>
      </w:r>
      <w:r w:rsidR="00BD4175" w:rsidRPr="00864D30">
        <w:rPr>
          <w:rFonts w:ascii="Santander Text" w:hAnsi="Santander Text" w:cs="Arial"/>
          <w:i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= 'CONTROLO' para obter os ‘</w:t>
      </w:r>
      <w:r w:rsidRPr="00864D30">
        <w:rPr>
          <w:rFonts w:ascii="Santander Text" w:hAnsi="Santander Text" w:cs="Arial"/>
          <w:i/>
          <w:szCs w:val="18"/>
          <w:lang w:val="pt-PT"/>
        </w:rPr>
        <w:t>zcliente’</w:t>
      </w:r>
      <w:r w:rsidRPr="00864D30">
        <w:rPr>
          <w:rFonts w:ascii="Santander Text" w:hAnsi="Santander Text" w:cs="Arial"/>
          <w:szCs w:val="18"/>
          <w:lang w:val="pt-PT"/>
        </w:rPr>
        <w:t>.</w:t>
      </w:r>
    </w:p>
    <w:p w14:paraId="688603A7" w14:textId="3598269B" w:rsidR="003B18B2" w:rsidRPr="00864D30" w:rsidRDefault="003B18B2" w:rsidP="008E5B92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>Cruzamento com a tabela JQUEST</w:t>
      </w:r>
      <w:r w:rsidR="0044374A" w:rsidRPr="00864D30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864D30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p3_client_data_jquest</w:t>
      </w:r>
      <w:r w:rsidRPr="00864D30">
        <w:rPr>
          <w:rStyle w:val="ui-provider"/>
          <w:rFonts w:ascii="Santander Text" w:hAnsi="Santander Text" w:cs="Arial"/>
          <w:b/>
          <w:bCs/>
          <w:szCs w:val="18"/>
          <w:lang w:val="pt-PT"/>
        </w:rPr>
        <w:t>)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864D30">
        <w:rPr>
          <w:rFonts w:ascii="Santander Text" w:hAnsi="Santander Text" w:cs="Arial"/>
          <w:szCs w:val="18"/>
          <w:lang w:val="pt-PT"/>
        </w:rPr>
        <w:t xml:space="preserve"> Complementarmente, efetuar o cruzamento pelo campo ‘</w:t>
      </w:r>
      <w:r w:rsidRPr="00864D30">
        <w:rPr>
          <w:rStyle w:val="ui-provider"/>
          <w:rFonts w:ascii="Santander Text" w:hAnsi="Santander Text" w:cs="Arial"/>
          <w:i/>
          <w:szCs w:val="18"/>
          <w:lang w:val="pt-PT"/>
        </w:rPr>
        <w:t>cpty_code’</w:t>
      </w:r>
      <w:r w:rsidRPr="00864D30">
        <w:rPr>
          <w:rStyle w:val="ui-provider"/>
          <w:rFonts w:ascii="Santander Text" w:hAnsi="Santander Text" w:cs="Arial"/>
          <w:szCs w:val="18"/>
          <w:lang w:val="pt-PT"/>
        </w:rPr>
        <w:t xml:space="preserve"> (KGL de 4 ou 6 dígitos) da tabela </w:t>
      </w:r>
      <w:r w:rsidRPr="00864D30">
        <w:rPr>
          <w:rStyle w:val="ui-provider"/>
          <w:rFonts w:ascii="Santander Text" w:hAnsi="Santander Text" w:cs="Arial"/>
          <w:i/>
          <w:iCs/>
          <w:szCs w:val="18"/>
          <w:lang w:val="pt-PT"/>
        </w:rPr>
        <w:t>p3_client_data_jquest</w:t>
      </w:r>
      <w:r w:rsidRPr="00864D30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864D30">
        <w:rPr>
          <w:rFonts w:ascii="Santander Text" w:hAnsi="Santander Text" w:cs="Arial"/>
          <w:i/>
          <w:szCs w:val="18"/>
          <w:lang w:val="pt-PT"/>
        </w:rPr>
        <w:t>ccli_kgl’</w:t>
      </w:r>
      <w:r w:rsidRPr="00864D30">
        <w:rPr>
          <w:rFonts w:ascii="Santander Text" w:hAnsi="Santander Text" w:cs="Arial"/>
          <w:szCs w:val="18"/>
          <w:lang w:val="pt-PT"/>
        </w:rPr>
        <w:t xml:space="preserve">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864D30">
        <w:rPr>
          <w:rFonts w:ascii="Santander Text" w:hAnsi="Santander Text" w:cs="Arial"/>
          <w:szCs w:val="18"/>
          <w:lang w:val="pt-PT"/>
        </w:rPr>
        <w:t xml:space="preserve">d </w:t>
      </w:r>
      <w:r w:rsidRPr="00864D30">
        <w:rPr>
          <w:rStyle w:val="ui-provider"/>
          <w:rFonts w:ascii="Santander Text" w:hAnsi="Santander Text" w:cs="Arial"/>
          <w:szCs w:val="18"/>
          <w:lang w:val="pt-PT"/>
        </w:rPr>
        <w:t>para obtenção dos códigos KGL ‘</w:t>
      </w:r>
      <w:r w:rsidRPr="00864D30">
        <w:rPr>
          <w:rStyle w:val="ui-provider"/>
          <w:rFonts w:ascii="Santander Text" w:hAnsi="Santander Text" w:cs="Arial"/>
          <w:i/>
          <w:szCs w:val="18"/>
          <w:lang w:val="pt-PT"/>
        </w:rPr>
        <w:t>cptyparent_code’</w:t>
      </w:r>
      <w:r w:rsidRPr="00864D30">
        <w:rPr>
          <w:rStyle w:val="ui-provider"/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Style w:val="ui-provider"/>
          <w:rFonts w:ascii="Santander Text" w:hAnsi="Santander Text" w:cs="Arial"/>
          <w:i/>
          <w:szCs w:val="18"/>
          <w:lang w:val="pt-PT"/>
        </w:rPr>
        <w:t>cptylastparent_code’</w:t>
      </w:r>
      <w:r w:rsidRPr="00864D30">
        <w:rPr>
          <w:rStyle w:val="ui-provider"/>
          <w:rFonts w:ascii="Santander Text" w:hAnsi="Santander Text" w:cs="Arial"/>
          <w:szCs w:val="18"/>
          <w:lang w:val="pt-PT"/>
        </w:rPr>
        <w:t xml:space="preserve"> (KGL de 5 dígitos). De seguida, efetuar o cruzamento entre os 2 campos obtidos (de forma complementar) com 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864D30">
        <w:rPr>
          <w:rFonts w:ascii="Santander Text" w:hAnsi="Santander Text" w:cs="Arial"/>
          <w:iCs/>
          <w:szCs w:val="18"/>
          <w:lang w:val="pt-PT"/>
        </w:rPr>
        <w:t>(</w:t>
      </w:r>
      <w:r w:rsidRPr="00864D30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864D30">
        <w:rPr>
          <w:rFonts w:ascii="Santander Text" w:hAnsi="Santander Text" w:cs="Arial"/>
          <w:bCs/>
          <w:szCs w:val="18"/>
          <w:lang w:val="pt-PT"/>
        </w:rPr>
        <w:t xml:space="preserve">) </w:t>
      </w:r>
      <w:r w:rsidRPr="00864D30">
        <w:rPr>
          <w:rFonts w:ascii="Santander Text" w:hAnsi="Santander Text" w:cs="Arial"/>
          <w:szCs w:val="18"/>
          <w:lang w:val="pt-PT"/>
        </w:rPr>
        <w:t>através do campo ‘</w:t>
      </w:r>
      <w:r w:rsidRPr="00864D30">
        <w:rPr>
          <w:rFonts w:ascii="Santander Text" w:hAnsi="Santander Text" w:cs="Arial"/>
          <w:i/>
          <w:szCs w:val="18"/>
          <w:lang w:val="pt-PT"/>
        </w:rPr>
        <w:t>ccli_kgl’</w:t>
      </w:r>
      <w:r w:rsidRPr="00864D30">
        <w:rPr>
          <w:rFonts w:ascii="Santander Text" w:hAnsi="Santander Text" w:cs="Arial"/>
          <w:szCs w:val="18"/>
          <w:lang w:val="pt-PT"/>
        </w:rPr>
        <w:t>.</w:t>
      </w:r>
    </w:p>
    <w:p w14:paraId="784704B1" w14:textId="77777777" w:rsidR="003B18B2" w:rsidRPr="00864D30" w:rsidRDefault="003B18B2" w:rsidP="007E3521">
      <w:pPr>
        <w:pStyle w:val="ListParagraph"/>
        <w:spacing w:line="360" w:lineRule="auto"/>
        <w:ind w:left="2460"/>
        <w:jc w:val="both"/>
        <w:rPr>
          <w:rFonts w:ascii="Santander Text" w:hAnsi="Santander Text" w:cs="Arial"/>
          <w:szCs w:val="18"/>
          <w:lang w:val="pt-PT"/>
        </w:rPr>
      </w:pPr>
    </w:p>
    <w:p w14:paraId="578BF123" w14:textId="70AE59B8" w:rsidR="003B18B2" w:rsidRPr="00864D30" w:rsidRDefault="003B18B2" w:rsidP="008E5B92">
      <w:pPr>
        <w:pStyle w:val="ListParagraph"/>
        <w:numPr>
          <w:ilvl w:val="0"/>
          <w:numId w:val="52"/>
        </w:numPr>
        <w:spacing w:after="0" w:line="360" w:lineRule="auto"/>
        <w:ind w:right="300"/>
        <w:contextualSpacing w:val="0"/>
        <w:jc w:val="both"/>
        <w:rPr>
          <w:rStyle w:val="ui-provider"/>
          <w:rFonts w:ascii="Santander Text" w:hAnsi="Santander Text" w:cs="Arial"/>
          <w:szCs w:val="18"/>
          <w:lang w:val="pt-PT"/>
        </w:rPr>
      </w:pPr>
      <w:r w:rsidRPr="00864D30">
        <w:rPr>
          <w:rStyle w:val="ui-provider"/>
          <w:rFonts w:ascii="Santander Text" w:hAnsi="Santander Text" w:cs="Arial"/>
          <w:b/>
          <w:bCs/>
          <w:szCs w:val="18"/>
          <w:lang w:val="pt-PT"/>
        </w:rPr>
        <w:t>Obtenção das scopes:</w:t>
      </w:r>
      <w:r w:rsidRPr="00864D30">
        <w:rPr>
          <w:rStyle w:val="ui-provider"/>
          <w:rFonts w:ascii="Santander Text" w:hAnsi="Santander Text" w:cs="Arial"/>
          <w:szCs w:val="18"/>
          <w:lang w:val="pt-PT"/>
        </w:rPr>
        <w:t xml:space="preserve"> Sempre que com base nas condições acima descritas se obtenha um cruzamento válido, as variáveis </w:t>
      </w:r>
      <w:r w:rsidRPr="00864D30">
        <w:rPr>
          <w:rStyle w:val="ui-provider"/>
          <w:rFonts w:ascii="Santander Text" w:hAnsi="Santander Text" w:cs="Arial"/>
          <w:i/>
          <w:szCs w:val="18"/>
          <w:lang w:val="pt-PT"/>
        </w:rPr>
        <w:t>‘scp1_emss’, ‘scp2_emss’</w:t>
      </w:r>
      <w:r w:rsidRPr="00864D30">
        <w:rPr>
          <w:rStyle w:val="ui-provider"/>
          <w:rFonts w:ascii="Santander Text" w:hAnsi="Santander Text" w:cs="Arial"/>
          <w:szCs w:val="18"/>
          <w:lang w:val="pt-PT"/>
        </w:rPr>
        <w:t xml:space="preserve"> e </w:t>
      </w:r>
      <w:r w:rsidRPr="00864D30">
        <w:rPr>
          <w:rStyle w:val="ui-provider"/>
          <w:rFonts w:ascii="Santander Text" w:hAnsi="Santander Text" w:cs="Arial"/>
          <w:i/>
          <w:szCs w:val="18"/>
          <w:lang w:val="pt-PT"/>
        </w:rPr>
        <w:t>‘scp3_emss’</w:t>
      </w:r>
      <w:r w:rsidRPr="00864D30">
        <w:rPr>
          <w:rStyle w:val="ui-provider"/>
          <w:rFonts w:ascii="Santander Text" w:hAnsi="Santander Text" w:cs="Arial"/>
          <w:szCs w:val="18"/>
          <w:lang w:val="pt-PT"/>
        </w:rPr>
        <w:t xml:space="preserve"> da tabela </w:t>
      </w:r>
      <w:r w:rsidRPr="00864D30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modesg_inp_emsss_scib</w:t>
      </w:r>
      <w:r w:rsidRPr="00864D30">
        <w:rPr>
          <w:rStyle w:val="ui-provider"/>
          <w:rFonts w:ascii="Santander Text" w:hAnsi="Santander Text" w:cs="Arial"/>
          <w:szCs w:val="18"/>
          <w:lang w:val="pt-PT"/>
        </w:rPr>
        <w:t xml:space="preserve"> deve</w:t>
      </w:r>
      <w:r w:rsidR="00871C3F" w:rsidRPr="00864D30">
        <w:rPr>
          <w:rStyle w:val="ui-provider"/>
          <w:rFonts w:ascii="Santander Text" w:hAnsi="Santander Text" w:cs="Arial"/>
          <w:szCs w:val="18"/>
          <w:lang w:val="pt-PT"/>
        </w:rPr>
        <w:t>rão</w:t>
      </w:r>
      <w:r w:rsidRPr="00864D30">
        <w:rPr>
          <w:rStyle w:val="ui-provider"/>
          <w:rFonts w:ascii="Santander Text" w:hAnsi="Santander Text" w:cs="Arial"/>
          <w:szCs w:val="18"/>
          <w:lang w:val="pt-PT"/>
        </w:rPr>
        <w:t xml:space="preserve"> ser mapeadas diretamente para as variáveis com o mesmo nome na tabela </w:t>
      </w:r>
      <w:r w:rsidRPr="00864D30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modesg_out_empr_info_nfin</w:t>
      </w:r>
      <w:r w:rsidRPr="00864D30">
        <w:rPr>
          <w:rStyle w:val="ui-provider"/>
          <w:rFonts w:ascii="Santander Text" w:hAnsi="Santander Text" w:cs="Arial"/>
          <w:szCs w:val="18"/>
          <w:lang w:val="pt-PT"/>
        </w:rPr>
        <w:t>.</w:t>
      </w:r>
    </w:p>
    <w:p w14:paraId="2EAEA8DA" w14:textId="77777777" w:rsidR="003B18B2" w:rsidRPr="00864D30" w:rsidRDefault="003B18B2" w:rsidP="007E3521">
      <w:pPr>
        <w:spacing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</w:p>
    <w:p w14:paraId="2C3A928F" w14:textId="77777777" w:rsidR="003B18B2" w:rsidRPr="00864D30" w:rsidRDefault="003B18B2" w:rsidP="007E3521">
      <w:pPr>
        <w:spacing w:line="360" w:lineRule="auto"/>
        <w:ind w:left="1440"/>
        <w:jc w:val="both"/>
        <w:rPr>
          <w:rFonts w:ascii="Santander Text" w:hAnsi="Santander Text" w:cs="Arial"/>
          <w:b/>
          <w:lang w:val="pt-PT"/>
        </w:rPr>
      </w:pPr>
      <w:bookmarkStart w:id="431" w:name="_Toc186820401"/>
      <w:bookmarkStart w:id="432" w:name="_Toc188951194"/>
      <w:r w:rsidRPr="00864D30">
        <w:rPr>
          <w:rFonts w:ascii="Santander Text" w:hAnsi="Santander Text" w:cs="Arial"/>
          <w:b/>
          <w:lang w:val="pt-PT"/>
        </w:rPr>
        <w:t>1.2.  </w:t>
      </w:r>
      <w:r w:rsidRPr="00864D30">
        <w:rPr>
          <w:rFonts w:ascii="Santander Text" w:hAnsi="Santander Text" w:cs="Arial"/>
          <w:b/>
          <w:u w:val="single"/>
          <w:lang w:val="pt-PT"/>
        </w:rPr>
        <w:t>Non audited emissions calculated by the counterparty: (emissões reais dos clientes não SCIB)</w:t>
      </w:r>
      <w:bookmarkEnd w:id="431"/>
      <w:bookmarkEnd w:id="432"/>
    </w:p>
    <w:p w14:paraId="6DED7DBB" w14:textId="77777777" w:rsidR="003B18B2" w:rsidRPr="00864D30" w:rsidRDefault="003B18B2" w:rsidP="007E3521">
      <w:pPr>
        <w:pStyle w:val="ListParagraph"/>
        <w:spacing w:line="360" w:lineRule="auto"/>
        <w:ind w:firstLine="708"/>
        <w:jc w:val="both"/>
        <w:rPr>
          <w:rFonts w:ascii="Santander Text" w:hAnsi="Santander Text" w:cs="Arial"/>
          <w:i/>
          <w:iCs/>
          <w:color w:val="808080" w:themeColor="background1" w:themeShade="80"/>
          <w:szCs w:val="18"/>
          <w:lang w:val="pt-PT"/>
        </w:rPr>
      </w:pPr>
      <w:r w:rsidRPr="00864D30">
        <w:rPr>
          <w:rFonts w:ascii="Santander Text" w:hAnsi="Santander Text" w:cs="Arial"/>
          <w:i/>
          <w:iCs/>
          <w:color w:val="808080" w:themeColor="background1" w:themeShade="80"/>
          <w:szCs w:val="18"/>
          <w:lang w:val="pt-PT"/>
        </w:rPr>
        <w:t xml:space="preserve">Metodologia não aplicável por falta de informação real relativa aos clientes não SCIB. </w:t>
      </w:r>
    </w:p>
    <w:p w14:paraId="7707EA2F" w14:textId="1C747809" w:rsidR="003B18B2" w:rsidRPr="00864D30" w:rsidRDefault="003B18B2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</w:p>
    <w:p w14:paraId="05B003EA" w14:textId="5771B900" w:rsidR="003B18B2" w:rsidRPr="00864D30" w:rsidRDefault="00690EA9" w:rsidP="007E3521">
      <w:pPr>
        <w:spacing w:line="360" w:lineRule="auto"/>
        <w:ind w:left="720"/>
        <w:jc w:val="both"/>
        <w:rPr>
          <w:rFonts w:ascii="Santander Text" w:hAnsi="Santander Text" w:cs="Arial"/>
          <w:b/>
          <w:lang w:val="pt-PT"/>
        </w:rPr>
      </w:pPr>
      <w:bookmarkStart w:id="433" w:name="_Toc186820402"/>
      <w:r w:rsidRPr="00864D30">
        <w:rPr>
          <w:rFonts w:ascii="Santander Text" w:hAnsi="Santander Text" w:cs="Arial"/>
          <w:b/>
          <w:lang w:val="pt-PT"/>
        </w:rPr>
        <w:t>2</w:t>
      </w:r>
      <w:r w:rsidRPr="00864D30">
        <w:rPr>
          <w:rFonts w:ascii="Santander Text" w:hAnsi="Santander Text" w:cs="Arial"/>
          <w:lang w:val="pt-PT"/>
        </w:rPr>
        <w:t xml:space="preserve">. </w:t>
      </w:r>
      <w:r w:rsidR="003B18B2" w:rsidRPr="00864D30">
        <w:rPr>
          <w:rFonts w:ascii="Santander Text" w:hAnsi="Santander Text" w:cs="Arial"/>
          <w:b/>
          <w:i/>
          <w:u w:val="single"/>
          <w:lang w:val="pt-PT"/>
        </w:rPr>
        <w:t>Emissions based on physical activity (distinção entre clientes SCIB e Não SCIB deixa de ser relevante)</w:t>
      </w:r>
      <w:bookmarkEnd w:id="433"/>
    </w:p>
    <w:p w14:paraId="02CBA06D" w14:textId="764FE92C" w:rsidR="003B18B2" w:rsidRPr="00864D30" w:rsidRDefault="003B18B2" w:rsidP="007E3521">
      <w:pPr>
        <w:spacing w:line="360" w:lineRule="auto"/>
        <w:ind w:left="1440"/>
        <w:jc w:val="both"/>
        <w:rPr>
          <w:rFonts w:ascii="Santander Text" w:hAnsi="Santander Text" w:cs="Arial"/>
          <w:b/>
          <w:u w:val="single"/>
          <w:lang w:val="pt-PT"/>
        </w:rPr>
      </w:pPr>
      <w:bookmarkStart w:id="434" w:name="_Toc186820403"/>
      <w:bookmarkStart w:id="435" w:name="_Toc188951195"/>
      <w:r w:rsidRPr="00864D30">
        <w:rPr>
          <w:rFonts w:ascii="Santander Text" w:hAnsi="Santander Text" w:cs="Arial"/>
          <w:b/>
          <w:u w:val="single"/>
          <w:lang w:val="pt-PT"/>
        </w:rPr>
        <w:t>2.1. Based on energy consumption</w:t>
      </w:r>
      <w:bookmarkEnd w:id="434"/>
      <w:bookmarkEnd w:id="435"/>
    </w:p>
    <w:p w14:paraId="58D62DF1" w14:textId="77777777" w:rsidR="003B18B2" w:rsidRPr="00864D30" w:rsidRDefault="003B18B2" w:rsidP="007E3521">
      <w:pPr>
        <w:spacing w:line="360" w:lineRule="auto"/>
        <w:ind w:left="1440"/>
        <w:jc w:val="both"/>
        <w:rPr>
          <w:rFonts w:ascii="Santander Text" w:hAnsi="Santander Text" w:cs="Arial"/>
          <w:i/>
          <w:iCs/>
          <w:color w:val="808080" w:themeColor="background1" w:themeShade="80"/>
          <w:szCs w:val="18"/>
          <w:lang w:val="pt-PT" w:eastAsia="es-ES"/>
        </w:rPr>
      </w:pPr>
      <w:r w:rsidRPr="00864D30">
        <w:rPr>
          <w:rFonts w:ascii="Santander Text" w:hAnsi="Santander Text" w:cs="Arial"/>
          <w:i/>
          <w:iCs/>
          <w:color w:val="808080" w:themeColor="background1" w:themeShade="80"/>
          <w:szCs w:val="18"/>
          <w:lang w:val="pt-PT" w:eastAsia="es-ES"/>
        </w:rPr>
        <w:t xml:space="preserve">Metodologia não aplicável por falta de informação real relativa ao consumo do cliente por fonte de energia. </w:t>
      </w:r>
    </w:p>
    <w:p w14:paraId="001356EA" w14:textId="77777777" w:rsidR="00690EA9" w:rsidRPr="00864D30" w:rsidRDefault="003B18B2" w:rsidP="007E3521">
      <w:pPr>
        <w:spacing w:line="360" w:lineRule="auto"/>
        <w:ind w:left="1440"/>
        <w:jc w:val="both"/>
        <w:rPr>
          <w:rFonts w:ascii="Santander Text" w:hAnsi="Santander Text" w:cs="Arial"/>
          <w:b/>
          <w:u w:val="single"/>
          <w:lang w:val="pt-PT"/>
        </w:rPr>
      </w:pPr>
      <w:bookmarkStart w:id="436" w:name="_Toc186820404"/>
      <w:bookmarkStart w:id="437" w:name="_Toc188951196"/>
      <w:r w:rsidRPr="00864D30">
        <w:rPr>
          <w:rFonts w:ascii="Santander Text" w:hAnsi="Santander Text" w:cs="Arial"/>
          <w:b/>
          <w:u w:val="single"/>
          <w:lang w:val="pt-PT"/>
        </w:rPr>
        <w:t>2.2. Based on production</w:t>
      </w:r>
      <w:bookmarkEnd w:id="436"/>
      <w:bookmarkEnd w:id="437"/>
    </w:p>
    <w:p w14:paraId="1E91F749" w14:textId="1825EE9E" w:rsidR="003B18B2" w:rsidRPr="00864D30" w:rsidRDefault="003B18B2" w:rsidP="007E3521">
      <w:pPr>
        <w:spacing w:line="360" w:lineRule="auto"/>
        <w:ind w:left="1440"/>
        <w:jc w:val="both"/>
        <w:rPr>
          <w:rFonts w:ascii="Santander Text" w:hAnsi="Santander Text" w:cs="Arial"/>
          <w:b/>
          <w:bCs/>
          <w:szCs w:val="18"/>
          <w:u w:val="single"/>
          <w:lang w:val="pt-PT"/>
        </w:rPr>
      </w:pPr>
      <w:r w:rsidRPr="00864D30">
        <w:rPr>
          <w:rFonts w:ascii="Santander Text" w:hAnsi="Santander Text" w:cs="Arial"/>
          <w:i/>
          <w:iCs/>
          <w:color w:val="808080" w:themeColor="background1" w:themeShade="80"/>
          <w:szCs w:val="18"/>
          <w:lang w:val="pt-PT" w:eastAsia="es-ES"/>
        </w:rPr>
        <w:t xml:space="preserve">Metodologia não aplicável por falta de informação real relativa à produção </w:t>
      </w:r>
      <w:r w:rsidR="00AF77A8" w:rsidRPr="00864D30">
        <w:rPr>
          <w:rFonts w:ascii="Santander Text" w:hAnsi="Santander Text" w:cs="Arial"/>
          <w:i/>
          <w:iCs/>
          <w:color w:val="808080" w:themeColor="background1" w:themeShade="80"/>
          <w:szCs w:val="18"/>
          <w:lang w:val="pt-PT" w:eastAsia="es-ES"/>
        </w:rPr>
        <w:t xml:space="preserve">do cliente. </w:t>
      </w:r>
    </w:p>
    <w:p w14:paraId="60C87998" w14:textId="65B750A7" w:rsidR="003B18B2" w:rsidRPr="00864D30" w:rsidRDefault="00690EA9" w:rsidP="007E3521">
      <w:pPr>
        <w:spacing w:line="360" w:lineRule="auto"/>
        <w:ind w:left="720"/>
        <w:jc w:val="both"/>
        <w:rPr>
          <w:rFonts w:ascii="Santander Text" w:hAnsi="Santander Text" w:cs="Arial"/>
          <w:b/>
        </w:rPr>
      </w:pPr>
      <w:bookmarkStart w:id="438" w:name="_Toc186820405"/>
      <w:r w:rsidRPr="00864D30">
        <w:rPr>
          <w:rFonts w:ascii="Santander Text" w:hAnsi="Santander Text" w:cs="Arial"/>
          <w:b/>
          <w:color w:val="000000" w:themeColor="text1"/>
        </w:rPr>
        <w:t>3</w:t>
      </w:r>
      <w:r w:rsidRPr="00864D30">
        <w:rPr>
          <w:rFonts w:ascii="Santander Text" w:hAnsi="Santander Text" w:cs="Arial"/>
        </w:rPr>
        <w:t xml:space="preserve">. </w:t>
      </w:r>
      <w:r w:rsidR="003B18B2" w:rsidRPr="00864D30">
        <w:rPr>
          <w:rFonts w:ascii="Santander Text" w:hAnsi="Santander Text" w:cs="Arial"/>
          <w:b/>
          <w:i/>
          <w:u w:val="single"/>
        </w:rPr>
        <w:t>Emissions based on economic activity</w:t>
      </w:r>
      <w:bookmarkEnd w:id="438"/>
    </w:p>
    <w:p w14:paraId="082F3D47" w14:textId="77777777" w:rsidR="003B18B2" w:rsidRPr="00864D30" w:rsidRDefault="003B18B2" w:rsidP="007E3521">
      <w:pPr>
        <w:spacing w:line="360" w:lineRule="auto"/>
        <w:ind w:left="1440"/>
        <w:jc w:val="both"/>
        <w:rPr>
          <w:rFonts w:ascii="Santander Text" w:hAnsi="Santander Text" w:cs="Arial"/>
          <w:b/>
        </w:rPr>
      </w:pPr>
      <w:bookmarkStart w:id="439" w:name="_Toc186820406"/>
      <w:bookmarkStart w:id="440" w:name="_Toc188951197"/>
      <w:r w:rsidRPr="00864D30">
        <w:rPr>
          <w:rFonts w:ascii="Santander Text" w:hAnsi="Santander Text" w:cs="Arial"/>
          <w:b/>
        </w:rPr>
        <w:t xml:space="preserve">3.1. </w:t>
      </w:r>
      <w:r w:rsidRPr="00864D30">
        <w:rPr>
          <w:rFonts w:ascii="Santander Text" w:hAnsi="Santander Text" w:cs="Arial"/>
          <w:b/>
          <w:u w:val="single"/>
        </w:rPr>
        <w:t>Based on revenues</w:t>
      </w:r>
      <w:r w:rsidRPr="00864D30">
        <w:rPr>
          <w:rFonts w:ascii="Santander Text" w:hAnsi="Santander Text" w:cs="Arial"/>
          <w:b/>
        </w:rPr>
        <w:t>:</w:t>
      </w:r>
      <w:bookmarkEnd w:id="439"/>
      <w:bookmarkEnd w:id="440"/>
    </w:p>
    <w:p w14:paraId="174E8691" w14:textId="6853A7D3" w:rsidR="003B18B2" w:rsidRPr="00864D30" w:rsidRDefault="003B18B2" w:rsidP="007E3521">
      <w:pPr>
        <w:pStyle w:val="ListParagraph"/>
        <w:spacing w:line="360" w:lineRule="auto"/>
        <w:ind w:left="1440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Sempre que não for possível obter um cruzamento válido através das metodologias anteriores (cruzamento a partir 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modesg_inp_emss_scib</w:t>
      </w:r>
      <w:r w:rsidRPr="00864D30">
        <w:rPr>
          <w:rFonts w:ascii="Santander Text" w:hAnsi="Santander Text" w:cs="Arial"/>
          <w:szCs w:val="18"/>
          <w:lang w:val="pt-PT"/>
        </w:rPr>
        <w:t xml:space="preserve">), deve considerar-se como fonte para aprovisionamento 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modesg_inp_emss_nace</w:t>
      </w:r>
      <w:r w:rsidRPr="00864D30">
        <w:rPr>
          <w:rFonts w:ascii="Santander Text" w:hAnsi="Santander Text" w:cs="Arial"/>
          <w:szCs w:val="18"/>
          <w:lang w:val="pt-PT"/>
        </w:rPr>
        <w:t>, aplicando as seguintes regras:</w:t>
      </w:r>
    </w:p>
    <w:p w14:paraId="3A8D1DE0" w14:textId="77777777" w:rsidR="003B18B2" w:rsidRPr="00864D30" w:rsidRDefault="003B18B2" w:rsidP="007E3521">
      <w:pPr>
        <w:pStyle w:val="ListParagraph"/>
        <w:spacing w:before="240" w:line="360" w:lineRule="auto"/>
        <w:ind w:left="2136"/>
        <w:jc w:val="both"/>
        <w:rPr>
          <w:rFonts w:ascii="Santander Text" w:hAnsi="Santander Text" w:cs="Arial"/>
          <w:i/>
          <w:iCs/>
          <w:szCs w:val="18"/>
          <w:lang w:val="pt-PT"/>
        </w:rPr>
      </w:pPr>
    </w:p>
    <w:p w14:paraId="52BFF2DD" w14:textId="24DE1550" w:rsidR="003B18B2" w:rsidRPr="00864D30" w:rsidRDefault="003B18B2" w:rsidP="008E5B92">
      <w:pPr>
        <w:pStyle w:val="ListParagraph"/>
        <w:numPr>
          <w:ilvl w:val="0"/>
          <w:numId w:val="42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>Obtenção do campo</w:t>
      </w:r>
      <w:r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 ‘</w:t>
      </w:r>
      <w:r w:rsidR="00910CA2" w:rsidRPr="00864D30">
        <w:rPr>
          <w:rFonts w:ascii="Santander Text" w:hAnsi="Santander Text" w:cs="Arial"/>
          <w:b/>
          <w:bCs/>
          <w:i/>
          <w:szCs w:val="18"/>
          <w:lang w:val="pt-PT"/>
        </w:rPr>
        <w:t>cpais_residencia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>’ e mapeamento para ‘</w:t>
      </w:r>
      <w:r w:rsidRPr="00864D30">
        <w:rPr>
          <w:rFonts w:ascii="Santander Text" w:hAnsi="Santander Text" w:cs="Arial"/>
          <w:b/>
          <w:bCs/>
          <w:i/>
          <w:szCs w:val="18"/>
          <w:lang w:val="pt-PT"/>
        </w:rPr>
        <w:t>regiao’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864D30">
        <w:rPr>
          <w:rFonts w:ascii="Santander Text" w:hAnsi="Santander Text" w:cs="Arial"/>
          <w:szCs w:val="18"/>
          <w:lang w:val="pt-PT"/>
        </w:rPr>
        <w:t xml:space="preserve"> Filtrar a tabela de parametrização </w:t>
      </w:r>
      <w:r w:rsidRPr="00864D30">
        <w:rPr>
          <w:rFonts w:ascii="Santander Text" w:hAnsi="Santander Text" w:cs="Arial"/>
          <w:iCs/>
          <w:szCs w:val="18"/>
          <w:lang w:val="pt-PT"/>
        </w:rPr>
        <w:t>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modesg_param_codigos)</w:t>
      </w:r>
      <w:r w:rsidRPr="00864D30">
        <w:rPr>
          <w:rFonts w:ascii="Santander Text" w:hAnsi="Santander Text" w:cs="Arial"/>
          <w:szCs w:val="18"/>
          <w:lang w:val="pt-PT"/>
        </w:rPr>
        <w:t xml:space="preserve"> por ‘</w:t>
      </w:r>
      <w:r w:rsidRPr="00864D30">
        <w:rPr>
          <w:rFonts w:ascii="Santander Text" w:hAnsi="Santander Text" w:cs="Arial"/>
          <w:i/>
          <w:szCs w:val="18"/>
          <w:lang w:val="pt-PT"/>
        </w:rPr>
        <w:t>dimensao’</w:t>
      </w:r>
      <w:r w:rsidRPr="00864D30">
        <w:rPr>
          <w:rFonts w:ascii="Santander Text" w:hAnsi="Santander Text" w:cs="Arial"/>
          <w:szCs w:val="18"/>
          <w:lang w:val="pt-PT"/>
        </w:rPr>
        <w:t xml:space="preserve"> = ‘</w:t>
      </w:r>
      <w:r w:rsidR="00871C3F" w:rsidRPr="00864D30">
        <w:rPr>
          <w:rFonts w:ascii="Santander Text" w:hAnsi="Santander Text" w:cs="Arial"/>
          <w:szCs w:val="18"/>
          <w:lang w:val="pt-PT"/>
        </w:rPr>
        <w:t xml:space="preserve">regiao’ </w:t>
      </w:r>
      <w:r w:rsidRPr="00864D30">
        <w:rPr>
          <w:rFonts w:ascii="Santander Text" w:hAnsi="Santander Text" w:cs="Arial"/>
          <w:szCs w:val="18"/>
          <w:lang w:val="pt-PT"/>
        </w:rPr>
        <w:t>e cruzar o resultado através do campo ‘</w:t>
      </w:r>
      <w:r w:rsidRPr="00864D30">
        <w:rPr>
          <w:rFonts w:ascii="Santander Text" w:hAnsi="Santander Text" w:cs="Arial"/>
          <w:i/>
          <w:szCs w:val="18"/>
          <w:lang w:val="pt-PT"/>
        </w:rPr>
        <w:t>valor_original’</w:t>
      </w:r>
      <w:r w:rsidR="00910CA2" w:rsidRPr="00864D30">
        <w:rPr>
          <w:rFonts w:ascii="Santander Text" w:hAnsi="Santander Text" w:cs="Arial"/>
          <w:szCs w:val="18"/>
          <w:lang w:val="pt-PT"/>
        </w:rPr>
        <w:t xml:space="preserve"> com o campo ‘</w:t>
      </w:r>
      <w:r w:rsidR="00910CA2" w:rsidRPr="00864D30">
        <w:rPr>
          <w:rFonts w:ascii="Santander Text" w:hAnsi="Santander Text" w:cs="Arial"/>
          <w:bCs/>
          <w:i/>
          <w:szCs w:val="18"/>
          <w:lang w:val="pt-PT"/>
        </w:rPr>
        <w:t>cpais_residencia</w:t>
      </w:r>
      <w:r w:rsidRPr="00864D30">
        <w:rPr>
          <w:rFonts w:ascii="Santander Text" w:hAnsi="Santander Text" w:cs="Arial"/>
          <w:i/>
          <w:szCs w:val="18"/>
          <w:lang w:val="pt-PT"/>
        </w:rPr>
        <w:t>’</w:t>
      </w:r>
      <w:r w:rsidRPr="00864D30">
        <w:rPr>
          <w:rFonts w:ascii="Santander Text" w:hAnsi="Santander Text" w:cs="Arial"/>
          <w:color w:val="1F497D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 xml:space="preserve">da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ct084_univ_cli_d </w:t>
      </w:r>
      <w:r w:rsidRPr="00864D30">
        <w:rPr>
          <w:rFonts w:ascii="Santander Text" w:hAnsi="Santander Text" w:cs="Arial"/>
          <w:szCs w:val="18"/>
          <w:lang w:val="pt-PT"/>
        </w:rPr>
        <w:t>para obter o campo ‘</w:t>
      </w:r>
      <w:r w:rsidRPr="00864D30">
        <w:rPr>
          <w:rFonts w:ascii="Santander Text" w:hAnsi="Santander Text" w:cs="Arial"/>
          <w:i/>
          <w:szCs w:val="18"/>
          <w:lang w:val="pt-PT"/>
        </w:rPr>
        <w:t>valor_mv’</w:t>
      </w:r>
      <w:r w:rsidRPr="00864D30">
        <w:rPr>
          <w:rFonts w:ascii="Santander Text" w:hAnsi="Santander Text" w:cs="Arial"/>
          <w:szCs w:val="18"/>
          <w:lang w:val="pt-PT"/>
        </w:rPr>
        <w:t xml:space="preserve"> (valor </w:t>
      </w:r>
      <w:r w:rsidR="00BD4175" w:rsidRPr="00864D30">
        <w:rPr>
          <w:rFonts w:ascii="Santander Text" w:hAnsi="Santander Text" w:cs="Arial"/>
          <w:szCs w:val="18"/>
          <w:lang w:val="pt-PT"/>
        </w:rPr>
        <w:t>elegível</w:t>
      </w:r>
      <w:r w:rsidRPr="00864D30">
        <w:rPr>
          <w:rFonts w:ascii="Santander Text" w:hAnsi="Santander Text" w:cs="Arial"/>
          <w:szCs w:val="18"/>
          <w:lang w:val="pt-PT"/>
        </w:rPr>
        <w:t xml:space="preserve"> no </w:t>
      </w:r>
      <w:r w:rsidRPr="00864D30">
        <w:rPr>
          <w:rFonts w:ascii="Santander Text" w:hAnsi="Santander Text" w:cs="Arial"/>
          <w:i/>
          <w:szCs w:val="18"/>
          <w:lang w:val="pt-PT"/>
        </w:rPr>
        <w:t>input</w:t>
      </w:r>
      <w:r w:rsidRPr="00864D30">
        <w:rPr>
          <w:rFonts w:ascii="Santander Text" w:hAnsi="Santander Text" w:cs="Arial"/>
          <w:szCs w:val="18"/>
          <w:lang w:val="pt-PT"/>
        </w:rPr>
        <w:t xml:space="preserve"> corporativo);</w:t>
      </w:r>
    </w:p>
    <w:p w14:paraId="28D4F5FB" w14:textId="2736C78B" w:rsidR="003B18B2" w:rsidRPr="00864D30" w:rsidRDefault="003B18B2" w:rsidP="008E5B92">
      <w:pPr>
        <w:pStyle w:val="ListParagraph"/>
        <w:numPr>
          <w:ilvl w:val="0"/>
          <w:numId w:val="42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Cruzamento com a informação de </w:t>
      </w:r>
      <w:r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>input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modesg_inp_emss_nace)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864D30">
        <w:rPr>
          <w:rFonts w:ascii="Santander Text" w:hAnsi="Santander Text" w:cs="Arial"/>
          <w:szCs w:val="18"/>
          <w:lang w:val="pt-PT"/>
        </w:rPr>
        <w:t xml:space="preserve">Cruzar 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modesg_inp_emss_nace</w:t>
      </w:r>
      <w:r w:rsidRPr="00864D30">
        <w:rPr>
          <w:rFonts w:ascii="Santander Text" w:hAnsi="Santander Text" w:cs="Arial"/>
          <w:szCs w:val="18"/>
          <w:lang w:val="pt-PT"/>
        </w:rPr>
        <w:t>, previamente filtrada por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864D30">
        <w:rPr>
          <w:rFonts w:ascii="Santander Text" w:hAnsi="Santander Text" w:cs="Arial"/>
          <w:i/>
          <w:szCs w:val="18"/>
          <w:lang w:val="pt-PT"/>
        </w:rPr>
        <w:t>unidade_funcional’</w:t>
      </w:r>
      <w:r w:rsidRPr="00864D30">
        <w:rPr>
          <w:rFonts w:ascii="Santander Text" w:hAnsi="Santander Text" w:cs="Arial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= ‘</w:t>
      </w:r>
      <w:r w:rsidR="00871C3F" w:rsidRPr="00864D30">
        <w:rPr>
          <w:rFonts w:ascii="Santander Text" w:hAnsi="Santander Text" w:cs="Arial"/>
          <w:szCs w:val="18"/>
          <w:lang w:val="pt-PT"/>
        </w:rPr>
        <w:t>Revenue</w:t>
      </w:r>
      <w:r w:rsidR="00871C3F"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>, através do campo ‘</w:t>
      </w:r>
      <w:r w:rsidRPr="00864D30">
        <w:rPr>
          <w:rFonts w:ascii="Santander Text" w:hAnsi="Santander Text" w:cs="Arial"/>
          <w:i/>
          <w:szCs w:val="18"/>
          <w:lang w:val="pt-PT"/>
        </w:rPr>
        <w:t>cod_nace_esg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com a tabela </w:t>
      </w:r>
      <w:r w:rsidRPr="00864D30">
        <w:rPr>
          <w:rFonts w:ascii="Santander Text" w:hAnsi="Santander Text" w:cs="Arial"/>
          <w:i/>
          <w:szCs w:val="18"/>
          <w:lang w:val="pt-PT"/>
        </w:rPr>
        <w:t>modesg_out_empr_info_nfin</w:t>
      </w:r>
      <w:r w:rsidRPr="00864D30">
        <w:rPr>
          <w:rFonts w:ascii="Santander Text" w:hAnsi="Santander Text" w:cs="Arial"/>
          <w:szCs w:val="18"/>
          <w:lang w:val="pt-PT"/>
        </w:rPr>
        <w:t xml:space="preserve"> também por ‘</w:t>
      </w:r>
      <w:r w:rsidRPr="00864D30">
        <w:rPr>
          <w:rFonts w:ascii="Santander Text" w:hAnsi="Santander Text" w:cs="Arial"/>
          <w:i/>
          <w:szCs w:val="18"/>
          <w:lang w:val="pt-PT"/>
        </w:rPr>
        <w:t>cod_nace_esg’</w:t>
      </w:r>
      <w:r w:rsidRPr="00864D30">
        <w:rPr>
          <w:rFonts w:ascii="Santander Text" w:hAnsi="Santander Text" w:cs="Arial"/>
          <w:szCs w:val="18"/>
          <w:lang w:val="pt-PT"/>
        </w:rPr>
        <w:t xml:space="preserve"> e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do campo ‘</w:t>
      </w:r>
      <w:r w:rsidRPr="00864D30">
        <w:rPr>
          <w:rFonts w:ascii="Santander Text" w:hAnsi="Santander Text" w:cs="Arial"/>
          <w:i/>
          <w:szCs w:val="18"/>
          <w:lang w:val="pt-PT"/>
        </w:rPr>
        <w:t>nome_pais’</w:t>
      </w:r>
      <w:r w:rsidRPr="00864D30">
        <w:rPr>
          <w:rFonts w:ascii="Santander Text" w:hAnsi="Santander Text" w:cs="Arial"/>
          <w:szCs w:val="18"/>
          <w:lang w:val="pt-PT"/>
        </w:rPr>
        <w:t xml:space="preserve"> com o resultado obtido na alínea I), obtendo as variáveis ‘</w:t>
      </w:r>
      <w:r w:rsidRPr="00864D30">
        <w:rPr>
          <w:rFonts w:ascii="Santander Text" w:hAnsi="Santander Text" w:cs="Arial"/>
          <w:i/>
          <w:szCs w:val="18"/>
          <w:lang w:val="pt-PT"/>
        </w:rPr>
        <w:t>scp1_ftr_emss’, ‘scp2_ftr_emss’</w:t>
      </w:r>
      <w:r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szCs w:val="18"/>
          <w:lang w:val="pt-PT"/>
        </w:rPr>
        <w:t>scp3_ftr_emss’</w:t>
      </w:r>
      <w:r w:rsidRPr="00864D30">
        <w:rPr>
          <w:rFonts w:ascii="Santander Text" w:hAnsi="Santander Text" w:cs="Arial"/>
          <w:szCs w:val="18"/>
          <w:lang w:val="pt-PT"/>
        </w:rPr>
        <w:t>. Tal significa que em primeira instância se deve aprovisionar a variável ‘</w:t>
      </w:r>
      <w:r w:rsidRPr="00864D30">
        <w:rPr>
          <w:rFonts w:ascii="Santander Text" w:hAnsi="Santander Text" w:cs="Arial"/>
          <w:i/>
          <w:szCs w:val="18"/>
          <w:lang w:val="pt-PT"/>
        </w:rPr>
        <w:t>cod_nace_esg’</w:t>
      </w:r>
      <w:r w:rsidRPr="00864D30">
        <w:rPr>
          <w:rFonts w:ascii="Santander Text" w:hAnsi="Santander Text" w:cs="Arial"/>
          <w:szCs w:val="18"/>
          <w:lang w:val="pt-PT"/>
        </w:rPr>
        <w:t xml:space="preserve"> da tabela de </w:t>
      </w:r>
      <w:r w:rsidRPr="00864D30">
        <w:rPr>
          <w:rFonts w:ascii="Santander Text" w:hAnsi="Santander Text" w:cs="Arial"/>
          <w:i/>
          <w:szCs w:val="18"/>
          <w:lang w:val="pt-PT"/>
        </w:rPr>
        <w:t>output</w:t>
      </w:r>
      <w:r w:rsidRPr="00864D30">
        <w:rPr>
          <w:rFonts w:ascii="Santander Text" w:hAnsi="Santander Text" w:cs="Arial"/>
          <w:szCs w:val="18"/>
          <w:lang w:val="pt-PT"/>
        </w:rPr>
        <w:t xml:space="preserve"> (tal como descrito na secção </w:t>
      </w:r>
      <w:r w:rsidR="00336D6C" w:rsidRPr="00864D30">
        <w:rPr>
          <w:rFonts w:ascii="Santander Text" w:hAnsi="Santander Text" w:cs="Arial"/>
          <w:szCs w:val="18"/>
          <w:lang w:val="pt-PT"/>
        </w:rPr>
        <w:fldChar w:fldCharType="begin"/>
      </w:r>
      <w:r w:rsidR="00336D6C" w:rsidRPr="00864D30">
        <w:rPr>
          <w:rFonts w:ascii="Santander Text" w:hAnsi="Santander Text" w:cs="Arial"/>
          <w:szCs w:val="18"/>
          <w:lang w:val="pt-PT"/>
        </w:rPr>
        <w:instrText xml:space="preserve"> REF _Ref192773451 \r \h </w:instrText>
      </w:r>
      <w:r w:rsidR="00864D30">
        <w:rPr>
          <w:rFonts w:ascii="Santander Text" w:hAnsi="Santander Text" w:cs="Arial"/>
          <w:szCs w:val="18"/>
          <w:lang w:val="pt-PT"/>
        </w:rPr>
        <w:instrText xml:space="preserve"> \* MERGEFORMAT </w:instrText>
      </w:r>
      <w:r w:rsidR="00336D6C" w:rsidRPr="00864D30">
        <w:rPr>
          <w:rFonts w:ascii="Santander Text" w:hAnsi="Santander Text" w:cs="Arial"/>
          <w:szCs w:val="18"/>
          <w:lang w:val="pt-PT"/>
        </w:rPr>
      </w:r>
      <w:r w:rsidR="00336D6C" w:rsidRPr="00864D30">
        <w:rPr>
          <w:rFonts w:ascii="Santander Text" w:hAnsi="Santander Text" w:cs="Arial"/>
          <w:szCs w:val="18"/>
          <w:lang w:val="pt-PT"/>
        </w:rPr>
        <w:fldChar w:fldCharType="separate"/>
      </w:r>
      <w:r w:rsidR="00091047" w:rsidRPr="00864D30">
        <w:rPr>
          <w:rFonts w:ascii="Santander Text" w:hAnsi="Santander Text" w:cs="Arial"/>
          <w:szCs w:val="18"/>
          <w:lang w:val="pt-PT"/>
        </w:rPr>
        <w:t>o</w:t>
      </w:r>
      <w:r w:rsidR="00336D6C" w:rsidRPr="00864D30">
        <w:rPr>
          <w:rFonts w:ascii="Santander Text" w:hAnsi="Santander Text" w:cs="Arial"/>
          <w:szCs w:val="18"/>
          <w:lang w:val="pt-PT"/>
        </w:rPr>
        <w:fldChar w:fldCharType="end"/>
      </w:r>
      <w:r w:rsidR="00336D6C" w:rsidRPr="00864D30">
        <w:rPr>
          <w:rFonts w:ascii="Santander Text" w:hAnsi="Santander Text" w:cs="Arial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da especificação para ser possível aplicar este cruzamento);</w:t>
      </w:r>
    </w:p>
    <w:p w14:paraId="0CED7507" w14:textId="5412AA8D" w:rsidR="003B18B2" w:rsidRPr="00864D30" w:rsidRDefault="003B18B2" w:rsidP="008E5B92">
      <w:pPr>
        <w:pStyle w:val="ListParagraph"/>
        <w:numPr>
          <w:ilvl w:val="0"/>
          <w:numId w:val="42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 </w:t>
      </w:r>
      <w:r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ct063_univ_pme </w:t>
      </w:r>
      <w:r w:rsidRPr="00864D30">
        <w:rPr>
          <w:rFonts w:ascii="Santander Text" w:hAnsi="Santander Text" w:cs="Arial"/>
          <w:b/>
          <w:bCs/>
          <w:iCs/>
          <w:szCs w:val="18"/>
          <w:lang w:val="pt-PT"/>
        </w:rPr>
        <w:t>para obtenção d</w:t>
      </w:r>
      <w:r w:rsidR="00F52857" w:rsidRPr="00864D30">
        <w:rPr>
          <w:rFonts w:ascii="Santander Text" w:hAnsi="Santander Text" w:cs="Arial"/>
          <w:b/>
          <w:bCs/>
          <w:iCs/>
          <w:szCs w:val="18"/>
          <w:lang w:val="pt-PT"/>
        </w:rPr>
        <w:t>a</w:t>
      </w:r>
      <w:r w:rsidRPr="00864D30">
        <w:rPr>
          <w:rFonts w:ascii="Santander Text" w:hAnsi="Santander Text" w:cs="Arial"/>
          <w:b/>
          <w:bCs/>
          <w:iCs/>
          <w:szCs w:val="18"/>
          <w:lang w:val="pt-PT"/>
        </w:rPr>
        <w:t xml:space="preserve">s </w:t>
      </w:r>
      <w:r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>revenues:</w:t>
      </w:r>
      <w:r w:rsidRPr="00864D30">
        <w:rPr>
          <w:rFonts w:ascii="Santander Text" w:hAnsi="Santander Text" w:cs="Arial"/>
          <w:szCs w:val="18"/>
          <w:lang w:val="pt-PT"/>
        </w:rPr>
        <w:t xml:space="preserve"> Cruzar o resultado anterior com a tabela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ct063_univ_pme</w:t>
      </w:r>
      <w:r w:rsidRPr="00864D30">
        <w:rPr>
          <w:rFonts w:ascii="Santander Text" w:hAnsi="Santander Text" w:cs="Arial"/>
          <w:szCs w:val="18"/>
          <w:lang w:val="pt-PT"/>
        </w:rPr>
        <w:t xml:space="preserve"> através dos campos ‘</w:t>
      </w:r>
      <w:r w:rsidRPr="00864D30">
        <w:rPr>
          <w:rFonts w:ascii="Santander Text" w:hAnsi="Santander Text" w:cs="Arial"/>
          <w:i/>
          <w:szCs w:val="18"/>
          <w:lang w:val="pt-PT"/>
        </w:rPr>
        <w:t>zcliente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para obter a variável ‘</w:t>
      </w:r>
      <w:r w:rsidRPr="00864D30">
        <w:rPr>
          <w:rFonts w:ascii="Santander Text" w:hAnsi="Santander Text" w:cs="Arial"/>
          <w:i/>
          <w:szCs w:val="18"/>
          <w:lang w:val="pt-PT"/>
        </w:rPr>
        <w:t>fatr_indv’</w:t>
      </w:r>
      <w:r w:rsidR="007C4378">
        <w:rPr>
          <w:rFonts w:ascii="Santander Text" w:hAnsi="Santander Text" w:cs="Arial"/>
          <w:szCs w:val="18"/>
          <w:lang w:val="pt-PT"/>
        </w:rPr>
        <w:t>. Após obter esta várivale é necessário realizar o rácio por 1.000.000;</w:t>
      </w:r>
    </w:p>
    <w:p w14:paraId="3D5DABF5" w14:textId="2E2C1ADA" w:rsidR="003B18B2" w:rsidRPr="00864D30" w:rsidRDefault="003B18B2" w:rsidP="008E5B92">
      <w:pPr>
        <w:pStyle w:val="ListParagraph"/>
        <w:numPr>
          <w:ilvl w:val="0"/>
          <w:numId w:val="42"/>
        </w:numPr>
        <w:spacing w:before="240" w:line="360" w:lineRule="auto"/>
        <w:jc w:val="both"/>
        <w:rPr>
          <w:rFonts w:ascii="Santander Text" w:hAnsi="Santander Text" w:cs="Arial"/>
          <w:b/>
          <w:bCs/>
          <w:szCs w:val="18"/>
          <w:u w:val="single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Obtenção das </w:t>
      </w:r>
      <w:r w:rsidRPr="00864D30">
        <w:rPr>
          <w:rFonts w:ascii="Santander Text" w:hAnsi="Santander Text" w:cs="Arial"/>
          <w:b/>
          <w:bCs/>
          <w:i/>
          <w:szCs w:val="18"/>
          <w:lang w:val="pt-PT"/>
        </w:rPr>
        <w:t>scopes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864D30">
        <w:rPr>
          <w:rFonts w:ascii="Santander Text" w:hAnsi="Santander Text" w:cs="Arial"/>
          <w:szCs w:val="18"/>
          <w:lang w:val="pt-PT"/>
        </w:rPr>
        <w:t xml:space="preserve"> Multiplicar cada fator de emissão médio (variáveis ‘</w:t>
      </w:r>
      <w:r w:rsidRPr="00864D30">
        <w:rPr>
          <w:rFonts w:ascii="Santander Text" w:hAnsi="Santander Text" w:cs="Arial"/>
          <w:i/>
          <w:szCs w:val="18"/>
          <w:lang w:val="pt-PT"/>
        </w:rPr>
        <w:t>scp1_ftr_emss’, ‘scp2_ftr_emss’</w:t>
      </w:r>
      <w:r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szCs w:val="18"/>
          <w:lang w:val="pt-PT"/>
        </w:rPr>
        <w:t>scp3_ftr_emss’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 xml:space="preserve">obtidas em II) pela variável </w:t>
      </w:r>
      <w:r w:rsidR="00D83C34"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fatr_indv</w:t>
      </w:r>
      <w:r w:rsidR="00D83C34"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(obtida em I</w:t>
      </w:r>
      <w:r w:rsidRPr="00864D30">
        <w:rPr>
          <w:rFonts w:ascii="Santander Text" w:hAnsi="Santander Text" w:cs="Arial"/>
          <w:color w:val="1F497D"/>
          <w:szCs w:val="18"/>
          <w:lang w:val="pt-PT"/>
        </w:rPr>
        <w:t>II</w:t>
      </w:r>
      <w:r w:rsidRPr="00864D30">
        <w:rPr>
          <w:rFonts w:ascii="Santander Text" w:hAnsi="Santander Text" w:cs="Arial"/>
          <w:szCs w:val="18"/>
          <w:lang w:val="pt-PT"/>
        </w:rPr>
        <w:t>)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para obter os valores das variáveis ‘</w:t>
      </w:r>
      <w:r w:rsidRPr="00864D30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e ‘</w:t>
      </w:r>
      <w:r w:rsidRPr="00864D30">
        <w:rPr>
          <w:rFonts w:ascii="Santander Text" w:hAnsi="Santander Text" w:cs="Arial"/>
          <w:i/>
          <w:szCs w:val="18"/>
          <w:lang w:val="pt-PT"/>
        </w:rPr>
        <w:t>scp3_emss’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da tabela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modesg_out_empr_info_nfin</w:t>
      </w:r>
      <w:r w:rsidRPr="00864D30">
        <w:rPr>
          <w:rFonts w:ascii="Santander Text" w:hAnsi="Santander Text" w:cs="Arial"/>
          <w:szCs w:val="18"/>
          <w:lang w:val="pt-PT"/>
        </w:rPr>
        <w:t xml:space="preserve"> respetivamente.</w:t>
      </w:r>
    </w:p>
    <w:p w14:paraId="4D9ABB9B" w14:textId="320E333A" w:rsidR="003B18B2" w:rsidRPr="00864D30" w:rsidRDefault="003B18B2" w:rsidP="007E3521">
      <w:pPr>
        <w:spacing w:line="360" w:lineRule="auto"/>
        <w:ind w:left="1440"/>
        <w:jc w:val="both"/>
        <w:rPr>
          <w:rFonts w:ascii="Santander Text" w:hAnsi="Santander Text" w:cs="Arial"/>
          <w:b/>
          <w:lang w:val="pt-PT"/>
        </w:rPr>
      </w:pPr>
      <w:bookmarkStart w:id="441" w:name="_Toc186820407"/>
      <w:bookmarkStart w:id="442" w:name="_Toc188951198"/>
      <w:r w:rsidRPr="00864D30">
        <w:rPr>
          <w:rFonts w:ascii="Santander Text" w:hAnsi="Santander Text" w:cs="Arial"/>
          <w:b/>
          <w:lang w:val="pt-PT"/>
        </w:rPr>
        <w:t xml:space="preserve">3.2. </w:t>
      </w:r>
      <w:r w:rsidRPr="00864D30">
        <w:rPr>
          <w:rFonts w:ascii="Santander Text" w:hAnsi="Santander Text" w:cs="Arial"/>
          <w:b/>
          <w:u w:val="single"/>
          <w:lang w:val="pt-PT"/>
        </w:rPr>
        <w:t>Based on assets</w:t>
      </w:r>
      <w:bookmarkEnd w:id="441"/>
      <w:bookmarkEnd w:id="442"/>
      <w:r w:rsidR="00690EA9" w:rsidRPr="00864D30">
        <w:rPr>
          <w:rFonts w:ascii="Santander Text" w:hAnsi="Santander Text" w:cs="Arial"/>
          <w:b/>
          <w:lang w:val="pt-PT"/>
        </w:rPr>
        <w:t>:</w:t>
      </w:r>
    </w:p>
    <w:p w14:paraId="54988408" w14:textId="6D0EE43A" w:rsidR="00690EA9" w:rsidRPr="00864D30" w:rsidRDefault="003B18B2" w:rsidP="007E3521">
      <w:pPr>
        <w:spacing w:line="360" w:lineRule="auto"/>
        <w:ind w:left="1776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Utilizando a tabela de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input modesg_inp_emss_nace </w:t>
      </w:r>
      <w:r w:rsidRPr="00864D30">
        <w:rPr>
          <w:rFonts w:ascii="Santander Text" w:hAnsi="Santander Text" w:cs="Arial"/>
          <w:szCs w:val="18"/>
          <w:lang w:val="pt-PT"/>
        </w:rPr>
        <w:t>como base:</w:t>
      </w:r>
    </w:p>
    <w:p w14:paraId="48689AA7" w14:textId="6F566666" w:rsidR="003B18B2" w:rsidRPr="00864D30" w:rsidRDefault="003B18B2" w:rsidP="008E5B92">
      <w:pPr>
        <w:pStyle w:val="ListParagraph"/>
        <w:numPr>
          <w:ilvl w:val="0"/>
          <w:numId w:val="43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Replicar alínea I) d</w:t>
      </w:r>
      <w:r w:rsidR="00D83C34" w:rsidRPr="00864D30">
        <w:rPr>
          <w:rFonts w:ascii="Santander Text" w:hAnsi="Santander Text" w:cs="Arial"/>
          <w:szCs w:val="18"/>
          <w:lang w:val="pt-PT"/>
        </w:rPr>
        <w:t>a</w:t>
      </w:r>
      <w:r w:rsidRPr="00864D30">
        <w:rPr>
          <w:rFonts w:ascii="Santander Text" w:hAnsi="Santander Text" w:cs="Arial"/>
          <w:szCs w:val="18"/>
          <w:lang w:val="pt-PT"/>
        </w:rPr>
        <w:t xml:space="preserve"> metodologia anterior (3.1.)</w:t>
      </w:r>
      <w:r w:rsidR="00D83C34" w:rsidRPr="00864D30">
        <w:rPr>
          <w:rFonts w:ascii="Santander Text" w:hAnsi="Santander Text" w:cs="Arial"/>
          <w:szCs w:val="18"/>
          <w:lang w:val="pt-PT"/>
        </w:rPr>
        <w:t>;</w:t>
      </w:r>
    </w:p>
    <w:p w14:paraId="7001DAF9" w14:textId="780E650F" w:rsidR="003B18B2" w:rsidRPr="00864D30" w:rsidRDefault="003B18B2" w:rsidP="008E5B92">
      <w:pPr>
        <w:pStyle w:val="ListParagraph"/>
        <w:numPr>
          <w:ilvl w:val="0"/>
          <w:numId w:val="43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Replicar alínea II) da metodologia anterior (3.1.) mas com o filtro ‘</w:t>
      </w:r>
      <w:r w:rsidRPr="00864D30">
        <w:rPr>
          <w:rFonts w:ascii="Santander Text" w:hAnsi="Santander Text" w:cs="Arial"/>
          <w:i/>
          <w:szCs w:val="18"/>
          <w:lang w:val="pt-PT"/>
        </w:rPr>
        <w:t>unidade_funcional’</w:t>
      </w:r>
      <w:r w:rsidRPr="00864D30">
        <w:rPr>
          <w:rFonts w:ascii="Santander Text" w:hAnsi="Santander Text" w:cs="Arial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= ‘</w:t>
      </w:r>
      <w:r w:rsidR="00871C3F" w:rsidRPr="00864D30">
        <w:rPr>
          <w:rFonts w:ascii="Santander Text" w:hAnsi="Santander Text" w:cs="Arial"/>
          <w:i/>
          <w:szCs w:val="18"/>
          <w:lang w:val="pt-PT"/>
        </w:rPr>
        <w:t>Assets</w:t>
      </w:r>
      <w:r w:rsidR="00871C3F"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, ao invés de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‘</w:t>
      </w:r>
      <w:r w:rsidR="00871C3F" w:rsidRPr="00864D30">
        <w:rPr>
          <w:rFonts w:ascii="Santander Text" w:hAnsi="Santander Text" w:cs="Arial"/>
          <w:i/>
          <w:szCs w:val="18"/>
          <w:lang w:val="pt-PT"/>
        </w:rPr>
        <w:t>Revenue</w:t>
      </w:r>
      <w:r w:rsidR="00871C3F"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>,</w:t>
      </w:r>
    </w:p>
    <w:p w14:paraId="123A684A" w14:textId="5EC1E3EB" w:rsidR="003B18B2" w:rsidRPr="00864D30" w:rsidRDefault="003B18B2" w:rsidP="008E5B92">
      <w:pPr>
        <w:pStyle w:val="ListParagraph"/>
        <w:numPr>
          <w:ilvl w:val="0"/>
          <w:numId w:val="43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Cruzamento com a </w:t>
      </w:r>
      <w:r w:rsidRPr="00864D30">
        <w:rPr>
          <w:rFonts w:ascii="Santander Text" w:hAnsi="Santander Text" w:cs="Arial"/>
          <w:b/>
          <w:bCs/>
          <w:i/>
          <w:szCs w:val="18"/>
          <w:lang w:val="pt-PT"/>
        </w:rPr>
        <w:t>fr004_cto</w:t>
      </w:r>
      <w:r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b/>
          <w:bCs/>
          <w:iCs/>
          <w:szCs w:val="18"/>
          <w:lang w:val="pt-PT"/>
        </w:rPr>
        <w:t>para obtenção do ativo</w:t>
      </w:r>
      <w:r w:rsidRPr="00864D30">
        <w:rPr>
          <w:rFonts w:ascii="Santander Text" w:hAnsi="Santander Text" w:cs="Arial"/>
          <w:b/>
          <w:bCs/>
          <w:i/>
          <w:iCs/>
          <w:szCs w:val="18"/>
          <w:lang w:val="pt-PT"/>
        </w:rPr>
        <w:t>:</w:t>
      </w:r>
      <w:r w:rsidRPr="00864D30">
        <w:rPr>
          <w:rFonts w:ascii="Santander Text" w:hAnsi="Santander Text" w:cs="Arial"/>
          <w:szCs w:val="18"/>
          <w:lang w:val="pt-PT"/>
        </w:rPr>
        <w:t xml:space="preserve"> Cruzar o resultado anterior com a tabela </w:t>
      </w:r>
      <w:r w:rsidRPr="00864D30">
        <w:rPr>
          <w:rFonts w:ascii="Santander Text" w:hAnsi="Santander Text" w:cs="Arial"/>
          <w:bCs/>
          <w:i/>
          <w:szCs w:val="18"/>
          <w:lang w:val="pt-PT"/>
        </w:rPr>
        <w:t>fr004_cto</w:t>
      </w:r>
      <w:r w:rsidRPr="00864D30">
        <w:rPr>
          <w:rFonts w:ascii="Santander Text" w:hAnsi="Santander Text" w:cs="Arial"/>
          <w:szCs w:val="18"/>
          <w:lang w:val="pt-PT"/>
        </w:rPr>
        <w:t xml:space="preserve"> através dos campos 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zcliente’</w:t>
      </w:r>
      <w:r w:rsidRPr="00864D30">
        <w:rPr>
          <w:rFonts w:ascii="Santander Text" w:hAnsi="Santander Text" w:cs="Arial"/>
          <w:szCs w:val="18"/>
          <w:lang w:val="pt-PT"/>
        </w:rPr>
        <w:t xml:space="preserve"> para obter a soma da variável ‘</w:t>
      </w:r>
      <w:r w:rsidRPr="00864D30">
        <w:rPr>
          <w:rFonts w:ascii="Santander Text" w:hAnsi="Santander Text" w:cs="Arial"/>
          <w:i/>
          <w:szCs w:val="18"/>
          <w:lang w:val="pt-PT"/>
        </w:rPr>
        <w:t>valor_bruto_on_a’</w:t>
      </w:r>
      <w:r w:rsidRPr="00864D30">
        <w:rPr>
          <w:rFonts w:ascii="Santander Text" w:hAnsi="Santander Text" w:cs="Arial"/>
          <w:szCs w:val="18"/>
          <w:lang w:val="pt-PT"/>
        </w:rPr>
        <w:t xml:space="preserve"> agrupado por ‘zcliente’ e realizar o seguinte tratamento </w:t>
      </w:r>
      <w:r w:rsidRPr="00864D30">
        <w:rPr>
          <w:rFonts w:ascii="Santander Text" w:hAnsi="Santander Text" w:cs="Arial"/>
          <w:lang w:val="pt-PT"/>
        </w:rPr>
        <w:t>NVL ((-1*VALOR_BRUTO_ON_A) ; 0</w:t>
      </w:r>
      <w:r w:rsidR="00D83C34" w:rsidRPr="00864D30">
        <w:rPr>
          <w:rFonts w:ascii="Santander Text" w:hAnsi="Santander Text" w:cs="Arial"/>
          <w:lang w:val="pt-PT"/>
        </w:rPr>
        <w:t>)</w:t>
      </w:r>
      <w:r w:rsidR="008D3B76" w:rsidRPr="00864D30">
        <w:rPr>
          <w:rFonts w:ascii="Santander Text" w:hAnsi="Santander Text" w:cs="Arial"/>
          <w:lang w:val="pt-PT"/>
        </w:rPr>
        <w:t>.</w:t>
      </w:r>
      <w:r w:rsidR="00F52857" w:rsidRPr="00864D30">
        <w:rPr>
          <w:rFonts w:ascii="Santander Text" w:hAnsi="Santander Text" w:cs="Arial"/>
          <w:lang w:val="pt-PT"/>
        </w:rPr>
        <w:t xml:space="preserve"> Após obtenção da exposição ao nível do cliente,</w:t>
      </w:r>
      <w:r w:rsidR="00F52857" w:rsidRPr="00864D30">
        <w:rPr>
          <w:rFonts w:ascii="Santander Text" w:hAnsi="Santander Text" w:cs="Arial"/>
          <w:szCs w:val="18"/>
          <w:lang w:val="pt-PT"/>
        </w:rPr>
        <w:t xml:space="preserve"> para o processo de seleção, apenas </w:t>
      </w:r>
      <w:r w:rsidR="00F52857" w:rsidRPr="00864D30">
        <w:rPr>
          <w:rFonts w:ascii="Santander Text" w:hAnsi="Santander Text" w:cs="Arial"/>
          <w:lang w:val="pt-PT"/>
        </w:rPr>
        <w:t>deverão ser considerados os valores positivos do ‘</w:t>
      </w:r>
      <w:r w:rsidR="00F52857" w:rsidRPr="00864D30">
        <w:rPr>
          <w:rFonts w:ascii="Santander Text" w:hAnsi="Santander Text" w:cs="Arial"/>
          <w:i/>
          <w:lang w:val="pt-PT"/>
        </w:rPr>
        <w:t>valor_bruto_on_a’</w:t>
      </w:r>
      <w:r w:rsidR="003A3509">
        <w:rPr>
          <w:rFonts w:ascii="Santander Text" w:hAnsi="Santander Text" w:cs="Arial"/>
          <w:szCs w:val="18"/>
          <w:lang w:val="pt-PT"/>
        </w:rPr>
        <w:t xml:space="preserve">. </w:t>
      </w:r>
      <w:r w:rsidR="004D6500">
        <w:rPr>
          <w:rFonts w:ascii="Santander Text" w:hAnsi="Santander Text" w:cs="Arial"/>
          <w:szCs w:val="18"/>
          <w:lang w:val="pt-PT"/>
        </w:rPr>
        <w:t>Denote</w:t>
      </w:r>
      <w:r w:rsidR="003A3509">
        <w:rPr>
          <w:rFonts w:ascii="Santander Text" w:hAnsi="Santander Text" w:cs="Arial"/>
          <w:szCs w:val="18"/>
          <w:lang w:val="pt-PT"/>
        </w:rPr>
        <w:t xml:space="preserve">-se que é necessário efectuar o rácio desta variável por </w:t>
      </w:r>
      <w:bookmarkStart w:id="443" w:name="_GoBack"/>
      <w:r w:rsidR="004D6500">
        <w:rPr>
          <w:rFonts w:ascii="Santander Text" w:hAnsi="Santander Text" w:cs="Arial"/>
          <w:szCs w:val="18"/>
          <w:lang w:val="pt-PT"/>
        </w:rPr>
        <w:t>1.000</w:t>
      </w:r>
      <w:bookmarkEnd w:id="443"/>
      <w:r w:rsidR="004D6500">
        <w:rPr>
          <w:rFonts w:ascii="Santander Text" w:hAnsi="Santander Text" w:cs="Arial"/>
          <w:szCs w:val="18"/>
          <w:lang w:val="pt-PT"/>
        </w:rPr>
        <w:t>.000</w:t>
      </w:r>
      <w:r w:rsidR="003A3509">
        <w:rPr>
          <w:rFonts w:ascii="Santander Text" w:hAnsi="Santander Text" w:cs="Arial"/>
          <w:szCs w:val="18"/>
          <w:lang w:val="pt-PT"/>
        </w:rPr>
        <w:t>;</w:t>
      </w:r>
    </w:p>
    <w:p w14:paraId="65BF8CA9" w14:textId="044AF237" w:rsidR="003B18B2" w:rsidRPr="00864D30" w:rsidRDefault="003B18B2" w:rsidP="008E5B92">
      <w:pPr>
        <w:pStyle w:val="ListParagraph"/>
        <w:numPr>
          <w:ilvl w:val="0"/>
          <w:numId w:val="43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>Obtenção das scopes</w:t>
      </w:r>
      <w:r w:rsidR="00950686" w:rsidRPr="00864D30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864D30">
        <w:rPr>
          <w:rFonts w:ascii="Santander Text" w:hAnsi="Santander Text" w:cs="Arial"/>
          <w:szCs w:val="18"/>
          <w:lang w:val="pt-PT"/>
        </w:rPr>
        <w:t xml:space="preserve"> Multiplicar cada fator de emissão médio (variáveis ‘</w:t>
      </w:r>
      <w:r w:rsidRPr="00864D30">
        <w:rPr>
          <w:rFonts w:ascii="Santander Text" w:hAnsi="Santander Text" w:cs="Arial"/>
          <w:i/>
          <w:szCs w:val="18"/>
          <w:lang w:val="pt-PT"/>
        </w:rPr>
        <w:t>scp1_ftr_emss’, ‘scp2_ftr_emss’</w:t>
      </w:r>
      <w:r w:rsidRPr="00864D30">
        <w:rPr>
          <w:rFonts w:ascii="Santander Text" w:hAnsi="Santander Text" w:cs="Arial"/>
          <w:szCs w:val="18"/>
          <w:lang w:val="pt-PT"/>
        </w:rPr>
        <w:t xml:space="preserve"> e </w:t>
      </w:r>
      <w:r w:rsidRPr="00864D30">
        <w:rPr>
          <w:rFonts w:ascii="Santander Text" w:hAnsi="Santander Text" w:cs="Arial"/>
          <w:i/>
          <w:szCs w:val="18"/>
          <w:lang w:val="pt-PT"/>
        </w:rPr>
        <w:t>‘scp3_ftr_emss’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obtidas em II) pela variável ‘</w:t>
      </w:r>
      <w:r w:rsidRPr="00864D30">
        <w:rPr>
          <w:rFonts w:ascii="Santander Text" w:hAnsi="Santander Text" w:cs="Arial"/>
          <w:i/>
          <w:szCs w:val="18"/>
          <w:lang w:val="pt-PT"/>
        </w:rPr>
        <w:t>valor_bruto_on_a</w:t>
      </w:r>
      <w:r w:rsidR="00D83C34" w:rsidRPr="00864D30">
        <w:rPr>
          <w:rFonts w:ascii="Santander Text" w:hAnsi="Santander Text" w:cs="Arial"/>
          <w:i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(obtida em III)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 xml:space="preserve">para obter os valores das variáveis </w:t>
      </w:r>
      <w:r w:rsidRPr="00864D30">
        <w:rPr>
          <w:rFonts w:ascii="Santander Text" w:hAnsi="Santander Text" w:cs="Arial"/>
          <w:i/>
          <w:szCs w:val="18"/>
          <w:lang w:val="pt-PT"/>
        </w:rPr>
        <w:t>‘scp1_emss’, ‘scp2_emss’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e ‘</w:t>
      </w:r>
      <w:r w:rsidRPr="00864D30">
        <w:rPr>
          <w:rFonts w:ascii="Santander Text" w:hAnsi="Santander Text" w:cs="Arial"/>
          <w:i/>
          <w:szCs w:val="18"/>
          <w:lang w:val="pt-PT"/>
        </w:rPr>
        <w:t>scp3_emss’</w:t>
      </w:r>
      <w:r w:rsidRPr="00864D30">
        <w:rPr>
          <w:rFonts w:ascii="Santander Text" w:hAnsi="Santander Text" w:cs="Arial"/>
          <w:i/>
          <w:iCs/>
          <w:color w:val="1F497D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da tabela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 xml:space="preserve"> modesg_out_empr_info_nfin</w:t>
      </w:r>
      <w:r w:rsidRPr="00864D30">
        <w:rPr>
          <w:rFonts w:ascii="Santander Text" w:hAnsi="Santander Text" w:cs="Arial"/>
          <w:szCs w:val="18"/>
          <w:lang w:val="pt-PT"/>
        </w:rPr>
        <w:t xml:space="preserve"> respetivamente.</w:t>
      </w:r>
    </w:p>
    <w:p w14:paraId="45E7AEB1" w14:textId="4F412654" w:rsidR="006E1D19" w:rsidRDefault="00690EA9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>Nota</w:t>
      </w:r>
      <w:r w:rsidR="00020500" w:rsidRPr="00864D30">
        <w:rPr>
          <w:rFonts w:ascii="Santander Text" w:hAnsi="Santander Text" w:cs="Arial"/>
          <w:b/>
          <w:bCs/>
          <w:szCs w:val="18"/>
          <w:lang w:val="pt-PT"/>
        </w:rPr>
        <w:t>s Gerais</w:t>
      </w:r>
      <w:r w:rsidR="000211D3" w:rsidRPr="00864D30">
        <w:rPr>
          <w:rFonts w:ascii="Santander Text" w:hAnsi="Santander Text" w:cs="Arial"/>
          <w:b/>
          <w:bCs/>
          <w:szCs w:val="18"/>
          <w:lang w:val="pt-PT"/>
        </w:rPr>
        <w:t xml:space="preserve"> aplicáveis a todas as metodologias</w:t>
      </w:r>
      <w:r w:rsidR="003B18B2" w:rsidRPr="00864D30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="003B18B2" w:rsidRPr="00864D30">
        <w:rPr>
          <w:rFonts w:ascii="Santander Text" w:hAnsi="Santander Text" w:cs="Arial"/>
          <w:szCs w:val="18"/>
          <w:lang w:val="pt-PT"/>
        </w:rPr>
        <w:t>Se não for possível aplicar nenhuma das metodologias anteriores, os campos ‘</w:t>
      </w:r>
      <w:r w:rsidR="003B18B2" w:rsidRPr="00864D30">
        <w:rPr>
          <w:rFonts w:ascii="Santander Text" w:hAnsi="Santander Text" w:cs="Arial"/>
          <w:i/>
          <w:szCs w:val="18"/>
          <w:lang w:val="pt-PT"/>
        </w:rPr>
        <w:t xml:space="preserve">scp1_emss’, ‘scp2_emss’ </w:t>
      </w:r>
      <w:r w:rsidR="003B18B2" w:rsidRPr="00864D30">
        <w:rPr>
          <w:rFonts w:ascii="Santander Text" w:hAnsi="Santander Text" w:cs="Arial"/>
          <w:szCs w:val="18"/>
          <w:lang w:val="pt-PT"/>
        </w:rPr>
        <w:t>e</w:t>
      </w:r>
      <w:r w:rsidR="003B18B2" w:rsidRPr="00864D30">
        <w:rPr>
          <w:rFonts w:ascii="Santander Text" w:hAnsi="Santander Text" w:cs="Arial"/>
          <w:i/>
          <w:szCs w:val="18"/>
          <w:lang w:val="pt-PT"/>
        </w:rPr>
        <w:t xml:space="preserve"> ‘scp3_emss’</w:t>
      </w:r>
      <w:r w:rsidR="003B18B2" w:rsidRPr="00864D30">
        <w:rPr>
          <w:rFonts w:ascii="Santander Text" w:hAnsi="Santander Text" w:cs="Arial"/>
          <w:szCs w:val="18"/>
          <w:lang w:val="pt-PT"/>
        </w:rPr>
        <w:t xml:space="preserve"> devem ser aprovisionados a </w:t>
      </w:r>
      <w:r w:rsidR="003B18B2" w:rsidRPr="00864D30">
        <w:rPr>
          <w:rFonts w:ascii="Santander Text" w:hAnsi="Santander Text" w:cs="Arial"/>
          <w:i/>
          <w:szCs w:val="18"/>
          <w:lang w:val="pt-PT"/>
        </w:rPr>
        <w:t>NULL</w:t>
      </w:r>
      <w:r w:rsidR="003B18B2" w:rsidRPr="00864D30">
        <w:rPr>
          <w:rFonts w:ascii="Santander Text" w:hAnsi="Santander Text" w:cs="Arial"/>
          <w:szCs w:val="18"/>
          <w:lang w:val="pt-PT"/>
        </w:rPr>
        <w:t xml:space="preserve"> e respetivas origens a ‘MISS’. No caso de ser possível aplicar as metodologias 3.1. e 3.2. mas os campos trim(upper(‘scp1_ftr_emss’)), trim(upper(‘scp2_ftr_emss’)) e trim(upper(‘scp3_ftr_emss’)) = ‘NOT AVAILABLE’ então reportar os campos </w:t>
      </w:r>
      <w:r w:rsidR="003B18B2" w:rsidRPr="00864D30">
        <w:rPr>
          <w:rFonts w:ascii="Santander Text" w:hAnsi="Santander Text" w:cs="Arial"/>
          <w:i/>
          <w:szCs w:val="18"/>
          <w:lang w:val="pt-PT"/>
        </w:rPr>
        <w:t>‘scp1_emss’, ‘scp2_emss’</w:t>
      </w:r>
      <w:r w:rsidR="003B18B2" w:rsidRPr="00864D30">
        <w:rPr>
          <w:rFonts w:ascii="Santander Text" w:hAnsi="Santander Text" w:cs="Arial"/>
          <w:szCs w:val="18"/>
          <w:lang w:val="pt-PT"/>
        </w:rPr>
        <w:t xml:space="preserve"> e </w:t>
      </w:r>
      <w:r w:rsidR="003B18B2" w:rsidRPr="00864D30">
        <w:rPr>
          <w:rFonts w:ascii="Santander Text" w:hAnsi="Santander Text" w:cs="Arial"/>
          <w:i/>
          <w:szCs w:val="18"/>
          <w:lang w:val="pt-PT"/>
        </w:rPr>
        <w:t>‘scp3_emss’</w:t>
      </w:r>
      <w:r w:rsidR="003B18B2" w:rsidRPr="00864D30">
        <w:rPr>
          <w:rFonts w:ascii="Santander Text" w:hAnsi="Santander Text" w:cs="Arial"/>
          <w:szCs w:val="18"/>
          <w:lang w:val="pt-PT"/>
        </w:rPr>
        <w:t xml:space="preserve"> a </w:t>
      </w:r>
      <w:r w:rsidR="003B18B2" w:rsidRPr="00864D30">
        <w:rPr>
          <w:rFonts w:ascii="Santander Text" w:hAnsi="Santander Text" w:cs="Arial"/>
          <w:i/>
          <w:szCs w:val="18"/>
          <w:lang w:val="pt-PT"/>
        </w:rPr>
        <w:t>NULL</w:t>
      </w:r>
      <w:r w:rsidR="003B18B2" w:rsidRPr="00864D30">
        <w:rPr>
          <w:rFonts w:ascii="Santander Text" w:hAnsi="Santander Text" w:cs="Arial"/>
          <w:szCs w:val="18"/>
          <w:lang w:val="pt-PT"/>
        </w:rPr>
        <w:t xml:space="preserve"> e as respetivas origens a ‘MISS’.</w:t>
      </w:r>
    </w:p>
    <w:p w14:paraId="2BB57012" w14:textId="0B3DC6C8" w:rsidR="007536AD" w:rsidRPr="00864D30" w:rsidRDefault="007536AD" w:rsidP="007E3521">
      <w:pPr>
        <w:spacing w:line="360" w:lineRule="auto"/>
        <w:jc w:val="both"/>
        <w:rPr>
          <w:rFonts w:ascii="Santander Text" w:hAnsi="Santander Text" w:cs="Arial"/>
          <w:b/>
          <w:bCs/>
          <w:szCs w:val="18"/>
          <w:lang w:val="pt-PT"/>
        </w:rPr>
      </w:pPr>
      <w:r>
        <w:rPr>
          <w:rFonts w:ascii="Santander Text" w:hAnsi="Santander Text" w:cs="Arial"/>
          <w:lang w:val="pt-PT"/>
        </w:rPr>
        <w:t>Adicionalmente, todos os clientes que não sejam origem automática (</w:t>
      </w:r>
      <w:r w:rsidRPr="00E1610D">
        <w:rPr>
          <w:rFonts w:ascii="Santander Text" w:hAnsi="Santander Text" w:cs="Arial"/>
          <w:i/>
          <w:lang w:val="pt-PT"/>
        </w:rPr>
        <w:t>origem&lt;&gt;'AUT'</w:t>
      </w:r>
      <w:r>
        <w:rPr>
          <w:rFonts w:ascii="Santander Text" w:hAnsi="Santander Text" w:cs="Arial"/>
          <w:lang w:val="pt-PT"/>
        </w:rPr>
        <w:t xml:space="preserve"> na tabela </w:t>
      </w:r>
      <w:r w:rsidRPr="00864D30">
        <w:rPr>
          <w:rFonts w:ascii="Santander Text" w:hAnsi="Santander Text" w:cs="Arial"/>
          <w:i/>
          <w:iCs/>
          <w:color w:val="000000" w:themeColor="text1"/>
          <w:lang w:val="pt-PT"/>
        </w:rPr>
        <w:t>ct084_univ_cli_d</w:t>
      </w:r>
      <w:r>
        <w:rPr>
          <w:rFonts w:ascii="Santander Text" w:hAnsi="Santander Text" w:cs="Arial"/>
          <w:iCs/>
          <w:color w:val="000000" w:themeColor="text1"/>
          <w:lang w:val="pt-PT"/>
        </w:rPr>
        <w:t xml:space="preserve">) </w:t>
      </w:r>
      <w:r>
        <w:rPr>
          <w:rFonts w:ascii="Santander Text" w:hAnsi="Santander Text" w:cs="Arial"/>
          <w:lang w:val="pt-PT"/>
        </w:rPr>
        <w:t xml:space="preserve">devem reportar </w:t>
      </w:r>
      <w:r w:rsidRPr="007536AD">
        <w:rPr>
          <w:rFonts w:ascii="Santander Text" w:hAnsi="Santander Text" w:cs="Arial"/>
          <w:i/>
          <w:lang w:val="pt-PT"/>
        </w:rPr>
        <w:t>NULL</w:t>
      </w:r>
      <w:r>
        <w:rPr>
          <w:rFonts w:ascii="Santander Text" w:hAnsi="Santander Text" w:cs="Arial"/>
          <w:lang w:val="pt-PT"/>
        </w:rPr>
        <w:t xml:space="preserve"> nesta variável.</w:t>
      </w:r>
    </w:p>
    <w:p w14:paraId="00AB5826" w14:textId="1BA00E56" w:rsidR="00690EA9" w:rsidRPr="00864D30" w:rsidRDefault="00690EA9" w:rsidP="007E3521">
      <w:pPr>
        <w:pStyle w:val="MyHeading3"/>
        <w:spacing w:after="120" w:line="360" w:lineRule="auto"/>
        <w:jc w:val="both"/>
        <w:rPr>
          <w:lang w:val="pt-PT"/>
        </w:rPr>
      </w:pPr>
      <w:r w:rsidRPr="00864D30">
        <w:rPr>
          <w:lang w:val="pt-PT"/>
        </w:rPr>
        <w:t>origem_scp1_emss, origem_scp2_emss e origem_scp3_emss</w:t>
      </w:r>
    </w:p>
    <w:p w14:paraId="62CEAD73" w14:textId="739C8F33" w:rsidR="00690EA9" w:rsidRPr="00864D30" w:rsidRDefault="00E27933" w:rsidP="007E3521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r w:rsidRPr="00864D30">
        <w:rPr>
          <w:rFonts w:ascii="Santander Text" w:hAnsi="Santander Text" w:cs="Arial"/>
          <w:lang w:val="pt-PT"/>
        </w:rPr>
        <w:t>Os campos de origem deverão ser aprovisionados de acordo e no seguimento da especificação dos</w:t>
      </w:r>
      <w:r w:rsidR="00741A75" w:rsidRPr="00864D30">
        <w:rPr>
          <w:rFonts w:ascii="Santander Text" w:hAnsi="Santander Text" w:cs="Arial"/>
          <w:lang w:val="pt-PT"/>
        </w:rPr>
        <w:t xml:space="preserve"> campos</w:t>
      </w:r>
      <w:r w:rsidRPr="00864D30">
        <w:rPr>
          <w:rFonts w:ascii="Santander Text" w:hAnsi="Santander Text" w:cs="Arial"/>
          <w:lang w:val="pt-PT"/>
        </w:rPr>
        <w:t xml:space="preserve"> </w:t>
      </w:r>
      <w:r w:rsidR="00741A75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scp1_emss</w:t>
      </w:r>
      <w:r w:rsidR="00741A75" w:rsidRPr="00864D30">
        <w:rPr>
          <w:rFonts w:ascii="Santander Text" w:hAnsi="Santander Text" w:cs="Arial"/>
          <w:i/>
          <w:lang w:val="pt-PT"/>
        </w:rPr>
        <w:t>’</w:t>
      </w:r>
      <w:r w:rsidRPr="00864D30">
        <w:rPr>
          <w:rFonts w:ascii="Santander Text" w:hAnsi="Santander Text" w:cs="Arial"/>
          <w:i/>
          <w:lang w:val="pt-PT"/>
        </w:rPr>
        <w:t xml:space="preserve">, </w:t>
      </w:r>
      <w:r w:rsidR="00741A75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scp2_emss</w:t>
      </w:r>
      <w:r w:rsidR="00741A75" w:rsidRPr="00864D30">
        <w:rPr>
          <w:rFonts w:ascii="Santander Text" w:hAnsi="Santander Text" w:cs="Arial"/>
          <w:i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 xml:space="preserve"> e </w:t>
      </w:r>
      <w:r w:rsidR="00741A75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scp3_emss</w:t>
      </w:r>
      <w:r w:rsidR="00741A75" w:rsidRPr="00864D30">
        <w:rPr>
          <w:rFonts w:ascii="Santander Text" w:hAnsi="Santander Text" w:cs="Arial"/>
          <w:i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>:</w:t>
      </w:r>
    </w:p>
    <w:p w14:paraId="2DE1070B" w14:textId="3967D5A2" w:rsidR="00690EA9" w:rsidRPr="00864D30" w:rsidRDefault="00690EA9" w:rsidP="007E3521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bookmarkStart w:id="444" w:name="_Toc186820397"/>
      <w:r w:rsidRPr="00864D30">
        <w:rPr>
          <w:rFonts w:ascii="Santander Text" w:hAnsi="Santander Text" w:cs="Arial"/>
          <w:b/>
          <w:lang w:val="pt-PT"/>
        </w:rPr>
        <w:t xml:space="preserve">(A) Variáveis </w:t>
      </w:r>
      <w:r w:rsidRPr="00864D30">
        <w:rPr>
          <w:rFonts w:ascii="Santander Text" w:hAnsi="Santander Text" w:cs="Arial"/>
          <w:b/>
          <w:i/>
          <w:lang w:val="pt-PT"/>
        </w:rPr>
        <w:t xml:space="preserve">‘origem_scp1_emss’, ‘origem_scp2_emss’ </w:t>
      </w:r>
      <w:r w:rsidRPr="00864D30">
        <w:rPr>
          <w:rFonts w:ascii="Santander Text" w:hAnsi="Santander Text" w:cs="Arial"/>
          <w:b/>
          <w:lang w:val="pt-PT"/>
        </w:rPr>
        <w:t>e</w:t>
      </w:r>
      <w:r w:rsidRPr="00864D30">
        <w:rPr>
          <w:rFonts w:ascii="Santander Text" w:hAnsi="Santander Text" w:cs="Arial"/>
          <w:b/>
          <w:i/>
          <w:lang w:val="pt-PT"/>
        </w:rPr>
        <w:t xml:space="preserve"> ‘origem_scp3_emss’</w:t>
      </w:r>
      <w:bookmarkEnd w:id="444"/>
      <w:r w:rsidRPr="00864D30">
        <w:rPr>
          <w:rFonts w:ascii="Santander Text" w:hAnsi="Santander Text" w:cs="Arial"/>
          <w:b/>
          <w:lang w:val="pt-PT"/>
        </w:rPr>
        <w:t xml:space="preserve"> com base no ponto (A) </w:t>
      </w:r>
      <w:r w:rsidRPr="00864D30">
        <w:rPr>
          <w:rFonts w:ascii="Santander Text" w:hAnsi="Santander Text" w:cs="Arial"/>
          <w:b/>
          <w:i/>
          <w:lang w:val="pt-PT"/>
        </w:rPr>
        <w:t>Project Finance</w:t>
      </w:r>
      <w:r w:rsidRPr="00864D30">
        <w:rPr>
          <w:rFonts w:ascii="Santander Text" w:hAnsi="Santander Text" w:cs="Arial"/>
          <w:b/>
          <w:lang w:val="pt-PT"/>
        </w:rPr>
        <w:t>.</w:t>
      </w:r>
    </w:p>
    <w:p w14:paraId="2CD80AE9" w14:textId="77777777" w:rsidR="00690EA9" w:rsidRPr="00864D30" w:rsidRDefault="00690EA9" w:rsidP="008E5B92">
      <w:pPr>
        <w:pStyle w:val="NormalWeb"/>
        <w:numPr>
          <w:ilvl w:val="0"/>
          <w:numId w:val="50"/>
        </w:numPr>
        <w:spacing w:before="0" w:beforeAutospacing="0" w:after="240" w:afterAutospacing="0" w:line="360" w:lineRule="auto"/>
        <w:jc w:val="both"/>
        <w:rPr>
          <w:rFonts w:ascii="Santander Text" w:hAnsi="Santander Text" w:cs="Arial"/>
          <w:color w:val="000000"/>
          <w:sz w:val="18"/>
          <w:szCs w:val="18"/>
        </w:rPr>
      </w:pPr>
      <w:r w:rsidRPr="00864D30">
        <w:rPr>
          <w:rFonts w:ascii="Santander Text" w:hAnsi="Santander Text" w:cs="Arial"/>
          <w:color w:val="000000"/>
          <w:sz w:val="18"/>
          <w:szCs w:val="18"/>
        </w:rPr>
        <w:t>Caso seja possível efetuar um cruzamento válido no passo A1. (</w:t>
      </w:r>
      <w:r w:rsidRPr="00864D30">
        <w:rPr>
          <w:rFonts w:ascii="Santander Text" w:hAnsi="Santander Text" w:cs="Arial"/>
          <w:i/>
          <w:sz w:val="18"/>
          <w:szCs w:val="18"/>
        </w:rPr>
        <w:t>Input Project Finance</w:t>
      </w:r>
      <w:r w:rsidRPr="00864D30">
        <w:rPr>
          <w:rFonts w:ascii="Santander Text" w:hAnsi="Santander Text" w:cs="Arial"/>
          <w:sz w:val="18"/>
          <w:szCs w:val="18"/>
        </w:rPr>
        <w:t>)</w:t>
      </w:r>
      <w:r w:rsidRPr="00864D30">
        <w:rPr>
          <w:rFonts w:ascii="Santander Text" w:hAnsi="Santander Text" w:cs="Arial"/>
          <w:color w:val="000000"/>
          <w:sz w:val="18"/>
          <w:szCs w:val="18"/>
        </w:rPr>
        <w:t>, o campo ‘</w:t>
      </w:r>
      <w:r w:rsidRPr="00864D30">
        <w:rPr>
          <w:rFonts w:ascii="Santander Text" w:hAnsi="Santander Text" w:cs="Arial"/>
          <w:i/>
          <w:color w:val="000000"/>
          <w:sz w:val="18"/>
          <w:szCs w:val="18"/>
        </w:rPr>
        <w:t>origem_scp1_emss’</w:t>
      </w:r>
      <w:r w:rsidRPr="00864D30">
        <w:rPr>
          <w:rFonts w:ascii="Santander Text" w:hAnsi="Santander Text" w:cs="Arial"/>
          <w:color w:val="000000"/>
          <w:sz w:val="18"/>
          <w:szCs w:val="18"/>
        </w:rPr>
        <w:t xml:space="preserve"> deverá ser aprovisionado com ‘PF_DQS1_1A’ e os restantes campos (‘</w:t>
      </w:r>
      <w:r w:rsidRPr="00864D30">
        <w:rPr>
          <w:rFonts w:ascii="Santander Text" w:hAnsi="Santander Text" w:cs="Arial"/>
          <w:i/>
          <w:color w:val="000000"/>
          <w:sz w:val="18"/>
          <w:szCs w:val="18"/>
        </w:rPr>
        <w:t>origem_scp2_emss’</w:t>
      </w:r>
      <w:r w:rsidRPr="00864D30">
        <w:rPr>
          <w:rFonts w:ascii="Santander Text" w:hAnsi="Santander Text" w:cs="Arial"/>
          <w:color w:val="000000"/>
          <w:sz w:val="18"/>
          <w:szCs w:val="18"/>
        </w:rPr>
        <w:t xml:space="preserve"> e ‘</w:t>
      </w:r>
      <w:r w:rsidRPr="00864D30">
        <w:rPr>
          <w:rFonts w:ascii="Santander Text" w:hAnsi="Santander Text" w:cs="Arial"/>
          <w:i/>
          <w:color w:val="000000"/>
          <w:sz w:val="18"/>
          <w:szCs w:val="18"/>
        </w:rPr>
        <w:t>origem_scp3_emss’</w:t>
      </w:r>
      <w:r w:rsidRPr="00864D30">
        <w:rPr>
          <w:rFonts w:ascii="Santander Text" w:hAnsi="Santander Text" w:cs="Arial"/>
          <w:color w:val="000000"/>
          <w:sz w:val="18"/>
          <w:szCs w:val="18"/>
        </w:rPr>
        <w:t>) de acordo com as regras descritas de seguida.</w:t>
      </w:r>
    </w:p>
    <w:p w14:paraId="77276548" w14:textId="77777777" w:rsidR="00690EA9" w:rsidRPr="00864D30" w:rsidRDefault="00690EA9" w:rsidP="008E5B92">
      <w:pPr>
        <w:pStyle w:val="NormalWeb"/>
        <w:numPr>
          <w:ilvl w:val="0"/>
          <w:numId w:val="50"/>
        </w:numPr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864D30">
        <w:rPr>
          <w:rFonts w:ascii="Santander Text" w:hAnsi="Santander Text" w:cs="Arial"/>
          <w:sz w:val="18"/>
          <w:szCs w:val="18"/>
        </w:rPr>
        <w:t>Os</w:t>
      </w:r>
      <w:r w:rsidRPr="00864D30">
        <w:rPr>
          <w:rFonts w:ascii="Santander Text" w:hAnsi="Santander Text" w:cs="Arial"/>
          <w:color w:val="000000"/>
          <w:sz w:val="18"/>
          <w:szCs w:val="18"/>
        </w:rPr>
        <w:t xml:space="preserve"> campos ‘</w:t>
      </w:r>
      <w:r w:rsidRPr="00864D30">
        <w:rPr>
          <w:rFonts w:ascii="Santander Text" w:hAnsi="Santander Text" w:cs="Arial"/>
          <w:i/>
          <w:color w:val="000000"/>
          <w:sz w:val="18"/>
          <w:szCs w:val="18"/>
        </w:rPr>
        <w:t>origem_scp2_emss’, ‘origem_scp3_emss’</w:t>
      </w:r>
      <w:r w:rsidRPr="00864D30">
        <w:rPr>
          <w:rFonts w:ascii="Santander Text" w:hAnsi="Santander Text" w:cs="Arial"/>
          <w:color w:val="000000"/>
          <w:sz w:val="18"/>
          <w:szCs w:val="18"/>
        </w:rPr>
        <w:t xml:space="preserve"> e </w:t>
      </w:r>
      <w:r w:rsidRPr="00864D30">
        <w:rPr>
          <w:rFonts w:ascii="Santander Text" w:hAnsi="Santander Text" w:cs="Arial"/>
          <w:color w:val="000000"/>
          <w:sz w:val="18"/>
          <w:szCs w:val="18"/>
          <w:u w:val="single"/>
        </w:rPr>
        <w:t>‘</w:t>
      </w:r>
      <w:r w:rsidRPr="00864D30">
        <w:rPr>
          <w:rFonts w:ascii="Santander Text" w:hAnsi="Santander Text" w:cs="Arial"/>
          <w:i/>
          <w:color w:val="000000"/>
          <w:sz w:val="18"/>
          <w:szCs w:val="18"/>
          <w:u w:val="single"/>
        </w:rPr>
        <w:t>origem_scp1_emss’</w:t>
      </w:r>
      <w:r w:rsidRPr="00864D30">
        <w:rPr>
          <w:rFonts w:ascii="Santander Text" w:hAnsi="Santander Text" w:cs="Arial"/>
          <w:color w:val="000000"/>
          <w:sz w:val="18"/>
          <w:szCs w:val="18"/>
          <w:u w:val="single"/>
        </w:rPr>
        <w:t xml:space="preserve"> no caso de não ser possível efetuar um cruzamento válido no passo A1. (</w:t>
      </w:r>
      <w:r w:rsidRPr="00864D30">
        <w:rPr>
          <w:rFonts w:ascii="Santander Text" w:hAnsi="Santander Text" w:cs="Arial"/>
          <w:i/>
          <w:sz w:val="18"/>
          <w:szCs w:val="18"/>
          <w:u w:val="single"/>
        </w:rPr>
        <w:t>Input Project Finance</w:t>
      </w:r>
      <w:r w:rsidRPr="00864D30">
        <w:rPr>
          <w:rFonts w:ascii="Santander Text" w:hAnsi="Santander Text" w:cs="Arial"/>
          <w:sz w:val="18"/>
          <w:szCs w:val="18"/>
          <w:u w:val="single"/>
        </w:rPr>
        <w:t>)</w:t>
      </w:r>
      <w:r w:rsidRPr="00864D30">
        <w:rPr>
          <w:rFonts w:ascii="Santander Text" w:hAnsi="Santander Text" w:cs="Arial"/>
          <w:color w:val="000000"/>
          <w:sz w:val="18"/>
          <w:szCs w:val="18"/>
          <w:u w:val="single"/>
        </w:rPr>
        <w:t>,</w:t>
      </w:r>
      <w:r w:rsidRPr="00864D30">
        <w:rPr>
          <w:rFonts w:ascii="Santander Text" w:hAnsi="Santander Text" w:cs="Arial"/>
          <w:color w:val="000000"/>
          <w:sz w:val="18"/>
          <w:szCs w:val="18"/>
        </w:rPr>
        <w:t xml:space="preserve"> deverão ser aprovisionados de acordo com a metodologia utilizada:</w:t>
      </w:r>
    </w:p>
    <w:p w14:paraId="3D6576CA" w14:textId="5332D942" w:rsidR="00690EA9" w:rsidRPr="00864D30" w:rsidRDefault="00690EA9" w:rsidP="008E5B92">
      <w:pPr>
        <w:pStyle w:val="NormalWeb"/>
        <w:numPr>
          <w:ilvl w:val="1"/>
          <w:numId w:val="50"/>
        </w:numPr>
        <w:spacing w:before="0" w:beforeAutospacing="0" w:after="240" w:afterAutospacing="0" w:line="360" w:lineRule="auto"/>
        <w:jc w:val="both"/>
        <w:rPr>
          <w:rFonts w:ascii="Santander Text" w:hAnsi="Santander Text" w:cs="Arial"/>
          <w:color w:val="000000"/>
          <w:sz w:val="18"/>
          <w:szCs w:val="18"/>
        </w:rPr>
      </w:pPr>
      <w:r w:rsidRPr="00864D30">
        <w:rPr>
          <w:rFonts w:ascii="Santander Text" w:hAnsi="Santander Text" w:cs="Arial"/>
          <w:color w:val="000000"/>
          <w:sz w:val="18"/>
          <w:szCs w:val="18"/>
        </w:rPr>
        <w:t>No caso de ser possível aplicar a abordagem descrita em 1.1</w:t>
      </w:r>
      <w:r w:rsidR="00E27933" w:rsidRPr="00864D30">
        <w:rPr>
          <w:rFonts w:ascii="Santander Text" w:hAnsi="Santander Text" w:cs="Arial"/>
          <w:color w:val="000000"/>
          <w:sz w:val="18"/>
          <w:szCs w:val="18"/>
        </w:rPr>
        <w:t>. do ponto (A)</w:t>
      </w:r>
      <w:r w:rsidRPr="00864D30">
        <w:rPr>
          <w:rFonts w:ascii="Santander Text" w:hAnsi="Santander Text" w:cs="Arial"/>
          <w:color w:val="000000"/>
          <w:sz w:val="18"/>
          <w:szCs w:val="18"/>
        </w:rPr>
        <w:t xml:space="preserve">, o campo </w:t>
      </w:r>
      <w:r w:rsidRPr="00864D30">
        <w:rPr>
          <w:rFonts w:ascii="Santander Text" w:hAnsi="Santander Text" w:cs="Arial"/>
          <w:i/>
          <w:color w:val="000000"/>
          <w:sz w:val="18"/>
          <w:szCs w:val="18"/>
        </w:rPr>
        <w:t>‘origem_scp1_emss’</w:t>
      </w:r>
      <w:r w:rsidRPr="00864D30">
        <w:rPr>
          <w:rFonts w:ascii="Santander Text" w:hAnsi="Santander Text" w:cs="Arial"/>
          <w:color w:val="000000"/>
          <w:sz w:val="18"/>
          <w:szCs w:val="18"/>
        </w:rPr>
        <w:t xml:space="preserve"> deverá ser aprovisionado da seguinte forma:</w:t>
      </w:r>
    </w:p>
    <w:p w14:paraId="788AF221" w14:textId="77777777" w:rsidR="00690EA9" w:rsidRPr="00864D30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color w:val="000000"/>
          <w:szCs w:val="18"/>
          <w:lang w:val="pt-PT" w:eastAsia="pt-PT"/>
        </w:rPr>
      </w:pP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>PF_DQS</w:t>
      </w:r>
      <w:r w:rsidRPr="00864D30">
        <w:rPr>
          <w:rFonts w:ascii="Santander Text" w:hAnsi="Santander Text" w:cs="Arial"/>
          <w:color w:val="000000" w:themeColor="text1"/>
          <w:szCs w:val="18"/>
          <w:lang w:val="pt-PT"/>
        </w:rPr>
        <w:t>1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>_SCIB’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 caso o campo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/>
        </w:rPr>
        <w:t xml:space="preserve"> ‘</w:t>
      </w:r>
      <w:r w:rsidRPr="00864D30">
        <w:rPr>
          <w:rFonts w:ascii="Santander Text" w:eastAsia="Times New Roman" w:hAnsi="Santander Text" w:cs="Arial"/>
          <w:i/>
          <w:color w:val="000000"/>
          <w:szCs w:val="18"/>
          <w:lang w:val="pt-PT"/>
        </w:rPr>
        <w:t>score_scp1’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do </w:t>
      </w:r>
      <w:r w:rsidRPr="00864D30">
        <w:rPr>
          <w:rFonts w:ascii="Santander Text" w:eastAsia="Times New Roman" w:hAnsi="Santander Text" w:cs="Arial"/>
          <w:i/>
          <w:color w:val="000000"/>
          <w:szCs w:val="18"/>
          <w:lang w:val="pt-PT" w:eastAsia="pt-PT"/>
        </w:rPr>
        <w:t>input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esteja aprovisionado com ‘1’.;</w:t>
      </w:r>
    </w:p>
    <w:p w14:paraId="0577D886" w14:textId="77777777" w:rsidR="00690EA9" w:rsidRPr="00864D30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color w:val="000000"/>
          <w:szCs w:val="18"/>
          <w:lang w:val="pt-PT" w:eastAsia="pt-PT"/>
        </w:rPr>
      </w:pP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>PF_DQS</w:t>
      </w:r>
      <w:r w:rsidRPr="00864D30">
        <w:rPr>
          <w:rFonts w:ascii="Santander Text" w:hAnsi="Santander Text" w:cs="Arial"/>
          <w:color w:val="000000" w:themeColor="text1"/>
          <w:szCs w:val="18"/>
          <w:lang w:val="pt-PT"/>
        </w:rPr>
        <w:t>2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>_SCIB’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 caso o campo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/>
        </w:rPr>
        <w:t xml:space="preserve"> ‘</w:t>
      </w:r>
      <w:r w:rsidRPr="00864D30">
        <w:rPr>
          <w:rFonts w:ascii="Santander Text" w:eastAsia="Times New Roman" w:hAnsi="Santander Text" w:cs="Arial"/>
          <w:i/>
          <w:color w:val="000000"/>
          <w:szCs w:val="18"/>
          <w:lang w:val="pt-PT"/>
        </w:rPr>
        <w:t>score_scp1’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do </w:t>
      </w:r>
      <w:r w:rsidRPr="00864D30">
        <w:rPr>
          <w:rFonts w:ascii="Santander Text" w:eastAsia="Times New Roman" w:hAnsi="Santander Text" w:cs="Arial"/>
          <w:i/>
          <w:color w:val="000000"/>
          <w:szCs w:val="18"/>
          <w:lang w:val="pt-PT" w:eastAsia="pt-PT"/>
        </w:rPr>
        <w:t>input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esteja aprovisionado com ‘2’.;</w:t>
      </w:r>
    </w:p>
    <w:p w14:paraId="61BA3BF5" w14:textId="77777777" w:rsidR="00690EA9" w:rsidRPr="00864D30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color w:val="000000"/>
          <w:szCs w:val="18"/>
          <w:lang w:val="pt-PT" w:eastAsia="pt-PT"/>
        </w:rPr>
      </w:pP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>PF_DQS</w:t>
      </w:r>
      <w:r w:rsidRPr="00864D30">
        <w:rPr>
          <w:rFonts w:ascii="Santander Text" w:hAnsi="Santander Text" w:cs="Arial"/>
          <w:color w:val="000000" w:themeColor="text1"/>
          <w:szCs w:val="18"/>
          <w:lang w:val="pt-PT"/>
        </w:rPr>
        <w:t>3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>_SCIB’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 caso o campo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/>
        </w:rPr>
        <w:t xml:space="preserve"> </w:t>
      </w:r>
      <w:r w:rsidRPr="00864D30">
        <w:rPr>
          <w:rFonts w:ascii="Santander Text" w:eastAsia="Times New Roman" w:hAnsi="Santander Text" w:cs="Arial"/>
          <w:i/>
          <w:color w:val="000000"/>
          <w:szCs w:val="18"/>
          <w:lang w:val="pt-PT"/>
        </w:rPr>
        <w:t>‘score_scp1’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do </w:t>
      </w:r>
      <w:r w:rsidRPr="00864D30">
        <w:rPr>
          <w:rFonts w:ascii="Santander Text" w:eastAsia="Times New Roman" w:hAnsi="Santander Text" w:cs="Arial"/>
          <w:i/>
          <w:color w:val="000000"/>
          <w:szCs w:val="18"/>
          <w:lang w:val="pt-PT" w:eastAsia="pt-PT"/>
        </w:rPr>
        <w:t>input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esteja aprovisionado com ‘3’;</w:t>
      </w:r>
    </w:p>
    <w:p w14:paraId="5BE0EF66" w14:textId="49BBBB51" w:rsidR="00FC053A" w:rsidRPr="00864D30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color w:val="000000"/>
          <w:szCs w:val="18"/>
          <w:lang w:val="pt-PT" w:eastAsia="pt-PT"/>
        </w:rPr>
      </w:pP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>PF_DQS</w:t>
      </w:r>
      <w:r w:rsidRPr="00864D30">
        <w:rPr>
          <w:rFonts w:ascii="Santander Text" w:hAnsi="Santander Text" w:cs="Arial"/>
          <w:color w:val="000000" w:themeColor="text1"/>
          <w:szCs w:val="18"/>
          <w:lang w:val="pt-PT"/>
        </w:rPr>
        <w:t>4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>_SCIB’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 caso o campo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/>
        </w:rPr>
        <w:t xml:space="preserve"> </w:t>
      </w:r>
      <w:r w:rsidRPr="00864D30">
        <w:rPr>
          <w:rFonts w:ascii="Santander Text" w:eastAsia="Times New Roman" w:hAnsi="Santander Text" w:cs="Arial"/>
          <w:i/>
          <w:color w:val="000000"/>
          <w:szCs w:val="18"/>
          <w:lang w:val="pt-PT"/>
        </w:rPr>
        <w:t>‘score_scp1’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do </w:t>
      </w:r>
      <w:r w:rsidRPr="00864D30">
        <w:rPr>
          <w:rFonts w:ascii="Santander Text" w:eastAsia="Times New Roman" w:hAnsi="Santander Text" w:cs="Arial"/>
          <w:i/>
          <w:color w:val="000000"/>
          <w:szCs w:val="18"/>
          <w:lang w:val="pt-PT" w:eastAsia="pt-PT"/>
        </w:rPr>
        <w:t>input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esteja aprovisionado com ‘4’;</w:t>
      </w:r>
    </w:p>
    <w:p w14:paraId="406A76B1" w14:textId="77777777" w:rsidR="00F52857" w:rsidRPr="00864D30" w:rsidRDefault="00F52857" w:rsidP="0012229D">
      <w:pPr>
        <w:spacing w:after="0" w:line="360" w:lineRule="auto"/>
        <w:ind w:left="2160"/>
        <w:jc w:val="both"/>
        <w:rPr>
          <w:lang w:val="pt-PT"/>
          <w:rPrChange w:id="445" w:author="Joana Rita Bentinho Silva" w:date="2025-04-07T18:33:00Z">
            <w:rPr/>
          </w:rPrChange>
        </w:rPr>
      </w:pPr>
    </w:p>
    <w:p w14:paraId="0AB81747" w14:textId="14212191" w:rsidR="00690EA9" w:rsidRPr="00864D30" w:rsidRDefault="00690EA9" w:rsidP="007E3521">
      <w:pPr>
        <w:pStyle w:val="NormalWeb"/>
        <w:spacing w:before="0" w:beforeAutospacing="0" w:after="240" w:afterAutospacing="0" w:line="360" w:lineRule="auto"/>
        <w:ind w:left="720"/>
        <w:jc w:val="both"/>
        <w:rPr>
          <w:rFonts w:ascii="Santander Text" w:hAnsi="Santander Text" w:cs="Arial"/>
          <w:color w:val="000000"/>
          <w:sz w:val="18"/>
          <w:szCs w:val="18"/>
        </w:rPr>
      </w:pPr>
      <w:r w:rsidRPr="00864D30">
        <w:rPr>
          <w:rFonts w:ascii="Santander Text" w:hAnsi="Santander Text" w:cs="Arial"/>
          <w:color w:val="000000"/>
          <w:sz w:val="18"/>
          <w:szCs w:val="18"/>
        </w:rPr>
        <w:t>Os campos ‘origem_scp2_emss’ e ‘origem_scp3_emss’ devem ser aprovisionados da mesma forma, mas tendo em conta os campos ‘score_scp2’ e ‘score_scp3’ respetivamente.</w:t>
      </w:r>
    </w:p>
    <w:p w14:paraId="5361C380" w14:textId="1C1BE141" w:rsidR="00690EA9" w:rsidRPr="00864D30" w:rsidRDefault="00690EA9" w:rsidP="008E5B92">
      <w:pPr>
        <w:pStyle w:val="NormalWeb"/>
        <w:numPr>
          <w:ilvl w:val="0"/>
          <w:numId w:val="51"/>
        </w:numPr>
        <w:spacing w:before="0" w:beforeAutospacing="0" w:after="240" w:afterAutospacing="0" w:line="360" w:lineRule="auto"/>
        <w:jc w:val="both"/>
        <w:rPr>
          <w:rFonts w:ascii="Santander Text" w:hAnsi="Santander Text" w:cs="Arial"/>
          <w:color w:val="000000"/>
          <w:sz w:val="18"/>
          <w:szCs w:val="18"/>
        </w:rPr>
      </w:pPr>
      <w:r w:rsidRPr="00864D30">
        <w:rPr>
          <w:rFonts w:ascii="Santander Text" w:hAnsi="Santander Text" w:cs="Arial"/>
          <w:color w:val="000000"/>
          <w:sz w:val="18"/>
          <w:szCs w:val="18"/>
        </w:rPr>
        <w:t>No caso de não ser possível aplicar a abordagem descrita em 1.1.</w:t>
      </w:r>
      <w:r w:rsidR="00E27933" w:rsidRPr="00864D30">
        <w:rPr>
          <w:rFonts w:ascii="Santander Text" w:hAnsi="Santander Text" w:cs="Arial"/>
          <w:color w:val="000000"/>
          <w:sz w:val="18"/>
          <w:szCs w:val="18"/>
        </w:rPr>
        <w:t xml:space="preserve"> do ponto (A)</w:t>
      </w:r>
      <w:r w:rsidRPr="00864D30">
        <w:rPr>
          <w:rFonts w:ascii="Santander Text" w:hAnsi="Santander Text" w:cs="Arial"/>
          <w:color w:val="000000"/>
          <w:sz w:val="18"/>
          <w:szCs w:val="18"/>
        </w:rPr>
        <w:t>:</w:t>
      </w:r>
    </w:p>
    <w:p w14:paraId="6895F4FE" w14:textId="77777777" w:rsidR="00690EA9" w:rsidRPr="00864D30" w:rsidRDefault="00690EA9" w:rsidP="008E5B92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eastAsia="Times New Roman" w:hAnsi="Santander Text" w:cs="Arial"/>
          <w:color w:val="000000"/>
          <w:szCs w:val="18"/>
          <w:lang w:val="pt-PT" w:eastAsia="pt-PT"/>
        </w:rPr>
      </w:pP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‘PF_DQS5_3B’, caso seja possível aplicar a abordagem descrita em 2.1.;</w:t>
      </w:r>
    </w:p>
    <w:p w14:paraId="5BE498E7" w14:textId="788D0334" w:rsidR="00690EA9" w:rsidRPr="00864D30" w:rsidRDefault="00690EA9" w:rsidP="008E5B92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eastAsia="Times New Roman" w:hAnsi="Santander Text" w:cs="Arial"/>
          <w:color w:val="000000"/>
          <w:szCs w:val="18"/>
          <w:lang w:val="pt-PT" w:eastAsia="pt-PT"/>
        </w:rPr>
      </w:pPr>
      <w:r w:rsidRPr="00864D30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‘</w:t>
      </w:r>
      <w:r w:rsidRPr="00864D30">
        <w:rPr>
          <w:rFonts w:ascii="Santander Text" w:eastAsia="Times New Roman" w:hAnsi="Santander Text" w:cs="Arial"/>
          <w:iCs/>
          <w:color w:val="000000"/>
          <w:szCs w:val="18"/>
          <w:lang w:val="pt-PT" w:eastAsia="pt-PT"/>
        </w:rPr>
        <w:t>MISS’</w:t>
      </w:r>
      <w:r w:rsidRPr="00864D30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 xml:space="preserve">, 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para os casos </w:t>
      </w:r>
      <w:r w:rsidR="00E27933"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descritos na Nota</w:t>
      </w:r>
      <w:r w:rsidR="00F541A2"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 Gerais</w:t>
      </w:r>
      <w:r w:rsidR="00E27933"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descrit</w:t>
      </w:r>
      <w:r w:rsidR="00F541A2"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as</w:t>
      </w:r>
      <w:r w:rsidR="00E27933"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no final da seção</w:t>
      </w:r>
      <w:r w:rsidR="00F541A2"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dos campos de emissões</w:t>
      </w:r>
      <w:r w:rsidR="00E27933"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 no ponto (A)</w:t>
      </w:r>
      <w:r w:rsidR="00D171E8"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;</w:t>
      </w:r>
    </w:p>
    <w:p w14:paraId="6BCAAD95" w14:textId="326DD0F0" w:rsidR="00690EA9" w:rsidRPr="00864D30" w:rsidRDefault="00690EA9" w:rsidP="008E5B92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eastAsia="Times New Roman" w:hAnsi="Santander Text" w:cs="Arial"/>
          <w:color w:val="000000"/>
          <w:szCs w:val="18"/>
          <w:lang w:val="pt-PT" w:eastAsia="pt-PT"/>
        </w:rPr>
      </w:pPr>
      <w:r w:rsidRPr="00864D30">
        <w:rPr>
          <w:rFonts w:ascii="Santander Text" w:eastAsia="Times New Roman" w:hAnsi="Santander Text" w:cs="Arial"/>
          <w:iCs/>
          <w:color w:val="000000"/>
          <w:szCs w:val="18"/>
          <w:lang w:val="pt-PT" w:eastAsia="pt-PT"/>
        </w:rPr>
        <w:t>‘Nao Aplicavel’ caso a contraparte &lt;&gt; 'outras empresas nao financeiras'</w:t>
      </w:r>
      <w:r w:rsidR="00741A75" w:rsidRPr="00864D30">
        <w:rPr>
          <w:rFonts w:ascii="Santander Text" w:eastAsia="Times New Roman" w:hAnsi="Santander Text" w:cs="Arial"/>
          <w:iCs/>
          <w:color w:val="000000"/>
          <w:szCs w:val="18"/>
          <w:lang w:val="pt-PT" w:eastAsia="pt-PT"/>
        </w:rPr>
        <w:t>.</w:t>
      </w:r>
    </w:p>
    <w:p w14:paraId="59721AE6" w14:textId="77777777" w:rsidR="00690EA9" w:rsidRPr="00864D30" w:rsidRDefault="00690EA9" w:rsidP="007E3521">
      <w:pPr>
        <w:spacing w:line="360" w:lineRule="auto"/>
        <w:jc w:val="both"/>
        <w:rPr>
          <w:rFonts w:ascii="Santander Text" w:hAnsi="Santander Text" w:cs="Arial"/>
          <w:b/>
          <w:szCs w:val="18"/>
          <w:lang w:val="pt-PT"/>
        </w:rPr>
      </w:pPr>
    </w:p>
    <w:p w14:paraId="2F9DE7E4" w14:textId="58A16AA3" w:rsidR="00690EA9" w:rsidRPr="00864D30" w:rsidRDefault="00690EA9" w:rsidP="007E3521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r w:rsidRPr="00864D30">
        <w:rPr>
          <w:rFonts w:ascii="Santander Text" w:hAnsi="Santander Text" w:cs="Arial"/>
          <w:b/>
          <w:lang w:val="pt-PT"/>
        </w:rPr>
        <w:t>(B) Variáveis ‘</w:t>
      </w:r>
      <w:r w:rsidRPr="00864D30">
        <w:rPr>
          <w:rFonts w:ascii="Santander Text" w:hAnsi="Santander Text" w:cs="Arial"/>
          <w:b/>
          <w:i/>
          <w:lang w:val="pt-PT"/>
        </w:rPr>
        <w:t>origem_scp1_emss’, ‘origem_scp2_emss’</w:t>
      </w:r>
      <w:r w:rsidRPr="00864D30">
        <w:rPr>
          <w:rFonts w:ascii="Santander Text" w:hAnsi="Santander Text" w:cs="Arial"/>
          <w:b/>
          <w:lang w:val="pt-PT"/>
        </w:rPr>
        <w:t xml:space="preserve"> e </w:t>
      </w:r>
      <w:r w:rsidRPr="00864D30">
        <w:rPr>
          <w:rFonts w:ascii="Santander Text" w:hAnsi="Santander Text" w:cs="Arial"/>
          <w:b/>
          <w:i/>
          <w:lang w:val="pt-PT"/>
        </w:rPr>
        <w:t>‘origem_scp3_emss’</w:t>
      </w:r>
      <w:r w:rsidRPr="00864D30">
        <w:rPr>
          <w:rFonts w:ascii="Santander Text" w:hAnsi="Santander Text" w:cs="Arial"/>
          <w:b/>
          <w:lang w:val="pt-PT"/>
        </w:rPr>
        <w:t xml:space="preserve"> com base no ponto (B) Clientes não </w:t>
      </w:r>
      <w:r w:rsidRPr="00864D30">
        <w:rPr>
          <w:rFonts w:ascii="Santander Text" w:hAnsi="Santander Text" w:cs="Arial"/>
          <w:b/>
          <w:i/>
          <w:lang w:val="pt-PT"/>
        </w:rPr>
        <w:t>Project Finance</w:t>
      </w:r>
      <w:r w:rsidRPr="00864D30">
        <w:rPr>
          <w:rFonts w:ascii="Santander Text" w:hAnsi="Santander Text" w:cs="Arial"/>
          <w:b/>
          <w:lang w:val="pt-PT"/>
        </w:rPr>
        <w:t>.</w:t>
      </w:r>
    </w:p>
    <w:p w14:paraId="122838FD" w14:textId="77777777" w:rsidR="00690EA9" w:rsidRPr="00864D30" w:rsidRDefault="00690EA9" w:rsidP="007E3521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color w:val="000000"/>
          <w:sz w:val="18"/>
          <w:szCs w:val="18"/>
        </w:rPr>
      </w:pPr>
      <w:r w:rsidRPr="00864D30">
        <w:rPr>
          <w:rFonts w:ascii="Santander Text" w:hAnsi="Santander Text" w:cs="Arial"/>
          <w:color w:val="000000"/>
          <w:sz w:val="18"/>
          <w:szCs w:val="18"/>
        </w:rPr>
        <w:t xml:space="preserve">As variáveis devem ser aprovisionadas com os valores de acordo com a abordagem utilizada. </w:t>
      </w:r>
    </w:p>
    <w:p w14:paraId="2C1F0B91" w14:textId="72EB5A29" w:rsidR="00690EA9" w:rsidRPr="00864D30" w:rsidRDefault="00690EA9" w:rsidP="007E3521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Arial"/>
          <w:color w:val="000000"/>
          <w:sz w:val="18"/>
          <w:szCs w:val="18"/>
        </w:rPr>
      </w:pPr>
      <w:r w:rsidRPr="00864D30">
        <w:rPr>
          <w:rFonts w:ascii="Santander Text" w:hAnsi="Santander Text" w:cs="Arial"/>
          <w:color w:val="000000"/>
          <w:sz w:val="18"/>
          <w:szCs w:val="18"/>
        </w:rPr>
        <w:t>No caso de ser possível aplicar a abordagem descrita em 1.1</w:t>
      </w:r>
      <w:r w:rsidR="00E27933" w:rsidRPr="00864D30">
        <w:rPr>
          <w:rFonts w:ascii="Santander Text" w:hAnsi="Santander Text" w:cs="Arial"/>
          <w:color w:val="000000"/>
          <w:sz w:val="18"/>
          <w:szCs w:val="18"/>
        </w:rPr>
        <w:t xml:space="preserve"> do ponto (B)</w:t>
      </w:r>
      <w:r w:rsidRPr="00864D30">
        <w:rPr>
          <w:rFonts w:ascii="Santander Text" w:hAnsi="Santander Text" w:cs="Arial"/>
          <w:color w:val="000000"/>
          <w:sz w:val="18"/>
          <w:szCs w:val="18"/>
        </w:rPr>
        <w:t>, o campo ‘</w:t>
      </w:r>
      <w:r w:rsidRPr="00864D30">
        <w:rPr>
          <w:rFonts w:ascii="Santander Text" w:hAnsi="Santander Text" w:cs="Arial"/>
          <w:i/>
          <w:color w:val="000000"/>
          <w:sz w:val="18"/>
          <w:szCs w:val="18"/>
        </w:rPr>
        <w:t>origem_scp1_emss’</w:t>
      </w:r>
      <w:r w:rsidRPr="00864D30">
        <w:rPr>
          <w:rFonts w:ascii="Santander Text" w:hAnsi="Santander Text" w:cs="Arial"/>
          <w:color w:val="000000"/>
          <w:sz w:val="18"/>
          <w:szCs w:val="18"/>
        </w:rPr>
        <w:t xml:space="preserve"> deverá ser aprovisionado da seguinte forma:</w:t>
      </w:r>
    </w:p>
    <w:p w14:paraId="3E0B825B" w14:textId="77777777" w:rsidR="00690EA9" w:rsidRPr="00864D30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color w:val="000000"/>
          <w:szCs w:val="18"/>
          <w:lang w:val="pt-PT" w:eastAsia="pt-PT"/>
        </w:rPr>
      </w:pP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>BCL_DQS</w:t>
      </w:r>
      <w:r w:rsidRPr="00864D30">
        <w:rPr>
          <w:rFonts w:ascii="Santander Text" w:hAnsi="Santander Text" w:cs="Arial"/>
          <w:color w:val="000000" w:themeColor="text1"/>
          <w:szCs w:val="18"/>
          <w:lang w:val="pt-PT"/>
        </w:rPr>
        <w:t>1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>_SCIB’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 caso o campo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/>
        </w:rPr>
        <w:t xml:space="preserve"> </w:t>
      </w:r>
      <w:r w:rsidRPr="00864D30">
        <w:rPr>
          <w:rFonts w:ascii="Santander Text" w:eastAsia="Times New Roman" w:hAnsi="Santander Text" w:cs="Arial"/>
          <w:i/>
          <w:color w:val="000000"/>
          <w:szCs w:val="18"/>
          <w:lang w:val="pt-PT"/>
        </w:rPr>
        <w:t>‘score_scp1’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do </w:t>
      </w:r>
      <w:r w:rsidRPr="00864D30">
        <w:rPr>
          <w:rFonts w:ascii="Santander Text" w:eastAsia="Times New Roman" w:hAnsi="Santander Text" w:cs="Arial"/>
          <w:i/>
          <w:color w:val="000000"/>
          <w:szCs w:val="18"/>
          <w:lang w:val="pt-PT" w:eastAsia="pt-PT"/>
        </w:rPr>
        <w:t>input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esteja aprovisionado com ‘1’.;</w:t>
      </w:r>
    </w:p>
    <w:p w14:paraId="5A94BE3D" w14:textId="77777777" w:rsidR="00690EA9" w:rsidRPr="00864D30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color w:val="000000"/>
          <w:szCs w:val="18"/>
          <w:lang w:val="pt-PT" w:eastAsia="pt-PT"/>
        </w:rPr>
      </w:pP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>BCL_DQS</w:t>
      </w:r>
      <w:r w:rsidRPr="00864D30">
        <w:rPr>
          <w:rFonts w:ascii="Santander Text" w:hAnsi="Santander Text" w:cs="Arial"/>
          <w:color w:val="000000" w:themeColor="text1"/>
          <w:szCs w:val="18"/>
          <w:lang w:val="pt-PT"/>
        </w:rPr>
        <w:t>2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>_SCIB’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 caso o campo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/>
        </w:rPr>
        <w:t xml:space="preserve"> </w:t>
      </w:r>
      <w:r w:rsidRPr="00864D30">
        <w:rPr>
          <w:rFonts w:ascii="Santander Text" w:eastAsia="Times New Roman" w:hAnsi="Santander Text" w:cs="Arial"/>
          <w:i/>
          <w:color w:val="000000"/>
          <w:szCs w:val="18"/>
          <w:lang w:val="pt-PT"/>
        </w:rPr>
        <w:t>‘score_scp1’</w:t>
      </w:r>
      <w:r w:rsidRPr="00864D30">
        <w:rPr>
          <w:rFonts w:ascii="Santander Text" w:eastAsia="Times New Roman" w:hAnsi="Santander Text" w:cs="Arial"/>
          <w:i/>
          <w:color w:val="000000"/>
          <w:szCs w:val="18"/>
          <w:lang w:val="pt-PT" w:eastAsia="pt-PT"/>
        </w:rPr>
        <w:t xml:space="preserve"> 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do </w:t>
      </w:r>
      <w:r w:rsidRPr="00864D30">
        <w:rPr>
          <w:rFonts w:ascii="Santander Text" w:eastAsia="Times New Roman" w:hAnsi="Santander Text" w:cs="Arial"/>
          <w:i/>
          <w:color w:val="000000"/>
          <w:szCs w:val="18"/>
          <w:lang w:val="pt-PT" w:eastAsia="pt-PT"/>
        </w:rPr>
        <w:t>input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esteja aprovisionado com ‘2’.;</w:t>
      </w:r>
    </w:p>
    <w:p w14:paraId="17531A8E" w14:textId="7B2C9C54" w:rsidR="00690EA9" w:rsidRPr="00864D30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color w:val="000000"/>
          <w:szCs w:val="18"/>
          <w:lang w:val="pt-PT" w:eastAsia="pt-PT"/>
        </w:rPr>
      </w:pP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>BCL_DQS</w:t>
      </w:r>
      <w:r w:rsidRPr="00864D30">
        <w:rPr>
          <w:rFonts w:ascii="Santander Text" w:hAnsi="Santander Text" w:cs="Arial"/>
          <w:color w:val="000000" w:themeColor="text1"/>
          <w:szCs w:val="18"/>
          <w:lang w:val="pt-PT"/>
        </w:rPr>
        <w:t>3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>_SCIB’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 caso o campo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/>
        </w:rPr>
        <w:t xml:space="preserve"> </w:t>
      </w:r>
      <w:r w:rsidRPr="00864D30">
        <w:rPr>
          <w:rFonts w:ascii="Santander Text" w:eastAsia="Times New Roman" w:hAnsi="Santander Text" w:cs="Arial"/>
          <w:i/>
          <w:color w:val="000000"/>
          <w:szCs w:val="18"/>
          <w:lang w:val="pt-PT"/>
        </w:rPr>
        <w:t>‘score_scp1’</w:t>
      </w:r>
      <w:r w:rsidRPr="00864D30">
        <w:rPr>
          <w:rFonts w:ascii="Santander Text" w:eastAsia="Times New Roman" w:hAnsi="Santander Text" w:cs="Arial"/>
          <w:i/>
          <w:color w:val="000000"/>
          <w:szCs w:val="18"/>
          <w:lang w:val="pt-PT" w:eastAsia="pt-PT"/>
        </w:rPr>
        <w:t xml:space="preserve"> 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do </w:t>
      </w:r>
      <w:r w:rsidRPr="00864D30">
        <w:rPr>
          <w:rFonts w:ascii="Santander Text" w:eastAsia="Times New Roman" w:hAnsi="Santander Text" w:cs="Arial"/>
          <w:i/>
          <w:color w:val="000000"/>
          <w:szCs w:val="18"/>
          <w:lang w:val="pt-PT" w:eastAsia="pt-PT"/>
        </w:rPr>
        <w:t>input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esteja aprovisionado com ‘3’</w:t>
      </w:r>
      <w:r w:rsidR="00741A75"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;</w:t>
      </w:r>
    </w:p>
    <w:p w14:paraId="57F9122D" w14:textId="67D341D4" w:rsidR="00FC053A" w:rsidRPr="00864D30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color w:val="000000"/>
          <w:szCs w:val="18"/>
          <w:lang w:val="pt-PT" w:eastAsia="pt-PT"/>
        </w:rPr>
      </w:pP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>BCL_DQS</w:t>
      </w:r>
      <w:r w:rsidRPr="00864D30">
        <w:rPr>
          <w:rFonts w:ascii="Santander Text" w:hAnsi="Santander Text" w:cs="Arial"/>
          <w:color w:val="000000" w:themeColor="text1"/>
          <w:szCs w:val="18"/>
          <w:lang w:val="pt-PT"/>
        </w:rPr>
        <w:t>4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>_SCIB’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 caso o campo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/>
        </w:rPr>
        <w:t xml:space="preserve"> </w:t>
      </w:r>
      <w:r w:rsidRPr="00864D30">
        <w:rPr>
          <w:rFonts w:ascii="Santander Text" w:eastAsia="Times New Roman" w:hAnsi="Santander Text" w:cs="Arial"/>
          <w:i/>
          <w:color w:val="000000"/>
          <w:szCs w:val="18"/>
          <w:lang w:val="pt-PT"/>
        </w:rPr>
        <w:t>‘score_scp1’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do </w:t>
      </w:r>
      <w:r w:rsidRPr="00864D30">
        <w:rPr>
          <w:rFonts w:ascii="Santander Text" w:eastAsia="Times New Roman" w:hAnsi="Santander Text" w:cs="Arial"/>
          <w:i/>
          <w:color w:val="000000"/>
          <w:szCs w:val="18"/>
          <w:lang w:val="pt-PT" w:eastAsia="pt-PT"/>
        </w:rPr>
        <w:t>input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esteja aprovisionado com ‘4’</w:t>
      </w:r>
      <w:r w:rsidR="00741A75"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;</w:t>
      </w:r>
    </w:p>
    <w:p w14:paraId="7EF57E14" w14:textId="77777777" w:rsidR="00F52857" w:rsidRPr="00864D30" w:rsidRDefault="00F52857" w:rsidP="0012229D">
      <w:pPr>
        <w:spacing w:after="0" w:line="360" w:lineRule="auto"/>
        <w:ind w:left="2160"/>
        <w:jc w:val="both"/>
        <w:rPr>
          <w:rFonts w:ascii="Santander Text" w:hAnsi="Santander Text" w:cs="Arial"/>
          <w:color w:val="000000"/>
          <w:szCs w:val="18"/>
          <w:lang w:val="pt-PT"/>
        </w:rPr>
      </w:pPr>
    </w:p>
    <w:p w14:paraId="5CD3CCC4" w14:textId="0FDE4AEB" w:rsidR="00690EA9" w:rsidRPr="00864D30" w:rsidRDefault="00690EA9" w:rsidP="007E3521">
      <w:pPr>
        <w:spacing w:line="360" w:lineRule="auto"/>
        <w:jc w:val="both"/>
        <w:rPr>
          <w:lang w:val="pt-PT"/>
        </w:rPr>
      </w:pPr>
      <w:r w:rsidRPr="00864D30">
        <w:rPr>
          <w:rFonts w:ascii="Santander Text" w:hAnsi="Santander Text" w:cs="Arial"/>
          <w:color w:val="000000"/>
          <w:szCs w:val="18"/>
          <w:lang w:val="pt-PT"/>
        </w:rPr>
        <w:t>Os campos ‘</w:t>
      </w:r>
      <w:r w:rsidRPr="00864D30">
        <w:rPr>
          <w:rFonts w:ascii="Santander Text" w:hAnsi="Santander Text" w:cs="Arial"/>
          <w:i/>
          <w:color w:val="000000"/>
          <w:szCs w:val="18"/>
          <w:lang w:val="pt-PT"/>
        </w:rPr>
        <w:t>origem_scp2_emss’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 e </w:t>
      </w:r>
      <w:r w:rsidRPr="00864D30">
        <w:rPr>
          <w:rFonts w:ascii="Santander Text" w:hAnsi="Santander Text" w:cs="Arial"/>
          <w:i/>
          <w:color w:val="000000"/>
          <w:szCs w:val="18"/>
          <w:lang w:val="pt-PT"/>
        </w:rPr>
        <w:t>‘origem_scp3_emss’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 devem ser aprovisionados da mesma forma, mas tendo em conta os campos </w:t>
      </w:r>
      <w:r w:rsidRPr="00864D30">
        <w:rPr>
          <w:rFonts w:ascii="Santander Text" w:hAnsi="Santander Text" w:cs="Arial"/>
          <w:i/>
          <w:color w:val="000000"/>
          <w:szCs w:val="18"/>
          <w:lang w:val="pt-PT"/>
        </w:rPr>
        <w:t>‘score_scp2’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 e </w:t>
      </w:r>
      <w:r w:rsidRPr="00864D30">
        <w:rPr>
          <w:rFonts w:ascii="Santander Text" w:hAnsi="Santander Text" w:cs="Arial"/>
          <w:i/>
          <w:color w:val="000000"/>
          <w:szCs w:val="18"/>
          <w:lang w:val="pt-PT"/>
        </w:rPr>
        <w:t>‘score_scp3’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 respetivamente.</w:t>
      </w:r>
    </w:p>
    <w:p w14:paraId="446353D8" w14:textId="5B2178C5" w:rsidR="00690EA9" w:rsidRPr="00864D30" w:rsidRDefault="00690EA9" w:rsidP="007E3521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Arial"/>
          <w:color w:val="000000"/>
          <w:sz w:val="18"/>
          <w:szCs w:val="18"/>
        </w:rPr>
      </w:pPr>
      <w:r w:rsidRPr="00864D30">
        <w:rPr>
          <w:rFonts w:ascii="Santander Text" w:hAnsi="Santander Text" w:cs="Arial"/>
          <w:color w:val="000000"/>
          <w:sz w:val="18"/>
          <w:szCs w:val="18"/>
        </w:rPr>
        <w:t>No caso de não ser possível aplicar a abordagem descrita em 1.1.</w:t>
      </w:r>
      <w:r w:rsidR="00E27933" w:rsidRPr="00864D30">
        <w:rPr>
          <w:rFonts w:ascii="Santander Text" w:hAnsi="Santander Text" w:cs="Arial"/>
          <w:color w:val="000000"/>
          <w:sz w:val="18"/>
          <w:szCs w:val="18"/>
        </w:rPr>
        <w:t xml:space="preserve"> do ponto (B)</w:t>
      </w:r>
      <w:r w:rsidRPr="00864D30">
        <w:rPr>
          <w:rFonts w:ascii="Santander Text" w:hAnsi="Santander Text" w:cs="Arial"/>
          <w:color w:val="000000"/>
          <w:sz w:val="18"/>
          <w:szCs w:val="18"/>
        </w:rPr>
        <w:t>:</w:t>
      </w:r>
    </w:p>
    <w:p w14:paraId="31945ABD" w14:textId="77777777" w:rsidR="00690EA9" w:rsidRPr="00864D30" w:rsidRDefault="00690EA9" w:rsidP="008E5B92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eastAsia="Times New Roman" w:hAnsi="Santander Text" w:cs="Arial"/>
          <w:color w:val="000000"/>
          <w:szCs w:val="18"/>
          <w:lang w:val="pt-PT" w:eastAsia="pt-PT"/>
        </w:rPr>
      </w:pP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‘BCL _DQS4_3A’, caso seja seguida a abordagem descrita em 3.1.; </w:t>
      </w:r>
    </w:p>
    <w:p w14:paraId="2369D343" w14:textId="77777777" w:rsidR="00690EA9" w:rsidRPr="00864D30" w:rsidRDefault="00690EA9" w:rsidP="008E5B92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eastAsia="Times New Roman" w:hAnsi="Santander Text" w:cs="Arial"/>
          <w:color w:val="000000"/>
          <w:szCs w:val="18"/>
          <w:lang w:val="pt-PT" w:eastAsia="pt-PT"/>
        </w:rPr>
      </w:pP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‘BCL _DQS5_3B’, caso seja seguida a abordagem descrita em 3.2.;</w:t>
      </w:r>
    </w:p>
    <w:p w14:paraId="2DDA7992" w14:textId="5DECD9E2" w:rsidR="00690EA9" w:rsidRPr="00864D30" w:rsidRDefault="00690EA9" w:rsidP="008E5B92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eastAsia="Times New Roman" w:hAnsi="Santander Text" w:cs="Arial"/>
          <w:color w:val="000000"/>
          <w:szCs w:val="18"/>
          <w:lang w:val="pt-PT" w:eastAsia="pt-PT"/>
        </w:rPr>
      </w:pPr>
      <w:r w:rsidRPr="00864D30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 xml:space="preserve">‘MISS’, 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para os casos descritos na</w:t>
      </w:r>
      <w:r w:rsidR="00F541A2"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Nota</w:t>
      </w:r>
      <w:r w:rsidR="00F541A2"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 Gerais</w:t>
      </w:r>
      <w:r w:rsidR="00E27933"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F541A2"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descritas </w:t>
      </w:r>
      <w:r w:rsidR="00E27933"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no final da seção</w:t>
      </w:r>
      <w:r w:rsidR="00F541A2"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dos campos de emissões, no ponto (B)</w:t>
      </w:r>
      <w:r w:rsidR="00E27933"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;</w:t>
      </w:r>
    </w:p>
    <w:p w14:paraId="1A17AB04" w14:textId="6C90471E" w:rsidR="008E152A" w:rsidRPr="007536AD" w:rsidRDefault="00690EA9" w:rsidP="008E5B92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eastAsia="Times New Roman" w:hAnsi="Santander Text" w:cs="Arial"/>
          <w:color w:val="000000"/>
          <w:szCs w:val="18"/>
          <w:lang w:val="pt-PT" w:eastAsia="pt-PT"/>
        </w:rPr>
      </w:pPr>
      <w:r w:rsidRPr="00864D30">
        <w:rPr>
          <w:rFonts w:ascii="Santander Text" w:eastAsia="Times New Roman" w:hAnsi="Santander Text" w:cs="Arial"/>
          <w:iCs/>
          <w:color w:val="000000"/>
          <w:szCs w:val="18"/>
          <w:lang w:val="pt-PT" w:eastAsia="pt-PT"/>
        </w:rPr>
        <w:t>‘Nao Aplicavel’ caso a contraparte &lt;&gt; 'outras empresas nao financeiras'</w:t>
      </w:r>
    </w:p>
    <w:p w14:paraId="19D89F2E" w14:textId="1686FBB7" w:rsidR="00690EA9" w:rsidRDefault="007536AD" w:rsidP="007536AD">
      <w:pPr>
        <w:spacing w:after="0" w:line="360" w:lineRule="auto"/>
        <w:jc w:val="both"/>
        <w:rPr>
          <w:rFonts w:ascii="Santander Text" w:eastAsia="Times New Roman" w:hAnsi="Santander Text" w:cs="Arial"/>
          <w:color w:val="000000"/>
          <w:szCs w:val="18"/>
          <w:lang w:val="pt-PT" w:eastAsia="pt-PT"/>
        </w:rPr>
      </w:pPr>
      <w:r>
        <w:rPr>
          <w:rFonts w:ascii="Santander Text" w:hAnsi="Santander Text" w:cs="Arial"/>
          <w:lang w:val="pt-PT"/>
        </w:rPr>
        <w:t>Adicionalmente, todos os clientes que não sejam origem automática (</w:t>
      </w:r>
      <w:r w:rsidRPr="00E1610D">
        <w:rPr>
          <w:rFonts w:ascii="Santander Text" w:hAnsi="Santander Text" w:cs="Arial"/>
          <w:i/>
          <w:lang w:val="pt-PT"/>
        </w:rPr>
        <w:t>origem&lt;&gt;'AUT'</w:t>
      </w:r>
      <w:r>
        <w:rPr>
          <w:rFonts w:ascii="Santander Text" w:hAnsi="Santander Text" w:cs="Arial"/>
          <w:lang w:val="pt-PT"/>
        </w:rPr>
        <w:t xml:space="preserve"> na tabela </w:t>
      </w:r>
      <w:r w:rsidRPr="00864D30">
        <w:rPr>
          <w:rFonts w:ascii="Santander Text" w:hAnsi="Santander Text" w:cs="Arial"/>
          <w:i/>
          <w:iCs/>
          <w:color w:val="000000" w:themeColor="text1"/>
          <w:lang w:val="pt-PT"/>
        </w:rPr>
        <w:t>ct084_univ_cli_d</w:t>
      </w:r>
      <w:r>
        <w:rPr>
          <w:rFonts w:ascii="Santander Text" w:hAnsi="Santander Text" w:cs="Arial"/>
          <w:iCs/>
          <w:color w:val="000000" w:themeColor="text1"/>
          <w:lang w:val="pt-PT"/>
        </w:rPr>
        <w:t xml:space="preserve">) </w:t>
      </w:r>
      <w:r>
        <w:rPr>
          <w:rFonts w:ascii="Santander Text" w:hAnsi="Santander Text" w:cs="Arial"/>
          <w:lang w:val="pt-PT"/>
        </w:rPr>
        <w:t xml:space="preserve">devem reportar </w:t>
      </w:r>
      <w:r w:rsidRPr="00864D30">
        <w:rPr>
          <w:rFonts w:ascii="Santander Text" w:eastAsia="Times New Roman" w:hAnsi="Santander Text" w:cs="Arial"/>
          <w:iCs/>
          <w:color w:val="000000"/>
          <w:szCs w:val="18"/>
          <w:lang w:val="pt-PT" w:eastAsia="pt-PT"/>
        </w:rPr>
        <w:t>‘Nao Aplicavel’</w:t>
      </w:r>
      <w:r>
        <w:rPr>
          <w:rFonts w:ascii="Santander Text" w:eastAsia="Times New Roman" w:hAnsi="Santander Text" w:cs="Arial"/>
          <w:iCs/>
          <w:color w:val="000000"/>
          <w:szCs w:val="18"/>
          <w:lang w:val="pt-PT" w:eastAsia="pt-PT"/>
        </w:rPr>
        <w:t xml:space="preserve"> </w:t>
      </w:r>
      <w:r>
        <w:rPr>
          <w:rFonts w:ascii="Santander Text" w:hAnsi="Santander Text" w:cs="Arial"/>
          <w:lang w:val="pt-PT"/>
        </w:rPr>
        <w:t>nesta variável.</w:t>
      </w:r>
    </w:p>
    <w:p w14:paraId="7FD811E7" w14:textId="77777777" w:rsidR="007536AD" w:rsidRPr="007536AD" w:rsidRDefault="007536AD" w:rsidP="007536AD">
      <w:pPr>
        <w:spacing w:after="0" w:line="360" w:lineRule="auto"/>
        <w:jc w:val="both"/>
        <w:rPr>
          <w:rFonts w:ascii="Santander Text" w:eastAsia="Times New Roman" w:hAnsi="Santander Text" w:cs="Arial"/>
          <w:color w:val="000000"/>
          <w:szCs w:val="18"/>
          <w:lang w:val="pt-PT" w:eastAsia="pt-PT"/>
        </w:rPr>
      </w:pPr>
    </w:p>
    <w:p w14:paraId="24B1AC11" w14:textId="76053D36" w:rsidR="00243943" w:rsidRPr="00864D30" w:rsidRDefault="00243943" w:rsidP="007E3521">
      <w:pPr>
        <w:pStyle w:val="MyHeading3"/>
        <w:spacing w:after="120" w:line="360" w:lineRule="auto"/>
        <w:jc w:val="both"/>
        <w:rPr>
          <w:lang w:val="pt-PT"/>
        </w:rPr>
      </w:pPr>
      <w:r w:rsidRPr="00864D30">
        <w:t>divida</w:t>
      </w:r>
      <w:r w:rsidRPr="00864D30">
        <w:rPr>
          <w:lang w:val="pt-PT"/>
        </w:rPr>
        <w:t>_total, capital_proprio</w:t>
      </w:r>
    </w:p>
    <w:p w14:paraId="199CB025" w14:textId="5D8740D5" w:rsidR="00243943" w:rsidRPr="00864D30" w:rsidRDefault="00243943" w:rsidP="0012229D">
      <w:pPr>
        <w:pStyle w:val="ListParagraph"/>
        <w:spacing w:line="360" w:lineRule="auto"/>
        <w:ind w:left="360"/>
        <w:jc w:val="both"/>
        <w:rPr>
          <w:rFonts w:ascii="Santander Text" w:hAnsi="Santander Text" w:cs="Arial"/>
          <w:b/>
          <w:u w:val="single"/>
          <w:lang w:val="pt-PT"/>
        </w:rPr>
      </w:pPr>
      <w:r w:rsidRPr="00864D30">
        <w:rPr>
          <w:rFonts w:ascii="Santander Text" w:hAnsi="Santander Text" w:cs="Arial"/>
          <w:lang w:val="pt-PT"/>
        </w:rPr>
        <w:t>Estes dois campos são referentes ao total de dívida (milhões €) e capital próprio (milhões €)</w:t>
      </w:r>
      <w:r w:rsidR="00D171E8" w:rsidRPr="00864D30">
        <w:rPr>
          <w:rFonts w:ascii="Santander Text" w:hAnsi="Santander Text" w:cs="Arial"/>
          <w:lang w:val="pt-PT"/>
        </w:rPr>
        <w:t>,</w:t>
      </w:r>
      <w:r w:rsidR="009F0903" w:rsidRPr="00864D30">
        <w:rPr>
          <w:rFonts w:ascii="Santander Text" w:hAnsi="Santander Text" w:cs="Arial"/>
          <w:lang w:val="pt-PT"/>
        </w:rPr>
        <w:t xml:space="preserve"> respetivamente</w:t>
      </w:r>
      <w:r w:rsidR="00D171E8" w:rsidRPr="00864D30">
        <w:rPr>
          <w:rFonts w:ascii="Santander Text" w:hAnsi="Santander Text" w:cs="Arial"/>
          <w:lang w:val="pt-PT"/>
        </w:rPr>
        <w:t>,</w:t>
      </w:r>
      <w:r w:rsidRPr="00864D30">
        <w:rPr>
          <w:rFonts w:ascii="Santander Text" w:hAnsi="Santander Text" w:cs="Arial"/>
          <w:lang w:val="pt-PT"/>
        </w:rPr>
        <w:t xml:space="preserve"> d</w:t>
      </w:r>
      <w:r w:rsidR="00707007" w:rsidRPr="00864D30">
        <w:rPr>
          <w:rFonts w:ascii="Santander Text" w:hAnsi="Santander Text" w:cs="Arial"/>
          <w:lang w:val="pt-PT"/>
        </w:rPr>
        <w:t>e</w:t>
      </w:r>
      <w:r w:rsidRPr="00864D30">
        <w:rPr>
          <w:rFonts w:ascii="Santander Text" w:hAnsi="Santander Text" w:cs="Arial"/>
          <w:lang w:val="pt-PT"/>
        </w:rPr>
        <w:t xml:space="preserve"> cliente</w:t>
      </w:r>
      <w:r w:rsidR="00707007" w:rsidRPr="00864D30">
        <w:rPr>
          <w:rFonts w:ascii="Santander Text" w:hAnsi="Santander Text" w:cs="Arial"/>
          <w:lang w:val="pt-PT"/>
        </w:rPr>
        <w:t>s</w:t>
      </w:r>
      <w:r w:rsidRPr="00864D30">
        <w:rPr>
          <w:rFonts w:ascii="Santander Text" w:hAnsi="Santander Text" w:cs="Arial"/>
          <w:lang w:val="pt-PT"/>
        </w:rPr>
        <w:t xml:space="preserve"> SCIB</w:t>
      </w:r>
      <w:r w:rsidR="00707007" w:rsidRPr="00864D30">
        <w:rPr>
          <w:rFonts w:ascii="Santander Text" w:hAnsi="Santander Text" w:cs="Arial"/>
          <w:lang w:val="pt-PT"/>
        </w:rPr>
        <w:t xml:space="preserve">. Para o seu aprovisionamento </w:t>
      </w:r>
      <w:r w:rsidR="00707007" w:rsidRPr="00864D30">
        <w:rPr>
          <w:rFonts w:ascii="Santander Text" w:hAnsi="Santander Text" w:cs="Arial"/>
          <w:iCs/>
          <w:szCs w:val="18"/>
          <w:lang w:val="pt-PT"/>
        </w:rPr>
        <w:t xml:space="preserve">deverá ser usado </w:t>
      </w:r>
      <w:r w:rsidRPr="00864D30">
        <w:rPr>
          <w:rFonts w:ascii="Santander Text" w:hAnsi="Santander Text" w:cs="Arial"/>
          <w:iCs/>
          <w:szCs w:val="18"/>
          <w:lang w:val="pt-PT"/>
        </w:rPr>
        <w:t xml:space="preserve">o valor dos respetivos campos do </w:t>
      </w:r>
      <w:r w:rsidRPr="00864D30">
        <w:rPr>
          <w:rFonts w:ascii="Santander Text" w:hAnsi="Santander Text" w:cs="Arial"/>
          <w:i/>
          <w:lang w:val="pt-PT"/>
        </w:rPr>
        <w:t>input</w:t>
      </w:r>
      <w:r w:rsidRPr="00864D30">
        <w:rPr>
          <w:rFonts w:ascii="Santander Text" w:hAnsi="Santander Text" w:cs="Arial"/>
          <w:lang w:val="pt-PT"/>
        </w:rPr>
        <w:t xml:space="preserve">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modesg_inp_emss_scib</w:t>
      </w:r>
      <w:r w:rsidRPr="00864D30">
        <w:rPr>
          <w:rFonts w:ascii="Santander Text" w:hAnsi="Santander Text" w:cs="Arial"/>
          <w:iCs/>
          <w:szCs w:val="18"/>
          <w:lang w:val="pt-PT"/>
        </w:rPr>
        <w:t xml:space="preserve">, sempre que </w:t>
      </w:r>
      <w:r w:rsidR="009F0903" w:rsidRPr="00864D30">
        <w:rPr>
          <w:rFonts w:ascii="Santander Text" w:hAnsi="Santander Text" w:cs="Arial"/>
          <w:iCs/>
          <w:szCs w:val="18"/>
          <w:lang w:val="pt-PT"/>
        </w:rPr>
        <w:t>pelo menos uma das</w:t>
      </w:r>
      <w:r w:rsidRPr="00864D30">
        <w:rPr>
          <w:rFonts w:ascii="Santander Text" w:hAnsi="Santander Text" w:cs="Arial"/>
          <w:i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lang w:val="pt-PT"/>
        </w:rPr>
        <w:t xml:space="preserve">variáveis </w:t>
      </w:r>
      <w:r w:rsidRPr="00864D30">
        <w:rPr>
          <w:rFonts w:ascii="Santander Text" w:hAnsi="Santander Text" w:cs="Arial"/>
          <w:b/>
          <w:i/>
          <w:lang w:val="pt-PT"/>
        </w:rPr>
        <w:t>‘scp1_ftr_emss’</w:t>
      </w:r>
      <w:r w:rsidRPr="00864D30">
        <w:rPr>
          <w:rFonts w:ascii="Santander Text" w:hAnsi="Santander Text" w:cs="Arial"/>
          <w:b/>
          <w:lang w:val="pt-PT"/>
        </w:rPr>
        <w:t xml:space="preserve">, </w:t>
      </w:r>
      <w:r w:rsidRPr="00864D30">
        <w:rPr>
          <w:rFonts w:ascii="Santander Text" w:hAnsi="Santander Text" w:cs="Arial"/>
          <w:b/>
          <w:i/>
          <w:lang w:val="pt-PT"/>
        </w:rPr>
        <w:t>‘scp2_ftr_emss’</w:t>
      </w:r>
      <w:r w:rsidRPr="00864D30">
        <w:rPr>
          <w:rFonts w:ascii="Santander Text" w:hAnsi="Santander Text" w:cs="Arial"/>
          <w:b/>
          <w:lang w:val="pt-PT"/>
        </w:rPr>
        <w:t xml:space="preserve"> e ‘</w:t>
      </w:r>
      <w:r w:rsidRPr="00864D30">
        <w:rPr>
          <w:rFonts w:ascii="Santander Text" w:hAnsi="Santander Text" w:cs="Arial"/>
          <w:b/>
          <w:i/>
          <w:lang w:val="pt-PT"/>
        </w:rPr>
        <w:t>scp3_ftr_emss’</w:t>
      </w:r>
      <w:r w:rsidR="009F0903" w:rsidRPr="00864D30">
        <w:rPr>
          <w:rFonts w:ascii="Santander Text" w:hAnsi="Santander Text" w:cs="Arial"/>
          <w:lang w:val="pt-PT"/>
        </w:rPr>
        <w:t xml:space="preserve"> seja </w:t>
      </w:r>
      <w:r w:rsidRPr="00864D30">
        <w:rPr>
          <w:rFonts w:ascii="Santander Text" w:hAnsi="Santander Text" w:cs="Arial"/>
          <w:lang w:val="pt-PT"/>
        </w:rPr>
        <w:t>aprovisiona</w:t>
      </w:r>
      <w:r w:rsidR="009F0903" w:rsidRPr="00864D30">
        <w:rPr>
          <w:rFonts w:ascii="Santander Text" w:hAnsi="Santander Text" w:cs="Arial"/>
          <w:lang w:val="pt-PT"/>
        </w:rPr>
        <w:t>da</w:t>
      </w:r>
      <w:r w:rsidRPr="00864D30">
        <w:rPr>
          <w:rFonts w:ascii="Santander Text" w:hAnsi="Santander Text" w:cs="Arial"/>
          <w:lang w:val="pt-PT"/>
        </w:rPr>
        <w:t xml:space="preserve"> através da metodologia </w:t>
      </w:r>
      <w:r w:rsidRPr="00864D30">
        <w:rPr>
          <w:rFonts w:ascii="Santander Text" w:hAnsi="Santander Text" w:cs="Arial"/>
          <w:b/>
          <w:lang w:val="pt-PT"/>
        </w:rPr>
        <w:t>1.</w:t>
      </w:r>
      <w:r w:rsidR="00D171E8" w:rsidRPr="00864D30">
        <w:rPr>
          <w:rFonts w:ascii="Santander Text" w:hAnsi="Santander Text" w:cs="Arial"/>
          <w:b/>
          <w:lang w:val="pt-PT"/>
        </w:rPr>
        <w:t xml:space="preserve"> </w:t>
      </w:r>
      <w:r w:rsidRPr="00864D30">
        <w:rPr>
          <w:rFonts w:ascii="Santander Text" w:hAnsi="Santander Text" w:cs="Arial"/>
          <w:b/>
          <w:lang w:val="pt-PT"/>
        </w:rPr>
        <w:t>Reported Emiss</w:t>
      </w:r>
      <w:r w:rsidR="002475D1" w:rsidRPr="00864D30">
        <w:rPr>
          <w:rFonts w:ascii="Santander Text" w:hAnsi="Santander Text" w:cs="Arial"/>
          <w:b/>
          <w:lang w:val="pt-PT"/>
        </w:rPr>
        <w:t>i</w:t>
      </w:r>
      <w:r w:rsidRPr="00864D30">
        <w:rPr>
          <w:rFonts w:ascii="Santander Text" w:hAnsi="Santander Text" w:cs="Arial"/>
          <w:b/>
          <w:lang w:val="pt-PT"/>
        </w:rPr>
        <w:t>ons</w:t>
      </w:r>
      <w:r w:rsidRPr="00864D30">
        <w:rPr>
          <w:rFonts w:ascii="Santander Text" w:hAnsi="Santander Text" w:cs="Arial"/>
          <w:lang w:val="pt-PT"/>
        </w:rPr>
        <w:t xml:space="preserve">, </w:t>
      </w:r>
      <w:r w:rsidR="002475D1" w:rsidRPr="00864D30">
        <w:rPr>
          <w:rFonts w:ascii="Santander Text" w:hAnsi="Santander Text" w:cs="Arial"/>
          <w:lang w:val="pt-PT"/>
        </w:rPr>
        <w:t xml:space="preserve">do </w:t>
      </w:r>
      <w:r w:rsidRPr="00864D30">
        <w:rPr>
          <w:rFonts w:ascii="Santander Text" w:hAnsi="Santander Text" w:cs="Arial"/>
          <w:lang w:val="pt-PT"/>
        </w:rPr>
        <w:t xml:space="preserve">ponto </w:t>
      </w:r>
      <w:r w:rsidR="002475D1" w:rsidRPr="00864D30">
        <w:rPr>
          <w:rFonts w:ascii="Santander Text" w:hAnsi="Santander Text" w:cs="Arial"/>
          <w:lang w:val="pt-PT"/>
        </w:rPr>
        <w:t>(A) Variáveis ‘</w:t>
      </w:r>
      <w:r w:rsidR="002475D1" w:rsidRPr="00864D30">
        <w:rPr>
          <w:rFonts w:ascii="Santander Text" w:hAnsi="Santander Text" w:cs="Arial"/>
          <w:i/>
          <w:lang w:val="pt-PT"/>
        </w:rPr>
        <w:t>scp1_ftr_emss’, ‘scp2_ftr_emss’</w:t>
      </w:r>
      <w:r w:rsidR="002475D1" w:rsidRPr="00864D30">
        <w:rPr>
          <w:rFonts w:ascii="Santander Text" w:hAnsi="Santander Text" w:cs="Arial"/>
          <w:lang w:val="pt-PT"/>
        </w:rPr>
        <w:t xml:space="preserve"> e ‘</w:t>
      </w:r>
      <w:r w:rsidR="002475D1" w:rsidRPr="00864D30">
        <w:rPr>
          <w:rFonts w:ascii="Santander Text" w:hAnsi="Santander Text" w:cs="Arial"/>
          <w:i/>
          <w:lang w:val="pt-PT"/>
        </w:rPr>
        <w:t>scp3_ftr_emss’</w:t>
      </w:r>
      <w:r w:rsidR="002475D1" w:rsidRPr="00864D30">
        <w:rPr>
          <w:rFonts w:ascii="Santander Text" w:hAnsi="Santander Text" w:cs="Arial"/>
          <w:lang w:val="pt-PT"/>
        </w:rPr>
        <w:t xml:space="preserve"> (Project Finance) e ponto </w:t>
      </w:r>
      <w:r w:rsidRPr="00864D30">
        <w:rPr>
          <w:rFonts w:ascii="Santander Text" w:hAnsi="Santander Text" w:cs="Arial"/>
          <w:lang w:val="pt-PT"/>
        </w:rPr>
        <w:t>(B)</w:t>
      </w:r>
      <w:r w:rsidRPr="00864D30">
        <w:rPr>
          <w:rFonts w:ascii="Santander Text" w:hAnsi="Santander Text" w:cs="Arial"/>
          <w:iCs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lang w:val="pt-PT"/>
        </w:rPr>
        <w:t xml:space="preserve">Variáveis </w:t>
      </w:r>
      <w:r w:rsidRPr="00864D30">
        <w:rPr>
          <w:rFonts w:ascii="Santander Text" w:hAnsi="Santander Text" w:cs="Arial"/>
          <w:i/>
          <w:lang w:val="pt-PT"/>
        </w:rPr>
        <w:t>‘scp1_ftr_emss’, ‘scp2_ftr_emss’</w:t>
      </w:r>
      <w:r w:rsidRPr="00864D30">
        <w:rPr>
          <w:rFonts w:ascii="Santander Text" w:hAnsi="Santander Text" w:cs="Arial"/>
          <w:lang w:val="pt-PT"/>
        </w:rPr>
        <w:t xml:space="preserve"> e ‘</w:t>
      </w:r>
      <w:r w:rsidRPr="00864D30">
        <w:rPr>
          <w:rFonts w:ascii="Santander Text" w:hAnsi="Santander Text" w:cs="Arial"/>
          <w:i/>
          <w:lang w:val="pt-PT"/>
        </w:rPr>
        <w:t>scp3_ftr_emss’</w:t>
      </w:r>
      <w:r w:rsidRPr="00864D30">
        <w:rPr>
          <w:rFonts w:ascii="Santander Text" w:hAnsi="Santander Text" w:cs="Arial"/>
          <w:lang w:val="pt-PT"/>
        </w:rPr>
        <w:t xml:space="preserve"> (Clientes não </w:t>
      </w:r>
      <w:r w:rsidRPr="00864D30">
        <w:rPr>
          <w:rFonts w:ascii="Santander Text" w:hAnsi="Santander Text" w:cs="Arial"/>
          <w:i/>
          <w:lang w:val="pt-PT"/>
        </w:rPr>
        <w:t>Project Finance</w:t>
      </w:r>
      <w:r w:rsidRPr="00864D30">
        <w:rPr>
          <w:rFonts w:ascii="Santander Text" w:hAnsi="Santander Text" w:cs="Arial"/>
          <w:lang w:val="pt-PT"/>
        </w:rPr>
        <w:t xml:space="preserve">). </w:t>
      </w:r>
    </w:p>
    <w:p w14:paraId="2E26B5B7" w14:textId="7B91DF08" w:rsidR="00DC623F" w:rsidRPr="00864D30" w:rsidRDefault="0053643A" w:rsidP="007E3521">
      <w:pPr>
        <w:spacing w:line="360" w:lineRule="auto"/>
        <w:jc w:val="both"/>
        <w:rPr>
          <w:lang w:val="pt-PT"/>
        </w:rPr>
      </w:pPr>
      <w:r w:rsidRPr="00864D30">
        <w:rPr>
          <w:rFonts w:ascii="Santander Text" w:hAnsi="Santander Text" w:cs="Arial"/>
          <w:iCs/>
          <w:szCs w:val="18"/>
          <w:lang w:val="pt-PT"/>
        </w:rPr>
        <w:t>Para as contrapartes que não são para reportar</w:t>
      </w:r>
      <w:r w:rsidR="00540F56" w:rsidRPr="00864D30">
        <w:rPr>
          <w:rFonts w:ascii="Santander Text" w:hAnsi="Santander Text" w:cs="Arial"/>
          <w:iCs/>
          <w:szCs w:val="18"/>
          <w:lang w:val="pt-PT"/>
        </w:rPr>
        <w:t xml:space="preserve"> (seção </w:t>
      </w:r>
      <w:r w:rsidR="00540F56" w:rsidRPr="00864D30">
        <w:rPr>
          <w:rFonts w:ascii="Santander Text" w:hAnsi="Santander Text" w:cs="Arial"/>
          <w:iCs/>
          <w:szCs w:val="18"/>
          <w:lang w:val="pt-PT"/>
        </w:rPr>
        <w:fldChar w:fldCharType="begin"/>
      </w:r>
      <w:r w:rsidR="00540F56" w:rsidRPr="00864D30">
        <w:rPr>
          <w:rFonts w:ascii="Santander Text" w:hAnsi="Santander Text" w:cs="Arial"/>
          <w:iCs/>
          <w:szCs w:val="18"/>
          <w:lang w:val="pt-PT"/>
        </w:rPr>
        <w:instrText xml:space="preserve"> REF _Ref193108357 \r \h </w:instrText>
      </w:r>
      <w:r w:rsidR="00864D30">
        <w:rPr>
          <w:rFonts w:ascii="Santander Text" w:hAnsi="Santander Text" w:cs="Arial"/>
          <w:iCs/>
          <w:szCs w:val="18"/>
          <w:lang w:val="pt-PT"/>
        </w:rPr>
        <w:instrText xml:space="preserve"> \* MERGEFORMAT </w:instrText>
      </w:r>
      <w:r w:rsidR="00540F56" w:rsidRPr="00864D30">
        <w:rPr>
          <w:rFonts w:ascii="Santander Text" w:hAnsi="Santander Text" w:cs="Arial"/>
          <w:iCs/>
          <w:szCs w:val="18"/>
          <w:lang w:val="pt-PT"/>
        </w:rPr>
      </w:r>
      <w:r w:rsidR="00540F56" w:rsidRPr="00864D30">
        <w:rPr>
          <w:rFonts w:ascii="Santander Text" w:hAnsi="Santander Text" w:cs="Arial"/>
          <w:iCs/>
          <w:szCs w:val="18"/>
          <w:lang w:val="pt-PT"/>
        </w:rPr>
        <w:fldChar w:fldCharType="separate"/>
      </w:r>
      <w:r w:rsidR="00540F56" w:rsidRPr="00864D30">
        <w:rPr>
          <w:rFonts w:ascii="Santander Text" w:hAnsi="Santander Text" w:cs="Arial"/>
          <w:iCs/>
          <w:szCs w:val="18"/>
          <w:lang w:val="pt-PT"/>
        </w:rPr>
        <w:t>6.1.3</w:t>
      </w:r>
      <w:r w:rsidR="00540F56" w:rsidRPr="00864D30">
        <w:rPr>
          <w:rFonts w:ascii="Santander Text" w:hAnsi="Santander Text" w:cs="Arial"/>
          <w:iCs/>
          <w:szCs w:val="18"/>
          <w:lang w:val="pt-PT"/>
        </w:rPr>
        <w:fldChar w:fldCharType="end"/>
      </w:r>
      <w:r w:rsidR="00540F56" w:rsidRPr="00864D30">
        <w:rPr>
          <w:rFonts w:ascii="Santander Text" w:hAnsi="Santander Text" w:cs="Arial"/>
          <w:iCs/>
          <w:szCs w:val="18"/>
          <w:lang w:val="pt-PT"/>
        </w:rPr>
        <w:t>)</w:t>
      </w:r>
      <w:r w:rsidRPr="00864D30">
        <w:rPr>
          <w:rFonts w:ascii="Santander Text" w:hAnsi="Santander Text" w:cs="Arial"/>
          <w:iCs/>
          <w:szCs w:val="18"/>
          <w:lang w:val="pt-PT"/>
        </w:rPr>
        <w:t xml:space="preserve">, estes campos deverão ser aprovisionados com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NULL</w:t>
      </w:r>
      <w:r w:rsidRPr="00864D30">
        <w:rPr>
          <w:rFonts w:ascii="Santander Text" w:hAnsi="Santander Text" w:cs="Arial"/>
          <w:iCs/>
          <w:szCs w:val="18"/>
          <w:lang w:val="pt-PT"/>
        </w:rPr>
        <w:t xml:space="preserve">. </w:t>
      </w:r>
    </w:p>
    <w:p w14:paraId="3F263E76" w14:textId="098D41A5" w:rsidR="00DE000D" w:rsidRPr="00864D30" w:rsidRDefault="00DE000D" w:rsidP="007E3521">
      <w:pPr>
        <w:pStyle w:val="MyHeading3"/>
        <w:spacing w:after="120" w:line="360" w:lineRule="auto"/>
        <w:rPr>
          <w:lang w:val="pt-PT"/>
        </w:rPr>
      </w:pPr>
      <w:r w:rsidRPr="00864D30">
        <w:rPr>
          <w:lang w:val="pt-PT"/>
        </w:rPr>
        <w:t>flg_rsc_fsc_agd e flg_rsc_fsc_crnc</w:t>
      </w:r>
    </w:p>
    <w:p w14:paraId="3D44F3E2" w14:textId="402B63B5" w:rsidR="00552740" w:rsidRPr="00864D30" w:rsidRDefault="00552740" w:rsidP="007E3521">
      <w:pPr>
        <w:spacing w:line="360" w:lineRule="auto"/>
        <w:jc w:val="both"/>
        <w:rPr>
          <w:rFonts w:ascii="Santander Text" w:hAnsi="Santander Text" w:cs="Arial"/>
          <w:color w:val="000000"/>
          <w:szCs w:val="18"/>
          <w:lang w:val="pt-PT"/>
        </w:rPr>
      </w:pP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A informação relativa aos </w:t>
      </w:r>
      <w:r w:rsidRPr="00864D30">
        <w:rPr>
          <w:rFonts w:ascii="Santander Text" w:hAnsi="Santander Text" w:cs="Arial"/>
          <w:b/>
          <w:bCs/>
          <w:color w:val="000000"/>
          <w:szCs w:val="18"/>
          <w:lang w:val="pt-PT"/>
        </w:rPr>
        <w:t>Riscos Físicos Agudos e Crónicos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 pode ser obtida de três formas distintas: </w:t>
      </w:r>
      <w:r w:rsidRPr="00864D30">
        <w:rPr>
          <w:rFonts w:ascii="Santander Text" w:hAnsi="Santander Text" w:cs="Arial"/>
          <w:b/>
          <w:color w:val="000000"/>
          <w:szCs w:val="18"/>
          <w:lang w:val="pt-PT"/>
        </w:rPr>
        <w:t>(1)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 Através do </w:t>
      </w:r>
      <w:r w:rsidRPr="00864D30">
        <w:rPr>
          <w:rFonts w:ascii="Santander Text" w:hAnsi="Santander Text" w:cs="Arial"/>
          <w:i/>
          <w:color w:val="000000"/>
          <w:szCs w:val="18"/>
          <w:lang w:val="pt-PT"/>
        </w:rPr>
        <w:t>Input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 Corporativo de Risco Físico por </w:t>
      </w:r>
      <w:r w:rsidRPr="00864D30">
        <w:rPr>
          <w:rFonts w:ascii="Santander Text" w:hAnsi="Santander Text" w:cs="Arial"/>
          <w:i/>
          <w:color w:val="000000"/>
          <w:szCs w:val="18"/>
          <w:lang w:val="pt-PT"/>
        </w:rPr>
        <w:t xml:space="preserve">ZipCode 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>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modesg_inp_risco_fisico_zipcode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), </w:t>
      </w:r>
      <w:r w:rsidRPr="00864D30">
        <w:rPr>
          <w:rFonts w:ascii="Santander Text" w:hAnsi="Santander Text" w:cs="Arial"/>
          <w:b/>
          <w:color w:val="000000"/>
          <w:szCs w:val="18"/>
          <w:lang w:val="pt-PT"/>
        </w:rPr>
        <w:t>(2)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 Através do </w:t>
      </w:r>
      <w:r w:rsidRPr="00864D30">
        <w:rPr>
          <w:rFonts w:ascii="Santander Text" w:hAnsi="Santander Text" w:cs="Arial"/>
          <w:i/>
          <w:color w:val="000000"/>
          <w:szCs w:val="18"/>
          <w:lang w:val="pt-PT"/>
        </w:rPr>
        <w:t>Input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 Corporativo de Risco Físico por NUT (modesg_inp_risco_fisico) ou </w:t>
      </w:r>
      <w:r w:rsidRPr="00864D30">
        <w:rPr>
          <w:rFonts w:ascii="Santander Text" w:hAnsi="Santander Text" w:cs="Arial"/>
          <w:b/>
          <w:color w:val="000000"/>
          <w:szCs w:val="18"/>
          <w:lang w:val="pt-PT"/>
        </w:rPr>
        <w:t>(3)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 Através do </w:t>
      </w:r>
      <w:r w:rsidRPr="00864D30">
        <w:rPr>
          <w:rFonts w:ascii="Santander Text" w:hAnsi="Santander Text" w:cs="Arial"/>
          <w:i/>
          <w:color w:val="000000"/>
          <w:szCs w:val="18"/>
          <w:lang w:val="pt-PT"/>
        </w:rPr>
        <w:t>Input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 Corporativo de Risco Físico por NUT através da </w:t>
      </w:r>
      <w:r w:rsidR="00707007" w:rsidRPr="00864D30">
        <w:rPr>
          <w:rFonts w:ascii="Santander Text" w:hAnsi="Santander Text" w:cs="Arial"/>
          <w:i/>
          <w:color w:val="000000"/>
          <w:szCs w:val="18"/>
          <w:lang w:val="pt-PT"/>
        </w:rPr>
        <w:t>proxy</w:t>
      </w:r>
      <w:r w:rsidR="00707007" w:rsidRPr="00864D30">
        <w:rPr>
          <w:rFonts w:ascii="Santander Text" w:hAnsi="Santander Text" w:cs="Arial"/>
          <w:color w:val="000000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disponibilizada pela </w:t>
      </w:r>
      <w:r w:rsidR="00100F14" w:rsidRPr="00864D30">
        <w:rPr>
          <w:rFonts w:ascii="Santander Text" w:hAnsi="Santander Text" w:cs="Arial"/>
          <w:color w:val="000000"/>
          <w:szCs w:val="18"/>
          <w:lang w:val="pt-PT"/>
        </w:rPr>
        <w:t xml:space="preserve">Corporação 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>(</w:t>
      </w:r>
      <w:r w:rsidRPr="00864D30">
        <w:rPr>
          <w:rFonts w:ascii="Santander Text" w:hAnsi="Santander Text" w:cs="Arial"/>
          <w:i/>
          <w:color w:val="000000"/>
          <w:szCs w:val="18"/>
          <w:lang w:val="pt-PT"/>
        </w:rPr>
        <w:t>modesg_inp_risco_fisico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>). Note-se que o segundo método só é utilizado na eventualidade de não ser possível utilizar o primeiro e que o terceiro só é utilizado na eventualidade de não ser possível utilizar o segundo.</w:t>
      </w:r>
    </w:p>
    <w:p w14:paraId="194CEE9C" w14:textId="77777777" w:rsidR="00552740" w:rsidRPr="00864D30" w:rsidRDefault="00552740" w:rsidP="007E3521">
      <w:pPr>
        <w:spacing w:line="360" w:lineRule="auto"/>
        <w:jc w:val="both"/>
        <w:rPr>
          <w:rFonts w:ascii="Santander Text" w:hAnsi="Santander Text" w:cs="Arial"/>
          <w:color w:val="000000"/>
          <w:szCs w:val="18"/>
          <w:u w:val="single"/>
          <w:lang w:val="pt-PT"/>
        </w:rPr>
      </w:pPr>
      <w:r w:rsidRPr="00864D30">
        <w:rPr>
          <w:rFonts w:ascii="Santander Text" w:hAnsi="Santander Text" w:cs="Arial"/>
          <w:color w:val="000000"/>
          <w:szCs w:val="18"/>
          <w:u w:val="single"/>
          <w:lang w:val="pt-PT"/>
        </w:rPr>
        <w:t>Para clarificar a especificação infra, em suma, foram assumidos os seguintes pressupostos:</w:t>
      </w:r>
    </w:p>
    <w:p w14:paraId="7AF5B38D" w14:textId="50BD2EBF" w:rsidR="0020233A" w:rsidRPr="00864D30" w:rsidRDefault="0020233A" w:rsidP="007E3521">
      <w:pPr>
        <w:spacing w:line="360" w:lineRule="auto"/>
        <w:jc w:val="both"/>
        <w:rPr>
          <w:rFonts w:ascii="Santander Text" w:hAnsi="Santander Text" w:cs="Arial"/>
          <w:color w:val="000000" w:themeColor="text1"/>
          <w:lang w:val="es-ES"/>
        </w:rPr>
      </w:pPr>
      <w:r w:rsidRPr="00864D30">
        <w:rPr>
          <w:rFonts w:ascii="Santander Text" w:hAnsi="Santander Text" w:cs="Arial"/>
          <w:b/>
          <w:color w:val="000000" w:themeColor="text1"/>
          <w:lang w:val="pt-PT"/>
        </w:rPr>
        <w:t>1.</w:t>
      </w:r>
      <w:r w:rsidRPr="00864D30">
        <w:rPr>
          <w:rFonts w:ascii="Santander Text" w:hAnsi="Santander Text" w:cs="Arial"/>
          <w:color w:val="000000" w:themeColor="text1"/>
          <w:lang w:val="pt-PT"/>
        </w:rPr>
        <w:t xml:space="preserve"> </w:t>
      </w:r>
      <w:r w:rsidRPr="00864D30">
        <w:rPr>
          <w:rFonts w:ascii="Santander Text" w:hAnsi="Santander Text" w:cs="Arial"/>
          <w:color w:val="000000" w:themeColor="text1"/>
          <w:lang w:val="es-ES"/>
        </w:rPr>
        <w:t xml:space="preserve">Quando existe </w:t>
      </w:r>
      <w:r w:rsidR="00E457D7" w:rsidRPr="00864D30">
        <w:rPr>
          <w:rFonts w:ascii="Santander Text" w:hAnsi="Santander Text" w:cs="Arial"/>
          <w:color w:val="000000" w:themeColor="text1"/>
          <w:lang w:val="es-ES"/>
        </w:rPr>
        <w:t xml:space="preserve">informação sobre o código </w:t>
      </w:r>
      <w:r w:rsidRPr="00864D30">
        <w:rPr>
          <w:rFonts w:ascii="Santander Text" w:hAnsi="Santander Text" w:cs="Arial"/>
          <w:color w:val="000000" w:themeColor="text1"/>
          <w:lang w:val="es-ES"/>
        </w:rPr>
        <w:t>postal da contraparte, é utilizada a</w:t>
      </w:r>
      <w:r w:rsidR="00552740" w:rsidRPr="00864D30">
        <w:rPr>
          <w:rFonts w:ascii="Santander Text" w:hAnsi="Santander Text" w:cs="Arial"/>
          <w:color w:val="000000" w:themeColor="text1"/>
          <w:lang w:val="es-ES"/>
        </w:rPr>
        <w:t xml:space="preserve"> informação disponibilizada pelo</w:t>
      </w:r>
      <w:r w:rsidRPr="00864D30">
        <w:rPr>
          <w:rFonts w:ascii="Santander Text" w:hAnsi="Santander Text" w:cs="Arial"/>
          <w:color w:val="000000" w:themeColor="text1"/>
          <w:lang w:val="es-ES"/>
        </w:rPr>
        <w:t xml:space="preserve"> </w:t>
      </w:r>
      <w:r w:rsidR="00552740" w:rsidRPr="00864D30">
        <w:rPr>
          <w:rFonts w:ascii="Santander Text" w:hAnsi="Santander Text" w:cs="Arial"/>
          <w:i/>
          <w:color w:val="000000"/>
          <w:szCs w:val="18"/>
          <w:lang w:val="pt-PT"/>
        </w:rPr>
        <w:t>Input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 xml:space="preserve"> Corporativo de Risco Físico por </w:t>
      </w:r>
      <w:r w:rsidR="00552740" w:rsidRPr="00864D30">
        <w:rPr>
          <w:rFonts w:ascii="Santander Text" w:hAnsi="Santander Text" w:cs="Arial"/>
          <w:i/>
          <w:color w:val="000000"/>
          <w:szCs w:val="18"/>
          <w:lang w:val="pt-PT"/>
        </w:rPr>
        <w:t>ZipCode</w:t>
      </w:r>
      <w:r w:rsidRPr="00864D30">
        <w:rPr>
          <w:rFonts w:ascii="Santander Text" w:hAnsi="Santander Text" w:cs="Arial"/>
          <w:color w:val="000000" w:themeColor="text1"/>
          <w:lang w:val="es-ES"/>
        </w:rPr>
        <w:t>;</w:t>
      </w:r>
    </w:p>
    <w:p w14:paraId="64FB7DD4" w14:textId="5B9CE9D9" w:rsidR="0020233A" w:rsidRPr="00864D30" w:rsidRDefault="0020233A" w:rsidP="007E3521">
      <w:pPr>
        <w:spacing w:line="360" w:lineRule="auto"/>
        <w:jc w:val="both"/>
        <w:rPr>
          <w:rFonts w:ascii="Santander Text" w:hAnsi="Santander Text" w:cs="Arial"/>
          <w:color w:val="000000" w:themeColor="text1"/>
          <w:lang w:val="es-ES"/>
        </w:rPr>
      </w:pPr>
      <w:r w:rsidRPr="00864D30">
        <w:rPr>
          <w:rFonts w:ascii="Santander Text" w:hAnsi="Santander Text" w:cs="Arial"/>
          <w:b/>
          <w:color w:val="000000" w:themeColor="text1"/>
          <w:lang w:val="es-ES"/>
        </w:rPr>
        <w:t>2.</w:t>
      </w:r>
      <w:r w:rsidRPr="00864D30">
        <w:rPr>
          <w:rFonts w:ascii="Santander Text" w:hAnsi="Santander Text" w:cs="Arial"/>
          <w:color w:val="000000" w:themeColor="text1"/>
          <w:lang w:val="es-ES"/>
        </w:rPr>
        <w:t xml:space="preserve"> Quando não</w:t>
      </w:r>
      <w:r w:rsidR="00E457D7" w:rsidRPr="00864D30">
        <w:rPr>
          <w:rFonts w:ascii="Santander Text" w:hAnsi="Santander Text" w:cs="Arial"/>
          <w:color w:val="000000" w:themeColor="text1"/>
          <w:lang w:val="es-ES"/>
        </w:rPr>
        <w:t xml:space="preserve"> existe informação do código </w:t>
      </w:r>
      <w:r w:rsidRPr="00864D30">
        <w:rPr>
          <w:rFonts w:ascii="Santander Text" w:hAnsi="Santander Text" w:cs="Arial"/>
          <w:color w:val="000000" w:themeColor="text1"/>
          <w:lang w:val="es-ES"/>
        </w:rPr>
        <w:t xml:space="preserve">postal da contraparte, é utilizado o </w:t>
      </w:r>
      <w:r w:rsidR="00552740" w:rsidRPr="00864D30">
        <w:rPr>
          <w:rFonts w:ascii="Santander Text" w:hAnsi="Santander Text" w:cs="Arial"/>
          <w:i/>
          <w:color w:val="000000"/>
          <w:szCs w:val="18"/>
          <w:lang w:val="pt-PT"/>
        </w:rPr>
        <w:t>Input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 xml:space="preserve"> Corporativo de Risco Físico por NUT</w:t>
      </w:r>
      <w:r w:rsidRPr="00864D30">
        <w:rPr>
          <w:rFonts w:ascii="Santander Text" w:hAnsi="Santander Text" w:cs="Arial"/>
          <w:color w:val="000000" w:themeColor="text1"/>
          <w:lang w:val="es-ES"/>
        </w:rPr>
        <w:t>, cruzando através dos campos ‘</w:t>
      </w:r>
      <w:r w:rsidRPr="00864D30">
        <w:rPr>
          <w:rFonts w:ascii="Santander Text" w:hAnsi="Santander Text" w:cs="Arial"/>
          <w:i/>
          <w:color w:val="000000" w:themeColor="text1"/>
          <w:lang w:val="es-ES"/>
        </w:rPr>
        <w:t>cod_pais’, ‘cod_nutiii’</w:t>
      </w:r>
      <w:r w:rsidRPr="00864D30">
        <w:rPr>
          <w:rFonts w:ascii="Santander Text" w:hAnsi="Santander Text" w:cs="Arial"/>
          <w:color w:val="000000" w:themeColor="text1"/>
          <w:lang w:val="es-ES"/>
        </w:rPr>
        <w:t xml:space="preserve"> e ‘</w:t>
      </w:r>
      <w:r w:rsidRPr="00864D30">
        <w:rPr>
          <w:rFonts w:ascii="Santander Text" w:hAnsi="Santander Text" w:cs="Arial"/>
          <w:i/>
          <w:color w:val="000000" w:themeColor="text1"/>
          <w:lang w:val="es-ES"/>
        </w:rPr>
        <w:t>cod_nace_esg’</w:t>
      </w:r>
      <w:r w:rsidR="00100F14" w:rsidRPr="00864D30">
        <w:rPr>
          <w:rFonts w:ascii="Santander Text" w:hAnsi="Santander Text" w:cs="Arial"/>
          <w:color w:val="000000" w:themeColor="text1"/>
          <w:lang w:val="es-ES"/>
        </w:rPr>
        <w:t>;</w:t>
      </w:r>
    </w:p>
    <w:p w14:paraId="58C0C55F" w14:textId="19B2CC26" w:rsidR="0020233A" w:rsidRPr="00864D30" w:rsidRDefault="0020233A" w:rsidP="007E3521">
      <w:pPr>
        <w:spacing w:line="360" w:lineRule="auto"/>
        <w:jc w:val="both"/>
        <w:rPr>
          <w:rFonts w:ascii="Santander Text" w:hAnsi="Santander Text" w:cs="Arial"/>
          <w:color w:val="000000" w:themeColor="text1"/>
          <w:lang w:val="es-ES"/>
        </w:rPr>
      </w:pPr>
      <w:r w:rsidRPr="00864D30">
        <w:rPr>
          <w:rFonts w:ascii="Santander Text" w:hAnsi="Santander Text" w:cs="Arial"/>
          <w:b/>
          <w:color w:val="000000" w:themeColor="text1"/>
          <w:lang w:val="es-ES"/>
        </w:rPr>
        <w:t>3.</w:t>
      </w:r>
      <w:r w:rsidRPr="00864D30">
        <w:rPr>
          <w:rFonts w:ascii="Santander Text" w:hAnsi="Santander Text" w:cs="Arial"/>
          <w:color w:val="000000" w:themeColor="text1"/>
          <w:lang w:val="es-ES"/>
        </w:rPr>
        <w:t xml:space="preserve"> Quando não existe informação da </w:t>
      </w:r>
      <w:r w:rsidR="00100F14" w:rsidRPr="00864D30">
        <w:rPr>
          <w:rFonts w:ascii="Santander Text" w:hAnsi="Santander Text" w:cs="Arial"/>
          <w:color w:val="000000" w:themeColor="text1"/>
          <w:lang w:val="es-ES"/>
        </w:rPr>
        <w:t xml:space="preserve">NUT </w:t>
      </w:r>
      <w:r w:rsidRPr="00864D30">
        <w:rPr>
          <w:rFonts w:ascii="Santander Text" w:hAnsi="Santander Text" w:cs="Arial"/>
          <w:color w:val="000000" w:themeColor="text1"/>
          <w:lang w:val="es-ES"/>
        </w:rPr>
        <w:t xml:space="preserve">do Cliente, é utilizado </w:t>
      </w:r>
      <w:r w:rsidR="00552740" w:rsidRPr="00864D30">
        <w:rPr>
          <w:rFonts w:ascii="Santander Text" w:hAnsi="Santander Text" w:cs="Arial"/>
          <w:i/>
          <w:color w:val="000000"/>
          <w:szCs w:val="18"/>
          <w:lang w:val="pt-PT"/>
        </w:rPr>
        <w:t>Input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 xml:space="preserve"> Corporativo de Risco Físico por NUT através da </w:t>
      </w:r>
      <w:r w:rsidR="00707007" w:rsidRPr="00864D30">
        <w:rPr>
          <w:rFonts w:ascii="Santander Text" w:hAnsi="Santander Text" w:cs="Arial"/>
          <w:i/>
          <w:color w:val="000000"/>
          <w:szCs w:val="18"/>
          <w:lang w:val="pt-PT"/>
        </w:rPr>
        <w:t>p</w:t>
      </w:r>
      <w:r w:rsidR="00552740" w:rsidRPr="00864D30">
        <w:rPr>
          <w:rFonts w:ascii="Santander Text" w:hAnsi="Santander Text" w:cs="Arial"/>
          <w:i/>
          <w:color w:val="000000"/>
          <w:szCs w:val="18"/>
          <w:lang w:val="pt-PT"/>
        </w:rPr>
        <w:t>roxy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 xml:space="preserve"> disponibilizada pela </w:t>
      </w:r>
      <w:r w:rsidR="00100F14" w:rsidRPr="00864D30">
        <w:rPr>
          <w:rFonts w:ascii="Santander Text" w:hAnsi="Santander Text" w:cs="Arial"/>
          <w:color w:val="000000"/>
          <w:szCs w:val="18"/>
          <w:lang w:val="pt-PT"/>
        </w:rPr>
        <w:t>Corporação</w:t>
      </w:r>
      <w:r w:rsidRPr="00864D30">
        <w:rPr>
          <w:rFonts w:ascii="Santander Text" w:hAnsi="Santander Text" w:cs="Arial"/>
          <w:color w:val="000000" w:themeColor="text1"/>
          <w:lang w:val="es-ES"/>
        </w:rPr>
        <w:t xml:space="preserve">, cruzando através dos campos </w:t>
      </w:r>
      <w:r w:rsidRPr="00864D30">
        <w:rPr>
          <w:rFonts w:ascii="Santander Text" w:hAnsi="Santander Text" w:cs="Arial"/>
          <w:i/>
          <w:color w:val="000000" w:themeColor="text1"/>
          <w:lang w:val="es-ES"/>
        </w:rPr>
        <w:t>‘cod_pais’</w:t>
      </w:r>
      <w:r w:rsidRPr="00864D30">
        <w:rPr>
          <w:rFonts w:ascii="Santander Text" w:hAnsi="Santander Text" w:cs="Arial"/>
          <w:color w:val="000000" w:themeColor="text1"/>
          <w:lang w:val="es-ES"/>
        </w:rPr>
        <w:t xml:space="preserve"> e </w:t>
      </w:r>
      <w:r w:rsidRPr="00864D30">
        <w:rPr>
          <w:rFonts w:ascii="Santander Text" w:hAnsi="Santander Text" w:cs="Arial"/>
          <w:i/>
          <w:color w:val="000000" w:themeColor="text1"/>
          <w:lang w:val="es-ES"/>
        </w:rPr>
        <w:t>‘cod_nace_esg’</w:t>
      </w:r>
      <w:r w:rsidR="00100F14" w:rsidRPr="00864D30">
        <w:rPr>
          <w:rFonts w:ascii="Santander Text" w:hAnsi="Santander Text" w:cs="Arial"/>
          <w:color w:val="000000" w:themeColor="text1"/>
          <w:lang w:val="es-ES"/>
        </w:rPr>
        <w:t>;</w:t>
      </w:r>
    </w:p>
    <w:p w14:paraId="5AFC3844" w14:textId="7B4E84A6" w:rsidR="0020233A" w:rsidRPr="00864D30" w:rsidRDefault="0020233A" w:rsidP="007E3521">
      <w:pPr>
        <w:spacing w:line="360" w:lineRule="auto"/>
        <w:jc w:val="both"/>
        <w:rPr>
          <w:rFonts w:ascii="Santander Text" w:hAnsi="Santander Text" w:cs="Arial"/>
          <w:color w:val="000000" w:themeColor="text1"/>
          <w:lang w:val="es-ES"/>
        </w:rPr>
      </w:pPr>
      <w:r w:rsidRPr="00864D30">
        <w:rPr>
          <w:rFonts w:ascii="Santander Text" w:hAnsi="Santander Text" w:cs="Arial"/>
          <w:b/>
          <w:color w:val="000000" w:themeColor="text1"/>
          <w:lang w:val="es-ES"/>
        </w:rPr>
        <w:t>4.</w:t>
      </w:r>
      <w:r w:rsidRPr="00864D30">
        <w:rPr>
          <w:rFonts w:ascii="Santander Text" w:hAnsi="Santander Text" w:cs="Arial"/>
          <w:color w:val="000000" w:themeColor="text1"/>
          <w:lang w:val="es-ES"/>
        </w:rPr>
        <w:t xml:space="preserve"> Quando não é possível identificar os dados necessários para análise (</w:t>
      </w:r>
      <w:r w:rsidR="00741A75" w:rsidRPr="00864D30">
        <w:rPr>
          <w:rFonts w:ascii="Santander Text" w:hAnsi="Santander Text" w:cs="Arial"/>
          <w:color w:val="000000" w:themeColor="text1"/>
          <w:lang w:val="es-ES"/>
        </w:rPr>
        <w:t>‘</w:t>
      </w:r>
      <w:r w:rsidRPr="00864D30">
        <w:rPr>
          <w:rFonts w:ascii="Santander Text" w:hAnsi="Santander Text" w:cs="Arial"/>
          <w:i/>
          <w:color w:val="000000" w:themeColor="text1"/>
          <w:lang w:val="es-ES"/>
        </w:rPr>
        <w:t>cod_pais</w:t>
      </w:r>
      <w:r w:rsidR="00741A75" w:rsidRPr="00864D30">
        <w:rPr>
          <w:rFonts w:ascii="Santander Text" w:hAnsi="Santander Text" w:cs="Arial"/>
          <w:color w:val="000000" w:themeColor="text1"/>
          <w:lang w:val="es-ES"/>
        </w:rPr>
        <w:t>’</w:t>
      </w:r>
      <w:r w:rsidRPr="00864D30">
        <w:rPr>
          <w:rFonts w:ascii="Santander Text" w:hAnsi="Santander Text" w:cs="Arial"/>
          <w:color w:val="000000" w:themeColor="text1"/>
          <w:lang w:val="es-ES"/>
        </w:rPr>
        <w:t xml:space="preserve"> ou </w:t>
      </w:r>
      <w:r w:rsidR="00741A75" w:rsidRPr="00864D30">
        <w:rPr>
          <w:rFonts w:ascii="Santander Text" w:hAnsi="Santander Text" w:cs="Arial"/>
          <w:color w:val="000000" w:themeColor="text1"/>
          <w:lang w:val="es-ES"/>
        </w:rPr>
        <w:t>‘</w:t>
      </w:r>
      <w:r w:rsidRPr="00864D30">
        <w:rPr>
          <w:rFonts w:ascii="Santander Text" w:hAnsi="Santander Text" w:cs="Arial"/>
          <w:i/>
          <w:color w:val="000000" w:themeColor="text1"/>
          <w:lang w:val="es-ES"/>
        </w:rPr>
        <w:t>cod_nace_esg</w:t>
      </w:r>
      <w:r w:rsidR="00741A75" w:rsidRPr="00864D30">
        <w:rPr>
          <w:rFonts w:ascii="Santander Text" w:hAnsi="Santander Text" w:cs="Arial"/>
          <w:color w:val="000000" w:themeColor="text1"/>
          <w:lang w:val="es-ES"/>
        </w:rPr>
        <w:t>’</w:t>
      </w:r>
      <w:r w:rsidRPr="00864D30">
        <w:rPr>
          <w:rFonts w:ascii="Santander Text" w:hAnsi="Santander Text" w:cs="Arial"/>
          <w:color w:val="000000" w:themeColor="text1"/>
          <w:lang w:val="es-ES"/>
        </w:rPr>
        <w:t>) é reportado como não tendo ambos os riscos</w:t>
      </w:r>
      <w:r w:rsidR="00100F14" w:rsidRPr="00864D30">
        <w:rPr>
          <w:rFonts w:ascii="Santander Text" w:hAnsi="Santander Text" w:cs="Arial"/>
          <w:color w:val="000000" w:themeColor="text1"/>
          <w:lang w:val="es-ES"/>
        </w:rPr>
        <w:t>;</w:t>
      </w:r>
    </w:p>
    <w:p w14:paraId="05D596AB" w14:textId="0E43D303" w:rsidR="0020233A" w:rsidRPr="00864D30" w:rsidRDefault="0020233A" w:rsidP="007E3521">
      <w:pPr>
        <w:spacing w:line="360" w:lineRule="auto"/>
        <w:jc w:val="both"/>
        <w:rPr>
          <w:rFonts w:ascii="Santander Text" w:hAnsi="Santander Text" w:cs="Arial"/>
          <w:color w:val="000000" w:themeColor="text1"/>
          <w:lang w:val="es-ES"/>
        </w:rPr>
      </w:pPr>
      <w:r w:rsidRPr="00864D30">
        <w:rPr>
          <w:rFonts w:ascii="Santander Text" w:hAnsi="Santander Text" w:cs="Arial"/>
          <w:b/>
          <w:color w:val="000000" w:themeColor="text1"/>
          <w:lang w:val="es-ES"/>
        </w:rPr>
        <w:t>5.</w:t>
      </w:r>
      <w:r w:rsidRPr="00864D30">
        <w:rPr>
          <w:rFonts w:ascii="Santander Text" w:hAnsi="Santander Text" w:cs="Arial"/>
          <w:color w:val="000000" w:themeColor="text1"/>
          <w:lang w:val="es-ES"/>
        </w:rPr>
        <w:t xml:space="preserve"> Uma vez </w:t>
      </w:r>
      <w:r w:rsidR="004757DF" w:rsidRPr="00864D30">
        <w:rPr>
          <w:rFonts w:ascii="Santander Text" w:hAnsi="Santander Text" w:cs="Arial"/>
          <w:color w:val="000000" w:themeColor="text1"/>
          <w:lang w:val="es-ES"/>
        </w:rPr>
        <w:t xml:space="preserve">que </w:t>
      </w:r>
      <w:r w:rsidRPr="00864D30">
        <w:rPr>
          <w:rFonts w:ascii="Santander Text" w:hAnsi="Santander Text" w:cs="Arial"/>
          <w:color w:val="000000" w:themeColor="text1"/>
          <w:lang w:val="es-ES"/>
        </w:rPr>
        <w:t xml:space="preserve">o campo </w:t>
      </w:r>
      <w:r w:rsidRPr="00864D30">
        <w:rPr>
          <w:rFonts w:ascii="Santander Text" w:hAnsi="Santander Text" w:cs="Arial"/>
          <w:i/>
          <w:color w:val="000000" w:themeColor="text1"/>
          <w:lang w:val="es-ES"/>
        </w:rPr>
        <w:t xml:space="preserve">‘cod_nace_esg’ </w:t>
      </w:r>
      <w:r w:rsidRPr="00864D30">
        <w:rPr>
          <w:rFonts w:ascii="Santander Text" w:hAnsi="Santander Text" w:cs="Arial"/>
          <w:color w:val="000000" w:themeColor="text1"/>
          <w:lang w:val="es-ES"/>
        </w:rPr>
        <w:t xml:space="preserve">no </w:t>
      </w:r>
      <w:r w:rsidRPr="00864D30">
        <w:rPr>
          <w:rFonts w:ascii="Santander Text" w:hAnsi="Santander Text" w:cs="Arial"/>
          <w:i/>
          <w:color w:val="000000" w:themeColor="text1"/>
          <w:lang w:val="es-ES"/>
        </w:rPr>
        <w:t>input</w:t>
      </w:r>
      <w:r w:rsidRPr="00864D30">
        <w:rPr>
          <w:rFonts w:ascii="Santander Text" w:hAnsi="Santander Text" w:cs="Arial"/>
          <w:color w:val="000000" w:themeColor="text1"/>
          <w:lang w:val="es-ES"/>
        </w:rPr>
        <w:t xml:space="preserve"> corporativo não tem o nível máximo para todos os setores</w:t>
      </w:r>
      <w:r w:rsidR="00552740" w:rsidRPr="00864D30">
        <w:rPr>
          <w:rFonts w:ascii="Santander Text" w:hAnsi="Santander Text" w:cs="Arial"/>
          <w:color w:val="000000" w:themeColor="text1"/>
          <w:lang w:val="es-ES"/>
        </w:rPr>
        <w:t xml:space="preserve"> de atividade</w:t>
      </w:r>
      <w:r w:rsidRPr="00864D30">
        <w:rPr>
          <w:rFonts w:ascii="Santander Text" w:hAnsi="Santander Text" w:cs="Arial"/>
          <w:color w:val="000000" w:themeColor="text1"/>
          <w:lang w:val="es-ES"/>
        </w:rPr>
        <w:t>, iremos utilizar para cruzamento apenas os de segundo nível (ex.: A1, J61)</w:t>
      </w:r>
      <w:r w:rsidR="00100F14" w:rsidRPr="00864D30">
        <w:rPr>
          <w:rFonts w:ascii="Santander Text" w:hAnsi="Santander Text" w:cs="Arial"/>
          <w:color w:val="000000" w:themeColor="text1"/>
          <w:lang w:val="es-ES"/>
        </w:rPr>
        <w:t>;</w:t>
      </w:r>
    </w:p>
    <w:p w14:paraId="56E6CB59" w14:textId="576DA8C2" w:rsidR="0020233A" w:rsidRPr="00864D30" w:rsidRDefault="0020233A" w:rsidP="007E3521">
      <w:pPr>
        <w:spacing w:line="360" w:lineRule="auto"/>
        <w:jc w:val="both"/>
        <w:rPr>
          <w:rFonts w:ascii="Santander Text" w:hAnsi="Santander Text" w:cs="Arial"/>
          <w:color w:val="000000" w:themeColor="text1"/>
          <w:lang w:val="es-ES"/>
        </w:rPr>
      </w:pPr>
      <w:r w:rsidRPr="00864D30">
        <w:rPr>
          <w:rFonts w:ascii="Santander Text" w:hAnsi="Santander Text" w:cs="Arial"/>
          <w:color w:val="000000" w:themeColor="text1"/>
          <w:lang w:val="es-ES"/>
        </w:rPr>
        <w:t xml:space="preserve">Denote-se que no cruzamento dos </w:t>
      </w:r>
      <w:r w:rsidRPr="00864D30">
        <w:rPr>
          <w:rFonts w:ascii="Santander Text" w:hAnsi="Santander Text" w:cs="Arial"/>
          <w:i/>
          <w:color w:val="000000" w:themeColor="text1"/>
          <w:lang w:val="es-ES"/>
        </w:rPr>
        <w:t>inputs</w:t>
      </w:r>
      <w:r w:rsidRPr="00864D30">
        <w:rPr>
          <w:rFonts w:ascii="Santander Text" w:hAnsi="Santander Text" w:cs="Arial"/>
          <w:color w:val="000000" w:themeColor="text1"/>
          <w:lang w:val="es-ES"/>
        </w:rPr>
        <w:t xml:space="preserve"> co</w:t>
      </w:r>
      <w:r w:rsidR="00450383" w:rsidRPr="00864D30">
        <w:rPr>
          <w:rFonts w:ascii="Santander Text" w:hAnsi="Santander Text" w:cs="Arial"/>
          <w:color w:val="000000" w:themeColor="text1"/>
          <w:lang w:val="es-ES"/>
        </w:rPr>
        <w:t>r</w:t>
      </w:r>
      <w:r w:rsidRPr="00864D30">
        <w:rPr>
          <w:rFonts w:ascii="Santander Text" w:hAnsi="Santander Text" w:cs="Arial"/>
          <w:color w:val="000000" w:themeColor="text1"/>
          <w:lang w:val="es-ES"/>
        </w:rPr>
        <w:t>porativos com a tabela de parametrização [</w:t>
      </w:r>
      <w:r w:rsidRPr="00864D30">
        <w:rPr>
          <w:rFonts w:ascii="Santander Text" w:hAnsi="Santander Text" w:cs="Arial"/>
          <w:i/>
          <w:lang w:val="pt-PT"/>
        </w:rPr>
        <w:t>modesg_param_codigos</w:t>
      </w:r>
      <w:r w:rsidRPr="00864D30">
        <w:rPr>
          <w:rFonts w:ascii="Santander Text" w:hAnsi="Santander Text" w:cs="Arial"/>
          <w:color w:val="000000" w:themeColor="text1"/>
          <w:lang w:val="es-ES"/>
        </w:rPr>
        <w:t xml:space="preserve">] ou outros dados do </w:t>
      </w:r>
      <w:r w:rsidRPr="00864D30">
        <w:rPr>
          <w:rFonts w:ascii="Santander Text" w:hAnsi="Santander Text" w:cs="Arial"/>
          <w:i/>
          <w:color w:val="000000" w:themeColor="text1"/>
          <w:lang w:val="es-ES"/>
        </w:rPr>
        <w:t>Data Lake</w:t>
      </w:r>
      <w:r w:rsidRPr="00864D30">
        <w:rPr>
          <w:rFonts w:ascii="Santander Text" w:hAnsi="Santander Text" w:cs="Arial"/>
          <w:color w:val="000000" w:themeColor="text1"/>
          <w:lang w:val="es-ES"/>
        </w:rPr>
        <w:t xml:space="preserve">, bem como nos filtros realizados nos campos de </w:t>
      </w:r>
      <w:r w:rsidRPr="00864D30">
        <w:rPr>
          <w:rFonts w:ascii="Santander Text" w:hAnsi="Santander Text" w:cs="Arial"/>
          <w:i/>
          <w:color w:val="000000" w:themeColor="text1"/>
          <w:lang w:val="es-ES"/>
        </w:rPr>
        <w:t>string</w:t>
      </w:r>
      <w:r w:rsidRPr="00864D30">
        <w:rPr>
          <w:rFonts w:ascii="Santander Text" w:hAnsi="Santander Text" w:cs="Arial"/>
          <w:color w:val="000000" w:themeColor="text1"/>
          <w:lang w:val="es-ES"/>
        </w:rPr>
        <w:t xml:space="preserve"> deve ser utilizada a função trim(upper [nome_campo]). </w:t>
      </w:r>
    </w:p>
    <w:p w14:paraId="6F13F84F" w14:textId="77777777" w:rsidR="0020233A" w:rsidRPr="00864D30" w:rsidRDefault="0020233A" w:rsidP="007E3521">
      <w:pPr>
        <w:spacing w:line="360" w:lineRule="auto"/>
        <w:jc w:val="both"/>
        <w:rPr>
          <w:rFonts w:ascii="Santander Text" w:hAnsi="Santander Text" w:cs="Arial"/>
          <w:b/>
          <w:bCs/>
          <w:szCs w:val="18"/>
          <w:u w:val="single"/>
          <w:lang w:val="es-ES"/>
        </w:rPr>
      </w:pPr>
      <w:r w:rsidRPr="00864D30">
        <w:rPr>
          <w:rFonts w:ascii="Santander Text" w:hAnsi="Santander Text" w:cs="Arial"/>
          <w:b/>
          <w:bCs/>
          <w:szCs w:val="18"/>
          <w:u w:val="single"/>
          <w:lang w:val="es-ES"/>
        </w:rPr>
        <w:t>Para um maior detalhe, ter em conta as seguintes regras:</w:t>
      </w:r>
    </w:p>
    <w:p w14:paraId="6C29ECE0" w14:textId="24EFF7C4" w:rsidR="0020233A" w:rsidRPr="00864D30" w:rsidRDefault="0020233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Em primeira instância, deverá ser utilizando o </w:t>
      </w:r>
      <w:r w:rsidR="00552740" w:rsidRPr="00864D30">
        <w:rPr>
          <w:rFonts w:ascii="Santander Text" w:hAnsi="Santander Text" w:cs="Arial"/>
          <w:i/>
          <w:color w:val="000000"/>
          <w:szCs w:val="18"/>
          <w:lang w:val="pt-PT"/>
        </w:rPr>
        <w:t>Input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 xml:space="preserve"> Corporativo de Risco Físico por </w:t>
      </w:r>
      <w:r w:rsidR="00552740" w:rsidRPr="00864D30">
        <w:rPr>
          <w:rFonts w:ascii="Santander Text" w:hAnsi="Santander Text" w:cs="Arial"/>
          <w:i/>
          <w:color w:val="000000"/>
          <w:szCs w:val="18"/>
          <w:lang w:val="pt-PT"/>
        </w:rPr>
        <w:t>ZipCode</w:t>
      </w:r>
      <w:r w:rsidR="00552740" w:rsidRPr="00864D30">
        <w:rPr>
          <w:rFonts w:ascii="Santander Text" w:hAnsi="Santander Text" w:cs="Arial"/>
          <w:lang w:val="pt-PT"/>
        </w:rPr>
        <w:t xml:space="preserve"> </w:t>
      </w:r>
      <w:r w:rsidRPr="00864D30">
        <w:rPr>
          <w:rFonts w:ascii="Santander Text" w:hAnsi="Santander Text" w:cs="Arial"/>
          <w:lang w:val="pt-PT"/>
        </w:rPr>
        <w:t>(</w:t>
      </w:r>
      <w:r w:rsidRPr="00864D30">
        <w:rPr>
          <w:rFonts w:ascii="Santander Text" w:hAnsi="Santander Text" w:cs="Arial"/>
          <w:i/>
          <w:lang w:val="pt-PT"/>
        </w:rPr>
        <w:t>modesg_inp_risco_fisico_zipcode</w:t>
      </w:r>
      <w:r w:rsidRPr="00864D30">
        <w:rPr>
          <w:rFonts w:ascii="Santander Text" w:hAnsi="Santander Text" w:cs="Arial"/>
          <w:color w:val="000000"/>
          <w:sz w:val="16"/>
          <w:szCs w:val="16"/>
          <w:lang w:val="pt-PT"/>
        </w:rPr>
        <w:t xml:space="preserve">) </w:t>
      </w:r>
      <w:r w:rsidRPr="00864D30">
        <w:rPr>
          <w:rFonts w:ascii="Santander Text" w:hAnsi="Santander Text" w:cs="Arial"/>
          <w:lang w:val="pt-PT"/>
        </w:rPr>
        <w:t>através dos seguintes passos/cruzamentos:</w:t>
      </w:r>
    </w:p>
    <w:p w14:paraId="1F714915" w14:textId="77777777" w:rsidR="0020233A" w:rsidRPr="00864D30" w:rsidRDefault="0020233A" w:rsidP="007E3521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r w:rsidRPr="00864D30">
        <w:rPr>
          <w:rFonts w:ascii="Santander Text" w:hAnsi="Santander Text" w:cs="Arial"/>
          <w:lang w:val="pt-PT"/>
        </w:rPr>
        <w:t>1.</w:t>
      </w:r>
      <w:r w:rsidRPr="00864D30">
        <w:rPr>
          <w:rFonts w:ascii="Santander Text" w:hAnsi="Santander Text" w:cs="Arial"/>
          <w:lang w:val="pt-PT"/>
        </w:rPr>
        <w:tab/>
      </w:r>
      <w:r w:rsidRPr="00864D30">
        <w:rPr>
          <w:rFonts w:ascii="Santander Text" w:hAnsi="Santander Text" w:cs="Arial"/>
          <w:b/>
          <w:lang w:val="pt-PT"/>
        </w:rPr>
        <w:t>Obtenção do ‘</w:t>
      </w:r>
      <w:r w:rsidRPr="00864D30">
        <w:rPr>
          <w:rFonts w:ascii="Santander Text" w:hAnsi="Santander Text" w:cs="Arial"/>
          <w:b/>
          <w:i/>
          <w:lang w:val="pt-PT"/>
        </w:rPr>
        <w:t>cod_pais’</w:t>
      </w:r>
      <w:r w:rsidRPr="00864D30">
        <w:rPr>
          <w:rFonts w:ascii="Santander Text" w:hAnsi="Santander Text" w:cs="Arial"/>
          <w:b/>
          <w:lang w:val="pt-PT"/>
        </w:rPr>
        <w:t>:</w:t>
      </w:r>
    </w:p>
    <w:p w14:paraId="18FEC883" w14:textId="695AA5B0" w:rsidR="0020233A" w:rsidRPr="00864D30" w:rsidRDefault="0020233A" w:rsidP="008E5B92">
      <w:pPr>
        <w:pStyle w:val="ListParagraph"/>
        <w:numPr>
          <w:ilvl w:val="0"/>
          <w:numId w:val="6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O</w:t>
      </w:r>
      <w:r w:rsidR="00910CA2" w:rsidRPr="00864D30">
        <w:rPr>
          <w:rFonts w:ascii="Santander Text" w:hAnsi="Santander Text" w:cs="Arial"/>
          <w:szCs w:val="18"/>
          <w:lang w:val="pt-PT"/>
        </w:rPr>
        <w:t xml:space="preserve">bter o campo </w:t>
      </w:r>
      <w:r w:rsidR="00910CA2" w:rsidRPr="00864D30">
        <w:rPr>
          <w:rFonts w:ascii="Santander Text" w:hAnsi="Santander Text" w:cs="Arial"/>
          <w:i/>
          <w:szCs w:val="18"/>
          <w:lang w:val="pt-PT"/>
        </w:rPr>
        <w:t>‘</w:t>
      </w:r>
      <w:r w:rsidR="00910CA2" w:rsidRPr="00864D30">
        <w:rPr>
          <w:rFonts w:ascii="Santander Text" w:hAnsi="Santander Text" w:cs="Arial"/>
          <w:bCs/>
          <w:i/>
          <w:szCs w:val="18"/>
          <w:lang w:val="pt-PT"/>
        </w:rPr>
        <w:t>cpais_residencia</w:t>
      </w:r>
      <w:r w:rsidRPr="00864D30">
        <w:rPr>
          <w:rFonts w:ascii="Santander Text" w:hAnsi="Santander Text" w:cs="Arial"/>
          <w:i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da tabela </w:t>
      </w:r>
      <w:r w:rsidR="00552740" w:rsidRPr="00864D30">
        <w:rPr>
          <w:rFonts w:ascii="Santander Text" w:hAnsi="Santander Text" w:cs="Arial"/>
          <w:i/>
          <w:szCs w:val="18"/>
          <w:lang w:val="pt-PT"/>
        </w:rPr>
        <w:t>ct084_univ_cli_d</w:t>
      </w:r>
      <w:r w:rsidR="00552740" w:rsidRPr="00864D30">
        <w:rPr>
          <w:rFonts w:ascii="Santander Text" w:hAnsi="Santander Text" w:cs="Arial"/>
          <w:szCs w:val="18"/>
          <w:lang w:val="pt-PT"/>
        </w:rPr>
        <w:t xml:space="preserve"> por cliente</w:t>
      </w:r>
      <w:r w:rsidRPr="00864D30">
        <w:rPr>
          <w:rFonts w:ascii="Santander Text" w:hAnsi="Santander Text" w:cs="Arial"/>
          <w:szCs w:val="18"/>
          <w:lang w:val="pt-PT"/>
        </w:rPr>
        <w:t>;</w:t>
      </w:r>
    </w:p>
    <w:p w14:paraId="015EFD38" w14:textId="55933B42" w:rsidR="0020233A" w:rsidRPr="00864D30" w:rsidRDefault="0020233A" w:rsidP="008E5B92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Cruzar o resultado obtido no passo anterior com o campo </w:t>
      </w:r>
      <w:r w:rsidRPr="00864D30">
        <w:rPr>
          <w:rFonts w:ascii="Santander Text" w:hAnsi="Santander Text" w:cs="Arial"/>
          <w:i/>
          <w:szCs w:val="18"/>
          <w:lang w:val="pt-PT"/>
        </w:rPr>
        <w:t>‘tayd91c0_celemtab’</w:t>
      </w:r>
      <w:r w:rsidRPr="00864D30">
        <w:rPr>
          <w:rFonts w:ascii="Santander Text" w:hAnsi="Santander Text" w:cs="Arial"/>
          <w:szCs w:val="18"/>
          <w:lang w:val="pt-PT"/>
        </w:rPr>
        <w:t xml:space="preserve"> da tabela </w:t>
      </w:r>
      <w:r w:rsidRPr="00864D30">
        <w:rPr>
          <w:rFonts w:ascii="Santander Text" w:hAnsi="Santander Text" w:cs="Arial"/>
          <w:i/>
          <w:szCs w:val="18"/>
          <w:lang w:val="pt-PT"/>
        </w:rPr>
        <w:t>tat91_tabelas</w:t>
      </w:r>
      <w:r w:rsidRPr="00864D30">
        <w:rPr>
          <w:rFonts w:ascii="Santander Text" w:hAnsi="Santander Text" w:cs="Arial"/>
          <w:szCs w:val="18"/>
          <w:lang w:val="pt-PT"/>
        </w:rPr>
        <w:t xml:space="preserve"> filtrada por ‘</w:t>
      </w:r>
      <w:r w:rsidRPr="00864D30">
        <w:rPr>
          <w:rFonts w:ascii="Santander Text" w:hAnsi="Santander Text" w:cs="Arial"/>
          <w:i/>
          <w:szCs w:val="18"/>
          <w:lang w:val="pt-PT"/>
        </w:rPr>
        <w:t>tayd91c0_ctabela’</w:t>
      </w:r>
      <w:r w:rsidRPr="00864D30">
        <w:rPr>
          <w:rFonts w:ascii="Santander Text" w:hAnsi="Santander Text" w:cs="Arial"/>
          <w:szCs w:val="18"/>
          <w:lang w:val="pt-PT"/>
        </w:rPr>
        <w:t xml:space="preserve"> = '015', para obter o campo ‘</w:t>
      </w:r>
      <w:r w:rsidRPr="00864D30">
        <w:rPr>
          <w:rFonts w:ascii="Santander Text" w:hAnsi="Santander Text" w:cs="Arial"/>
          <w:i/>
          <w:szCs w:val="18"/>
          <w:lang w:val="pt-PT"/>
        </w:rPr>
        <w:t>tayd91c0_nelemc09’</w:t>
      </w:r>
      <w:r w:rsidR="00741A75" w:rsidRPr="00864D30">
        <w:rPr>
          <w:rFonts w:ascii="Santander Text" w:hAnsi="Santander Text" w:cs="Arial"/>
          <w:szCs w:val="18"/>
          <w:lang w:val="pt-PT"/>
        </w:rPr>
        <w:t>.</w:t>
      </w:r>
    </w:p>
    <w:p w14:paraId="34250697" w14:textId="77777777" w:rsidR="0020233A" w:rsidRPr="00864D30" w:rsidRDefault="0020233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2.        </w:t>
      </w:r>
      <w:r w:rsidRPr="00864D30">
        <w:rPr>
          <w:rFonts w:ascii="Santander Text" w:hAnsi="Santander Text" w:cs="Arial"/>
          <w:b/>
          <w:lang w:val="pt-PT"/>
        </w:rPr>
        <w:t xml:space="preserve">Obtenção do </w:t>
      </w:r>
      <w:r w:rsidRPr="00864D30">
        <w:rPr>
          <w:rFonts w:ascii="Santander Text" w:hAnsi="Santander Text" w:cs="Arial"/>
          <w:b/>
          <w:i/>
          <w:lang w:val="pt-PT"/>
        </w:rPr>
        <w:t>Zip</w:t>
      </w:r>
      <w:r w:rsidRPr="00864D30">
        <w:rPr>
          <w:rFonts w:ascii="Santander Text" w:hAnsi="Santander Text" w:cs="Arial"/>
          <w:b/>
          <w:lang w:val="pt-PT"/>
        </w:rPr>
        <w:t xml:space="preserve"> </w:t>
      </w:r>
      <w:r w:rsidRPr="00864D30">
        <w:rPr>
          <w:rFonts w:ascii="Santander Text" w:hAnsi="Santander Text" w:cs="Arial"/>
          <w:b/>
          <w:i/>
          <w:lang w:val="pt-PT"/>
        </w:rPr>
        <w:t>Code</w:t>
      </w:r>
      <w:r w:rsidRPr="00864D30">
        <w:rPr>
          <w:rFonts w:ascii="Santander Text" w:hAnsi="Santander Text" w:cs="Arial"/>
          <w:b/>
          <w:lang w:val="pt-PT"/>
        </w:rPr>
        <w:t>:</w:t>
      </w:r>
    </w:p>
    <w:p w14:paraId="7A5920D6" w14:textId="7C2832A6" w:rsidR="0020233A" w:rsidRPr="00864D30" w:rsidRDefault="0020233A" w:rsidP="008E5B92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Santander Text" w:hAnsi="Santander Text" w:cs="Arial"/>
          <w:color w:val="000000" w:themeColor="text1"/>
          <w:lang w:val="pt-PT"/>
        </w:rPr>
      </w:pPr>
      <w:r w:rsidRPr="00864D30">
        <w:rPr>
          <w:rFonts w:ascii="Santander Text" w:hAnsi="Santander Text" w:cs="Arial"/>
          <w:lang w:val="pt-PT"/>
        </w:rPr>
        <w:t>Cruzar a tabela de Clientes (</w:t>
      </w:r>
      <w:r w:rsidRPr="00864D30">
        <w:rPr>
          <w:rFonts w:ascii="Santander Text" w:hAnsi="Santander Text" w:cs="Arial"/>
          <w:i/>
          <w:lang w:val="pt-PT"/>
        </w:rPr>
        <w:t>modesg_out_empr_info_nfin</w:t>
      </w:r>
      <w:r w:rsidRPr="00864D30">
        <w:rPr>
          <w:rFonts w:ascii="Santander Text" w:hAnsi="Santander Text" w:cs="Arial"/>
          <w:lang w:val="pt-PT"/>
        </w:rPr>
        <w:t xml:space="preserve">) com a tabela </w:t>
      </w:r>
      <w:r w:rsidRPr="00864D30">
        <w:rPr>
          <w:rFonts w:ascii="Santander Text" w:hAnsi="Santander Text" w:cs="Arial"/>
          <w:i/>
          <w:lang w:val="pt-PT"/>
        </w:rPr>
        <w:t>interface_moradas</w:t>
      </w:r>
      <w:r w:rsidR="00552740" w:rsidRPr="00864D30">
        <w:rPr>
          <w:rFonts w:ascii="Santander Text" w:hAnsi="Santander Text" w:cs="Arial"/>
          <w:lang w:val="pt-PT"/>
        </w:rPr>
        <w:t>, filtrada</w:t>
      </w:r>
      <w:r w:rsidRPr="00864D30">
        <w:rPr>
          <w:rFonts w:ascii="Santander Text" w:hAnsi="Santander Text" w:cs="Arial"/>
          <w:lang w:val="pt-PT"/>
        </w:rPr>
        <w:t xml:space="preserve"> por ‘</w:t>
      </w:r>
      <w:r w:rsidRPr="00864D30">
        <w:rPr>
          <w:rFonts w:ascii="Santander Text" w:hAnsi="Santander Text" w:cs="Arial"/>
          <w:i/>
          <w:lang w:val="pt-PT"/>
        </w:rPr>
        <w:t>clyr7003_imorfisc’</w:t>
      </w:r>
      <w:r w:rsidRPr="00864D30">
        <w:rPr>
          <w:rFonts w:ascii="Santander Text" w:hAnsi="Santander Text" w:cs="Arial"/>
          <w:lang w:val="pt-PT"/>
        </w:rPr>
        <w:t xml:space="preserve"> = 'S' (indicador de que a morada é a fiscal)</w:t>
      </w:r>
      <w:r w:rsidR="00552740" w:rsidRPr="00864D30">
        <w:rPr>
          <w:rFonts w:ascii="Santander Text" w:hAnsi="Santander Text" w:cs="Arial"/>
          <w:lang w:val="pt-PT"/>
        </w:rPr>
        <w:t xml:space="preserve">, de acordo com a condição </w:t>
      </w:r>
      <w:r w:rsidR="00741A75" w:rsidRPr="00864D30">
        <w:rPr>
          <w:rFonts w:ascii="Santander Text" w:hAnsi="Santander Text" w:cs="Arial"/>
          <w:lang w:val="pt-PT"/>
        </w:rPr>
        <w:t>‘</w:t>
      </w:r>
      <w:r w:rsidR="00552740" w:rsidRPr="00864D30">
        <w:rPr>
          <w:rFonts w:ascii="Santander Text" w:hAnsi="Santander Text" w:cs="Arial"/>
          <w:i/>
          <w:lang w:val="pt-PT"/>
        </w:rPr>
        <w:t>zcliente</w:t>
      </w:r>
      <w:r w:rsidR="00741A75" w:rsidRPr="00864D30">
        <w:rPr>
          <w:rFonts w:ascii="Santander Text" w:hAnsi="Santander Text" w:cs="Arial"/>
          <w:i/>
          <w:lang w:val="pt-PT"/>
        </w:rPr>
        <w:t>’</w:t>
      </w:r>
      <w:r w:rsidR="00552740" w:rsidRPr="00864D30">
        <w:rPr>
          <w:rFonts w:ascii="Santander Text" w:hAnsi="Santander Text" w:cs="Arial"/>
          <w:lang w:val="pt-PT"/>
        </w:rPr>
        <w:t xml:space="preserve"> = cast(</w:t>
      </w:r>
      <w:r w:rsidR="00552740" w:rsidRPr="00864D30">
        <w:rPr>
          <w:rFonts w:ascii="Santander Text" w:hAnsi="Santander Text" w:cs="Arial"/>
          <w:i/>
          <w:lang w:val="pt-PT"/>
        </w:rPr>
        <w:t>clyr7003_zcliente</w:t>
      </w:r>
      <w:r w:rsidR="00552740" w:rsidRPr="00864D30">
        <w:rPr>
          <w:rFonts w:ascii="Santander Text" w:hAnsi="Santander Text" w:cs="Arial"/>
          <w:lang w:val="pt-PT"/>
        </w:rPr>
        <w:t xml:space="preserve"> as string),</w:t>
      </w:r>
      <w:r w:rsidRPr="00864D30">
        <w:rPr>
          <w:rFonts w:ascii="Santander Text" w:hAnsi="Santander Text" w:cs="Arial"/>
          <w:lang w:val="pt-PT"/>
        </w:rPr>
        <w:t xml:space="preserve"> </w:t>
      </w:r>
      <w:r w:rsidRPr="00864D30">
        <w:rPr>
          <w:rFonts w:ascii="Santander Text" w:hAnsi="Santander Text" w:cs="Arial"/>
          <w:color w:val="000000" w:themeColor="text1"/>
          <w:lang w:val="pt-PT"/>
        </w:rPr>
        <w:t xml:space="preserve">para obter o campo </w:t>
      </w:r>
      <w:r w:rsidRPr="00864D30">
        <w:rPr>
          <w:rFonts w:ascii="Santander Text" w:hAnsi="Santander Text" w:cs="Arial"/>
          <w:i/>
          <w:color w:val="000000" w:themeColor="text1"/>
          <w:lang w:val="pt-PT"/>
        </w:rPr>
        <w:t>‘clyr7003_cposta</w:t>
      </w:r>
      <w:r w:rsidR="00552740" w:rsidRPr="00864D30">
        <w:rPr>
          <w:rFonts w:ascii="Santander Text" w:hAnsi="Santander Text" w:cs="Arial"/>
          <w:i/>
          <w:color w:val="000000" w:themeColor="text1"/>
          <w:lang w:val="pt-PT"/>
        </w:rPr>
        <w:t>l</w:t>
      </w:r>
      <w:r w:rsidRPr="00864D30">
        <w:rPr>
          <w:rFonts w:ascii="Santander Text" w:hAnsi="Santander Text" w:cs="Arial"/>
          <w:i/>
          <w:color w:val="000000" w:themeColor="text1"/>
          <w:lang w:val="pt-PT"/>
        </w:rPr>
        <w:t>’</w:t>
      </w:r>
      <w:r w:rsidRPr="00864D30">
        <w:rPr>
          <w:rFonts w:ascii="Santander Text" w:hAnsi="Santander Text" w:cs="Arial"/>
          <w:color w:val="000000" w:themeColor="text1"/>
          <w:lang w:val="pt-PT"/>
        </w:rPr>
        <w:t xml:space="preserve"> (código postal);</w:t>
      </w:r>
    </w:p>
    <w:p w14:paraId="484DAB77" w14:textId="2D2C07A9" w:rsidR="0020233A" w:rsidRPr="00864D30" w:rsidRDefault="0020233A" w:rsidP="008E5B92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color w:val="000000" w:themeColor="text1"/>
          <w:lang w:val="pt-PT"/>
        </w:rPr>
        <w:t>Concatenar “PRT_” com os primeiros 4 dígitos do campo ‘</w:t>
      </w:r>
      <w:r w:rsidRPr="00864D30">
        <w:rPr>
          <w:rFonts w:ascii="Santander Text" w:hAnsi="Santander Text" w:cs="Arial"/>
          <w:i/>
          <w:color w:val="000000" w:themeColor="text1"/>
          <w:lang w:val="pt-PT"/>
        </w:rPr>
        <w:t>clyr7003_cposta’</w:t>
      </w:r>
      <w:r w:rsidRPr="00864D30">
        <w:rPr>
          <w:rFonts w:ascii="Santander Text" w:hAnsi="Santander Text" w:cs="Arial"/>
          <w:color w:val="000000" w:themeColor="text1"/>
          <w:lang w:val="pt-PT"/>
        </w:rPr>
        <w:t xml:space="preserve"> (exemplo: PRT_1000</w:t>
      </w:r>
      <w:r w:rsidRPr="00864D30">
        <w:rPr>
          <w:rFonts w:ascii="Santander Text" w:hAnsi="Santander Text" w:cs="Arial"/>
          <w:lang w:val="pt-PT"/>
        </w:rPr>
        <w:t>)</w:t>
      </w:r>
      <w:r w:rsidR="00100F14" w:rsidRPr="00864D30">
        <w:rPr>
          <w:rFonts w:ascii="Santander Text" w:hAnsi="Santander Text" w:cs="Arial"/>
          <w:lang w:val="pt-PT"/>
        </w:rPr>
        <w:t>.</w:t>
      </w:r>
    </w:p>
    <w:p w14:paraId="66B7BDE2" w14:textId="77777777" w:rsidR="0020233A" w:rsidRPr="00864D30" w:rsidRDefault="0020233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3.</w:t>
      </w:r>
      <w:r w:rsidRPr="00864D30">
        <w:rPr>
          <w:rFonts w:ascii="Santander Text" w:hAnsi="Santander Text" w:cs="Arial"/>
          <w:lang w:val="pt-PT"/>
        </w:rPr>
        <w:tab/>
      </w:r>
      <w:r w:rsidRPr="00864D30">
        <w:rPr>
          <w:rFonts w:ascii="Santander Text" w:hAnsi="Santander Text" w:cs="Arial"/>
          <w:b/>
          <w:lang w:val="pt-PT"/>
        </w:rPr>
        <w:t>Obtenção do NACE</w:t>
      </w:r>
      <w:r w:rsidRPr="00864D30">
        <w:rPr>
          <w:rFonts w:ascii="Santander Text" w:hAnsi="Santander Text" w:cs="Arial"/>
          <w:lang w:val="pt-PT"/>
        </w:rPr>
        <w:t>:</w:t>
      </w:r>
    </w:p>
    <w:p w14:paraId="5934A627" w14:textId="52578253" w:rsidR="0020233A" w:rsidRPr="00864D30" w:rsidRDefault="0020233A" w:rsidP="008E5B92">
      <w:pPr>
        <w:pStyle w:val="ListParagraph"/>
        <w:numPr>
          <w:ilvl w:val="0"/>
          <w:numId w:val="7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Obter apenas os dois primeiros níveis do ‘</w:t>
      </w:r>
      <w:r w:rsidRPr="00864D30">
        <w:rPr>
          <w:rFonts w:ascii="Santander Text" w:hAnsi="Santander Text" w:cs="Arial"/>
          <w:i/>
          <w:lang w:val="pt-PT"/>
        </w:rPr>
        <w:t>cod_nace_esg’</w:t>
      </w:r>
      <w:r w:rsidRPr="00864D30">
        <w:rPr>
          <w:rFonts w:ascii="Santander Text" w:hAnsi="Santander Text" w:cs="Arial"/>
          <w:lang w:val="pt-PT"/>
        </w:rPr>
        <w:t xml:space="preserve"> da tabela de clientes (</w:t>
      </w:r>
      <w:r w:rsidRPr="00864D30">
        <w:rPr>
          <w:rFonts w:ascii="Santander Text" w:hAnsi="Santander Text" w:cs="Arial"/>
          <w:i/>
          <w:lang w:val="pt-PT"/>
        </w:rPr>
        <w:t>modesg_out_empr_info_nfin</w:t>
      </w:r>
      <w:r w:rsidRPr="00864D30">
        <w:rPr>
          <w:rFonts w:ascii="Santander Text" w:hAnsi="Santander Text" w:cs="Arial"/>
          <w:lang w:val="pt-PT"/>
        </w:rPr>
        <w:t>)  (ex.: A1, J61). Tal significa que em primeira instância se deve aprovisionar a variável ‘</w:t>
      </w:r>
      <w:r w:rsidRPr="00864D30">
        <w:rPr>
          <w:rFonts w:ascii="Santander Text" w:hAnsi="Santander Text" w:cs="Arial"/>
          <w:i/>
          <w:lang w:val="pt-PT"/>
        </w:rPr>
        <w:t>cod_nace_esg’</w:t>
      </w:r>
      <w:r w:rsidRPr="00864D30">
        <w:rPr>
          <w:rFonts w:ascii="Santander Text" w:hAnsi="Santander Text" w:cs="Arial"/>
          <w:lang w:val="pt-PT"/>
        </w:rPr>
        <w:t xml:space="preserve"> da tabela de </w:t>
      </w:r>
      <w:r w:rsidRPr="00864D30">
        <w:rPr>
          <w:rFonts w:ascii="Santander Text" w:hAnsi="Santander Text" w:cs="Arial"/>
          <w:i/>
          <w:lang w:val="pt-PT"/>
        </w:rPr>
        <w:t>output</w:t>
      </w:r>
      <w:r w:rsidRPr="00864D30">
        <w:rPr>
          <w:rFonts w:ascii="Santander Text" w:hAnsi="Santander Text" w:cs="Arial"/>
          <w:lang w:val="pt-PT"/>
        </w:rPr>
        <w:t xml:space="preserve"> (tal como descrito anteriormente na especificação para ser possível aplicar este cruzamento)</w:t>
      </w:r>
      <w:r w:rsidR="00100F14" w:rsidRPr="00864D30">
        <w:rPr>
          <w:rFonts w:ascii="Santander Text" w:hAnsi="Santander Text" w:cs="Arial"/>
          <w:lang w:val="pt-PT"/>
        </w:rPr>
        <w:t>.</w:t>
      </w:r>
    </w:p>
    <w:p w14:paraId="53D711B0" w14:textId="36C8A304" w:rsidR="0020233A" w:rsidRPr="00864D30" w:rsidRDefault="004757D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4</w:t>
      </w:r>
      <w:r w:rsidR="0020233A" w:rsidRPr="00864D30">
        <w:rPr>
          <w:rFonts w:ascii="Santander Text" w:hAnsi="Santander Text" w:cs="Arial"/>
          <w:lang w:val="pt-PT"/>
        </w:rPr>
        <w:t>.</w:t>
      </w:r>
      <w:r w:rsidR="0020233A" w:rsidRPr="00864D30">
        <w:rPr>
          <w:rFonts w:ascii="Santander Text" w:hAnsi="Santander Text" w:cs="Arial"/>
          <w:lang w:val="pt-PT"/>
        </w:rPr>
        <w:tab/>
      </w:r>
      <w:r w:rsidR="0020233A" w:rsidRPr="00864D30">
        <w:rPr>
          <w:rFonts w:ascii="Santander Text" w:hAnsi="Santander Text" w:cs="Arial"/>
          <w:b/>
          <w:lang w:val="pt-PT"/>
        </w:rPr>
        <w:t>Obtenção de Indicadores de Risco Físico Agudo e Crónico</w:t>
      </w:r>
      <w:r w:rsidR="0020233A" w:rsidRPr="00864D30">
        <w:rPr>
          <w:rFonts w:ascii="Santander Text" w:hAnsi="Santander Text" w:cs="Arial"/>
          <w:lang w:val="pt-PT"/>
        </w:rPr>
        <w:t>:</w:t>
      </w:r>
    </w:p>
    <w:p w14:paraId="190CA6A5" w14:textId="1C697815" w:rsidR="0020233A" w:rsidRPr="00864D30" w:rsidRDefault="0020233A" w:rsidP="008E5B92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C</w:t>
      </w:r>
      <w:r w:rsidR="004757DF" w:rsidRPr="00864D30">
        <w:rPr>
          <w:rFonts w:ascii="Santander Text" w:hAnsi="Santander Text" w:cs="Arial"/>
          <w:lang w:val="pt-PT"/>
        </w:rPr>
        <w:t>ruzar os campos obtidos nos 1.,</w:t>
      </w:r>
      <w:r w:rsidRPr="00864D30">
        <w:rPr>
          <w:rFonts w:ascii="Santander Text" w:hAnsi="Santander Text" w:cs="Arial"/>
          <w:lang w:val="pt-PT"/>
        </w:rPr>
        <w:t xml:space="preserve"> 2.</w:t>
      </w:r>
      <w:r w:rsidR="004757DF" w:rsidRPr="00864D30">
        <w:rPr>
          <w:rFonts w:ascii="Santander Text" w:hAnsi="Santander Text" w:cs="Arial"/>
          <w:lang w:val="pt-PT"/>
        </w:rPr>
        <w:t xml:space="preserve"> e 3. com os campos ‘</w:t>
      </w:r>
      <w:r w:rsidR="004757DF" w:rsidRPr="00864D30">
        <w:rPr>
          <w:rFonts w:ascii="Santander Text" w:hAnsi="Santander Text" w:cs="Arial"/>
          <w:i/>
          <w:lang w:val="pt-PT"/>
        </w:rPr>
        <w:t>cod_pais’,</w:t>
      </w:r>
      <w:r w:rsidRPr="00864D30">
        <w:rPr>
          <w:rFonts w:ascii="Santander Text" w:hAnsi="Santander Text" w:cs="Arial"/>
          <w:i/>
          <w:lang w:val="pt-PT"/>
        </w:rPr>
        <w:t xml:space="preserve"> ‘localizacao’</w:t>
      </w:r>
      <w:r w:rsidR="004757DF" w:rsidRPr="00864D30">
        <w:rPr>
          <w:rFonts w:ascii="Santander Text" w:hAnsi="Santander Text" w:cs="Arial"/>
          <w:lang w:val="pt-PT"/>
        </w:rPr>
        <w:t xml:space="preserve"> e ‘</w:t>
      </w:r>
      <w:r w:rsidR="003A447F" w:rsidRPr="00864D30">
        <w:rPr>
          <w:rFonts w:ascii="Santander Text" w:hAnsi="Santander Text" w:cs="Arial"/>
          <w:i/>
          <w:lang w:val="pt-PT"/>
        </w:rPr>
        <w:t>cod</w:t>
      </w:r>
      <w:r w:rsidR="004757DF" w:rsidRPr="00864D30">
        <w:rPr>
          <w:rFonts w:ascii="Santander Text" w:hAnsi="Santander Text" w:cs="Arial"/>
          <w:i/>
          <w:lang w:val="pt-PT"/>
        </w:rPr>
        <w:t>_nace_esg’</w:t>
      </w:r>
      <w:r w:rsidRPr="00864D30">
        <w:rPr>
          <w:rFonts w:ascii="Santander Text" w:hAnsi="Santander Text" w:cs="Arial"/>
          <w:lang w:val="pt-PT"/>
        </w:rPr>
        <w:t xml:space="preserve">, respetivamente, da tabela </w:t>
      </w:r>
      <w:r w:rsidR="00552740" w:rsidRPr="00864D30">
        <w:rPr>
          <w:rFonts w:ascii="Santander Text" w:hAnsi="Santander Text" w:cs="Arial"/>
          <w:lang w:val="pt-PT"/>
        </w:rPr>
        <w:t xml:space="preserve">de </w:t>
      </w:r>
      <w:r w:rsidR="00741A75" w:rsidRPr="00864D30">
        <w:rPr>
          <w:rFonts w:ascii="Santander Text" w:hAnsi="Santander Text" w:cs="Arial"/>
          <w:i/>
          <w:color w:val="000000"/>
          <w:szCs w:val="18"/>
          <w:lang w:val="pt-PT"/>
        </w:rPr>
        <w:t>input</w:t>
      </w:r>
      <w:r w:rsidR="00741A75" w:rsidRPr="00864D30">
        <w:rPr>
          <w:rFonts w:ascii="Santander Text" w:hAnsi="Santander Text" w:cs="Arial"/>
          <w:color w:val="000000"/>
          <w:szCs w:val="18"/>
          <w:lang w:val="pt-PT"/>
        </w:rPr>
        <w:t xml:space="preserve"> c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 xml:space="preserve">orporativo de Risco Físico por </w:t>
      </w:r>
      <w:r w:rsidR="00552740" w:rsidRPr="00864D30">
        <w:rPr>
          <w:rFonts w:ascii="Santander Text" w:hAnsi="Santander Text" w:cs="Arial"/>
          <w:i/>
          <w:color w:val="000000"/>
          <w:szCs w:val="18"/>
          <w:lang w:val="pt-PT"/>
        </w:rPr>
        <w:t>ZipCode</w:t>
      </w:r>
      <w:r w:rsidR="004757DF" w:rsidRPr="00864D30">
        <w:rPr>
          <w:rFonts w:ascii="Santander Text" w:hAnsi="Santander Text" w:cs="Arial"/>
          <w:lang w:val="pt-PT"/>
        </w:rPr>
        <w:t xml:space="preserve">, para </w:t>
      </w:r>
      <w:r w:rsidR="00967CA0" w:rsidRPr="00864D30">
        <w:rPr>
          <w:rFonts w:ascii="Santander Text" w:hAnsi="Santander Text" w:cs="Arial"/>
          <w:lang w:val="pt-PT"/>
        </w:rPr>
        <w:t xml:space="preserve">obter os campos </w:t>
      </w:r>
      <w:r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flg_rsc_fsc_agd’</w:t>
      </w:r>
      <w:r w:rsidRPr="00864D30">
        <w:rPr>
          <w:rFonts w:ascii="Santander Text" w:eastAsia="Times New Roman" w:hAnsi="Santander Text" w:cs="Arial"/>
          <w:szCs w:val="18"/>
          <w:lang w:val="pt-PT" w:eastAsia="pt-PT"/>
        </w:rPr>
        <w:t xml:space="preserve"> e ‘</w:t>
      </w:r>
      <w:r w:rsidRPr="00864D30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flg_rsc_fsc_crnc’</w:t>
      </w:r>
      <w:r w:rsidRPr="00864D30">
        <w:rPr>
          <w:rFonts w:ascii="Santander Text" w:eastAsia="Times New Roman" w:hAnsi="Santander Text" w:cs="Arial"/>
          <w:iCs/>
          <w:szCs w:val="18"/>
          <w:lang w:val="pt-PT" w:eastAsia="pt-PT"/>
        </w:rPr>
        <w:t xml:space="preserve">. </w:t>
      </w:r>
    </w:p>
    <w:p w14:paraId="1561BB92" w14:textId="77777777" w:rsidR="0020233A" w:rsidRPr="00864D30" w:rsidRDefault="0020233A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5.</w:t>
      </w:r>
      <w:r w:rsidRPr="00864D30">
        <w:rPr>
          <w:rFonts w:ascii="Santander Text" w:hAnsi="Santander Text" w:cs="Arial"/>
          <w:szCs w:val="18"/>
          <w:lang w:val="pt-PT"/>
        </w:rPr>
        <w:tab/>
      </w:r>
      <w:r w:rsidRPr="00864D30">
        <w:rPr>
          <w:rFonts w:ascii="Santander Text" w:hAnsi="Santander Text" w:cs="Arial"/>
          <w:b/>
          <w:szCs w:val="18"/>
          <w:lang w:val="pt-PT"/>
        </w:rPr>
        <w:t>Aprovisionar os campos ‘</w:t>
      </w:r>
      <w:r w:rsidRPr="00864D30">
        <w:rPr>
          <w:rFonts w:ascii="Santander Text" w:hAnsi="Santander Text" w:cs="Arial"/>
          <w:b/>
          <w:i/>
          <w:szCs w:val="18"/>
          <w:lang w:val="pt-PT"/>
        </w:rPr>
        <w:t>flg_rsc_fsc_agd’</w:t>
      </w:r>
      <w:r w:rsidRPr="00864D30">
        <w:rPr>
          <w:rFonts w:ascii="Santander Text" w:hAnsi="Santander Text" w:cs="Arial"/>
          <w:b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b/>
          <w:i/>
          <w:szCs w:val="18"/>
          <w:lang w:val="pt-PT"/>
        </w:rPr>
        <w:t>flg_rsc_fsc_crnc’</w:t>
      </w:r>
      <w:r w:rsidRPr="00864D30">
        <w:rPr>
          <w:rFonts w:ascii="Santander Text" w:hAnsi="Santander Text" w:cs="Arial"/>
          <w:szCs w:val="18"/>
          <w:lang w:val="pt-PT"/>
        </w:rPr>
        <w:t>:</w:t>
      </w:r>
    </w:p>
    <w:p w14:paraId="0F5086AC" w14:textId="6DFE8E08" w:rsidR="0020233A" w:rsidRPr="00864D30" w:rsidRDefault="0020233A" w:rsidP="008E5B92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Caso o campo ‘</w:t>
      </w:r>
      <w:r w:rsidRPr="00864D30">
        <w:rPr>
          <w:rFonts w:ascii="Santander Text" w:hAnsi="Santander Text" w:cs="Arial"/>
          <w:i/>
          <w:szCs w:val="18"/>
          <w:lang w:val="pt-PT"/>
        </w:rPr>
        <w:t>flg_rsc_fsc_agd’</w:t>
      </w:r>
      <w:r w:rsidRPr="00864D30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864D30">
        <w:rPr>
          <w:rFonts w:ascii="Santander Text" w:hAnsi="Santander Text" w:cs="Arial"/>
          <w:i/>
          <w:szCs w:val="18"/>
          <w:lang w:val="pt-PT"/>
        </w:rPr>
        <w:t>input</w:t>
      </w:r>
      <w:r w:rsidRPr="00864D30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864D30">
        <w:rPr>
          <w:rFonts w:ascii="Santander Text" w:hAnsi="Santander Text" w:cs="Arial"/>
          <w:i/>
          <w:szCs w:val="18"/>
          <w:lang w:val="pt-PT"/>
        </w:rPr>
        <w:t>flg_rsc_fsc_agd’</w:t>
      </w:r>
      <w:r w:rsidRPr="00864D30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agudo. Caso contrário deverá ser aprovisionado com ‘0’;</w:t>
      </w:r>
    </w:p>
    <w:p w14:paraId="1F4B1D19" w14:textId="440B4C3C" w:rsidR="0020233A" w:rsidRPr="00864D30" w:rsidRDefault="0020233A" w:rsidP="008E5B92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Caso o campo ‘</w:t>
      </w:r>
      <w:r w:rsidRPr="00864D30">
        <w:rPr>
          <w:rFonts w:ascii="Santander Text" w:hAnsi="Santander Text" w:cs="Arial"/>
          <w:i/>
          <w:szCs w:val="18"/>
          <w:lang w:val="pt-PT"/>
        </w:rPr>
        <w:t>flg_rsc_fsc_crnc’</w:t>
      </w:r>
      <w:r w:rsidRPr="00864D30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864D30">
        <w:rPr>
          <w:rFonts w:ascii="Santander Text" w:hAnsi="Santander Text" w:cs="Arial"/>
          <w:i/>
          <w:szCs w:val="18"/>
          <w:lang w:val="pt-PT"/>
        </w:rPr>
        <w:t>input</w:t>
      </w:r>
      <w:r w:rsidRPr="00864D30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864D30">
        <w:rPr>
          <w:rFonts w:ascii="Santander Text" w:hAnsi="Santander Text" w:cs="Arial"/>
          <w:i/>
          <w:szCs w:val="18"/>
          <w:lang w:val="pt-PT"/>
        </w:rPr>
        <w:t>flg_rsc_fsc_crnc’</w:t>
      </w:r>
      <w:r w:rsidRPr="00864D30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crónico. Caso contrário deverá ser aprovisionado com ‘0’</w:t>
      </w:r>
      <w:r w:rsidR="00741A75" w:rsidRPr="00864D30">
        <w:rPr>
          <w:rFonts w:ascii="Santander Text" w:hAnsi="Santander Text" w:cs="Arial"/>
          <w:szCs w:val="18"/>
          <w:lang w:val="pt-PT"/>
        </w:rPr>
        <w:t>.</w:t>
      </w:r>
    </w:p>
    <w:p w14:paraId="1FA80CCB" w14:textId="48C2A90E" w:rsidR="0020233A" w:rsidRPr="00864D30" w:rsidRDefault="0020233A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Não sendo possível utilizar o </w:t>
      </w:r>
      <w:r w:rsidR="00552740" w:rsidRPr="00864D30">
        <w:rPr>
          <w:rFonts w:ascii="Santander Text" w:hAnsi="Santander Text" w:cs="Arial"/>
          <w:i/>
          <w:color w:val="000000"/>
          <w:szCs w:val="18"/>
          <w:lang w:val="pt-PT"/>
        </w:rPr>
        <w:t>Input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 xml:space="preserve"> Corporativo de Risco Físico por </w:t>
      </w:r>
      <w:r w:rsidR="00552740" w:rsidRPr="00864D30">
        <w:rPr>
          <w:rFonts w:ascii="Santander Text" w:hAnsi="Santander Text" w:cs="Arial"/>
          <w:i/>
          <w:color w:val="000000"/>
          <w:szCs w:val="18"/>
          <w:lang w:val="pt-PT"/>
        </w:rPr>
        <w:t>ZipCode</w:t>
      </w:r>
      <w:r w:rsidRPr="00864D30">
        <w:rPr>
          <w:rFonts w:ascii="Santander Text" w:hAnsi="Santander Text" w:cs="Arial"/>
          <w:szCs w:val="18"/>
          <w:lang w:val="pt-PT"/>
        </w:rPr>
        <w:t xml:space="preserve">, </w:t>
      </w:r>
      <w:r w:rsidR="00552740" w:rsidRPr="00864D30">
        <w:rPr>
          <w:rFonts w:ascii="Santander Text" w:hAnsi="Santander Text" w:cs="Arial"/>
          <w:szCs w:val="18"/>
          <w:lang w:val="pt-PT"/>
        </w:rPr>
        <w:t xml:space="preserve">deve-se utilizar </w:t>
      </w:r>
      <w:r w:rsidR="00552740" w:rsidRPr="00864D30">
        <w:rPr>
          <w:rFonts w:ascii="Santander Text" w:hAnsi="Santander Text" w:cs="Arial"/>
          <w:color w:val="000000"/>
          <w:szCs w:val="18"/>
          <w:lang w:val="es-ES"/>
        </w:rPr>
        <w:t xml:space="preserve">o </w:t>
      </w:r>
      <w:r w:rsidR="00552740" w:rsidRPr="00864D30">
        <w:rPr>
          <w:rFonts w:ascii="Santander Text" w:hAnsi="Santander Text" w:cs="Arial"/>
          <w:b/>
          <w:i/>
          <w:color w:val="000000"/>
          <w:szCs w:val="18"/>
          <w:lang w:val="pt-PT"/>
        </w:rPr>
        <w:t>Input</w:t>
      </w:r>
      <w:r w:rsidR="00552740" w:rsidRPr="00864D30">
        <w:rPr>
          <w:rFonts w:ascii="Santander Text" w:hAnsi="Santander Text" w:cs="Arial"/>
          <w:b/>
          <w:color w:val="000000"/>
          <w:szCs w:val="18"/>
          <w:lang w:val="pt-PT"/>
        </w:rPr>
        <w:t xml:space="preserve"> Corporativo de Risco Físico por NUT</w:t>
      </w:r>
      <w:r w:rsidR="00552740" w:rsidRPr="00864D30">
        <w:rPr>
          <w:rFonts w:ascii="Santander Text" w:hAnsi="Santander Text" w:cs="Arial"/>
          <w:szCs w:val="18"/>
          <w:lang w:val="pt-PT"/>
        </w:rPr>
        <w:t xml:space="preserve"> e, posteriormente </w:t>
      </w:r>
      <w:r w:rsidR="00552740" w:rsidRPr="00864D30">
        <w:rPr>
          <w:rFonts w:ascii="Santander Text" w:hAnsi="Santander Text" w:cs="Arial"/>
          <w:b/>
          <w:szCs w:val="18"/>
          <w:lang w:val="pt-PT"/>
        </w:rPr>
        <w:t xml:space="preserve">através da </w:t>
      </w:r>
      <w:r w:rsidR="00707007" w:rsidRPr="00864D30">
        <w:rPr>
          <w:rFonts w:ascii="Santander Text" w:hAnsi="Santander Text" w:cs="Arial"/>
          <w:b/>
          <w:i/>
          <w:szCs w:val="18"/>
          <w:lang w:val="pt-PT"/>
        </w:rPr>
        <w:t>p</w:t>
      </w:r>
      <w:r w:rsidR="00552740" w:rsidRPr="00864D30">
        <w:rPr>
          <w:rFonts w:ascii="Santander Text" w:hAnsi="Santander Text" w:cs="Arial"/>
          <w:b/>
          <w:i/>
          <w:szCs w:val="18"/>
          <w:lang w:val="pt-PT"/>
        </w:rPr>
        <w:t>roxy</w:t>
      </w:r>
      <w:r w:rsidR="00552740" w:rsidRPr="00864D30">
        <w:rPr>
          <w:rFonts w:ascii="Santander Text" w:hAnsi="Santander Text" w:cs="Arial"/>
          <w:szCs w:val="18"/>
          <w:lang w:val="pt-PT"/>
        </w:rPr>
        <w:t xml:space="preserve"> (</w:t>
      </w:r>
      <w:r w:rsidR="00552740" w:rsidRPr="00864D30">
        <w:rPr>
          <w:rFonts w:ascii="Santander Text" w:hAnsi="Santander Text" w:cs="Arial"/>
          <w:i/>
          <w:iCs/>
          <w:szCs w:val="18"/>
          <w:lang w:val="pt-PT"/>
        </w:rPr>
        <w:t>modesg_inp_risco_fisico</w:t>
      </w:r>
      <w:r w:rsidR="00552740" w:rsidRPr="00864D30">
        <w:rPr>
          <w:rFonts w:ascii="Santander Text" w:hAnsi="Santander Text" w:cs="Arial"/>
          <w:szCs w:val="18"/>
          <w:lang w:val="pt-PT"/>
        </w:rPr>
        <w:t xml:space="preserve">): </w:t>
      </w:r>
    </w:p>
    <w:p w14:paraId="0CFF90E1" w14:textId="62FE69B9" w:rsidR="0020233A" w:rsidRPr="00864D30" w:rsidRDefault="0020233A" w:rsidP="007E3521">
      <w:pPr>
        <w:spacing w:line="360" w:lineRule="auto"/>
        <w:jc w:val="both"/>
        <w:rPr>
          <w:rFonts w:ascii="Santander Text" w:hAnsi="Santander Text" w:cs="Arial"/>
          <w:b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1.</w:t>
      </w:r>
      <w:r w:rsidRPr="00864D30">
        <w:rPr>
          <w:rFonts w:ascii="Santander Text" w:hAnsi="Santander Text" w:cs="Arial"/>
          <w:szCs w:val="18"/>
          <w:lang w:val="pt-PT"/>
        </w:rPr>
        <w:tab/>
      </w:r>
      <w:r w:rsidRPr="00864D30">
        <w:rPr>
          <w:rFonts w:ascii="Santander Text" w:hAnsi="Santander Text" w:cs="Arial"/>
          <w:b/>
          <w:szCs w:val="18"/>
          <w:lang w:val="pt-PT"/>
        </w:rPr>
        <w:t xml:space="preserve">Obtenção do </w:t>
      </w:r>
      <w:r w:rsidRPr="00864D30">
        <w:rPr>
          <w:rFonts w:ascii="Santander Text" w:hAnsi="Santander Text" w:cs="Arial"/>
          <w:b/>
          <w:i/>
          <w:szCs w:val="18"/>
          <w:lang w:val="pt-PT"/>
        </w:rPr>
        <w:t>‘cod_pais</w:t>
      </w:r>
      <w:r w:rsidRPr="00864D30">
        <w:rPr>
          <w:rFonts w:ascii="Santander Text" w:hAnsi="Santander Text" w:cs="Arial"/>
          <w:b/>
          <w:szCs w:val="18"/>
          <w:lang w:val="pt-PT"/>
        </w:rPr>
        <w:t>’</w:t>
      </w:r>
      <w:r w:rsidR="00552740" w:rsidRPr="00864D30">
        <w:rPr>
          <w:rFonts w:ascii="Santander Text" w:hAnsi="Santander Text" w:cs="Arial"/>
          <w:b/>
          <w:szCs w:val="18"/>
          <w:lang w:val="pt-PT"/>
        </w:rPr>
        <w:t xml:space="preserve"> e ‘</w:t>
      </w:r>
      <w:r w:rsidR="00552740" w:rsidRPr="00864D30">
        <w:rPr>
          <w:rFonts w:ascii="Santander Text" w:hAnsi="Santander Text" w:cs="Arial"/>
          <w:b/>
          <w:i/>
          <w:szCs w:val="18"/>
          <w:lang w:val="pt-PT"/>
        </w:rPr>
        <w:t>cod_nace_esg’</w:t>
      </w:r>
      <w:r w:rsidRPr="00864D30">
        <w:rPr>
          <w:rFonts w:ascii="Santander Text" w:hAnsi="Santander Text" w:cs="Arial"/>
          <w:b/>
          <w:szCs w:val="18"/>
          <w:lang w:val="pt-PT"/>
        </w:rPr>
        <w:t>:</w:t>
      </w:r>
    </w:p>
    <w:p w14:paraId="798E6CBB" w14:textId="7B8E8595" w:rsidR="0020233A" w:rsidRPr="00864D30" w:rsidRDefault="00552740" w:rsidP="008E5B92">
      <w:pPr>
        <w:pStyle w:val="ListParagraph"/>
        <w:numPr>
          <w:ilvl w:val="0"/>
          <w:numId w:val="6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Replicar os pontos 1. e 3. mencionados na metodologia de Risco Físico relativos à utilização do </w:t>
      </w:r>
      <w:r w:rsidRPr="00864D30">
        <w:rPr>
          <w:rFonts w:ascii="Santander Text" w:hAnsi="Santander Text" w:cs="Arial"/>
          <w:i/>
          <w:color w:val="000000"/>
          <w:szCs w:val="18"/>
          <w:lang w:val="pt-PT"/>
        </w:rPr>
        <w:t>Input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 Corporativo de Risco Físico por </w:t>
      </w:r>
      <w:r w:rsidRPr="00864D30">
        <w:rPr>
          <w:rFonts w:ascii="Santander Text" w:hAnsi="Santander Text" w:cs="Arial"/>
          <w:i/>
          <w:color w:val="000000"/>
          <w:szCs w:val="18"/>
          <w:lang w:val="pt-PT"/>
        </w:rPr>
        <w:t>ZipCode</w:t>
      </w:r>
      <w:r w:rsidRPr="00864D30">
        <w:rPr>
          <w:rFonts w:ascii="Santander Text" w:hAnsi="Santander Text" w:cs="Arial"/>
          <w:szCs w:val="18"/>
          <w:lang w:val="pt-PT"/>
        </w:rPr>
        <w:t xml:space="preserve">.         </w:t>
      </w:r>
    </w:p>
    <w:p w14:paraId="67EE4D73" w14:textId="6E15E06E" w:rsidR="0020233A" w:rsidRPr="00864D30" w:rsidRDefault="00552740" w:rsidP="007E3521">
      <w:pPr>
        <w:spacing w:line="360" w:lineRule="auto"/>
        <w:ind w:left="720" w:hanging="720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2</w:t>
      </w:r>
      <w:r w:rsidR="0020233A" w:rsidRPr="00864D30">
        <w:rPr>
          <w:rFonts w:ascii="Santander Text" w:hAnsi="Santander Text" w:cs="Arial"/>
          <w:lang w:val="pt-PT"/>
        </w:rPr>
        <w:t xml:space="preserve">.         </w:t>
      </w:r>
      <w:r w:rsidR="0020233A" w:rsidRPr="00864D30">
        <w:rPr>
          <w:rFonts w:ascii="Santander Text" w:hAnsi="Santander Text" w:cs="Arial"/>
          <w:b/>
          <w:lang w:val="pt-PT"/>
        </w:rPr>
        <w:t>Obtenção do ‘</w:t>
      </w:r>
      <w:r w:rsidR="0020233A" w:rsidRPr="00864D30">
        <w:rPr>
          <w:rFonts w:ascii="Santander Text" w:hAnsi="Santander Text" w:cs="Arial"/>
          <w:b/>
          <w:i/>
          <w:lang w:val="pt-PT"/>
        </w:rPr>
        <w:t>cod_nutiii’</w:t>
      </w:r>
      <w:r w:rsidR="0020233A" w:rsidRPr="00864D30">
        <w:rPr>
          <w:rFonts w:ascii="Santander Text" w:hAnsi="Santander Text" w:cs="Arial"/>
          <w:b/>
          <w:lang w:val="pt-PT"/>
        </w:rPr>
        <w:t>:</w:t>
      </w:r>
    </w:p>
    <w:p w14:paraId="69658695" w14:textId="15723D00" w:rsidR="0020233A" w:rsidRPr="00864D30" w:rsidRDefault="0020233A" w:rsidP="008E5B92">
      <w:pPr>
        <w:pStyle w:val="ListParagraph"/>
        <w:numPr>
          <w:ilvl w:val="0"/>
          <w:numId w:val="68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Cruzar a tabela </w:t>
      </w:r>
      <w:r w:rsidRPr="00864D30">
        <w:rPr>
          <w:rFonts w:ascii="Santander Text" w:hAnsi="Santander Text" w:cs="Arial"/>
          <w:i/>
          <w:lang w:val="pt-PT"/>
        </w:rPr>
        <w:t>ct084_univ_cli_d</w:t>
      </w:r>
      <w:r w:rsidRPr="00864D30">
        <w:rPr>
          <w:rFonts w:ascii="Santander Text" w:hAnsi="Santander Text" w:cs="Arial"/>
          <w:lang w:val="pt-PT"/>
        </w:rPr>
        <w:t xml:space="preserve"> com a tabela </w:t>
      </w:r>
      <w:r w:rsidRPr="00864D30">
        <w:rPr>
          <w:rFonts w:ascii="Santander Text" w:hAnsi="Santander Text" w:cs="Arial"/>
          <w:i/>
          <w:lang w:val="pt-PT"/>
        </w:rPr>
        <w:t>interface_moradas</w:t>
      </w:r>
      <w:r w:rsidR="00552740" w:rsidRPr="00864D30">
        <w:rPr>
          <w:rFonts w:ascii="Santander Text" w:hAnsi="Santander Text" w:cs="Arial"/>
          <w:lang w:val="pt-PT"/>
        </w:rPr>
        <w:t>,</w:t>
      </w:r>
      <w:r w:rsidRPr="00864D30">
        <w:rPr>
          <w:rFonts w:ascii="Santander Text" w:hAnsi="Santander Text" w:cs="Arial"/>
          <w:lang w:val="pt-PT"/>
        </w:rPr>
        <w:t xml:space="preserve"> filtrada </w:t>
      </w:r>
      <w:r w:rsidR="00552740" w:rsidRPr="00864D30">
        <w:rPr>
          <w:rFonts w:ascii="Santander Text" w:hAnsi="Santander Text" w:cs="Arial"/>
          <w:lang w:val="pt-PT"/>
        </w:rPr>
        <w:t>‘</w:t>
      </w:r>
      <w:r w:rsidR="00552740" w:rsidRPr="00864D30">
        <w:rPr>
          <w:rFonts w:ascii="Santander Text" w:hAnsi="Santander Text" w:cs="Arial"/>
          <w:i/>
          <w:lang w:val="pt-PT"/>
        </w:rPr>
        <w:t>clyr7003_imorfisc’</w:t>
      </w:r>
      <w:r w:rsidR="00552740" w:rsidRPr="00864D30">
        <w:rPr>
          <w:rFonts w:ascii="Santander Text" w:hAnsi="Santander Text" w:cs="Arial"/>
          <w:lang w:val="pt-PT"/>
        </w:rPr>
        <w:t xml:space="preserve"> = 'S' (indicador de que a morada é a fiscal), </w:t>
      </w:r>
      <w:r w:rsidRPr="00864D30">
        <w:rPr>
          <w:rFonts w:ascii="Santander Text" w:hAnsi="Santander Text" w:cs="Arial"/>
          <w:lang w:val="pt-PT"/>
        </w:rPr>
        <w:t xml:space="preserve">de acordo com a condição </w:t>
      </w:r>
      <w:r w:rsidR="00741A75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zcliente</w:t>
      </w:r>
      <w:r w:rsidR="00741A75" w:rsidRPr="00864D30">
        <w:rPr>
          <w:rFonts w:ascii="Santander Text" w:hAnsi="Santander Text" w:cs="Arial"/>
          <w:i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 xml:space="preserve"> = cast(</w:t>
      </w:r>
      <w:r w:rsidRPr="00864D30">
        <w:rPr>
          <w:rFonts w:ascii="Santander Text" w:hAnsi="Santander Text" w:cs="Arial"/>
          <w:i/>
          <w:lang w:val="pt-PT"/>
        </w:rPr>
        <w:t>clyr7003_zcliente</w:t>
      </w:r>
      <w:r w:rsidRPr="00864D30">
        <w:rPr>
          <w:rFonts w:ascii="Santander Text" w:hAnsi="Santander Text" w:cs="Arial"/>
          <w:lang w:val="pt-PT"/>
        </w:rPr>
        <w:t xml:space="preserve"> as string), para obter o campo ‘</w:t>
      </w:r>
      <w:r w:rsidRPr="00864D30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clyr7003_cendregi’</w:t>
      </w:r>
      <w:r w:rsidR="00741A75" w:rsidRPr="00864D30">
        <w:rPr>
          <w:rFonts w:ascii="Santander Text" w:eastAsia="Times New Roman" w:hAnsi="Santander Text" w:cs="Arial"/>
          <w:iCs/>
          <w:szCs w:val="18"/>
          <w:lang w:val="pt-PT" w:eastAsia="pt-PT"/>
        </w:rPr>
        <w:t>;</w:t>
      </w:r>
    </w:p>
    <w:p w14:paraId="76E900AE" w14:textId="5A9AE4A4" w:rsidR="0020233A" w:rsidRPr="00864D30" w:rsidRDefault="0020233A" w:rsidP="008E5B92">
      <w:pPr>
        <w:numPr>
          <w:ilvl w:val="0"/>
          <w:numId w:val="68"/>
        </w:numPr>
        <w:spacing w:after="0" w:line="360" w:lineRule="auto"/>
        <w:jc w:val="both"/>
        <w:textAlignment w:val="center"/>
        <w:rPr>
          <w:rFonts w:ascii="Santander Text" w:eastAsia="Times New Roman" w:hAnsi="Santander Text" w:cs="Arial"/>
          <w:szCs w:val="18"/>
          <w:lang w:val="pt-PT" w:eastAsia="pt-PT"/>
        </w:rPr>
      </w:pPr>
      <w:r w:rsidRPr="00864D30">
        <w:rPr>
          <w:rFonts w:ascii="Santander Text" w:eastAsia="Times New Roman" w:hAnsi="Santander Text" w:cs="Arial"/>
          <w:szCs w:val="18"/>
          <w:lang w:val="pt-PT" w:eastAsia="pt-PT"/>
        </w:rPr>
        <w:t>Cruzar o resultado obtido no passo anterior com o campo ‘</w:t>
      </w:r>
      <w:r w:rsidRPr="00864D30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tayd91c0_celemtab</w:t>
      </w:r>
      <w:r w:rsidRPr="00864D30">
        <w:rPr>
          <w:rFonts w:ascii="Santander Text" w:eastAsia="Times New Roman" w:hAnsi="Santander Text" w:cs="Arial"/>
          <w:i/>
          <w:szCs w:val="18"/>
          <w:lang w:val="pt-PT" w:eastAsia="pt-PT"/>
        </w:rPr>
        <w:t>’</w:t>
      </w:r>
      <w:r w:rsidRPr="00864D30">
        <w:rPr>
          <w:rFonts w:ascii="Santander Text" w:eastAsia="Times New Roman" w:hAnsi="Santander Text" w:cs="Arial"/>
          <w:szCs w:val="18"/>
          <w:lang w:val="pt-PT" w:eastAsia="pt-PT"/>
        </w:rPr>
        <w:t xml:space="preserve"> da tabela </w:t>
      </w:r>
      <w:r w:rsidRPr="00864D30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tat91_tabelas</w:t>
      </w:r>
      <w:r w:rsidRPr="00864D30">
        <w:rPr>
          <w:rFonts w:ascii="Santander Text" w:eastAsia="Times New Roman" w:hAnsi="Santander Text" w:cs="Arial"/>
          <w:szCs w:val="18"/>
          <w:lang w:val="pt-PT" w:eastAsia="pt-PT"/>
        </w:rPr>
        <w:t xml:space="preserve"> filtrada por </w:t>
      </w:r>
      <w:r w:rsidR="00741A75" w:rsidRPr="00864D30">
        <w:rPr>
          <w:rFonts w:ascii="Santander Text" w:eastAsia="Times New Roman" w:hAnsi="Santander Text" w:cs="Arial"/>
          <w:szCs w:val="18"/>
          <w:lang w:val="pt-PT" w:eastAsia="pt-PT"/>
        </w:rPr>
        <w:t>‘</w:t>
      </w:r>
      <w:r w:rsidRPr="00864D30">
        <w:rPr>
          <w:rFonts w:ascii="Santander Text" w:eastAsia="Times New Roman" w:hAnsi="Santander Text" w:cs="Arial"/>
          <w:i/>
          <w:szCs w:val="18"/>
          <w:lang w:val="pt-PT" w:eastAsia="pt-PT"/>
        </w:rPr>
        <w:t>ta</w:t>
      </w:r>
      <w:r w:rsidRPr="00864D30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yd91c0_ctabela</w:t>
      </w:r>
      <w:r w:rsidR="00741A75" w:rsidRPr="00864D30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’</w:t>
      </w:r>
      <w:r w:rsidRPr="00864D30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 xml:space="preserve"> = ‘J48’</w:t>
      </w:r>
      <w:r w:rsidRPr="00864D30">
        <w:rPr>
          <w:rFonts w:ascii="Santander Text" w:eastAsia="Times New Roman" w:hAnsi="Santander Text" w:cs="Arial"/>
          <w:iCs/>
          <w:szCs w:val="18"/>
          <w:lang w:val="pt-PT" w:eastAsia="pt-PT"/>
        </w:rPr>
        <w:t>, para obter o campo ‘</w:t>
      </w:r>
      <w:r w:rsidRPr="00864D30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tayd91c0_nelemc05’</w:t>
      </w:r>
      <w:r w:rsidRPr="00864D30">
        <w:rPr>
          <w:rFonts w:ascii="Santander Text" w:eastAsia="Times New Roman" w:hAnsi="Santander Text" w:cs="Arial"/>
          <w:szCs w:val="18"/>
          <w:lang w:val="pt-PT" w:eastAsia="pt-PT"/>
        </w:rPr>
        <w:t>.</w:t>
      </w:r>
    </w:p>
    <w:p w14:paraId="63CC0B65" w14:textId="77777777" w:rsidR="0020233A" w:rsidRPr="00864D30" w:rsidRDefault="0020233A" w:rsidP="007E3521">
      <w:pPr>
        <w:spacing w:after="0" w:line="360" w:lineRule="auto"/>
        <w:ind w:left="1080"/>
        <w:jc w:val="both"/>
        <w:textAlignment w:val="center"/>
        <w:rPr>
          <w:rFonts w:ascii="Santander Text" w:eastAsia="Times New Roman" w:hAnsi="Santander Text" w:cs="Arial"/>
          <w:szCs w:val="18"/>
          <w:lang w:val="pt-PT" w:eastAsia="pt-PT"/>
        </w:rPr>
      </w:pPr>
    </w:p>
    <w:p w14:paraId="25DE0905" w14:textId="2FE267A4" w:rsidR="0020233A" w:rsidRPr="00864D30" w:rsidRDefault="0097547E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3</w:t>
      </w:r>
      <w:r w:rsidR="0020233A" w:rsidRPr="00864D30">
        <w:rPr>
          <w:rFonts w:ascii="Santander Text" w:hAnsi="Santander Text" w:cs="Arial"/>
          <w:lang w:val="pt-PT"/>
        </w:rPr>
        <w:t xml:space="preserve">.         </w:t>
      </w:r>
      <w:r w:rsidR="0020233A" w:rsidRPr="00864D30">
        <w:rPr>
          <w:rFonts w:ascii="Santander Text" w:hAnsi="Santander Text" w:cs="Arial"/>
          <w:b/>
          <w:lang w:val="pt-PT"/>
        </w:rPr>
        <w:t>Obtenção de Indicadores de Risco Físico Agudo e Crónico</w:t>
      </w:r>
      <w:r w:rsidR="0020233A" w:rsidRPr="00864D30">
        <w:rPr>
          <w:rFonts w:ascii="Santander Text" w:hAnsi="Santander Text" w:cs="Arial"/>
          <w:lang w:val="pt-PT"/>
        </w:rPr>
        <w:t xml:space="preserve"> </w:t>
      </w:r>
    </w:p>
    <w:p w14:paraId="4FCCE6F9" w14:textId="76332E85" w:rsidR="0020233A" w:rsidRPr="00864D30" w:rsidRDefault="0020233A" w:rsidP="008E5B92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b/>
          <w:lang w:val="pt-PT"/>
        </w:rPr>
        <w:t>Via Nuts:</w:t>
      </w:r>
      <w:r w:rsidRPr="00864D30">
        <w:rPr>
          <w:rFonts w:ascii="Santander Text" w:hAnsi="Santander Text" w:cs="Arial"/>
          <w:lang w:val="pt-PT"/>
        </w:rPr>
        <w:t xml:space="preserve"> Cruzar os resu</w:t>
      </w:r>
      <w:r w:rsidR="00552740" w:rsidRPr="00864D30">
        <w:rPr>
          <w:rFonts w:ascii="Santander Text" w:hAnsi="Santander Text" w:cs="Arial"/>
          <w:lang w:val="pt-PT"/>
        </w:rPr>
        <w:t>ltados obtidos nos pontos 1. e 2</w:t>
      </w:r>
      <w:r w:rsidRPr="00864D30">
        <w:rPr>
          <w:rFonts w:ascii="Santander Text" w:hAnsi="Santander Text" w:cs="Arial"/>
          <w:lang w:val="pt-PT"/>
        </w:rPr>
        <w:t>.</w:t>
      </w:r>
      <w:r w:rsidR="003A447F" w:rsidRPr="00864D30">
        <w:rPr>
          <w:rFonts w:ascii="Santander Text" w:hAnsi="Santander Text" w:cs="Arial"/>
          <w:lang w:val="pt-PT"/>
        </w:rPr>
        <w:t xml:space="preserve"> com os campos ‘c</w:t>
      </w:r>
      <w:r w:rsidR="003A447F" w:rsidRPr="00864D30">
        <w:rPr>
          <w:rFonts w:ascii="Santander Text" w:hAnsi="Santander Text" w:cs="Arial"/>
          <w:i/>
          <w:lang w:val="pt-PT"/>
        </w:rPr>
        <w:t>od_pais’, ‘cod</w:t>
      </w:r>
      <w:r w:rsidRPr="00864D30">
        <w:rPr>
          <w:rFonts w:ascii="Santander Text" w:hAnsi="Santander Text" w:cs="Arial"/>
          <w:i/>
          <w:lang w:val="pt-PT"/>
        </w:rPr>
        <w:t xml:space="preserve">_nace_esg’ </w:t>
      </w:r>
      <w:r w:rsidRPr="00864D30">
        <w:rPr>
          <w:rFonts w:ascii="Santander Text" w:hAnsi="Santander Text" w:cs="Arial"/>
          <w:lang w:val="pt-PT"/>
        </w:rPr>
        <w:t>e</w:t>
      </w:r>
      <w:r w:rsidRPr="00864D30">
        <w:rPr>
          <w:rFonts w:ascii="Santander Text" w:hAnsi="Santander Text" w:cs="Arial"/>
          <w:i/>
          <w:lang w:val="pt-PT"/>
        </w:rPr>
        <w:t xml:space="preserve"> ‘cod_nutiii’,</w:t>
      </w:r>
      <w:r w:rsidRPr="00864D30">
        <w:rPr>
          <w:rFonts w:ascii="Santander Text" w:hAnsi="Santander Text" w:cs="Arial"/>
          <w:lang w:val="pt-PT"/>
        </w:rPr>
        <w:t xml:space="preserve"> respetivamente, da tabela </w:t>
      </w:r>
      <w:r w:rsidR="00552740" w:rsidRPr="00864D30">
        <w:rPr>
          <w:rFonts w:ascii="Santander Text" w:hAnsi="Santander Text" w:cs="Arial"/>
          <w:i/>
          <w:color w:val="000000"/>
          <w:szCs w:val="18"/>
          <w:lang w:val="pt-PT"/>
        </w:rPr>
        <w:t>Input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 xml:space="preserve"> Corporativo de Risco Físico por NUT</w:t>
      </w:r>
      <w:r w:rsidRPr="00864D30">
        <w:rPr>
          <w:rFonts w:ascii="Santander Text" w:hAnsi="Santander Text" w:cs="Arial"/>
          <w:lang w:val="pt-PT"/>
        </w:rPr>
        <w:t>, para obter os campos ‘</w:t>
      </w:r>
      <w:r w:rsidRPr="00864D30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flg_rsc_fsc_agd’</w:t>
      </w:r>
      <w:r w:rsidRPr="00864D30">
        <w:rPr>
          <w:rFonts w:ascii="Santander Text" w:eastAsia="Times New Roman" w:hAnsi="Santander Text" w:cs="Arial"/>
          <w:szCs w:val="18"/>
          <w:lang w:val="pt-PT" w:eastAsia="pt-PT"/>
        </w:rPr>
        <w:t xml:space="preserve"> e ‘</w:t>
      </w:r>
      <w:r w:rsidRPr="00864D30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flg_rsc_fsc_crnc’</w:t>
      </w:r>
      <w:r w:rsidRPr="00864D30">
        <w:rPr>
          <w:rFonts w:ascii="Santander Text" w:eastAsia="Times New Roman" w:hAnsi="Santander Text" w:cs="Arial"/>
          <w:iCs/>
          <w:szCs w:val="18"/>
          <w:lang w:val="pt-PT" w:eastAsia="pt-PT"/>
        </w:rPr>
        <w:t xml:space="preserve">. </w:t>
      </w:r>
    </w:p>
    <w:p w14:paraId="02C5C9C2" w14:textId="41C15D60" w:rsidR="0020233A" w:rsidRPr="00864D30" w:rsidRDefault="0020233A" w:rsidP="008E5B92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b/>
          <w:lang w:val="pt-PT"/>
        </w:rPr>
        <w:t xml:space="preserve">Via </w:t>
      </w:r>
      <w:r w:rsidR="00707007" w:rsidRPr="00864D30">
        <w:rPr>
          <w:rFonts w:ascii="Santander Text" w:hAnsi="Santander Text" w:cs="Arial"/>
          <w:b/>
          <w:i/>
          <w:lang w:val="pt-PT"/>
        </w:rPr>
        <w:t>p</w:t>
      </w:r>
      <w:r w:rsidRPr="00864D30">
        <w:rPr>
          <w:rFonts w:ascii="Santander Text" w:hAnsi="Santander Text" w:cs="Arial"/>
          <w:b/>
          <w:i/>
          <w:lang w:val="pt-PT"/>
        </w:rPr>
        <w:t>roxy</w:t>
      </w:r>
      <w:r w:rsidRPr="00864D30">
        <w:rPr>
          <w:rFonts w:ascii="Santander Text" w:hAnsi="Santander Text" w:cs="Arial"/>
          <w:b/>
          <w:lang w:val="pt-PT"/>
        </w:rPr>
        <w:t>:</w:t>
      </w:r>
      <w:r w:rsidRPr="00864D30">
        <w:rPr>
          <w:rFonts w:ascii="Santander Text" w:hAnsi="Santander Text" w:cs="Arial"/>
          <w:lang w:val="pt-PT"/>
        </w:rPr>
        <w:t xml:space="preserve"> Ca</w:t>
      </w:r>
      <w:r w:rsidR="00552740" w:rsidRPr="00864D30">
        <w:rPr>
          <w:rFonts w:ascii="Santander Text" w:hAnsi="Santander Text" w:cs="Arial"/>
          <w:lang w:val="pt-PT"/>
        </w:rPr>
        <w:t>so no ponto 2</w:t>
      </w:r>
      <w:r w:rsidRPr="00864D30">
        <w:rPr>
          <w:rFonts w:ascii="Santander Text" w:hAnsi="Santander Text" w:cs="Arial"/>
          <w:lang w:val="pt-PT"/>
        </w:rPr>
        <w:t>. não seja</w:t>
      </w:r>
      <w:r w:rsidR="00552740" w:rsidRPr="00864D30">
        <w:rPr>
          <w:rFonts w:ascii="Santander Text" w:hAnsi="Santander Text" w:cs="Arial"/>
          <w:lang w:val="pt-PT"/>
        </w:rPr>
        <w:t xml:space="preserve"> possível associar um código NUT</w:t>
      </w:r>
      <w:r w:rsidRPr="00864D30">
        <w:rPr>
          <w:rFonts w:ascii="Santander Text" w:hAnsi="Santander Text" w:cs="Arial"/>
          <w:lang w:val="pt-PT"/>
        </w:rPr>
        <w:t xml:space="preserve">, deve filtrar-se a tabela de </w:t>
      </w:r>
      <w:r w:rsidR="00552740" w:rsidRPr="00864D30">
        <w:rPr>
          <w:rFonts w:ascii="Santander Text" w:hAnsi="Santander Text" w:cs="Arial"/>
          <w:i/>
          <w:color w:val="000000"/>
          <w:szCs w:val="18"/>
          <w:lang w:val="pt-PT"/>
        </w:rPr>
        <w:t>Input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 xml:space="preserve"> Corporativo de Risco Físico por NUT</w:t>
      </w:r>
      <w:r w:rsidR="00552740" w:rsidRPr="00864D30">
        <w:rPr>
          <w:rFonts w:ascii="Santander Text" w:hAnsi="Santander Text" w:cs="Arial"/>
          <w:lang w:val="pt-PT"/>
        </w:rPr>
        <w:t xml:space="preserve"> </w:t>
      </w:r>
      <w:r w:rsidRPr="00864D30">
        <w:rPr>
          <w:rFonts w:ascii="Santander Text" w:hAnsi="Santander Text" w:cs="Arial"/>
          <w:lang w:val="pt-PT"/>
        </w:rPr>
        <w:t xml:space="preserve">por </w:t>
      </w:r>
      <w:r w:rsidRPr="00864D30">
        <w:rPr>
          <w:rFonts w:ascii="Santander Text" w:hAnsi="Santander Text" w:cs="Arial"/>
          <w:i/>
          <w:lang w:val="pt-PT"/>
        </w:rPr>
        <w:t>‘cod_nutiii’</w:t>
      </w:r>
      <w:r w:rsidRPr="00864D30">
        <w:rPr>
          <w:rFonts w:ascii="Santander Text" w:hAnsi="Santander Text" w:cs="Arial"/>
          <w:lang w:val="pt-PT"/>
        </w:rPr>
        <w:t xml:space="preserve"> = ‘</w:t>
      </w:r>
      <w:r w:rsidR="00552740" w:rsidRPr="00864D30">
        <w:rPr>
          <w:rFonts w:ascii="Santander Text" w:hAnsi="Santander Text" w:cs="Arial"/>
          <w:lang w:val="pt-PT"/>
        </w:rPr>
        <w:t>’ e cruzar os campos obtidos no ponto</w:t>
      </w:r>
      <w:r w:rsidRPr="00864D30">
        <w:rPr>
          <w:rFonts w:ascii="Santander Text" w:hAnsi="Santander Text" w:cs="Arial"/>
          <w:lang w:val="pt-PT"/>
        </w:rPr>
        <w:t xml:space="preserve"> 1. </w:t>
      </w:r>
      <w:r w:rsidR="003A447F" w:rsidRPr="00864D30">
        <w:rPr>
          <w:rFonts w:ascii="Santander Text" w:hAnsi="Santander Text" w:cs="Arial"/>
          <w:lang w:val="pt-PT"/>
        </w:rPr>
        <w:t xml:space="preserve">com os campos </w:t>
      </w:r>
      <w:r w:rsidR="003A447F" w:rsidRPr="00864D30">
        <w:rPr>
          <w:rFonts w:ascii="Santander Text" w:hAnsi="Santander Text" w:cs="Arial"/>
          <w:i/>
          <w:lang w:val="pt-PT"/>
        </w:rPr>
        <w:t>‘cod_pais’, ‘cod</w:t>
      </w:r>
      <w:r w:rsidRPr="00864D30">
        <w:rPr>
          <w:rFonts w:ascii="Santander Text" w:hAnsi="Santander Text" w:cs="Arial"/>
          <w:i/>
          <w:lang w:val="pt-PT"/>
        </w:rPr>
        <w:t>_nace_esg’</w:t>
      </w:r>
      <w:r w:rsidRPr="00864D30">
        <w:rPr>
          <w:rFonts w:ascii="Santander Text" w:hAnsi="Santander Text" w:cs="Arial"/>
          <w:lang w:val="pt-PT"/>
        </w:rPr>
        <w:t xml:space="preserve">, respetivamente, da tabela </w:t>
      </w:r>
      <w:r w:rsidR="00552740" w:rsidRPr="00864D30">
        <w:rPr>
          <w:rFonts w:ascii="Santander Text" w:hAnsi="Santander Text" w:cs="Arial"/>
          <w:i/>
          <w:color w:val="000000"/>
          <w:szCs w:val="18"/>
          <w:lang w:val="pt-PT"/>
        </w:rPr>
        <w:t>Input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 xml:space="preserve"> Corporativo de Risco Físico por NUT</w:t>
      </w:r>
      <w:r w:rsidR="00552740" w:rsidRPr="00864D30">
        <w:rPr>
          <w:rFonts w:ascii="Santander Text" w:hAnsi="Santander Text" w:cs="Arial"/>
          <w:lang w:val="pt-PT"/>
        </w:rPr>
        <w:t xml:space="preserve">, </w:t>
      </w:r>
      <w:r w:rsidRPr="00864D30">
        <w:rPr>
          <w:rFonts w:ascii="Santander Text" w:hAnsi="Santander Text" w:cs="Arial"/>
          <w:lang w:val="pt-PT"/>
        </w:rPr>
        <w:t xml:space="preserve">para obter os campos </w:t>
      </w:r>
      <w:r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flg_rsc_fsc_agd’</w:t>
      </w:r>
      <w:r w:rsidRPr="00864D30">
        <w:rPr>
          <w:rFonts w:ascii="Santander Text" w:eastAsia="Times New Roman" w:hAnsi="Santander Text" w:cs="Arial"/>
          <w:szCs w:val="18"/>
          <w:lang w:val="pt-PT" w:eastAsia="pt-PT"/>
        </w:rPr>
        <w:t xml:space="preserve"> e ‘</w:t>
      </w:r>
      <w:r w:rsidRPr="00864D30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flg_rsc_fsc_crnc’</w:t>
      </w:r>
      <w:r w:rsidRPr="00864D30">
        <w:rPr>
          <w:rFonts w:ascii="Santander Text" w:eastAsia="Times New Roman" w:hAnsi="Santander Text" w:cs="Arial"/>
          <w:iCs/>
          <w:szCs w:val="18"/>
          <w:lang w:val="pt-PT" w:eastAsia="pt-PT"/>
        </w:rPr>
        <w:t>.</w:t>
      </w:r>
    </w:p>
    <w:p w14:paraId="78D9CF25" w14:textId="58110CBB" w:rsidR="0020233A" w:rsidRPr="00864D30" w:rsidRDefault="0097547E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4</w:t>
      </w:r>
      <w:r w:rsidR="0020233A" w:rsidRPr="00864D30">
        <w:rPr>
          <w:rFonts w:ascii="Santander Text" w:hAnsi="Santander Text" w:cs="Arial"/>
          <w:lang w:val="pt-PT"/>
        </w:rPr>
        <w:t xml:space="preserve">. </w:t>
      </w:r>
      <w:r w:rsidR="0020233A" w:rsidRPr="00864D30">
        <w:rPr>
          <w:rFonts w:ascii="Santander Text" w:hAnsi="Santander Text" w:cs="Arial"/>
          <w:lang w:val="pt-PT"/>
        </w:rPr>
        <w:tab/>
      </w:r>
      <w:r w:rsidR="0020233A" w:rsidRPr="00864D30">
        <w:rPr>
          <w:rFonts w:ascii="Santander Text" w:hAnsi="Santander Text" w:cs="Arial"/>
          <w:b/>
          <w:lang w:val="pt-PT"/>
        </w:rPr>
        <w:t>Aprovisionar os campos ‘</w:t>
      </w:r>
      <w:r w:rsidR="0020233A" w:rsidRPr="00864D30">
        <w:rPr>
          <w:rFonts w:ascii="Santander Text" w:eastAsia="Times New Roman" w:hAnsi="Santander Text" w:cs="Arial"/>
          <w:b/>
          <w:i/>
          <w:iCs/>
          <w:szCs w:val="18"/>
          <w:lang w:val="pt-PT" w:eastAsia="pt-PT"/>
        </w:rPr>
        <w:t>flg_rsc_fsc_agd’</w:t>
      </w:r>
      <w:r w:rsidR="0020233A" w:rsidRPr="00864D30">
        <w:rPr>
          <w:rFonts w:ascii="Santander Text" w:eastAsia="Times New Roman" w:hAnsi="Santander Text" w:cs="Arial"/>
          <w:b/>
          <w:szCs w:val="18"/>
          <w:lang w:val="pt-PT" w:eastAsia="pt-PT"/>
        </w:rPr>
        <w:t xml:space="preserve"> e ‘</w:t>
      </w:r>
      <w:r w:rsidR="0020233A" w:rsidRPr="00864D30">
        <w:rPr>
          <w:rFonts w:ascii="Santander Text" w:eastAsia="Times New Roman" w:hAnsi="Santander Text" w:cs="Arial"/>
          <w:b/>
          <w:i/>
          <w:iCs/>
          <w:szCs w:val="18"/>
          <w:lang w:val="pt-PT" w:eastAsia="pt-PT"/>
        </w:rPr>
        <w:t>flg_rsc_fsc_crnc’</w:t>
      </w:r>
      <w:r w:rsidR="0020233A" w:rsidRPr="00864D30">
        <w:rPr>
          <w:rFonts w:ascii="Santander Text" w:eastAsia="Times New Roman" w:hAnsi="Santander Text" w:cs="Arial"/>
          <w:b/>
          <w:iCs/>
          <w:szCs w:val="18"/>
          <w:lang w:val="pt-PT" w:eastAsia="pt-PT"/>
        </w:rPr>
        <w:t xml:space="preserve"> </w:t>
      </w:r>
    </w:p>
    <w:p w14:paraId="531E4B68" w14:textId="3DA5F63D" w:rsidR="0020233A" w:rsidRPr="00864D30" w:rsidRDefault="0020233A" w:rsidP="008E5B92">
      <w:pPr>
        <w:pStyle w:val="ListParagraph"/>
        <w:numPr>
          <w:ilvl w:val="0"/>
          <w:numId w:val="7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Caso o campo ‘</w:t>
      </w:r>
      <w:r w:rsidRPr="00864D30">
        <w:rPr>
          <w:rFonts w:ascii="Santander Text" w:hAnsi="Santander Text" w:cs="Arial"/>
          <w:i/>
          <w:lang w:val="pt-PT"/>
        </w:rPr>
        <w:t>flg_rsc_fsc_agd’</w:t>
      </w:r>
      <w:r w:rsidRPr="00864D30">
        <w:rPr>
          <w:rFonts w:ascii="Santander Text" w:hAnsi="Santander Text" w:cs="Arial"/>
          <w:lang w:val="pt-PT"/>
        </w:rPr>
        <w:t xml:space="preserve"> do ficheiro de </w:t>
      </w:r>
      <w:r w:rsidRPr="00864D30">
        <w:rPr>
          <w:rFonts w:ascii="Santander Text" w:hAnsi="Santander Text" w:cs="Arial"/>
          <w:i/>
          <w:lang w:val="pt-PT"/>
        </w:rPr>
        <w:t>input</w:t>
      </w:r>
      <w:r w:rsidRPr="00864D30">
        <w:rPr>
          <w:rFonts w:ascii="Santander Text" w:hAnsi="Santander Text" w:cs="Arial"/>
          <w:lang w:val="pt-PT"/>
        </w:rPr>
        <w:t xml:space="preserve"> = ‘Yes’, então o campo ‘</w:t>
      </w:r>
      <w:r w:rsidRPr="00864D30">
        <w:rPr>
          <w:rFonts w:ascii="Santander Text" w:hAnsi="Santander Text" w:cs="Arial"/>
          <w:i/>
          <w:lang w:val="pt-PT"/>
        </w:rPr>
        <w:t>flg_rsc_fsc_agd’</w:t>
      </w:r>
      <w:r w:rsidRPr="00864D30">
        <w:rPr>
          <w:rFonts w:ascii="Santander Text" w:hAnsi="Santander Text" w:cs="Arial"/>
          <w:lang w:val="pt-PT"/>
        </w:rPr>
        <w:t xml:space="preserve"> deverá ser aprovisionado com ‘1’, ou seja, a operação tem risco físico agudo. Caso contrário deverá ser aprovisionado com ‘0’;</w:t>
      </w:r>
    </w:p>
    <w:p w14:paraId="4331AEE4" w14:textId="20C85564" w:rsidR="0020233A" w:rsidRPr="00864D30" w:rsidRDefault="0020233A" w:rsidP="008E5B92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Caso o campo ‘</w:t>
      </w:r>
      <w:r w:rsidRPr="00864D30">
        <w:rPr>
          <w:rFonts w:ascii="Santander Text" w:hAnsi="Santander Text" w:cs="Arial"/>
          <w:i/>
          <w:lang w:val="pt-PT"/>
        </w:rPr>
        <w:t>flg_rsc_fsc_crnc</w:t>
      </w:r>
      <w:r w:rsidRPr="00864D30">
        <w:rPr>
          <w:rFonts w:ascii="Santander Text" w:hAnsi="Santander Text" w:cs="Arial"/>
          <w:lang w:val="pt-PT"/>
        </w:rPr>
        <w:t xml:space="preserve">’ do ficheiro de </w:t>
      </w:r>
      <w:r w:rsidRPr="00864D30">
        <w:rPr>
          <w:rFonts w:ascii="Santander Text" w:hAnsi="Santander Text" w:cs="Arial"/>
          <w:i/>
          <w:lang w:val="pt-PT"/>
        </w:rPr>
        <w:t>input</w:t>
      </w:r>
      <w:r w:rsidRPr="00864D30">
        <w:rPr>
          <w:rFonts w:ascii="Santander Text" w:hAnsi="Santander Text" w:cs="Arial"/>
          <w:lang w:val="pt-PT"/>
        </w:rPr>
        <w:t xml:space="preserve"> = ‘Yes’, então o campo </w:t>
      </w:r>
      <w:r w:rsidRPr="00864D30">
        <w:rPr>
          <w:rFonts w:ascii="Santander Text" w:hAnsi="Santander Text" w:cs="Arial"/>
          <w:i/>
          <w:lang w:val="pt-PT"/>
        </w:rPr>
        <w:t>‘flg_rsc_fsc_crnc’</w:t>
      </w:r>
      <w:r w:rsidRPr="00864D30">
        <w:rPr>
          <w:rFonts w:ascii="Santander Text" w:hAnsi="Santander Text" w:cs="Arial"/>
          <w:lang w:val="pt-PT"/>
        </w:rPr>
        <w:t xml:space="preserve"> deverá ser aprovisionado com ‘1’, ou seja, a operação tem risco físico crónico. Caso contrário deverá ser aprovisionado com ‘0’;</w:t>
      </w:r>
    </w:p>
    <w:p w14:paraId="766B2258" w14:textId="1570A1D4" w:rsidR="00DC623F" w:rsidRPr="00864D30" w:rsidRDefault="0020233A" w:rsidP="008E5B92">
      <w:pPr>
        <w:pStyle w:val="ListParagraph"/>
        <w:numPr>
          <w:ilvl w:val="0"/>
          <w:numId w:val="68"/>
        </w:numPr>
        <w:spacing w:line="360" w:lineRule="auto"/>
        <w:jc w:val="both"/>
        <w:rPr>
          <w:rFonts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Caso não seja possível obter informação no </w:t>
      </w:r>
      <w:r w:rsidR="00552740" w:rsidRPr="00864D30">
        <w:rPr>
          <w:rFonts w:ascii="Santander Text" w:hAnsi="Santander Text" w:cs="Arial"/>
          <w:i/>
          <w:color w:val="000000"/>
          <w:szCs w:val="18"/>
          <w:lang w:val="pt-PT"/>
        </w:rPr>
        <w:t>Input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 xml:space="preserve"> Corporativo de Risco Físico por NUT através da </w:t>
      </w:r>
      <w:r w:rsidR="00100F14" w:rsidRPr="00864D30">
        <w:rPr>
          <w:rFonts w:ascii="Santander Text" w:hAnsi="Santander Text" w:cs="Arial"/>
          <w:i/>
          <w:color w:val="000000"/>
          <w:szCs w:val="18"/>
          <w:lang w:val="pt-PT"/>
        </w:rPr>
        <w:t>proxy</w:t>
      </w:r>
      <w:r w:rsidR="00100F14" w:rsidRPr="00864D30">
        <w:rPr>
          <w:rFonts w:ascii="Santander Text" w:hAnsi="Santander Text" w:cs="Arial"/>
          <w:color w:val="000000"/>
          <w:szCs w:val="18"/>
          <w:lang w:val="pt-PT"/>
        </w:rPr>
        <w:t xml:space="preserve"> 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>disponibilizada pela corporação</w:t>
      </w:r>
      <w:r w:rsidRPr="00864D30">
        <w:rPr>
          <w:rFonts w:ascii="Santander Text" w:hAnsi="Santander Text" w:cs="Arial"/>
          <w:i/>
          <w:lang w:val="pt-PT"/>
        </w:rPr>
        <w:t>,</w:t>
      </w:r>
      <w:r w:rsidRPr="00864D30">
        <w:rPr>
          <w:rFonts w:ascii="Santander Text" w:hAnsi="Santander Text" w:cs="Arial"/>
          <w:lang w:val="pt-PT"/>
        </w:rPr>
        <w:t xml:space="preserve"> então aprovisionar os campo</w:t>
      </w:r>
      <w:r w:rsidR="003A447F" w:rsidRPr="00864D30">
        <w:rPr>
          <w:rFonts w:ascii="Santander Text" w:hAnsi="Santander Text" w:cs="Arial"/>
          <w:lang w:val="pt-PT"/>
        </w:rPr>
        <w:t>s</w:t>
      </w:r>
      <w:r w:rsidRPr="00864D30">
        <w:rPr>
          <w:rFonts w:ascii="Santander Text" w:hAnsi="Santander Text" w:cs="Arial"/>
          <w:lang w:val="pt-PT"/>
        </w:rPr>
        <w:t xml:space="preserve"> com ‘0’, ou seja, pressupõe-se que a operação não tem risco físico agudo e crónico associado.</w:t>
      </w:r>
    </w:p>
    <w:p w14:paraId="4FEAA3F8" w14:textId="7C8B9F28" w:rsidR="00DE000D" w:rsidRPr="00864D30" w:rsidRDefault="00DE000D" w:rsidP="007E3521">
      <w:pPr>
        <w:pStyle w:val="MyHeading3"/>
        <w:spacing w:after="120" w:line="360" w:lineRule="auto"/>
        <w:rPr>
          <w:lang w:val="pt-PT"/>
        </w:rPr>
      </w:pPr>
      <w:r w:rsidRPr="00864D30">
        <w:rPr>
          <w:lang w:val="pt-PT"/>
        </w:rPr>
        <w:t>origem_flg_rsc_fsc_agd e origem_flg_rsc_fsc_crnc</w:t>
      </w:r>
    </w:p>
    <w:p w14:paraId="0A1E742C" w14:textId="448B6544" w:rsidR="0020233A" w:rsidRPr="00864D30" w:rsidRDefault="0020233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Estas variáveis devem ser aprovisionadas de acordo com a obtenção das variáveis </w:t>
      </w:r>
      <w:r w:rsidR="004032D7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iCs/>
          <w:lang w:val="pt-PT"/>
        </w:rPr>
        <w:t>flg_rsc_fsc_agd</w:t>
      </w:r>
      <w:r w:rsidR="004032D7" w:rsidRPr="00864D30">
        <w:rPr>
          <w:rFonts w:ascii="Santander Text" w:hAnsi="Santander Text" w:cs="Arial"/>
          <w:i/>
          <w:iCs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 xml:space="preserve"> e </w:t>
      </w:r>
      <w:r w:rsidR="004032D7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iCs/>
          <w:lang w:val="pt-PT"/>
        </w:rPr>
        <w:t>flg_rsc_fsc_crnc</w:t>
      </w:r>
      <w:r w:rsidR="004032D7" w:rsidRPr="00864D30">
        <w:rPr>
          <w:rFonts w:ascii="Santander Text" w:hAnsi="Santander Text" w:cs="Arial"/>
          <w:i/>
          <w:iCs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>:</w:t>
      </w:r>
    </w:p>
    <w:p w14:paraId="07F6175B" w14:textId="6DD99E38" w:rsidR="00552740" w:rsidRPr="00864D30" w:rsidRDefault="00552740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- Sempre que for possível aprovisionar os campos ‘</w:t>
      </w:r>
      <w:r w:rsidRPr="00864D30">
        <w:rPr>
          <w:rFonts w:ascii="Santander Text" w:hAnsi="Santander Text" w:cs="Arial"/>
          <w:i/>
          <w:szCs w:val="18"/>
          <w:lang w:val="pt-PT"/>
        </w:rPr>
        <w:t>flg_rsc_fsc_agd’</w:t>
      </w:r>
      <w:r w:rsidRPr="00864D30">
        <w:rPr>
          <w:rFonts w:ascii="Santander Text" w:hAnsi="Santander Text" w:cs="Arial"/>
          <w:szCs w:val="18"/>
          <w:lang w:val="pt-PT"/>
        </w:rPr>
        <w:t xml:space="preserve"> e </w:t>
      </w:r>
      <w:r w:rsidRPr="00864D30">
        <w:rPr>
          <w:rFonts w:ascii="Santander Text" w:hAnsi="Santander Text" w:cs="Arial"/>
          <w:i/>
          <w:szCs w:val="18"/>
          <w:lang w:val="pt-PT"/>
        </w:rPr>
        <w:t>‘flg_rsc_fsc_crnc’</w:t>
      </w:r>
      <w:r w:rsidRPr="00864D30">
        <w:rPr>
          <w:rFonts w:ascii="Santander Text" w:hAnsi="Santander Text" w:cs="Arial"/>
          <w:szCs w:val="18"/>
          <w:lang w:val="pt-PT"/>
        </w:rPr>
        <w:t xml:space="preserve"> através do </w:t>
      </w:r>
      <w:r w:rsidRPr="00864D30">
        <w:rPr>
          <w:rFonts w:ascii="Santander Text" w:hAnsi="Santander Text" w:cs="Arial"/>
          <w:i/>
          <w:color w:val="000000"/>
          <w:szCs w:val="18"/>
          <w:lang w:val="pt-PT"/>
        </w:rPr>
        <w:t>Input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 Corporativo de Risco Físico por </w:t>
      </w:r>
      <w:r w:rsidRPr="00864D30">
        <w:rPr>
          <w:rFonts w:ascii="Santander Text" w:hAnsi="Santander Text" w:cs="Arial"/>
          <w:i/>
          <w:color w:val="000000"/>
          <w:szCs w:val="18"/>
          <w:lang w:val="pt-PT"/>
        </w:rPr>
        <w:t>ZipCode</w:t>
      </w:r>
      <w:r w:rsidRPr="00864D30">
        <w:rPr>
          <w:rFonts w:ascii="Santander Text" w:hAnsi="Santander Text" w:cs="Arial"/>
          <w:szCs w:val="18"/>
          <w:lang w:val="pt-PT"/>
        </w:rPr>
        <w:t xml:space="preserve">, então estes campos deverão ser aprovisionados com ‘Corporação - </w:t>
      </w:r>
      <w:r w:rsidRPr="00864D30">
        <w:rPr>
          <w:rFonts w:ascii="Santander Text" w:hAnsi="Santander Text" w:cs="Arial"/>
          <w:i/>
          <w:szCs w:val="18"/>
          <w:lang w:val="pt-PT"/>
        </w:rPr>
        <w:t>ZipCode</w:t>
      </w:r>
      <w:r w:rsidRPr="00864D30">
        <w:rPr>
          <w:rFonts w:ascii="Santander Text" w:hAnsi="Santander Text" w:cs="Arial"/>
          <w:szCs w:val="18"/>
          <w:lang w:val="pt-PT"/>
        </w:rPr>
        <w:t>’;</w:t>
      </w:r>
    </w:p>
    <w:p w14:paraId="06EAC312" w14:textId="16967710" w:rsidR="00552740" w:rsidRPr="00864D30" w:rsidRDefault="00552740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- Sempre os campos ‘</w:t>
      </w:r>
      <w:r w:rsidRPr="00864D30">
        <w:rPr>
          <w:rFonts w:ascii="Santander Text" w:hAnsi="Santander Text" w:cs="Arial"/>
          <w:i/>
          <w:szCs w:val="18"/>
          <w:lang w:val="pt-PT"/>
        </w:rPr>
        <w:t>flg_rsc_fsc_agd’</w:t>
      </w:r>
      <w:r w:rsidRPr="00864D30">
        <w:rPr>
          <w:rFonts w:ascii="Santander Text" w:hAnsi="Santander Text" w:cs="Arial"/>
          <w:szCs w:val="18"/>
          <w:lang w:val="pt-PT"/>
        </w:rPr>
        <w:t xml:space="preserve"> e </w:t>
      </w:r>
      <w:r w:rsidRPr="00864D30">
        <w:rPr>
          <w:rFonts w:ascii="Santander Text" w:hAnsi="Santander Text" w:cs="Arial"/>
          <w:i/>
          <w:szCs w:val="18"/>
          <w:lang w:val="pt-PT"/>
        </w:rPr>
        <w:t>‘flg_rsc_fsc_crnc’</w:t>
      </w:r>
      <w:r w:rsidRPr="00864D30">
        <w:rPr>
          <w:rFonts w:ascii="Santander Text" w:hAnsi="Santander Text" w:cs="Arial"/>
          <w:szCs w:val="18"/>
          <w:lang w:val="pt-PT"/>
        </w:rPr>
        <w:t xml:space="preserve"> sejam aprovisionadas através do </w:t>
      </w:r>
      <w:r w:rsidRPr="00864D30">
        <w:rPr>
          <w:rFonts w:ascii="Santander Text" w:hAnsi="Santander Text" w:cs="Arial"/>
          <w:i/>
          <w:color w:val="000000"/>
          <w:szCs w:val="18"/>
          <w:lang w:val="pt-PT"/>
        </w:rPr>
        <w:t>Input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 Corporativo de Risco Físico por NUT</w:t>
      </w:r>
      <w:r w:rsidRPr="00864D30">
        <w:rPr>
          <w:rFonts w:ascii="Santander Text" w:hAnsi="Santander Text" w:cs="Arial"/>
          <w:szCs w:val="18"/>
          <w:lang w:val="pt-PT"/>
        </w:rPr>
        <w:t xml:space="preserve">, então estes campos deverão ser aprovisionados com ‘Corporação - </w:t>
      </w:r>
      <w:r w:rsidRPr="00864D30">
        <w:rPr>
          <w:rFonts w:ascii="Santander Text" w:hAnsi="Santander Text" w:cs="Arial"/>
          <w:i/>
          <w:szCs w:val="18"/>
          <w:lang w:val="pt-PT"/>
        </w:rPr>
        <w:t>Nuts</w:t>
      </w:r>
      <w:r w:rsidRPr="00864D30">
        <w:rPr>
          <w:rFonts w:ascii="Santander Text" w:hAnsi="Santander Text" w:cs="Arial"/>
          <w:szCs w:val="18"/>
          <w:lang w:val="pt-PT"/>
        </w:rPr>
        <w:t>’;</w:t>
      </w:r>
    </w:p>
    <w:p w14:paraId="774A482D" w14:textId="3031AB23" w:rsidR="00552740" w:rsidRPr="00864D30" w:rsidRDefault="00552740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- Sempre os campos ‘</w:t>
      </w:r>
      <w:r w:rsidRPr="00864D30">
        <w:rPr>
          <w:rFonts w:ascii="Santander Text" w:hAnsi="Santander Text" w:cs="Arial"/>
          <w:i/>
          <w:szCs w:val="18"/>
          <w:lang w:val="pt-PT"/>
        </w:rPr>
        <w:t>flg_rsc_fsc_agd’</w:t>
      </w:r>
      <w:r w:rsidRPr="00864D30">
        <w:rPr>
          <w:rFonts w:ascii="Santander Text" w:hAnsi="Santander Text" w:cs="Arial"/>
          <w:szCs w:val="18"/>
          <w:lang w:val="pt-PT"/>
        </w:rPr>
        <w:t xml:space="preserve"> e </w:t>
      </w:r>
      <w:r w:rsidRPr="00864D30">
        <w:rPr>
          <w:rFonts w:ascii="Santander Text" w:hAnsi="Santander Text" w:cs="Arial"/>
          <w:i/>
          <w:szCs w:val="18"/>
          <w:lang w:val="pt-PT"/>
        </w:rPr>
        <w:t>‘flg_rsc_fsc_crnc’</w:t>
      </w:r>
      <w:r w:rsidRPr="00864D30">
        <w:rPr>
          <w:rFonts w:ascii="Santander Text" w:hAnsi="Santander Text" w:cs="Arial"/>
          <w:szCs w:val="18"/>
          <w:lang w:val="pt-PT"/>
        </w:rPr>
        <w:t xml:space="preserve"> sejam aprovisionadas através do </w:t>
      </w:r>
      <w:r w:rsidRPr="00864D30">
        <w:rPr>
          <w:rFonts w:ascii="Santander Text" w:hAnsi="Santander Text" w:cs="Arial"/>
          <w:i/>
          <w:color w:val="000000"/>
          <w:szCs w:val="18"/>
          <w:lang w:val="pt-PT"/>
        </w:rPr>
        <w:t>Input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 Corporativo de Risco Físico por NUT através da </w:t>
      </w:r>
      <w:r w:rsidR="004032D7" w:rsidRPr="00864D30">
        <w:rPr>
          <w:rFonts w:ascii="Santander Text" w:hAnsi="Santander Text" w:cs="Arial"/>
          <w:i/>
          <w:color w:val="000000"/>
          <w:szCs w:val="18"/>
          <w:lang w:val="pt-PT"/>
        </w:rPr>
        <w:t>proxy</w:t>
      </w:r>
      <w:r w:rsidR="004032D7" w:rsidRPr="00864D30">
        <w:rPr>
          <w:rFonts w:ascii="Santander Text" w:hAnsi="Santander Text" w:cs="Arial"/>
          <w:color w:val="000000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>disponibilizada pela corporação</w:t>
      </w:r>
      <w:r w:rsidRPr="00864D30">
        <w:rPr>
          <w:rFonts w:ascii="Santander Text" w:hAnsi="Santander Text" w:cs="Arial"/>
          <w:szCs w:val="18"/>
          <w:lang w:val="pt-PT"/>
        </w:rPr>
        <w:t xml:space="preserve">, então estes campos deverão ser aprovisionados com ‘Corporação - </w:t>
      </w:r>
      <w:r w:rsidRPr="00864D30">
        <w:rPr>
          <w:rFonts w:ascii="Santander Text" w:hAnsi="Santander Text" w:cs="Arial"/>
          <w:i/>
          <w:szCs w:val="18"/>
          <w:lang w:val="pt-PT"/>
        </w:rPr>
        <w:t>Proxy</w:t>
      </w:r>
      <w:r w:rsidRPr="00864D30">
        <w:rPr>
          <w:rFonts w:ascii="Santander Text" w:hAnsi="Santander Text" w:cs="Arial"/>
          <w:szCs w:val="18"/>
          <w:lang w:val="pt-PT"/>
        </w:rPr>
        <w:t>;</w:t>
      </w:r>
    </w:p>
    <w:p w14:paraId="49174D61" w14:textId="0CE3B212" w:rsidR="0020233A" w:rsidRPr="00864D30" w:rsidRDefault="00552740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- Sempre que não seja possível aplicar nenhuma das metodologias descritas, os campos devem ser aprovisionados com ‘MISS’.</w:t>
      </w:r>
    </w:p>
    <w:p w14:paraId="4B491DE1" w14:textId="2E3A93EB" w:rsidR="00A929C5" w:rsidRPr="00864D30" w:rsidRDefault="00A929C5" w:rsidP="007E3521">
      <w:pPr>
        <w:pStyle w:val="MyHeading1"/>
        <w:spacing w:after="120" w:line="360" w:lineRule="auto"/>
        <w:jc w:val="both"/>
        <w:rPr>
          <w:lang w:val="pt-PT"/>
        </w:rPr>
      </w:pPr>
      <w:bookmarkStart w:id="446" w:name="_Toc143871809"/>
      <w:bookmarkStart w:id="447" w:name="_Toc194943237"/>
      <w:r w:rsidRPr="00864D30">
        <w:rPr>
          <w:lang w:val="pt-PT"/>
        </w:rPr>
        <w:t>Empresas Excluídas do Acordo de Paris –</w:t>
      </w:r>
      <w:r w:rsidR="004D7AD5" w:rsidRPr="00864D30">
        <w:rPr>
          <w:i/>
          <w:lang w:val="pt-PT"/>
        </w:rPr>
        <w:t>modesg_inp_empr_excl_paris</w:t>
      </w:r>
      <w:bookmarkEnd w:id="446"/>
      <w:bookmarkEnd w:id="447"/>
    </w:p>
    <w:p w14:paraId="6382DF40" w14:textId="38AB9DF6" w:rsidR="00F2023D" w:rsidRPr="00864D30" w:rsidRDefault="001E6BFB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bookmarkStart w:id="448" w:name="_Toc143871810"/>
      <w:r w:rsidRPr="00864D30">
        <w:rPr>
          <w:rFonts w:ascii="Santander Text" w:hAnsi="Santander Text" w:cs="Arial"/>
          <w:lang w:val="pt-PT"/>
        </w:rPr>
        <w:t>Est</w:t>
      </w:r>
      <w:r w:rsidR="00B63C59" w:rsidRPr="00864D30">
        <w:rPr>
          <w:rFonts w:ascii="Santander Text" w:hAnsi="Santander Text" w:cs="Arial"/>
          <w:lang w:val="pt-PT"/>
        </w:rPr>
        <w:t xml:space="preserve">e </w:t>
      </w:r>
      <w:r w:rsidR="00B63C59" w:rsidRPr="00864D30">
        <w:rPr>
          <w:rFonts w:ascii="Santander Text" w:hAnsi="Santander Text" w:cs="Arial"/>
          <w:i/>
          <w:lang w:val="pt-PT"/>
        </w:rPr>
        <w:t>input</w:t>
      </w:r>
      <w:r w:rsidR="00B63C59" w:rsidRPr="00864D30">
        <w:rPr>
          <w:rFonts w:ascii="Santander Text" w:hAnsi="Santander Text" w:cs="Arial"/>
          <w:lang w:val="pt-PT"/>
        </w:rPr>
        <w:t xml:space="preserve"> </w:t>
      </w:r>
      <w:r w:rsidRPr="00864D30">
        <w:rPr>
          <w:rFonts w:ascii="Santander Text" w:hAnsi="Santander Text" w:cs="Arial"/>
          <w:lang w:val="pt-PT"/>
        </w:rPr>
        <w:t xml:space="preserve">permite aos utilizadores de negócio </w:t>
      </w:r>
      <w:r w:rsidR="00327A6F" w:rsidRPr="00864D30">
        <w:rPr>
          <w:rFonts w:ascii="Santander Text" w:hAnsi="Santander Text" w:cs="Arial"/>
          <w:lang w:val="pt-PT"/>
        </w:rPr>
        <w:t>parametrizar</w:t>
      </w:r>
      <w:r w:rsidRPr="00864D30">
        <w:rPr>
          <w:rFonts w:ascii="Santander Text" w:hAnsi="Santander Text" w:cs="Arial"/>
          <w:lang w:val="pt-PT"/>
        </w:rPr>
        <w:t xml:space="preserve"> as empresas excluídas do </w:t>
      </w:r>
      <w:r w:rsidR="00707007" w:rsidRPr="00864D30">
        <w:rPr>
          <w:rFonts w:ascii="Santander Text" w:hAnsi="Santander Text" w:cs="Arial"/>
          <w:lang w:val="pt-PT"/>
        </w:rPr>
        <w:t>A</w:t>
      </w:r>
      <w:r w:rsidRPr="00864D30">
        <w:rPr>
          <w:rFonts w:ascii="Santander Text" w:hAnsi="Santander Text" w:cs="Arial"/>
          <w:lang w:val="pt-PT"/>
        </w:rPr>
        <w:t>cordo de Paris</w:t>
      </w:r>
      <w:r w:rsidR="00327A6F" w:rsidRPr="00864D30">
        <w:rPr>
          <w:rFonts w:ascii="Santander Text" w:hAnsi="Santander Text" w:cs="Arial"/>
          <w:lang w:val="pt-PT"/>
        </w:rPr>
        <w:t xml:space="preserve">, a partir da informação disponibilizada pela Corporação. </w:t>
      </w:r>
      <w:r w:rsidRPr="00864D30">
        <w:rPr>
          <w:rFonts w:ascii="Santander Text" w:hAnsi="Santander Text" w:cs="Arial"/>
          <w:lang w:val="pt-PT"/>
        </w:rPr>
        <w:t xml:space="preserve">Tratando-se de uma tabela de </w:t>
      </w:r>
      <w:r w:rsidR="00B63C59" w:rsidRPr="00864D30">
        <w:rPr>
          <w:rFonts w:ascii="Santander Text" w:hAnsi="Santander Text" w:cs="Arial"/>
          <w:i/>
          <w:lang w:val="pt-PT"/>
        </w:rPr>
        <w:t>input</w:t>
      </w:r>
      <w:r w:rsidRPr="00864D30">
        <w:rPr>
          <w:rFonts w:ascii="Santander Text" w:hAnsi="Santander Text" w:cs="Arial"/>
          <w:lang w:val="pt-PT"/>
        </w:rPr>
        <w:t xml:space="preserve">, esta deverá ser atualizada tirando partido das funcionalidades do </w:t>
      </w:r>
      <w:r w:rsidR="004032D7" w:rsidRPr="00864D30">
        <w:rPr>
          <w:rFonts w:ascii="Santander Text" w:hAnsi="Santander Text" w:cs="Arial"/>
          <w:i/>
          <w:lang w:val="pt-PT"/>
        </w:rPr>
        <w:t>front</w:t>
      </w:r>
      <w:r w:rsidR="004032D7" w:rsidRPr="00864D30">
        <w:rPr>
          <w:rFonts w:ascii="Santander Text" w:hAnsi="Santander Text" w:cs="Arial"/>
          <w:lang w:val="pt-PT"/>
        </w:rPr>
        <w:t xml:space="preserve"> </w:t>
      </w:r>
      <w:r w:rsidRPr="00864D30">
        <w:rPr>
          <w:rFonts w:ascii="Santander Text" w:hAnsi="Santander Text" w:cs="Arial"/>
          <w:lang w:val="pt-PT"/>
        </w:rPr>
        <w:t xml:space="preserve">do </w:t>
      </w:r>
      <w:r w:rsidRPr="00864D30">
        <w:rPr>
          <w:rFonts w:ascii="Santander Text" w:hAnsi="Santander Text" w:cs="Arial"/>
          <w:i/>
          <w:lang w:val="pt-PT"/>
        </w:rPr>
        <w:t>Data Lake</w:t>
      </w:r>
      <w:r w:rsidRPr="00864D30">
        <w:rPr>
          <w:rFonts w:ascii="Santander Text" w:hAnsi="Santander Text" w:cs="Arial"/>
          <w:lang w:val="pt-PT"/>
        </w:rPr>
        <w:t>.</w:t>
      </w:r>
      <w:r w:rsidR="00F2023D" w:rsidRPr="00864D30">
        <w:rPr>
          <w:rFonts w:ascii="Santander Text" w:hAnsi="Santander Text" w:cs="Arial"/>
          <w:lang w:val="pt-PT"/>
        </w:rPr>
        <w:t xml:space="preserve"> O seu </w:t>
      </w:r>
      <w:r w:rsidR="00027146" w:rsidRPr="00864D30">
        <w:rPr>
          <w:rFonts w:ascii="Santander Text" w:hAnsi="Santander Text" w:cs="Arial"/>
          <w:lang w:val="pt-PT"/>
        </w:rPr>
        <w:t xml:space="preserve">Modelo de </w:t>
      </w:r>
      <w:r w:rsidR="00707007" w:rsidRPr="00864D30">
        <w:rPr>
          <w:rFonts w:ascii="Santander Text" w:hAnsi="Santander Text" w:cs="Arial"/>
          <w:lang w:val="pt-PT"/>
        </w:rPr>
        <w:t>D</w:t>
      </w:r>
      <w:r w:rsidR="00027146" w:rsidRPr="00864D30">
        <w:rPr>
          <w:rFonts w:ascii="Santander Text" w:hAnsi="Santander Text" w:cs="Arial"/>
          <w:lang w:val="pt-PT"/>
        </w:rPr>
        <w:t>ados</w:t>
      </w:r>
      <w:r w:rsidR="00F2023D" w:rsidRPr="00864D30">
        <w:rPr>
          <w:rFonts w:ascii="Santander Text" w:hAnsi="Santander Text" w:cs="Arial"/>
          <w:lang w:val="pt-PT"/>
        </w:rPr>
        <w:t xml:space="preserve"> encontra-se detalhado no ficheiro </w:t>
      </w:r>
      <w:r w:rsidR="004032D7" w:rsidRPr="00864D30">
        <w:rPr>
          <w:rFonts w:ascii="Santander Text" w:hAnsi="Santander Text" w:cs="Arial"/>
          <w:lang w:val="pt-PT"/>
        </w:rPr>
        <w:t>“</w:t>
      </w:r>
      <w:r w:rsidR="00F2023D" w:rsidRPr="00864D30">
        <w:rPr>
          <w:rFonts w:ascii="Santander Text" w:hAnsi="Santander Text" w:cs="Arial"/>
          <w:iCs/>
          <w:lang w:val="pt-PT"/>
        </w:rPr>
        <w:t xml:space="preserve">BST ESG </w:t>
      </w:r>
      <w:r w:rsidR="00027146" w:rsidRPr="00864D30">
        <w:rPr>
          <w:rFonts w:ascii="Santander Text" w:hAnsi="Santander Text" w:cs="Arial"/>
          <w:iCs/>
          <w:lang w:val="pt-PT"/>
        </w:rPr>
        <w:t>Modelo de dados</w:t>
      </w:r>
      <w:r w:rsidR="00F2023D" w:rsidRPr="00864D30">
        <w:rPr>
          <w:rFonts w:ascii="Santander Text" w:hAnsi="Santander Text" w:cs="Arial"/>
          <w:iCs/>
          <w:lang w:val="pt-PT"/>
        </w:rPr>
        <w:t>.</w:t>
      </w:r>
      <w:r w:rsidR="00F2023D" w:rsidRPr="00864D30">
        <w:rPr>
          <w:rFonts w:ascii="Santander Text" w:hAnsi="Santander Text" w:cs="Arial"/>
          <w:lang w:val="pt-PT"/>
        </w:rPr>
        <w:t>xlsx</w:t>
      </w:r>
      <w:r w:rsidR="004032D7" w:rsidRPr="00864D30">
        <w:rPr>
          <w:rFonts w:ascii="Santander Text" w:hAnsi="Santander Text" w:cs="Arial"/>
          <w:lang w:val="pt-PT"/>
        </w:rPr>
        <w:t>”</w:t>
      </w:r>
      <w:r w:rsidR="00F2023D" w:rsidRPr="00864D30">
        <w:rPr>
          <w:rFonts w:ascii="Santander Text" w:hAnsi="Santander Text" w:cs="Arial"/>
          <w:lang w:val="pt-PT"/>
        </w:rPr>
        <w:t xml:space="preserve">. </w:t>
      </w:r>
    </w:p>
    <w:p w14:paraId="2EBB967C" w14:textId="2F7D94F9" w:rsidR="00F2023D" w:rsidRPr="00864D30" w:rsidRDefault="00F2023D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A </w:t>
      </w:r>
      <w:r w:rsidR="00B63C59" w:rsidRPr="00864D30">
        <w:rPr>
          <w:rFonts w:ascii="Santander Text" w:hAnsi="Santander Text" w:cs="Arial"/>
          <w:lang w:val="pt-PT"/>
        </w:rPr>
        <w:t xml:space="preserve">sua </w:t>
      </w:r>
      <w:r w:rsidRPr="00864D30">
        <w:rPr>
          <w:rFonts w:ascii="Santander Text" w:hAnsi="Santander Text" w:cs="Arial"/>
          <w:lang w:val="pt-PT"/>
        </w:rPr>
        <w:t>atualização pode ser garantida a partir de duas formas distintas, escolhendo em cada momento uma das seguintes:</w:t>
      </w:r>
    </w:p>
    <w:p w14:paraId="6D88CCAA" w14:textId="77777777" w:rsidR="00F2023D" w:rsidRPr="00864D30" w:rsidRDefault="00F2023D" w:rsidP="008E5B92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14:paraId="342089BF" w14:textId="187AB6FC" w:rsidR="00F2023D" w:rsidRPr="00864D30" w:rsidRDefault="00F2023D" w:rsidP="008E5B92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14:paraId="5F51451E" w14:textId="77777777" w:rsidR="00F2023D" w:rsidRPr="00864D30" w:rsidRDefault="00F2023D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É ainda relevante assegurar os seguintes controlos:</w:t>
      </w:r>
    </w:p>
    <w:p w14:paraId="75437B28" w14:textId="633B142B" w:rsidR="000034CE" w:rsidRPr="00864D30" w:rsidRDefault="00F2023D" w:rsidP="008E5B92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Todos os registos a carregar devem ter pelo menos uma das seguintes variáveis preenchidas: </w:t>
      </w:r>
      <w:r w:rsidR="00707007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iCs/>
          <w:lang w:val="pt-PT"/>
        </w:rPr>
        <w:t>ccli_kgl</w:t>
      </w:r>
      <w:r w:rsidR="00707007" w:rsidRPr="00864D30">
        <w:rPr>
          <w:rFonts w:ascii="Santander Text" w:hAnsi="Santander Text" w:cs="Arial"/>
          <w:i/>
          <w:iCs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 xml:space="preserve">, </w:t>
      </w:r>
      <w:r w:rsidR="00707007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iCs/>
          <w:lang w:val="pt-PT"/>
        </w:rPr>
        <w:t>clei</w:t>
      </w:r>
      <w:r w:rsidR="00707007" w:rsidRPr="00864D30">
        <w:rPr>
          <w:rFonts w:ascii="Santander Text" w:hAnsi="Santander Text" w:cs="Arial"/>
          <w:i/>
          <w:iCs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 xml:space="preserve"> ou </w:t>
      </w:r>
      <w:r w:rsidR="00707007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iCs/>
          <w:lang w:val="pt-PT"/>
        </w:rPr>
        <w:t>isin</w:t>
      </w:r>
      <w:r w:rsidR="00707007" w:rsidRPr="00864D30">
        <w:rPr>
          <w:rFonts w:ascii="Santander Text" w:hAnsi="Santander Text" w:cs="Arial"/>
          <w:i/>
          <w:iCs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>.</w:t>
      </w:r>
      <w:bookmarkEnd w:id="415"/>
      <w:bookmarkEnd w:id="448"/>
      <w:r w:rsidR="000350D2" w:rsidRPr="00864D30">
        <w:rPr>
          <w:rFonts w:ascii="Santander Text" w:hAnsi="Santander Text" w:cs="Arial"/>
          <w:lang w:val="pt-PT"/>
        </w:rPr>
        <w:t xml:space="preserve"> </w:t>
      </w:r>
      <w:r w:rsidR="000350D2" w:rsidRPr="00864D30">
        <w:rPr>
          <w:rFonts w:ascii="Santander Text" w:hAnsi="Santander Text" w:cs="Arial"/>
          <w:szCs w:val="18"/>
          <w:lang w:val="pt-PT"/>
        </w:rPr>
        <w:t>As três variáveis representam uma chave primária composta.</w:t>
      </w:r>
    </w:p>
    <w:p w14:paraId="1C875FCE" w14:textId="1DA1ADAE" w:rsidR="009D0A46" w:rsidRPr="00864D30" w:rsidRDefault="009D0A46" w:rsidP="007E3521">
      <w:pPr>
        <w:pStyle w:val="MyHeading1"/>
        <w:spacing w:after="120" w:line="360" w:lineRule="auto"/>
        <w:jc w:val="both"/>
        <w:rPr>
          <w:i/>
          <w:lang w:val="pt-PT"/>
        </w:rPr>
      </w:pPr>
      <w:bookmarkStart w:id="449" w:name="_Toc194943238"/>
      <w:r w:rsidRPr="00864D30">
        <w:rPr>
          <w:lang w:val="pt-PT"/>
        </w:rPr>
        <w:t xml:space="preserve">Marcação </w:t>
      </w:r>
      <w:r w:rsidR="001B0931" w:rsidRPr="00864D30">
        <w:rPr>
          <w:lang w:val="pt-PT"/>
        </w:rPr>
        <w:t>CSRD</w:t>
      </w:r>
      <w:r w:rsidRPr="00864D30">
        <w:rPr>
          <w:lang w:val="pt-PT"/>
        </w:rPr>
        <w:t xml:space="preserve"> e Rácios de Alinhamento </w:t>
      </w:r>
      <w:r w:rsidR="00BD6017" w:rsidRPr="00864D30">
        <w:rPr>
          <w:lang w:val="pt-PT"/>
        </w:rPr>
        <w:t>-</w:t>
      </w:r>
      <w:r w:rsidR="008432C0" w:rsidRPr="00864D30">
        <w:rPr>
          <w:lang w:val="pt-PT"/>
        </w:rPr>
        <w:t xml:space="preserve"> </w:t>
      </w:r>
      <w:r w:rsidR="00BD6017" w:rsidRPr="00864D30">
        <w:rPr>
          <w:i/>
          <w:lang w:val="pt-PT"/>
        </w:rPr>
        <w:t>modesg_inp_</w:t>
      </w:r>
      <w:r w:rsidR="006D6A38" w:rsidRPr="00864D30">
        <w:rPr>
          <w:i/>
          <w:lang w:val="pt-PT"/>
        </w:rPr>
        <w:t>csrd</w:t>
      </w:r>
      <w:r w:rsidR="00BD6017" w:rsidRPr="00864D30">
        <w:rPr>
          <w:i/>
          <w:lang w:val="pt-PT"/>
        </w:rPr>
        <w:t>_alinhamento_tax</w:t>
      </w:r>
      <w:bookmarkEnd w:id="449"/>
    </w:p>
    <w:p w14:paraId="10732008" w14:textId="15808870" w:rsidR="009D0A46" w:rsidRPr="00864D30" w:rsidRDefault="009D0A46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Est</w:t>
      </w:r>
      <w:r w:rsidR="00151DC1" w:rsidRPr="00864D30">
        <w:rPr>
          <w:rFonts w:ascii="Santander Text" w:hAnsi="Santander Text" w:cs="Arial"/>
          <w:lang w:val="pt-PT"/>
        </w:rPr>
        <w:t xml:space="preserve">e </w:t>
      </w:r>
      <w:r w:rsidR="00151DC1" w:rsidRPr="00864D30">
        <w:rPr>
          <w:rFonts w:ascii="Santander Text" w:hAnsi="Santander Text" w:cs="Arial"/>
          <w:i/>
          <w:lang w:val="pt-PT"/>
        </w:rPr>
        <w:t>input</w:t>
      </w:r>
      <w:r w:rsidR="00151DC1" w:rsidRPr="00864D30">
        <w:rPr>
          <w:rFonts w:ascii="Santander Text" w:hAnsi="Santander Text" w:cs="Arial"/>
          <w:lang w:val="pt-PT"/>
        </w:rPr>
        <w:t xml:space="preserve"> </w:t>
      </w:r>
      <w:r w:rsidRPr="00864D30">
        <w:rPr>
          <w:rFonts w:ascii="Santander Text" w:hAnsi="Santander Text" w:cs="Arial"/>
          <w:lang w:val="pt-PT"/>
        </w:rPr>
        <w:t xml:space="preserve">permite aos utilizadores de negócio </w:t>
      </w:r>
      <w:r w:rsidR="00151DC1" w:rsidRPr="00864D30">
        <w:rPr>
          <w:rFonts w:ascii="Santander Text" w:hAnsi="Santander Text" w:cs="Arial"/>
          <w:lang w:val="pt-PT"/>
        </w:rPr>
        <w:t xml:space="preserve">carregar </w:t>
      </w:r>
      <w:r w:rsidRPr="00864D30">
        <w:rPr>
          <w:rFonts w:ascii="Santander Text" w:hAnsi="Santander Text" w:cs="Arial"/>
          <w:lang w:val="pt-PT"/>
        </w:rPr>
        <w:t xml:space="preserve">empresas </w:t>
      </w:r>
      <w:r w:rsidR="001B0931" w:rsidRPr="00864D30">
        <w:rPr>
          <w:rFonts w:ascii="Santander Text" w:hAnsi="Santander Text" w:cs="Arial"/>
          <w:lang w:val="pt-PT"/>
        </w:rPr>
        <w:t>CSRD</w:t>
      </w:r>
      <w:r w:rsidR="00961D4B" w:rsidRPr="00864D30">
        <w:rPr>
          <w:rFonts w:ascii="Santander Text" w:hAnsi="Santander Text" w:cs="Arial"/>
          <w:lang w:val="pt-PT"/>
        </w:rPr>
        <w:t xml:space="preserve"> e respetivos rácios de alinhamento aos objetivos definidos pela </w:t>
      </w:r>
      <w:r w:rsidR="000801FD" w:rsidRPr="00864D30">
        <w:rPr>
          <w:rFonts w:ascii="Santander Text" w:hAnsi="Santander Text" w:cs="Arial"/>
          <w:lang w:val="pt-PT"/>
        </w:rPr>
        <w:t>Taxonomia Europeia</w:t>
      </w:r>
      <w:r w:rsidRPr="00864D30">
        <w:rPr>
          <w:rFonts w:ascii="Santander Text" w:hAnsi="Santander Text" w:cs="Arial"/>
          <w:lang w:val="pt-PT"/>
        </w:rPr>
        <w:t xml:space="preserve">, a partir da informação disponibilizada pela Corporação. Tratando-se de uma tabela de </w:t>
      </w:r>
      <w:r w:rsidR="00961D4B" w:rsidRPr="00864D30">
        <w:rPr>
          <w:rFonts w:ascii="Santander Text" w:hAnsi="Santander Text" w:cs="Arial"/>
          <w:i/>
          <w:lang w:val="pt-PT"/>
        </w:rPr>
        <w:t>input</w:t>
      </w:r>
      <w:r w:rsidRPr="00864D30">
        <w:rPr>
          <w:rFonts w:ascii="Santander Text" w:hAnsi="Santander Text" w:cs="Arial"/>
          <w:lang w:val="pt-PT"/>
        </w:rPr>
        <w:t xml:space="preserve">, esta deverá ser atualizada tirando partido das funcionalidades do </w:t>
      </w:r>
      <w:r w:rsidR="004032D7" w:rsidRPr="00864D30">
        <w:rPr>
          <w:rFonts w:ascii="Santander Text" w:hAnsi="Santander Text" w:cs="Arial"/>
          <w:i/>
          <w:lang w:val="pt-PT"/>
        </w:rPr>
        <w:t>f</w:t>
      </w:r>
      <w:r w:rsidRPr="00864D30">
        <w:rPr>
          <w:rFonts w:ascii="Santander Text" w:hAnsi="Santander Text" w:cs="Arial"/>
          <w:i/>
          <w:lang w:val="pt-PT"/>
        </w:rPr>
        <w:t>ront</w:t>
      </w:r>
      <w:r w:rsidRPr="00864D30">
        <w:rPr>
          <w:rFonts w:ascii="Santander Text" w:hAnsi="Santander Text" w:cs="Arial"/>
          <w:lang w:val="pt-PT"/>
        </w:rPr>
        <w:t xml:space="preserve"> do </w:t>
      </w:r>
      <w:r w:rsidRPr="00864D30">
        <w:rPr>
          <w:rFonts w:ascii="Santander Text" w:hAnsi="Santander Text" w:cs="Arial"/>
          <w:i/>
          <w:lang w:val="pt-PT"/>
        </w:rPr>
        <w:t>Data Lake</w:t>
      </w:r>
      <w:r w:rsidRPr="00864D30">
        <w:rPr>
          <w:rFonts w:ascii="Santander Text" w:hAnsi="Santander Text" w:cs="Arial"/>
          <w:lang w:val="pt-PT"/>
        </w:rPr>
        <w:t xml:space="preserve">. O seu </w:t>
      </w:r>
      <w:r w:rsidR="00027146" w:rsidRPr="00864D30">
        <w:rPr>
          <w:rFonts w:ascii="Santander Text" w:hAnsi="Santander Text" w:cs="Arial"/>
          <w:lang w:val="pt-PT"/>
        </w:rPr>
        <w:t xml:space="preserve">Modelo de </w:t>
      </w:r>
      <w:r w:rsidR="00707007" w:rsidRPr="00864D30">
        <w:rPr>
          <w:rFonts w:ascii="Santander Text" w:hAnsi="Santander Text" w:cs="Arial"/>
          <w:lang w:val="pt-PT"/>
        </w:rPr>
        <w:t>D</w:t>
      </w:r>
      <w:r w:rsidR="00027146" w:rsidRPr="00864D30">
        <w:rPr>
          <w:rFonts w:ascii="Santander Text" w:hAnsi="Santander Text" w:cs="Arial"/>
          <w:lang w:val="pt-PT"/>
        </w:rPr>
        <w:t>ados</w:t>
      </w:r>
      <w:r w:rsidRPr="00864D30">
        <w:rPr>
          <w:rFonts w:ascii="Santander Text" w:hAnsi="Santander Text" w:cs="Arial"/>
          <w:lang w:val="pt-PT"/>
        </w:rPr>
        <w:t xml:space="preserve"> encontra-se detalhado no ficheiro </w:t>
      </w:r>
      <w:r w:rsidR="004032D7" w:rsidRPr="00864D30">
        <w:rPr>
          <w:rFonts w:ascii="Santander Text" w:hAnsi="Santander Text" w:cs="Arial"/>
          <w:lang w:val="pt-PT"/>
        </w:rPr>
        <w:t>“</w:t>
      </w:r>
      <w:r w:rsidRPr="00864D30">
        <w:rPr>
          <w:rFonts w:ascii="Santander Text" w:hAnsi="Santander Text" w:cs="Arial"/>
          <w:iCs/>
          <w:lang w:val="pt-PT"/>
        </w:rPr>
        <w:t xml:space="preserve">BST ESG </w:t>
      </w:r>
      <w:r w:rsidR="00027146" w:rsidRPr="00864D30">
        <w:rPr>
          <w:rFonts w:ascii="Santander Text" w:hAnsi="Santander Text" w:cs="Arial"/>
          <w:iCs/>
          <w:lang w:val="pt-PT"/>
        </w:rPr>
        <w:t>Modelo de dados</w:t>
      </w:r>
      <w:r w:rsidRPr="00864D30">
        <w:rPr>
          <w:rFonts w:ascii="Santander Text" w:hAnsi="Santander Text" w:cs="Arial"/>
          <w:iCs/>
          <w:lang w:val="pt-PT"/>
        </w:rPr>
        <w:t>.</w:t>
      </w:r>
      <w:r w:rsidRPr="00864D30">
        <w:rPr>
          <w:rFonts w:ascii="Santander Text" w:hAnsi="Santander Text" w:cs="Arial"/>
          <w:lang w:val="pt-PT"/>
        </w:rPr>
        <w:t>xlsx</w:t>
      </w:r>
      <w:r w:rsidR="004032D7" w:rsidRPr="00864D30">
        <w:rPr>
          <w:rFonts w:ascii="Santander Text" w:hAnsi="Santander Text" w:cs="Arial"/>
          <w:lang w:val="pt-PT"/>
        </w:rPr>
        <w:t>”</w:t>
      </w:r>
      <w:r w:rsidRPr="00864D30">
        <w:rPr>
          <w:rFonts w:ascii="Santander Text" w:hAnsi="Santander Text" w:cs="Arial"/>
          <w:lang w:val="pt-PT"/>
        </w:rPr>
        <w:t xml:space="preserve">. </w:t>
      </w:r>
    </w:p>
    <w:p w14:paraId="2BA07D3E" w14:textId="6029FE7D" w:rsidR="009D0A46" w:rsidRPr="00864D30" w:rsidRDefault="009D0A46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14:paraId="46F17F0D" w14:textId="77777777" w:rsidR="009D0A46" w:rsidRPr="00864D30" w:rsidRDefault="009D0A46" w:rsidP="008E5B92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14:paraId="39A3F329" w14:textId="77777777" w:rsidR="009D0A46" w:rsidRPr="00864D30" w:rsidRDefault="009D0A46" w:rsidP="008E5B92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14:paraId="61B432C6" w14:textId="77777777" w:rsidR="009D0A46" w:rsidRPr="00864D30" w:rsidRDefault="009D0A46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É ainda relevante assegurar os seguintes controlos:</w:t>
      </w:r>
    </w:p>
    <w:p w14:paraId="05930F9F" w14:textId="7EFEFF6F" w:rsidR="009D0A46" w:rsidRPr="00864D30" w:rsidRDefault="009D0A46" w:rsidP="008E5B92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Todos os registos a carregar devem ter pelo menos uma das seguintes variáveis preenchidas: </w:t>
      </w:r>
      <w:r w:rsidR="004032D7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iCs/>
          <w:lang w:val="pt-PT"/>
        </w:rPr>
        <w:t>ccli_kgl</w:t>
      </w:r>
      <w:r w:rsidR="004032D7" w:rsidRPr="00864D30">
        <w:rPr>
          <w:rFonts w:ascii="Santander Text" w:hAnsi="Santander Text" w:cs="Arial"/>
          <w:i/>
          <w:iCs/>
          <w:lang w:val="pt-PT"/>
        </w:rPr>
        <w:t>’</w:t>
      </w:r>
      <w:r w:rsidR="00EE0B6F" w:rsidRPr="00864D30">
        <w:rPr>
          <w:rFonts w:ascii="Santander Text" w:hAnsi="Santander Text" w:cs="Arial"/>
          <w:lang w:val="pt-PT"/>
        </w:rPr>
        <w:t xml:space="preserve"> ou </w:t>
      </w:r>
      <w:r w:rsidR="004032D7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iCs/>
          <w:lang w:val="pt-PT"/>
        </w:rPr>
        <w:t>clei</w:t>
      </w:r>
      <w:r w:rsidR="004032D7" w:rsidRPr="00864D30">
        <w:rPr>
          <w:rFonts w:ascii="Santander Text" w:hAnsi="Santander Text" w:cs="Arial"/>
          <w:i/>
          <w:iCs/>
          <w:lang w:val="pt-PT"/>
        </w:rPr>
        <w:t>’</w:t>
      </w:r>
      <w:r w:rsidR="000350D2" w:rsidRPr="00864D30">
        <w:rPr>
          <w:rFonts w:ascii="Santander Text" w:hAnsi="Santander Text" w:cs="Arial"/>
          <w:i/>
          <w:iCs/>
          <w:lang w:val="pt-PT"/>
        </w:rPr>
        <w:t xml:space="preserve"> </w:t>
      </w:r>
      <w:r w:rsidR="000350D2" w:rsidRPr="00864D30">
        <w:rPr>
          <w:rFonts w:ascii="Santander Text" w:hAnsi="Santander Text" w:cs="Arial"/>
          <w:iCs/>
          <w:lang w:val="pt-PT"/>
        </w:rPr>
        <w:t>ou</w:t>
      </w:r>
      <w:r w:rsidR="000350D2" w:rsidRPr="00864D30">
        <w:rPr>
          <w:rFonts w:ascii="Santander Text" w:hAnsi="Santander Text" w:cs="Arial"/>
          <w:i/>
          <w:iCs/>
          <w:lang w:val="pt-PT"/>
        </w:rPr>
        <w:t xml:space="preserve"> </w:t>
      </w:r>
      <w:r w:rsidR="004032D7" w:rsidRPr="00864D30">
        <w:rPr>
          <w:rFonts w:ascii="Santander Text" w:hAnsi="Santander Text" w:cs="Arial"/>
          <w:i/>
          <w:iCs/>
          <w:lang w:val="pt-PT"/>
        </w:rPr>
        <w:t>‘</w:t>
      </w:r>
      <w:r w:rsidR="000350D2" w:rsidRPr="00864D30">
        <w:rPr>
          <w:rFonts w:ascii="Santander Text" w:hAnsi="Santander Text" w:cs="Arial"/>
          <w:i/>
          <w:iCs/>
          <w:szCs w:val="18"/>
          <w:lang w:val="pt-PT"/>
        </w:rPr>
        <w:t>perm_id</w:t>
      </w:r>
      <w:r w:rsidR="004032D7"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="0066551D" w:rsidRPr="00864D30">
        <w:rPr>
          <w:rFonts w:ascii="Santander Text" w:hAnsi="Santander Text" w:cs="Arial"/>
          <w:lang w:val="pt-PT"/>
        </w:rPr>
        <w:t>;</w:t>
      </w:r>
    </w:p>
    <w:p w14:paraId="2A24127D" w14:textId="420C9F9F" w:rsidR="00EA4E7A" w:rsidRPr="00864D30" w:rsidRDefault="0066551D" w:rsidP="008E5B92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Os valores das variáveis </w:t>
      </w:r>
      <w:r w:rsidRPr="00864D30">
        <w:rPr>
          <w:rFonts w:ascii="Santander Text" w:hAnsi="Santander Text" w:cs="Arial"/>
          <w:i/>
          <w:lang w:val="pt-PT"/>
        </w:rPr>
        <w:t>cca_trnvr_ttl_elgbl, cca_trnvr_enblng_alignd, cca_turnover_own_prfrmnce_algnd, cca_capex_ttl_elgbl, cca_capex_enblng_algnd, cca_capex_own_prfrmnce_algnd, ccm_trnvr_ttl_elgbl, ccm_trnvr_enblng_algnd, ccm_trnvr_trnstn_alignd, ccm_trnvr_own_prfrmnce_algnd, ccm_capex_ttl_elgbl, ccm_capex_enblng_algnd, ccm_capex_trnstn_algnd, ccm_capex_own_prfrmnce_algnd</w:t>
      </w:r>
      <w:r w:rsidR="000350D2" w:rsidRPr="00864D30">
        <w:rPr>
          <w:rFonts w:ascii="Santander Text" w:hAnsi="Santander Text" w:cs="Arial"/>
          <w:i/>
          <w:lang w:val="pt-PT"/>
        </w:rPr>
        <w:t xml:space="preserve">, </w:t>
      </w:r>
      <w:r w:rsidR="000350D2" w:rsidRPr="00864D30">
        <w:rPr>
          <w:rFonts w:ascii="Santander Text" w:hAnsi="Santander Text" w:cs="Arial"/>
          <w:i/>
          <w:szCs w:val="18"/>
          <w:lang w:val="pt-PT"/>
        </w:rPr>
        <w:t>ppc_trnvr_ttl_elgbl, ppc_turnover_own_prfrmnce_algnd, ppc_capex_ttl_elgbl, ppc_capex_own_prfrmnce_algnd, bio_trnvr_ttl_elgbl, bio_turnover_own_prfrmnce_algnd, bio_capex_ttl_elgbl, bio_capex_own_prfrmnce_algnd, wtr_trnvr_ttl_elgbl, wtr_trnvr_enblng_alignd, wtr_turnover_own_prfrmnce_algnd, wtr_capex_ttl_elgbl, wtr_capex_enblng_algnd, wtr_capex_own_prfrmnce_algnd, ce_trnvr_ttl_elgbl, ce_trnvr_enblng_alignd, ce_turnover_own_prfrmnce_algnd, ce_capex_ttl_elgbl, ce_capex_enblng_algnd, ce_capex_own_prfrmnce_algnd</w:t>
      </w:r>
      <w:r w:rsidR="006D6A38" w:rsidRPr="00864D30">
        <w:rPr>
          <w:rFonts w:ascii="Santander Text" w:hAnsi="Santander Text" w:cs="Arial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lang w:val="pt-PT"/>
        </w:rPr>
        <w:t xml:space="preserve">devem estar compreendidos entre 0 e </w:t>
      </w:r>
      <w:r w:rsidR="00882AD9" w:rsidRPr="00864D30">
        <w:rPr>
          <w:rFonts w:ascii="Santander Text" w:hAnsi="Santander Text" w:cs="Arial"/>
          <w:lang w:val="pt-PT"/>
        </w:rPr>
        <w:t>100</w:t>
      </w:r>
      <w:r w:rsidR="000350D2" w:rsidRPr="00864D30">
        <w:rPr>
          <w:rFonts w:ascii="Santander Text" w:hAnsi="Santander Text" w:cs="Arial"/>
          <w:lang w:val="pt-PT"/>
        </w:rPr>
        <w:t>, quando preenchidos</w:t>
      </w:r>
      <w:r w:rsidRPr="00864D30">
        <w:rPr>
          <w:rFonts w:ascii="Santander Text" w:hAnsi="Santander Text" w:cs="Arial"/>
          <w:lang w:val="pt-PT"/>
        </w:rPr>
        <w:t>.</w:t>
      </w:r>
    </w:p>
    <w:p w14:paraId="02951E5A" w14:textId="2A8E49F8" w:rsidR="00EA4E7A" w:rsidRPr="00864D30" w:rsidRDefault="009C5172" w:rsidP="007E3521">
      <w:pPr>
        <w:pStyle w:val="MyHeading1"/>
        <w:spacing w:after="120" w:line="360" w:lineRule="auto"/>
        <w:jc w:val="both"/>
        <w:rPr>
          <w:lang w:val="pt-PT"/>
        </w:rPr>
      </w:pPr>
      <w:bookmarkStart w:id="450" w:name="_Toc194943239"/>
      <w:r w:rsidRPr="00864D30">
        <w:rPr>
          <w:lang w:val="pt-PT"/>
        </w:rPr>
        <w:t>Riscos físicos agudo e crónico</w:t>
      </w:r>
      <w:r w:rsidR="00EA4E7A" w:rsidRPr="00864D30">
        <w:rPr>
          <w:lang w:val="pt-PT"/>
        </w:rPr>
        <w:t xml:space="preserve"> </w:t>
      </w:r>
      <w:r w:rsidR="009D2654" w:rsidRPr="00864D30">
        <w:rPr>
          <w:lang w:val="pt-PT"/>
        </w:rPr>
        <w:t xml:space="preserve">por NUTS </w:t>
      </w:r>
      <w:r w:rsidR="00EA4E7A" w:rsidRPr="00864D30">
        <w:rPr>
          <w:lang w:val="pt-PT"/>
        </w:rPr>
        <w:t xml:space="preserve">- </w:t>
      </w:r>
      <w:r w:rsidR="0060221F" w:rsidRPr="00864D30">
        <w:rPr>
          <w:i/>
          <w:lang w:val="pt-PT"/>
        </w:rPr>
        <w:t>modesg_</w:t>
      </w:r>
      <w:r w:rsidR="003E28A3" w:rsidRPr="00864D30">
        <w:rPr>
          <w:i/>
          <w:lang w:val="pt-PT"/>
        </w:rPr>
        <w:t>inp</w:t>
      </w:r>
      <w:r w:rsidR="0060221F" w:rsidRPr="00864D30">
        <w:rPr>
          <w:i/>
          <w:lang w:val="pt-PT"/>
        </w:rPr>
        <w:t>_risco_fisico</w:t>
      </w:r>
      <w:bookmarkEnd w:id="450"/>
    </w:p>
    <w:p w14:paraId="16FAE056" w14:textId="075840AD" w:rsidR="00532AFA" w:rsidRPr="00864D30" w:rsidRDefault="00532AF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Est</w:t>
      </w:r>
      <w:r w:rsidR="008E7DC3" w:rsidRPr="00864D30">
        <w:rPr>
          <w:rFonts w:ascii="Santander Text" w:hAnsi="Santander Text" w:cs="Arial"/>
          <w:lang w:val="pt-PT"/>
        </w:rPr>
        <w:t xml:space="preserve">e </w:t>
      </w:r>
      <w:r w:rsidR="008E7DC3" w:rsidRPr="00864D30">
        <w:rPr>
          <w:rFonts w:ascii="Santander Text" w:hAnsi="Santander Text" w:cs="Arial"/>
          <w:i/>
          <w:lang w:val="pt-PT"/>
        </w:rPr>
        <w:t>input</w:t>
      </w:r>
      <w:r w:rsidR="008E7DC3" w:rsidRPr="00864D30">
        <w:rPr>
          <w:rFonts w:ascii="Santander Text" w:hAnsi="Santander Text" w:cs="Arial"/>
          <w:lang w:val="pt-PT"/>
        </w:rPr>
        <w:t xml:space="preserve"> </w:t>
      </w:r>
      <w:r w:rsidRPr="00864D30">
        <w:rPr>
          <w:rFonts w:ascii="Santander Text" w:hAnsi="Santander Text" w:cs="Arial"/>
          <w:lang w:val="pt-PT"/>
        </w:rPr>
        <w:t xml:space="preserve">permite aos utilizadores de negócio carregar </w:t>
      </w:r>
      <w:r w:rsidR="00631B52" w:rsidRPr="00864D30">
        <w:rPr>
          <w:rFonts w:ascii="Santander Text" w:hAnsi="Santander Text" w:cs="Arial"/>
          <w:lang w:val="pt-PT"/>
        </w:rPr>
        <w:t>as marcações de riscos físicos agudos e crónicos por país, código NUT</w:t>
      </w:r>
      <w:r w:rsidR="009C5172" w:rsidRPr="00864D30">
        <w:rPr>
          <w:rFonts w:ascii="Santander Text" w:hAnsi="Santander Text" w:cs="Arial"/>
          <w:lang w:val="pt-PT"/>
        </w:rPr>
        <w:t>S III</w:t>
      </w:r>
      <w:r w:rsidR="00631B52" w:rsidRPr="00864D30">
        <w:rPr>
          <w:rFonts w:ascii="Santander Text" w:hAnsi="Santander Text" w:cs="Arial"/>
          <w:lang w:val="pt-PT"/>
        </w:rPr>
        <w:t xml:space="preserve"> e código NACE</w:t>
      </w:r>
      <w:r w:rsidRPr="00864D30">
        <w:rPr>
          <w:rFonts w:ascii="Santander Text" w:hAnsi="Santander Text" w:cs="Arial"/>
          <w:lang w:val="pt-PT"/>
        </w:rPr>
        <w:t xml:space="preserve">, a partir da informação disponibilizada pela Corporação. Tratando-se de uma tabela de </w:t>
      </w:r>
      <w:r w:rsidR="009C5172" w:rsidRPr="00864D30">
        <w:rPr>
          <w:rFonts w:ascii="Santander Text" w:hAnsi="Santander Text" w:cs="Arial"/>
          <w:lang w:val="pt-PT"/>
        </w:rPr>
        <w:t>parametrização</w:t>
      </w:r>
      <w:r w:rsidRPr="00864D30">
        <w:rPr>
          <w:rFonts w:ascii="Santander Text" w:hAnsi="Santander Text" w:cs="Arial"/>
          <w:lang w:val="pt-PT"/>
        </w:rPr>
        <w:t xml:space="preserve">, esta deverá ser atualizada tirando partido das funcionalidades do </w:t>
      </w:r>
      <w:r w:rsidR="004032D7" w:rsidRPr="00864D30">
        <w:rPr>
          <w:rFonts w:ascii="Santander Text" w:hAnsi="Santander Text" w:cs="Arial"/>
          <w:i/>
          <w:lang w:val="pt-PT"/>
        </w:rPr>
        <w:t>f</w:t>
      </w:r>
      <w:r w:rsidRPr="00864D30">
        <w:rPr>
          <w:rFonts w:ascii="Santander Text" w:hAnsi="Santander Text" w:cs="Arial"/>
          <w:i/>
          <w:lang w:val="pt-PT"/>
        </w:rPr>
        <w:t>ront</w:t>
      </w:r>
      <w:r w:rsidRPr="00864D30">
        <w:rPr>
          <w:rFonts w:ascii="Santander Text" w:hAnsi="Santander Text" w:cs="Arial"/>
          <w:lang w:val="pt-PT"/>
        </w:rPr>
        <w:t xml:space="preserve"> do </w:t>
      </w:r>
      <w:r w:rsidRPr="00864D30">
        <w:rPr>
          <w:rFonts w:ascii="Santander Text" w:hAnsi="Santander Text" w:cs="Arial"/>
          <w:i/>
          <w:lang w:val="pt-PT"/>
        </w:rPr>
        <w:t>Data Lake</w:t>
      </w:r>
      <w:r w:rsidRPr="00864D30">
        <w:rPr>
          <w:rFonts w:ascii="Santander Text" w:hAnsi="Santander Text" w:cs="Arial"/>
          <w:lang w:val="pt-PT"/>
        </w:rPr>
        <w:t xml:space="preserve">. O seu </w:t>
      </w:r>
      <w:r w:rsidR="00027146" w:rsidRPr="00864D30">
        <w:rPr>
          <w:rFonts w:ascii="Santander Text" w:hAnsi="Santander Text" w:cs="Arial"/>
          <w:lang w:val="pt-PT"/>
        </w:rPr>
        <w:t xml:space="preserve">Modelo de </w:t>
      </w:r>
      <w:r w:rsidR="00707007" w:rsidRPr="00864D30">
        <w:rPr>
          <w:rFonts w:ascii="Santander Text" w:hAnsi="Santander Text" w:cs="Arial"/>
          <w:lang w:val="pt-PT"/>
        </w:rPr>
        <w:t>D</w:t>
      </w:r>
      <w:r w:rsidR="00027146" w:rsidRPr="00864D30">
        <w:rPr>
          <w:rFonts w:ascii="Santander Text" w:hAnsi="Santander Text" w:cs="Arial"/>
          <w:lang w:val="pt-PT"/>
        </w:rPr>
        <w:t>ados</w:t>
      </w:r>
      <w:r w:rsidRPr="00864D30">
        <w:rPr>
          <w:rFonts w:ascii="Santander Text" w:hAnsi="Santander Text" w:cs="Arial"/>
          <w:lang w:val="pt-PT"/>
        </w:rPr>
        <w:t xml:space="preserve"> encontra-se detalhado no ficheiro </w:t>
      </w:r>
      <w:r w:rsidR="004032D7" w:rsidRPr="00864D30">
        <w:rPr>
          <w:rFonts w:ascii="Santander Text" w:hAnsi="Santander Text" w:cs="Arial"/>
          <w:lang w:val="pt-PT"/>
        </w:rPr>
        <w:t>“</w:t>
      </w:r>
      <w:r w:rsidRPr="00864D30">
        <w:rPr>
          <w:rFonts w:ascii="Santander Text" w:hAnsi="Santander Text" w:cs="Arial"/>
          <w:iCs/>
          <w:lang w:val="pt-PT"/>
        </w:rPr>
        <w:t xml:space="preserve">BST ESG </w:t>
      </w:r>
      <w:r w:rsidR="00027146" w:rsidRPr="00864D30">
        <w:rPr>
          <w:rFonts w:ascii="Santander Text" w:hAnsi="Santander Text" w:cs="Arial"/>
          <w:iCs/>
          <w:lang w:val="pt-PT"/>
        </w:rPr>
        <w:t>Modelo de dados</w:t>
      </w:r>
      <w:r w:rsidRPr="00864D30">
        <w:rPr>
          <w:rFonts w:ascii="Santander Text" w:hAnsi="Santander Text" w:cs="Arial"/>
          <w:iCs/>
          <w:lang w:val="pt-PT"/>
        </w:rPr>
        <w:t>.</w:t>
      </w:r>
      <w:r w:rsidRPr="00864D30">
        <w:rPr>
          <w:rFonts w:ascii="Santander Text" w:hAnsi="Santander Text" w:cs="Arial"/>
          <w:lang w:val="pt-PT"/>
        </w:rPr>
        <w:t>xlsx</w:t>
      </w:r>
      <w:r w:rsidR="004032D7" w:rsidRPr="00864D30">
        <w:rPr>
          <w:rFonts w:ascii="Santander Text" w:hAnsi="Santander Text" w:cs="Arial"/>
          <w:lang w:val="pt-PT"/>
        </w:rPr>
        <w:t>”</w:t>
      </w:r>
      <w:r w:rsidRPr="00864D30">
        <w:rPr>
          <w:rFonts w:ascii="Santander Text" w:hAnsi="Santander Text" w:cs="Arial"/>
          <w:lang w:val="pt-PT"/>
        </w:rPr>
        <w:t xml:space="preserve">. </w:t>
      </w:r>
    </w:p>
    <w:p w14:paraId="317D08B4" w14:textId="77777777" w:rsidR="00532AFA" w:rsidRPr="00864D30" w:rsidRDefault="00532AF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14:paraId="24C3A37B" w14:textId="77777777" w:rsidR="00532AFA" w:rsidRPr="00864D30" w:rsidRDefault="00532AFA" w:rsidP="008E5B92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14:paraId="0063611B" w14:textId="77777777" w:rsidR="00532AFA" w:rsidRPr="00864D30" w:rsidRDefault="00532AFA" w:rsidP="008E5B92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14:paraId="7F90FDDB" w14:textId="77777777" w:rsidR="00532AFA" w:rsidRPr="00864D30" w:rsidRDefault="00532AF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É ainda relevante assegurar os seguintes controlos:</w:t>
      </w:r>
    </w:p>
    <w:p w14:paraId="7867AB79" w14:textId="66714B6F" w:rsidR="00532AFA" w:rsidRPr="00864D30" w:rsidRDefault="00532AFA" w:rsidP="008E5B92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Todos os registos a carregar devem ter </w:t>
      </w:r>
      <w:r w:rsidR="00371217" w:rsidRPr="00864D30">
        <w:rPr>
          <w:rFonts w:ascii="Santander Text" w:hAnsi="Santander Text" w:cs="Arial"/>
          <w:lang w:val="pt-PT"/>
        </w:rPr>
        <w:t xml:space="preserve">as </w:t>
      </w:r>
      <w:r w:rsidRPr="00864D30">
        <w:rPr>
          <w:rFonts w:ascii="Santander Text" w:hAnsi="Santander Text" w:cs="Arial"/>
          <w:lang w:val="pt-PT"/>
        </w:rPr>
        <w:t xml:space="preserve">seguintes variáveis preenchidas: </w:t>
      </w:r>
      <w:r w:rsidR="004032D7" w:rsidRPr="00864D30">
        <w:rPr>
          <w:rFonts w:ascii="Santander Text" w:hAnsi="Santander Text" w:cs="Arial"/>
          <w:lang w:val="pt-PT"/>
        </w:rPr>
        <w:t>‘</w:t>
      </w:r>
      <w:r w:rsidR="000E7EEF" w:rsidRPr="00864D30">
        <w:rPr>
          <w:rFonts w:ascii="Santander Text" w:hAnsi="Santander Text" w:cs="Arial"/>
          <w:i/>
          <w:iCs/>
          <w:lang w:val="pt-PT"/>
        </w:rPr>
        <w:t>cod_pais</w:t>
      </w:r>
      <w:r w:rsidR="004032D7" w:rsidRPr="00864D30">
        <w:rPr>
          <w:rFonts w:ascii="Santander Text" w:hAnsi="Santander Text" w:cs="Arial"/>
          <w:i/>
          <w:iCs/>
          <w:lang w:val="pt-PT"/>
        </w:rPr>
        <w:t>’</w:t>
      </w:r>
      <w:r w:rsidR="000E7EEF" w:rsidRPr="00864D30">
        <w:rPr>
          <w:rFonts w:ascii="Santander Text" w:hAnsi="Santander Text" w:cs="Arial"/>
          <w:i/>
          <w:iCs/>
          <w:lang w:val="pt-PT"/>
        </w:rPr>
        <w:t xml:space="preserve"> </w:t>
      </w:r>
      <w:r w:rsidR="000E7EEF" w:rsidRPr="00864D30">
        <w:rPr>
          <w:rFonts w:ascii="Santander Text" w:hAnsi="Santander Text" w:cs="Arial"/>
          <w:lang w:val="pt-PT"/>
        </w:rPr>
        <w:t xml:space="preserve">e </w:t>
      </w:r>
      <w:r w:rsidR="004032D7" w:rsidRPr="00864D30">
        <w:rPr>
          <w:rFonts w:ascii="Santander Text" w:hAnsi="Santander Text" w:cs="Arial"/>
          <w:lang w:val="pt-PT"/>
        </w:rPr>
        <w:t>‘</w:t>
      </w:r>
      <w:r w:rsidR="000E7EEF" w:rsidRPr="00864D30">
        <w:rPr>
          <w:rFonts w:ascii="Santander Text" w:hAnsi="Santander Text" w:cs="Arial"/>
          <w:i/>
          <w:lang w:val="pt-PT"/>
        </w:rPr>
        <w:t>cod_nace_esg</w:t>
      </w:r>
      <w:r w:rsidR="004032D7" w:rsidRPr="00864D30">
        <w:rPr>
          <w:rFonts w:ascii="Santander Text" w:hAnsi="Santander Text" w:cs="Arial"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>;</w:t>
      </w:r>
    </w:p>
    <w:p w14:paraId="1BBBAD2F" w14:textId="6BD312A0" w:rsidR="00FA0D0C" w:rsidRPr="00864D30" w:rsidRDefault="00765473" w:rsidP="008E5B92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As variáveis </w:t>
      </w:r>
      <w:r w:rsidR="004032D7" w:rsidRPr="00864D30">
        <w:rPr>
          <w:rFonts w:ascii="Santander Text" w:hAnsi="Santander Text" w:cs="Arial"/>
          <w:lang w:val="pt-PT"/>
        </w:rPr>
        <w:t>‘</w:t>
      </w:r>
      <w:r w:rsidR="007A7827" w:rsidRPr="00864D30">
        <w:rPr>
          <w:rFonts w:ascii="Santander Text" w:hAnsi="Santander Text" w:cs="Arial"/>
          <w:i/>
          <w:iCs/>
          <w:lang w:val="pt-PT"/>
        </w:rPr>
        <w:t>flg_rsc_fsc_agd</w:t>
      </w:r>
      <w:r w:rsidR="004032D7" w:rsidRPr="00864D30">
        <w:rPr>
          <w:rFonts w:ascii="Santander Text" w:hAnsi="Santander Text" w:cs="Arial"/>
          <w:i/>
          <w:iCs/>
          <w:lang w:val="pt-PT"/>
        </w:rPr>
        <w:t>’</w:t>
      </w:r>
      <w:r w:rsidR="007A7827" w:rsidRPr="00864D30">
        <w:rPr>
          <w:rFonts w:ascii="Santander Text" w:hAnsi="Santander Text" w:cs="Arial"/>
          <w:lang w:val="pt-PT"/>
        </w:rPr>
        <w:t xml:space="preserve"> e </w:t>
      </w:r>
      <w:r w:rsidR="004032D7" w:rsidRPr="00864D30">
        <w:rPr>
          <w:rFonts w:ascii="Santander Text" w:hAnsi="Santander Text" w:cs="Arial"/>
          <w:lang w:val="pt-PT"/>
        </w:rPr>
        <w:t>‘</w:t>
      </w:r>
      <w:r w:rsidR="007A7827" w:rsidRPr="00864D30">
        <w:rPr>
          <w:rFonts w:ascii="Santander Text" w:hAnsi="Santander Text" w:cs="Arial"/>
          <w:i/>
          <w:iCs/>
          <w:lang w:val="pt-PT"/>
        </w:rPr>
        <w:t>flg_rsc_fsc_crnc</w:t>
      </w:r>
      <w:r w:rsidR="004032D7" w:rsidRPr="00864D30">
        <w:rPr>
          <w:rFonts w:ascii="Santander Text" w:hAnsi="Santander Text" w:cs="Arial"/>
          <w:i/>
          <w:iCs/>
          <w:lang w:val="pt-PT"/>
        </w:rPr>
        <w:t>’</w:t>
      </w:r>
      <w:r w:rsidR="007A7827" w:rsidRPr="00864D30">
        <w:rPr>
          <w:rFonts w:ascii="Santander Text" w:hAnsi="Santander Text" w:cs="Arial"/>
          <w:lang w:val="pt-PT"/>
        </w:rPr>
        <w:t xml:space="preserve"> devem ter sempre um de dois valores: </w:t>
      </w:r>
      <w:r w:rsidR="007A7827" w:rsidRPr="00864D30">
        <w:rPr>
          <w:rFonts w:ascii="Santander Text" w:hAnsi="Santander Text" w:cs="Arial"/>
          <w:i/>
          <w:iCs/>
          <w:lang w:val="pt-PT"/>
        </w:rPr>
        <w:t>Yes</w:t>
      </w:r>
      <w:r w:rsidR="007A7827" w:rsidRPr="00864D30">
        <w:rPr>
          <w:rFonts w:ascii="Santander Text" w:hAnsi="Santander Text" w:cs="Arial"/>
          <w:lang w:val="pt-PT"/>
        </w:rPr>
        <w:t xml:space="preserve">, </w:t>
      </w:r>
      <w:r w:rsidR="007A7827" w:rsidRPr="00864D30">
        <w:rPr>
          <w:rFonts w:ascii="Santander Text" w:hAnsi="Santander Text" w:cs="Arial"/>
          <w:i/>
          <w:iCs/>
          <w:lang w:val="pt-PT"/>
        </w:rPr>
        <w:t>No</w:t>
      </w:r>
      <w:r w:rsidR="007A7827" w:rsidRPr="00864D30">
        <w:rPr>
          <w:rFonts w:ascii="Santander Text" w:hAnsi="Santander Text" w:cs="Arial"/>
          <w:lang w:val="pt-PT"/>
        </w:rPr>
        <w:t>.</w:t>
      </w:r>
    </w:p>
    <w:p w14:paraId="56C84631" w14:textId="526F17E5" w:rsidR="00FA0D0C" w:rsidRPr="00864D30" w:rsidRDefault="0072046A" w:rsidP="007E3521">
      <w:pPr>
        <w:pStyle w:val="MyHeading1"/>
        <w:spacing w:after="120" w:line="360" w:lineRule="auto"/>
        <w:jc w:val="both"/>
        <w:rPr>
          <w:lang w:val="pt-PT"/>
        </w:rPr>
      </w:pPr>
      <w:bookmarkStart w:id="451" w:name="_Toc194943240"/>
      <w:r w:rsidRPr="00864D30">
        <w:rPr>
          <w:lang w:val="pt-PT"/>
        </w:rPr>
        <w:t xml:space="preserve">Emissões </w:t>
      </w:r>
      <w:r w:rsidRPr="00864D30">
        <w:rPr>
          <w:i/>
          <w:iCs/>
          <w:lang w:val="pt-PT"/>
        </w:rPr>
        <w:t>scope</w:t>
      </w:r>
      <w:r w:rsidRPr="00864D30">
        <w:rPr>
          <w:lang w:val="pt-PT"/>
        </w:rPr>
        <w:t xml:space="preserve"> 1, 2 e 3 para entidades SCIB</w:t>
      </w:r>
      <w:r w:rsidR="00FA0D0C" w:rsidRPr="00864D30">
        <w:rPr>
          <w:lang w:val="pt-PT"/>
        </w:rPr>
        <w:t xml:space="preserve"> - </w:t>
      </w:r>
      <w:r w:rsidRPr="00864D30">
        <w:rPr>
          <w:i/>
          <w:lang w:val="pt-PT"/>
        </w:rPr>
        <w:t>modesg_inp_emss_scib</w:t>
      </w:r>
      <w:bookmarkEnd w:id="451"/>
    </w:p>
    <w:p w14:paraId="771E5B57" w14:textId="0E9D03E1" w:rsidR="0072046A" w:rsidRPr="00864D30" w:rsidRDefault="0072046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Este </w:t>
      </w:r>
      <w:r w:rsidRPr="00864D30">
        <w:rPr>
          <w:rFonts w:ascii="Santander Text" w:hAnsi="Santander Text" w:cs="Arial"/>
          <w:i/>
          <w:lang w:val="pt-PT"/>
        </w:rPr>
        <w:t>input</w:t>
      </w:r>
      <w:r w:rsidRPr="00864D30">
        <w:rPr>
          <w:rFonts w:ascii="Santander Text" w:hAnsi="Santander Text" w:cs="Arial"/>
          <w:lang w:val="pt-PT"/>
        </w:rPr>
        <w:t xml:space="preserve"> permite aos utilizadores de negócio carregar </w:t>
      </w:r>
      <w:r w:rsidR="00CC5EE6" w:rsidRPr="00864D30">
        <w:rPr>
          <w:rFonts w:ascii="Santander Text" w:hAnsi="Santander Text" w:cs="Arial"/>
          <w:lang w:val="pt-PT"/>
        </w:rPr>
        <w:t xml:space="preserve">uma lista de entidades SCIB disponibilizada pela Corporação e respetiva informação associada às suas emissões </w:t>
      </w:r>
      <w:r w:rsidR="000801FD" w:rsidRPr="00864D30">
        <w:rPr>
          <w:rFonts w:ascii="Santander Text" w:hAnsi="Santander Text" w:cs="Arial"/>
          <w:lang w:val="pt-PT"/>
        </w:rPr>
        <w:t xml:space="preserve">de </w:t>
      </w:r>
      <w:r w:rsidR="00CC5EE6" w:rsidRPr="00864D30">
        <w:rPr>
          <w:rFonts w:ascii="Santander Text" w:hAnsi="Santander Text" w:cs="Arial"/>
          <w:i/>
          <w:iCs/>
          <w:lang w:val="pt-PT"/>
        </w:rPr>
        <w:t>scope</w:t>
      </w:r>
      <w:r w:rsidR="000801FD" w:rsidRPr="00864D30">
        <w:rPr>
          <w:rFonts w:ascii="Santander Text" w:hAnsi="Santander Text" w:cs="Arial"/>
          <w:i/>
          <w:iCs/>
          <w:lang w:val="pt-PT"/>
        </w:rPr>
        <w:t>s</w:t>
      </w:r>
      <w:r w:rsidR="00CC5EE6" w:rsidRPr="00864D30">
        <w:rPr>
          <w:rFonts w:ascii="Santander Text" w:hAnsi="Santander Text" w:cs="Arial"/>
          <w:i/>
          <w:iCs/>
          <w:lang w:val="pt-PT"/>
        </w:rPr>
        <w:t xml:space="preserve"> </w:t>
      </w:r>
      <w:r w:rsidR="00CC5EE6" w:rsidRPr="00864D30">
        <w:rPr>
          <w:rFonts w:ascii="Santander Text" w:hAnsi="Santander Text" w:cs="Arial"/>
          <w:lang w:val="pt-PT"/>
        </w:rPr>
        <w:t>1, 2 e 3</w:t>
      </w:r>
      <w:r w:rsidRPr="00864D30">
        <w:rPr>
          <w:rFonts w:ascii="Santander Text" w:hAnsi="Santander Text" w:cs="Arial"/>
          <w:lang w:val="pt-PT"/>
        </w:rPr>
        <w:t xml:space="preserve">. Tratando-se de </w:t>
      </w:r>
      <w:r w:rsidR="00CC5EE6" w:rsidRPr="00864D30">
        <w:rPr>
          <w:rFonts w:ascii="Santander Text" w:hAnsi="Santander Text" w:cs="Arial"/>
          <w:lang w:val="pt-PT"/>
        </w:rPr>
        <w:t xml:space="preserve">um </w:t>
      </w:r>
      <w:r w:rsidR="00CC5EE6" w:rsidRPr="00864D30">
        <w:rPr>
          <w:rFonts w:ascii="Santander Text" w:hAnsi="Santander Text" w:cs="Arial"/>
          <w:i/>
          <w:lang w:val="pt-PT"/>
        </w:rPr>
        <w:t>input</w:t>
      </w:r>
      <w:r w:rsidRPr="00864D30">
        <w:rPr>
          <w:rFonts w:ascii="Santander Text" w:hAnsi="Santander Text" w:cs="Arial"/>
          <w:lang w:val="pt-PT"/>
        </w:rPr>
        <w:t>, est</w:t>
      </w:r>
      <w:r w:rsidR="00AE7FF7" w:rsidRPr="00864D30">
        <w:rPr>
          <w:rFonts w:ascii="Santander Text" w:hAnsi="Santander Text" w:cs="Arial"/>
          <w:lang w:val="pt-PT"/>
        </w:rPr>
        <w:t>e</w:t>
      </w:r>
      <w:r w:rsidRPr="00864D30">
        <w:rPr>
          <w:rFonts w:ascii="Santander Text" w:hAnsi="Santander Text" w:cs="Arial"/>
          <w:lang w:val="pt-PT"/>
        </w:rPr>
        <w:t xml:space="preserve"> deverá ser atualizad</w:t>
      </w:r>
      <w:r w:rsidR="00AE7FF7" w:rsidRPr="00864D30">
        <w:rPr>
          <w:rFonts w:ascii="Santander Text" w:hAnsi="Santander Text" w:cs="Arial"/>
          <w:lang w:val="pt-PT"/>
        </w:rPr>
        <w:t>o</w:t>
      </w:r>
      <w:r w:rsidRPr="00864D30">
        <w:rPr>
          <w:rFonts w:ascii="Santander Text" w:hAnsi="Santander Text" w:cs="Arial"/>
          <w:lang w:val="pt-PT"/>
        </w:rPr>
        <w:t xml:space="preserve"> tirando partido das funcionalidades do </w:t>
      </w:r>
      <w:r w:rsidR="004032D7" w:rsidRPr="00864D30">
        <w:rPr>
          <w:rFonts w:ascii="Santander Text" w:hAnsi="Santander Text" w:cs="Arial"/>
          <w:i/>
          <w:lang w:val="pt-PT"/>
        </w:rPr>
        <w:t>f</w:t>
      </w:r>
      <w:r w:rsidRPr="00864D30">
        <w:rPr>
          <w:rFonts w:ascii="Santander Text" w:hAnsi="Santander Text" w:cs="Arial"/>
          <w:i/>
          <w:lang w:val="pt-PT"/>
        </w:rPr>
        <w:t>ront</w:t>
      </w:r>
      <w:r w:rsidRPr="00864D30">
        <w:rPr>
          <w:rFonts w:ascii="Santander Text" w:hAnsi="Santander Text" w:cs="Arial"/>
          <w:lang w:val="pt-PT"/>
        </w:rPr>
        <w:t xml:space="preserve"> do </w:t>
      </w:r>
      <w:r w:rsidRPr="00864D30">
        <w:rPr>
          <w:rFonts w:ascii="Santander Text" w:hAnsi="Santander Text" w:cs="Arial"/>
          <w:i/>
          <w:lang w:val="pt-PT"/>
        </w:rPr>
        <w:t>Data Lake</w:t>
      </w:r>
      <w:r w:rsidRPr="00864D30">
        <w:rPr>
          <w:rFonts w:ascii="Santander Text" w:hAnsi="Santander Text" w:cs="Arial"/>
          <w:lang w:val="pt-PT"/>
        </w:rPr>
        <w:t xml:space="preserve">. O seu </w:t>
      </w:r>
      <w:r w:rsidR="00027146" w:rsidRPr="00864D30">
        <w:rPr>
          <w:rFonts w:ascii="Santander Text" w:hAnsi="Santander Text" w:cs="Arial"/>
          <w:lang w:val="pt-PT"/>
        </w:rPr>
        <w:t xml:space="preserve">Modelo de </w:t>
      </w:r>
      <w:r w:rsidR="00707007" w:rsidRPr="00864D30">
        <w:rPr>
          <w:rFonts w:ascii="Santander Text" w:hAnsi="Santander Text" w:cs="Arial"/>
          <w:lang w:val="pt-PT"/>
        </w:rPr>
        <w:t>D</w:t>
      </w:r>
      <w:r w:rsidR="00027146" w:rsidRPr="00864D30">
        <w:rPr>
          <w:rFonts w:ascii="Santander Text" w:hAnsi="Santander Text" w:cs="Arial"/>
          <w:lang w:val="pt-PT"/>
        </w:rPr>
        <w:t>ados</w:t>
      </w:r>
      <w:r w:rsidRPr="00864D30">
        <w:rPr>
          <w:rFonts w:ascii="Santander Text" w:hAnsi="Santander Text" w:cs="Arial"/>
          <w:lang w:val="pt-PT"/>
        </w:rPr>
        <w:t xml:space="preserve"> encontra-se detalhado no ficheiro </w:t>
      </w:r>
      <w:r w:rsidR="004032D7" w:rsidRPr="00864D30">
        <w:rPr>
          <w:rFonts w:ascii="Santander Text" w:hAnsi="Santander Text" w:cs="Arial"/>
          <w:lang w:val="pt-PT"/>
        </w:rPr>
        <w:t>“</w:t>
      </w:r>
      <w:r w:rsidRPr="00864D30">
        <w:rPr>
          <w:rFonts w:ascii="Santander Text" w:hAnsi="Santander Text" w:cs="Arial"/>
          <w:iCs/>
          <w:lang w:val="pt-PT"/>
        </w:rPr>
        <w:t xml:space="preserve">BST ESG </w:t>
      </w:r>
      <w:r w:rsidR="00027146" w:rsidRPr="00864D30">
        <w:rPr>
          <w:rFonts w:ascii="Santander Text" w:hAnsi="Santander Text" w:cs="Arial"/>
          <w:iCs/>
          <w:lang w:val="pt-PT"/>
        </w:rPr>
        <w:t>Modelo de dados</w:t>
      </w:r>
      <w:r w:rsidRPr="00864D30">
        <w:rPr>
          <w:rFonts w:ascii="Santander Text" w:hAnsi="Santander Text" w:cs="Arial"/>
          <w:iCs/>
          <w:lang w:val="pt-PT"/>
        </w:rPr>
        <w:t>.</w:t>
      </w:r>
      <w:r w:rsidRPr="00864D30">
        <w:rPr>
          <w:rFonts w:ascii="Santander Text" w:hAnsi="Santander Text" w:cs="Arial"/>
          <w:lang w:val="pt-PT"/>
        </w:rPr>
        <w:t>xlsx</w:t>
      </w:r>
      <w:r w:rsidR="004032D7" w:rsidRPr="00864D30">
        <w:rPr>
          <w:rFonts w:ascii="Santander Text" w:hAnsi="Santander Text" w:cs="Arial"/>
          <w:lang w:val="pt-PT"/>
        </w:rPr>
        <w:t>”</w:t>
      </w:r>
      <w:r w:rsidRPr="00864D30">
        <w:rPr>
          <w:rFonts w:ascii="Santander Text" w:hAnsi="Santander Text" w:cs="Arial"/>
          <w:lang w:val="pt-PT"/>
        </w:rPr>
        <w:t xml:space="preserve">. </w:t>
      </w:r>
    </w:p>
    <w:p w14:paraId="62A3088C" w14:textId="77777777" w:rsidR="0072046A" w:rsidRPr="00864D30" w:rsidRDefault="0072046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14:paraId="238BCB16" w14:textId="77777777" w:rsidR="0072046A" w:rsidRPr="00864D30" w:rsidRDefault="0072046A" w:rsidP="008E5B9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14:paraId="44FAD7DE" w14:textId="77777777" w:rsidR="0072046A" w:rsidRPr="00864D30" w:rsidRDefault="0072046A" w:rsidP="008E5B9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14:paraId="6638476C" w14:textId="77777777" w:rsidR="0072046A" w:rsidRPr="00864D30" w:rsidRDefault="0072046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É ainda relevante assegurar os seguintes controlos:</w:t>
      </w:r>
    </w:p>
    <w:p w14:paraId="70881D87" w14:textId="26C5FB2C" w:rsidR="00BA21FA" w:rsidRPr="00864D30" w:rsidRDefault="00BA21FA" w:rsidP="008E5B92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Todos os registos a carregar devem ter pelo menos uma das seguintes variáveis preenchidas: </w:t>
      </w:r>
      <w:r w:rsidR="004032D7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iCs/>
          <w:lang w:val="pt-PT"/>
        </w:rPr>
        <w:t>ccli_kgl</w:t>
      </w:r>
      <w:r w:rsidR="004032D7" w:rsidRPr="00864D30">
        <w:rPr>
          <w:rFonts w:ascii="Santander Text" w:hAnsi="Santander Text" w:cs="Arial"/>
          <w:i/>
          <w:iCs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 xml:space="preserve">, </w:t>
      </w:r>
      <w:r w:rsidR="004032D7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iCs/>
          <w:lang w:val="pt-PT"/>
        </w:rPr>
        <w:t>clei</w:t>
      </w:r>
      <w:r w:rsidR="004032D7" w:rsidRPr="00864D30">
        <w:rPr>
          <w:rFonts w:ascii="Santander Text" w:hAnsi="Santander Text" w:cs="Arial"/>
          <w:i/>
          <w:iCs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 xml:space="preserve"> ou </w:t>
      </w:r>
      <w:r w:rsidR="004032D7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iCs/>
          <w:lang w:val="pt-PT"/>
        </w:rPr>
        <w:t>isin</w:t>
      </w:r>
      <w:r w:rsidR="004032D7" w:rsidRPr="00864D30">
        <w:rPr>
          <w:rFonts w:ascii="Santander Text" w:hAnsi="Santander Text" w:cs="Arial"/>
          <w:i/>
          <w:iCs/>
          <w:lang w:val="pt-PT"/>
        </w:rPr>
        <w:t>’</w:t>
      </w:r>
      <w:r w:rsidR="009C45F4" w:rsidRPr="00864D30">
        <w:rPr>
          <w:rFonts w:ascii="Santander Text" w:hAnsi="Santander Text" w:cs="Arial"/>
          <w:lang w:val="pt-PT"/>
        </w:rPr>
        <w:t>.</w:t>
      </w:r>
      <w:r w:rsidR="00416D1A" w:rsidRPr="00864D30">
        <w:rPr>
          <w:rFonts w:ascii="Santander Text" w:hAnsi="Santander Text" w:cs="Arial"/>
          <w:lang w:val="pt-PT"/>
        </w:rPr>
        <w:t xml:space="preserve"> </w:t>
      </w:r>
      <w:r w:rsidR="009C45F4" w:rsidRPr="00864D30">
        <w:rPr>
          <w:rFonts w:ascii="Santander Text" w:hAnsi="Santander Text" w:cs="Arial"/>
          <w:szCs w:val="18"/>
          <w:lang w:val="pt-PT"/>
        </w:rPr>
        <w:t xml:space="preserve">Estas três variáveis representam uma chave primária composta; </w:t>
      </w:r>
    </w:p>
    <w:p w14:paraId="59D903D8" w14:textId="6EA86178" w:rsidR="00BA21FA" w:rsidRPr="00864D30" w:rsidRDefault="003B046A" w:rsidP="008E5B92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Os valores associados às variáveis </w:t>
      </w:r>
      <w:r w:rsidR="004032D7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scp1_emss</w:t>
      </w:r>
      <w:r w:rsidR="004032D7" w:rsidRPr="00864D30">
        <w:rPr>
          <w:rFonts w:ascii="Santander Text" w:hAnsi="Santander Text" w:cs="Arial"/>
          <w:i/>
          <w:lang w:val="pt-PT"/>
        </w:rPr>
        <w:t>’</w:t>
      </w:r>
      <w:r w:rsidRPr="00864D30">
        <w:rPr>
          <w:rFonts w:ascii="Santander Text" w:hAnsi="Santander Text" w:cs="Arial"/>
          <w:i/>
          <w:lang w:val="pt-PT"/>
        </w:rPr>
        <w:t xml:space="preserve">, </w:t>
      </w:r>
      <w:r w:rsidR="004032D7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scp2_ems</w:t>
      </w:r>
      <w:r w:rsidR="00416D1A" w:rsidRPr="00864D30">
        <w:rPr>
          <w:rFonts w:ascii="Santander Text" w:hAnsi="Santander Text" w:cs="Arial"/>
          <w:i/>
          <w:lang w:val="pt-PT"/>
        </w:rPr>
        <w:t>s</w:t>
      </w:r>
      <w:r w:rsidR="004032D7" w:rsidRPr="00864D30">
        <w:rPr>
          <w:rFonts w:ascii="Santander Text" w:hAnsi="Santander Text" w:cs="Arial"/>
          <w:i/>
          <w:lang w:val="pt-PT"/>
        </w:rPr>
        <w:t>’</w:t>
      </w:r>
      <w:r w:rsidR="00416D1A" w:rsidRPr="00864D30">
        <w:rPr>
          <w:rFonts w:ascii="Santander Text" w:hAnsi="Santander Text" w:cs="Arial"/>
          <w:i/>
          <w:lang w:val="pt-PT"/>
        </w:rPr>
        <w:t xml:space="preserve"> </w:t>
      </w:r>
      <w:r w:rsidR="00416D1A" w:rsidRPr="00864D30">
        <w:rPr>
          <w:rFonts w:ascii="Santander Text" w:hAnsi="Santander Text" w:cs="Arial"/>
          <w:lang w:val="pt-PT"/>
        </w:rPr>
        <w:t>e</w:t>
      </w:r>
      <w:r w:rsidRPr="00864D30">
        <w:rPr>
          <w:rFonts w:ascii="Santander Text" w:hAnsi="Santander Text" w:cs="Arial"/>
          <w:i/>
          <w:lang w:val="pt-PT"/>
        </w:rPr>
        <w:t xml:space="preserve"> </w:t>
      </w:r>
      <w:r w:rsidR="004032D7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scp3_emss</w:t>
      </w:r>
      <w:r w:rsidR="004032D7" w:rsidRPr="00864D30">
        <w:rPr>
          <w:rFonts w:ascii="Santander Text" w:hAnsi="Santander Text" w:cs="Arial"/>
          <w:i/>
          <w:lang w:val="pt-PT"/>
        </w:rPr>
        <w:t>’</w:t>
      </w:r>
      <w:r w:rsidR="00416D1A" w:rsidRPr="00864D30">
        <w:rPr>
          <w:rFonts w:ascii="Santander Text" w:hAnsi="Santander Text" w:cs="Arial"/>
          <w:lang w:val="pt-PT"/>
        </w:rPr>
        <w:t xml:space="preserve"> devem ser </w:t>
      </w:r>
      <w:r w:rsidR="009C45F4" w:rsidRPr="00864D30">
        <w:rPr>
          <w:rFonts w:ascii="Santander Text" w:hAnsi="Santander Text" w:cs="Arial"/>
          <w:lang w:val="pt-PT"/>
        </w:rPr>
        <w:t xml:space="preserve">iguais ou </w:t>
      </w:r>
      <w:r w:rsidR="00416D1A" w:rsidRPr="00864D30">
        <w:rPr>
          <w:rFonts w:ascii="Santander Text" w:hAnsi="Santander Text" w:cs="Arial"/>
          <w:lang w:val="pt-PT"/>
        </w:rPr>
        <w:t>superiores a 0.</w:t>
      </w:r>
    </w:p>
    <w:p w14:paraId="795D0E57" w14:textId="00950D4C" w:rsidR="00416D1A" w:rsidRPr="00864D30" w:rsidRDefault="00416D1A" w:rsidP="007E3521">
      <w:pPr>
        <w:pStyle w:val="MyHeading1"/>
        <w:spacing w:after="120" w:line="360" w:lineRule="auto"/>
        <w:jc w:val="both"/>
        <w:rPr>
          <w:lang w:val="pt-PT"/>
        </w:rPr>
      </w:pPr>
      <w:bookmarkStart w:id="452" w:name="_Toc194943241"/>
      <w:r w:rsidRPr="00864D30">
        <w:rPr>
          <w:lang w:val="pt-PT"/>
        </w:rPr>
        <w:t xml:space="preserve">Emissões </w:t>
      </w:r>
      <w:r w:rsidRPr="00864D30">
        <w:rPr>
          <w:i/>
          <w:iCs/>
          <w:lang w:val="pt-PT"/>
        </w:rPr>
        <w:t>scope</w:t>
      </w:r>
      <w:r w:rsidRPr="00864D30">
        <w:rPr>
          <w:lang w:val="pt-PT"/>
        </w:rPr>
        <w:t xml:space="preserve"> 1, 2 e 3 </w:t>
      </w:r>
      <w:r w:rsidR="0053732D" w:rsidRPr="00864D30">
        <w:rPr>
          <w:lang w:val="pt-PT"/>
        </w:rPr>
        <w:t xml:space="preserve">por código NACE </w:t>
      </w:r>
      <w:r w:rsidRPr="00864D30">
        <w:rPr>
          <w:lang w:val="pt-PT"/>
        </w:rPr>
        <w:t xml:space="preserve">- </w:t>
      </w:r>
      <w:r w:rsidR="00C7074F" w:rsidRPr="00864D30">
        <w:rPr>
          <w:i/>
          <w:lang w:val="pt-PT"/>
        </w:rPr>
        <w:t>modesg_inp_emss_nace</w:t>
      </w:r>
      <w:bookmarkEnd w:id="452"/>
    </w:p>
    <w:p w14:paraId="71A0B296" w14:textId="4519AEA4" w:rsidR="00B812A1" w:rsidRPr="00864D30" w:rsidRDefault="00B812A1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Este </w:t>
      </w:r>
      <w:r w:rsidRPr="00864D30">
        <w:rPr>
          <w:rFonts w:ascii="Santander Text" w:hAnsi="Santander Text" w:cs="Arial"/>
          <w:i/>
          <w:lang w:val="pt-PT"/>
        </w:rPr>
        <w:t>input</w:t>
      </w:r>
      <w:r w:rsidRPr="00864D30">
        <w:rPr>
          <w:rFonts w:ascii="Santander Text" w:hAnsi="Santander Text" w:cs="Arial"/>
          <w:lang w:val="pt-PT"/>
        </w:rPr>
        <w:t xml:space="preserve"> permite aos utilizadores de negócio carregar os fatores de emissão de </w:t>
      </w:r>
      <w:r w:rsidRPr="00864D30">
        <w:rPr>
          <w:rFonts w:ascii="Santander Text" w:hAnsi="Santander Text" w:cs="Arial"/>
          <w:i/>
          <w:lang w:val="pt-PT"/>
        </w:rPr>
        <w:t>scopes</w:t>
      </w:r>
      <w:r w:rsidRPr="00864D30">
        <w:rPr>
          <w:rFonts w:ascii="Santander Text" w:hAnsi="Santander Text" w:cs="Arial"/>
          <w:lang w:val="pt-PT"/>
        </w:rPr>
        <w:t xml:space="preserve"> 1, 2 e 3 por código NACE</w:t>
      </w:r>
      <w:r w:rsidR="00AE7FF7" w:rsidRPr="00864D30">
        <w:rPr>
          <w:rFonts w:ascii="Santander Text" w:hAnsi="Santander Text" w:cs="Arial"/>
          <w:lang w:val="pt-PT"/>
        </w:rPr>
        <w:t>. Esta informação é disponibilizada pelo PCAF (</w:t>
      </w:r>
      <w:r w:rsidR="00AE7FF7" w:rsidRPr="00864D30">
        <w:rPr>
          <w:rFonts w:ascii="Santander Text" w:hAnsi="Santander Text" w:cs="Arial"/>
          <w:i/>
          <w:iCs/>
          <w:lang w:val="pt-PT"/>
        </w:rPr>
        <w:t>Partnership for Carbon Accounting Financials</w:t>
      </w:r>
      <w:r w:rsidR="00AE7FF7" w:rsidRPr="00864D30">
        <w:rPr>
          <w:rFonts w:ascii="Santander Text" w:hAnsi="Santander Text" w:cs="Arial"/>
          <w:lang w:val="pt-PT"/>
        </w:rPr>
        <w:t xml:space="preserve">). </w:t>
      </w:r>
      <w:r w:rsidRPr="00864D30">
        <w:rPr>
          <w:rFonts w:ascii="Santander Text" w:hAnsi="Santander Text" w:cs="Arial"/>
          <w:lang w:val="pt-PT"/>
        </w:rPr>
        <w:t xml:space="preserve">Tratando-se de um </w:t>
      </w:r>
      <w:r w:rsidRPr="00864D30">
        <w:rPr>
          <w:rFonts w:ascii="Santander Text" w:hAnsi="Santander Text" w:cs="Arial"/>
          <w:i/>
          <w:lang w:val="pt-PT"/>
        </w:rPr>
        <w:t>input</w:t>
      </w:r>
      <w:r w:rsidRPr="00864D30">
        <w:rPr>
          <w:rFonts w:ascii="Santander Text" w:hAnsi="Santander Text" w:cs="Arial"/>
          <w:lang w:val="pt-PT"/>
        </w:rPr>
        <w:t>, est</w:t>
      </w:r>
      <w:r w:rsidR="00AE7FF7" w:rsidRPr="00864D30">
        <w:rPr>
          <w:rFonts w:ascii="Santander Text" w:hAnsi="Santander Text" w:cs="Arial"/>
          <w:lang w:val="pt-PT"/>
        </w:rPr>
        <w:t>e</w:t>
      </w:r>
      <w:r w:rsidRPr="00864D30">
        <w:rPr>
          <w:rFonts w:ascii="Santander Text" w:hAnsi="Santander Text" w:cs="Arial"/>
          <w:lang w:val="pt-PT"/>
        </w:rPr>
        <w:t xml:space="preserve"> deverá ser atualizad</w:t>
      </w:r>
      <w:r w:rsidR="00AE7FF7" w:rsidRPr="00864D30">
        <w:rPr>
          <w:rFonts w:ascii="Santander Text" w:hAnsi="Santander Text" w:cs="Arial"/>
          <w:lang w:val="pt-PT"/>
        </w:rPr>
        <w:t>o</w:t>
      </w:r>
      <w:r w:rsidRPr="00864D30">
        <w:rPr>
          <w:rFonts w:ascii="Santander Text" w:hAnsi="Santander Text" w:cs="Arial"/>
          <w:lang w:val="pt-PT"/>
        </w:rPr>
        <w:t xml:space="preserve"> tirando partido das funcionalidades do </w:t>
      </w:r>
      <w:r w:rsidR="004032D7" w:rsidRPr="00864D30">
        <w:rPr>
          <w:rFonts w:ascii="Santander Text" w:hAnsi="Santander Text" w:cs="Arial"/>
          <w:i/>
          <w:lang w:val="pt-PT"/>
        </w:rPr>
        <w:t>f</w:t>
      </w:r>
      <w:r w:rsidRPr="00864D30">
        <w:rPr>
          <w:rFonts w:ascii="Santander Text" w:hAnsi="Santander Text" w:cs="Arial"/>
          <w:i/>
          <w:lang w:val="pt-PT"/>
        </w:rPr>
        <w:t>ront</w:t>
      </w:r>
      <w:r w:rsidRPr="00864D30">
        <w:rPr>
          <w:rFonts w:ascii="Santander Text" w:hAnsi="Santander Text" w:cs="Arial"/>
          <w:lang w:val="pt-PT"/>
        </w:rPr>
        <w:t xml:space="preserve"> do </w:t>
      </w:r>
      <w:r w:rsidRPr="00864D30">
        <w:rPr>
          <w:rFonts w:ascii="Santander Text" w:hAnsi="Santander Text" w:cs="Arial"/>
          <w:i/>
          <w:lang w:val="pt-PT"/>
        </w:rPr>
        <w:t>Data Lake</w:t>
      </w:r>
      <w:r w:rsidRPr="00864D30">
        <w:rPr>
          <w:rFonts w:ascii="Santander Text" w:hAnsi="Santander Text" w:cs="Arial"/>
          <w:lang w:val="pt-PT"/>
        </w:rPr>
        <w:t xml:space="preserve">. O seu </w:t>
      </w:r>
      <w:r w:rsidR="00027146" w:rsidRPr="00864D30">
        <w:rPr>
          <w:rFonts w:ascii="Santander Text" w:hAnsi="Santander Text" w:cs="Arial"/>
          <w:lang w:val="pt-PT"/>
        </w:rPr>
        <w:t xml:space="preserve">Modelo de </w:t>
      </w:r>
      <w:r w:rsidR="000801FD" w:rsidRPr="00864D30">
        <w:rPr>
          <w:rFonts w:ascii="Santander Text" w:hAnsi="Santander Text" w:cs="Arial"/>
          <w:lang w:val="pt-PT"/>
        </w:rPr>
        <w:t>D</w:t>
      </w:r>
      <w:r w:rsidR="00027146" w:rsidRPr="00864D30">
        <w:rPr>
          <w:rFonts w:ascii="Santander Text" w:hAnsi="Santander Text" w:cs="Arial"/>
          <w:lang w:val="pt-PT"/>
        </w:rPr>
        <w:t>ados</w:t>
      </w:r>
      <w:r w:rsidRPr="00864D30">
        <w:rPr>
          <w:rFonts w:ascii="Santander Text" w:hAnsi="Santander Text" w:cs="Arial"/>
          <w:lang w:val="pt-PT"/>
        </w:rPr>
        <w:t xml:space="preserve"> encontra-se detalhado no ficheiro </w:t>
      </w:r>
      <w:r w:rsidR="004032D7" w:rsidRPr="00864D30">
        <w:rPr>
          <w:rFonts w:ascii="Santander Text" w:hAnsi="Santander Text" w:cs="Arial"/>
          <w:lang w:val="pt-PT"/>
        </w:rPr>
        <w:t>“</w:t>
      </w:r>
      <w:r w:rsidRPr="00864D30">
        <w:rPr>
          <w:rFonts w:ascii="Santander Text" w:hAnsi="Santander Text" w:cs="Arial"/>
          <w:iCs/>
          <w:lang w:val="pt-PT"/>
        </w:rPr>
        <w:t xml:space="preserve">BST ESG </w:t>
      </w:r>
      <w:r w:rsidR="00027146" w:rsidRPr="00864D30">
        <w:rPr>
          <w:rFonts w:ascii="Santander Text" w:hAnsi="Santander Text" w:cs="Arial"/>
          <w:iCs/>
          <w:lang w:val="pt-PT"/>
        </w:rPr>
        <w:t>Modelo de dados</w:t>
      </w:r>
      <w:r w:rsidRPr="00864D30">
        <w:rPr>
          <w:rFonts w:ascii="Santander Text" w:hAnsi="Santander Text" w:cs="Arial"/>
          <w:iCs/>
          <w:lang w:val="pt-PT"/>
        </w:rPr>
        <w:t>.</w:t>
      </w:r>
      <w:r w:rsidRPr="00864D30">
        <w:rPr>
          <w:rFonts w:ascii="Santander Text" w:hAnsi="Santander Text" w:cs="Arial"/>
          <w:lang w:val="pt-PT"/>
        </w:rPr>
        <w:t>xlsx</w:t>
      </w:r>
      <w:r w:rsidR="004032D7" w:rsidRPr="00864D30">
        <w:rPr>
          <w:rFonts w:ascii="Santander Text" w:hAnsi="Santander Text" w:cs="Arial"/>
          <w:lang w:val="pt-PT"/>
        </w:rPr>
        <w:t>”</w:t>
      </w:r>
      <w:r w:rsidRPr="00864D30">
        <w:rPr>
          <w:rFonts w:ascii="Santander Text" w:hAnsi="Santander Text" w:cs="Arial"/>
          <w:lang w:val="pt-PT"/>
        </w:rPr>
        <w:t xml:space="preserve">. </w:t>
      </w:r>
    </w:p>
    <w:p w14:paraId="3CF01FD3" w14:textId="77777777" w:rsidR="00B812A1" w:rsidRPr="00864D30" w:rsidRDefault="00B812A1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14:paraId="6301BAE4" w14:textId="77777777" w:rsidR="00B812A1" w:rsidRPr="00864D30" w:rsidRDefault="00B812A1" w:rsidP="008E5B92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14:paraId="546BA37B" w14:textId="77777777" w:rsidR="00B812A1" w:rsidRPr="00864D30" w:rsidRDefault="00B812A1" w:rsidP="008E5B92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14:paraId="406B79AE" w14:textId="77777777" w:rsidR="00B812A1" w:rsidRPr="00864D30" w:rsidRDefault="00B812A1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É ainda relevante assegurar os seguintes controlos:</w:t>
      </w:r>
    </w:p>
    <w:p w14:paraId="70E7579C" w14:textId="2DA195C1" w:rsidR="00B812A1" w:rsidRPr="00864D30" w:rsidRDefault="00B812A1" w:rsidP="008E5B92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Todos os registos a carregar devem ter </w:t>
      </w:r>
      <w:r w:rsidR="00DD0584" w:rsidRPr="00864D30">
        <w:rPr>
          <w:rFonts w:ascii="Santander Text" w:hAnsi="Santander Text" w:cs="Arial"/>
          <w:lang w:val="pt-PT"/>
        </w:rPr>
        <w:t xml:space="preserve">as variáveis </w:t>
      </w:r>
      <w:r w:rsidR="004032D7" w:rsidRPr="00864D30">
        <w:rPr>
          <w:rFonts w:ascii="Santander Text" w:hAnsi="Santander Text" w:cs="Arial"/>
          <w:lang w:val="pt-PT"/>
        </w:rPr>
        <w:t>‘</w:t>
      </w:r>
      <w:r w:rsidR="008B4026" w:rsidRPr="00864D30">
        <w:rPr>
          <w:rFonts w:ascii="Santander Text" w:hAnsi="Santander Text" w:cs="Arial"/>
          <w:i/>
          <w:lang w:val="pt-PT"/>
        </w:rPr>
        <w:t>nome_pais</w:t>
      </w:r>
      <w:r w:rsidR="004032D7" w:rsidRPr="00864D30">
        <w:rPr>
          <w:rFonts w:ascii="Santander Text" w:hAnsi="Santander Text" w:cs="Arial"/>
          <w:i/>
          <w:lang w:val="pt-PT"/>
        </w:rPr>
        <w:t>’</w:t>
      </w:r>
      <w:r w:rsidR="008B4026" w:rsidRPr="00864D30">
        <w:rPr>
          <w:rFonts w:ascii="Santander Text" w:hAnsi="Santander Text" w:cs="Arial"/>
          <w:lang w:val="pt-PT"/>
        </w:rPr>
        <w:t xml:space="preserve">, </w:t>
      </w:r>
      <w:r w:rsidR="004032D7" w:rsidRPr="00864D30">
        <w:rPr>
          <w:rFonts w:ascii="Santander Text" w:hAnsi="Santander Text" w:cs="Arial"/>
          <w:i/>
          <w:lang w:val="pt-PT"/>
        </w:rPr>
        <w:t>’</w:t>
      </w:r>
      <w:r w:rsidR="00AF37D9" w:rsidRPr="00864D30">
        <w:rPr>
          <w:rFonts w:ascii="Santander Text" w:hAnsi="Santander Text" w:cs="Arial"/>
          <w:i/>
          <w:iCs/>
          <w:lang w:val="pt-PT"/>
        </w:rPr>
        <w:t>cod_nace_esg</w:t>
      </w:r>
      <w:r w:rsidR="004032D7" w:rsidRPr="00864D30">
        <w:rPr>
          <w:rFonts w:ascii="Santander Text" w:hAnsi="Santander Text" w:cs="Arial"/>
          <w:i/>
          <w:lang w:val="pt-PT"/>
        </w:rPr>
        <w:t>’</w:t>
      </w:r>
      <w:r w:rsidR="00AF37D9" w:rsidRPr="00864D30">
        <w:rPr>
          <w:rFonts w:ascii="Santander Text" w:hAnsi="Santander Text" w:cs="Arial"/>
          <w:lang w:val="pt-PT"/>
        </w:rPr>
        <w:t xml:space="preserve"> e </w:t>
      </w:r>
      <w:r w:rsidR="004032D7" w:rsidRPr="00864D30">
        <w:rPr>
          <w:rFonts w:ascii="Santander Text" w:hAnsi="Santander Text" w:cs="Arial"/>
          <w:i/>
          <w:lang w:val="pt-PT"/>
        </w:rPr>
        <w:t>’</w:t>
      </w:r>
      <w:r w:rsidR="00AF37D9" w:rsidRPr="00864D30">
        <w:rPr>
          <w:rFonts w:ascii="Santander Text" w:hAnsi="Santander Text" w:cs="Arial"/>
          <w:i/>
          <w:iCs/>
          <w:lang w:val="pt-PT"/>
        </w:rPr>
        <w:t>unidade_funcional</w:t>
      </w:r>
      <w:r w:rsidR="004032D7" w:rsidRPr="00864D30">
        <w:rPr>
          <w:rFonts w:ascii="Santander Text" w:hAnsi="Santander Text" w:cs="Arial"/>
          <w:i/>
          <w:lang w:val="pt-PT"/>
        </w:rPr>
        <w:t>’</w:t>
      </w:r>
      <w:r w:rsidR="00AF37D9" w:rsidRPr="00864D30">
        <w:rPr>
          <w:rFonts w:ascii="Santander Text" w:hAnsi="Santander Text" w:cs="Arial"/>
          <w:lang w:val="pt-PT"/>
        </w:rPr>
        <w:t xml:space="preserve"> preenchidas</w:t>
      </w:r>
      <w:r w:rsidR="00D433B7" w:rsidRPr="00864D30">
        <w:rPr>
          <w:rFonts w:ascii="Santander Text" w:hAnsi="Santander Text" w:cs="Arial"/>
          <w:lang w:val="pt-PT"/>
        </w:rPr>
        <w:t>;</w:t>
      </w:r>
    </w:p>
    <w:p w14:paraId="11CA4115" w14:textId="64978DDB" w:rsidR="004E7DFE" w:rsidRPr="00864D30" w:rsidRDefault="00D433B7" w:rsidP="008E5B92">
      <w:pPr>
        <w:pStyle w:val="ListParagraph"/>
        <w:numPr>
          <w:ilvl w:val="0"/>
          <w:numId w:val="25"/>
        </w:numPr>
        <w:spacing w:line="360" w:lineRule="auto"/>
        <w:jc w:val="both"/>
        <w:rPr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Os valores associados às variáveis </w:t>
      </w:r>
      <w:r w:rsidR="004032D7" w:rsidRPr="00864D30">
        <w:rPr>
          <w:rFonts w:ascii="Santander Text" w:hAnsi="Santander Text" w:cs="Arial"/>
          <w:i/>
          <w:lang w:val="pt-PT"/>
        </w:rPr>
        <w:t>’</w:t>
      </w:r>
      <w:r w:rsidR="00801F1C" w:rsidRPr="00864D30">
        <w:rPr>
          <w:rFonts w:ascii="Santander Text" w:hAnsi="Santander Text" w:cs="Arial"/>
          <w:i/>
          <w:iCs/>
          <w:lang w:val="pt-PT"/>
        </w:rPr>
        <w:t>scp1_ftr_emss</w:t>
      </w:r>
      <w:r w:rsidR="004032D7" w:rsidRPr="00864D30">
        <w:rPr>
          <w:rFonts w:ascii="Santander Text" w:hAnsi="Santander Text" w:cs="Arial"/>
          <w:i/>
          <w:lang w:val="pt-PT"/>
        </w:rPr>
        <w:t>’</w:t>
      </w:r>
      <w:r w:rsidR="00801F1C" w:rsidRPr="00864D30">
        <w:rPr>
          <w:rFonts w:ascii="Santander Text" w:hAnsi="Santander Text" w:cs="Arial"/>
          <w:lang w:val="pt-PT"/>
        </w:rPr>
        <w:t xml:space="preserve">, </w:t>
      </w:r>
      <w:r w:rsidR="004032D7" w:rsidRPr="00864D30">
        <w:rPr>
          <w:rFonts w:ascii="Santander Text" w:hAnsi="Santander Text" w:cs="Arial"/>
          <w:i/>
          <w:lang w:val="pt-PT"/>
        </w:rPr>
        <w:t>’</w:t>
      </w:r>
      <w:r w:rsidR="00801F1C" w:rsidRPr="00864D30">
        <w:rPr>
          <w:rFonts w:ascii="Santander Text" w:hAnsi="Santander Text" w:cs="Arial"/>
          <w:i/>
          <w:iCs/>
          <w:lang w:val="pt-PT"/>
        </w:rPr>
        <w:t>scp2_ftr_emss</w:t>
      </w:r>
      <w:r w:rsidR="004032D7" w:rsidRPr="00864D30">
        <w:rPr>
          <w:rFonts w:ascii="Santander Text" w:hAnsi="Santander Text" w:cs="Arial"/>
          <w:i/>
          <w:lang w:val="pt-PT"/>
        </w:rPr>
        <w:t>’</w:t>
      </w:r>
      <w:r w:rsidR="00801F1C" w:rsidRPr="00864D30">
        <w:rPr>
          <w:rFonts w:ascii="Santander Text" w:hAnsi="Santander Text" w:cs="Arial"/>
          <w:lang w:val="pt-PT"/>
        </w:rPr>
        <w:t xml:space="preserve"> e </w:t>
      </w:r>
      <w:r w:rsidR="004032D7" w:rsidRPr="00864D30">
        <w:rPr>
          <w:rFonts w:ascii="Santander Text" w:hAnsi="Santander Text" w:cs="Arial"/>
          <w:i/>
          <w:lang w:val="pt-PT"/>
        </w:rPr>
        <w:t>’</w:t>
      </w:r>
      <w:r w:rsidR="00801F1C" w:rsidRPr="00864D30">
        <w:rPr>
          <w:rFonts w:ascii="Santander Text" w:hAnsi="Santander Text" w:cs="Arial"/>
          <w:i/>
          <w:iCs/>
          <w:lang w:val="pt-PT"/>
        </w:rPr>
        <w:t>scp3_ftr_emss</w:t>
      </w:r>
      <w:r w:rsidR="004032D7" w:rsidRPr="00864D30">
        <w:rPr>
          <w:rFonts w:ascii="Santander Text" w:hAnsi="Santander Text" w:cs="Arial"/>
          <w:i/>
          <w:lang w:val="pt-PT"/>
        </w:rPr>
        <w:t>’</w:t>
      </w:r>
      <w:r w:rsidR="00801F1C" w:rsidRPr="00864D30">
        <w:rPr>
          <w:rFonts w:ascii="Santander Text" w:hAnsi="Santander Text" w:cs="Arial"/>
          <w:lang w:val="pt-PT"/>
        </w:rPr>
        <w:t xml:space="preserve"> devem </w:t>
      </w:r>
      <w:r w:rsidR="00191325" w:rsidRPr="00864D30">
        <w:rPr>
          <w:rFonts w:ascii="Santander Text" w:hAnsi="Santander Text" w:cs="Arial"/>
          <w:lang w:val="pt-PT"/>
        </w:rPr>
        <w:t>ser superiores a 0</w:t>
      </w:r>
      <w:r w:rsidR="008B4026" w:rsidRPr="00864D30">
        <w:rPr>
          <w:rFonts w:ascii="Santander Text" w:hAnsi="Santander Text" w:cs="Arial"/>
          <w:lang w:val="pt-PT"/>
        </w:rPr>
        <w:t xml:space="preserve">, </w:t>
      </w:r>
      <w:r w:rsidR="009D2654" w:rsidRPr="00864D30">
        <w:rPr>
          <w:rFonts w:ascii="Santander Text" w:hAnsi="Santander Text" w:cs="Arial"/>
          <w:szCs w:val="18"/>
          <w:lang w:val="pt-PT"/>
        </w:rPr>
        <w:t>quando preenchidas</w:t>
      </w:r>
      <w:r w:rsidR="008B4026" w:rsidRPr="00864D30">
        <w:rPr>
          <w:rFonts w:ascii="Santander Text" w:hAnsi="Santander Text" w:cs="Arial"/>
          <w:szCs w:val="18"/>
          <w:lang w:val="pt-PT"/>
        </w:rPr>
        <w:t xml:space="preserve"> (&lt;&gt; ‘Not available’).</w:t>
      </w:r>
    </w:p>
    <w:p w14:paraId="608D04B2" w14:textId="4862F542" w:rsidR="00D166D8" w:rsidRPr="00864D30" w:rsidRDefault="00D166D8" w:rsidP="007E3521">
      <w:pPr>
        <w:pStyle w:val="MyHeading1"/>
        <w:spacing w:after="120" w:line="360" w:lineRule="auto"/>
        <w:jc w:val="both"/>
      </w:pPr>
      <w:bookmarkStart w:id="453" w:name="_Toc194943242"/>
      <w:r w:rsidRPr="00864D30">
        <w:rPr>
          <w:i/>
        </w:rPr>
        <w:t>Input Project Finance - modesg_inp_project_finance</w:t>
      </w:r>
      <w:bookmarkEnd w:id="453"/>
    </w:p>
    <w:p w14:paraId="56285699" w14:textId="77777777" w:rsidR="00D166D8" w:rsidRPr="00864D30" w:rsidRDefault="00D166D8" w:rsidP="00D166D8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Este </w:t>
      </w:r>
      <w:r w:rsidRPr="00864D30">
        <w:rPr>
          <w:rFonts w:ascii="Santander Text" w:hAnsi="Santander Text" w:cs="Arial"/>
          <w:i/>
          <w:lang w:val="pt-PT"/>
        </w:rPr>
        <w:t xml:space="preserve">input </w:t>
      </w:r>
      <w:r w:rsidRPr="00864D30">
        <w:rPr>
          <w:rFonts w:ascii="Santander Text" w:hAnsi="Santander Text" w:cs="Arial"/>
          <w:lang w:val="pt-PT"/>
        </w:rPr>
        <w:t xml:space="preserve">é utilizado para calcular as emissões dos clientes correspondentes ao portefólio </w:t>
      </w:r>
      <w:r w:rsidRPr="00864D30">
        <w:rPr>
          <w:rFonts w:ascii="Santander Text" w:hAnsi="Santander Text" w:cs="Arial"/>
          <w:i/>
          <w:lang w:val="pt-PT"/>
        </w:rPr>
        <w:t>Project</w:t>
      </w:r>
      <w:r w:rsidRPr="00864D30">
        <w:rPr>
          <w:rFonts w:ascii="Santander Text" w:hAnsi="Santander Text" w:cs="Arial"/>
          <w:lang w:val="pt-PT"/>
        </w:rPr>
        <w:t xml:space="preserve"> </w:t>
      </w:r>
      <w:r w:rsidRPr="00864D30">
        <w:rPr>
          <w:rFonts w:ascii="Santander Text" w:hAnsi="Santander Text" w:cs="Arial"/>
          <w:i/>
          <w:lang w:val="pt-PT"/>
        </w:rPr>
        <w:t xml:space="preserve">Finance, </w:t>
      </w:r>
      <w:r w:rsidRPr="00864D30">
        <w:rPr>
          <w:rFonts w:ascii="Santander Text" w:hAnsi="Santander Text" w:cs="Arial"/>
          <w:lang w:val="pt-PT"/>
        </w:rPr>
        <w:t>sendo que o mesmo é enviado pela Corporação.</w:t>
      </w:r>
    </w:p>
    <w:p w14:paraId="648F1B26" w14:textId="5C63D358" w:rsidR="00D166D8" w:rsidRPr="00864D30" w:rsidRDefault="00D166D8" w:rsidP="00D166D8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Tratando-se de um </w:t>
      </w:r>
      <w:r w:rsidRPr="00864D30">
        <w:rPr>
          <w:rFonts w:ascii="Santander Text" w:hAnsi="Santander Text" w:cs="Arial"/>
          <w:i/>
          <w:lang w:val="pt-PT"/>
        </w:rPr>
        <w:t>input</w:t>
      </w:r>
      <w:r w:rsidRPr="00864D30">
        <w:rPr>
          <w:rFonts w:ascii="Santander Text" w:hAnsi="Santander Text" w:cs="Arial"/>
          <w:lang w:val="pt-PT"/>
        </w:rPr>
        <w:t xml:space="preserve">, este deverá ser atualizado tirando partido das funcionalidades do </w:t>
      </w:r>
      <w:r w:rsidRPr="00864D30">
        <w:rPr>
          <w:rFonts w:ascii="Santander Text" w:hAnsi="Santander Text" w:cs="Arial"/>
          <w:i/>
          <w:lang w:val="pt-PT"/>
        </w:rPr>
        <w:t>front</w:t>
      </w:r>
      <w:r w:rsidRPr="00864D30">
        <w:rPr>
          <w:rFonts w:ascii="Santander Text" w:hAnsi="Santander Text" w:cs="Arial"/>
          <w:lang w:val="pt-PT"/>
        </w:rPr>
        <w:t xml:space="preserve"> do </w:t>
      </w:r>
      <w:r w:rsidRPr="00864D30">
        <w:rPr>
          <w:rFonts w:ascii="Santander Text" w:hAnsi="Santander Text" w:cs="Arial"/>
          <w:i/>
          <w:lang w:val="pt-PT"/>
        </w:rPr>
        <w:t>Data Lake</w:t>
      </w:r>
      <w:r w:rsidRPr="00864D30">
        <w:rPr>
          <w:rFonts w:ascii="Santander Text" w:hAnsi="Santander Text" w:cs="Arial"/>
          <w:lang w:val="pt-PT"/>
        </w:rPr>
        <w:t xml:space="preserve">. O seu Modelo de </w:t>
      </w:r>
      <w:r w:rsidR="000801FD" w:rsidRPr="00864D30">
        <w:rPr>
          <w:rFonts w:ascii="Santander Text" w:hAnsi="Santander Text" w:cs="Arial"/>
          <w:lang w:val="pt-PT"/>
        </w:rPr>
        <w:t>D</w:t>
      </w:r>
      <w:r w:rsidRPr="00864D30">
        <w:rPr>
          <w:rFonts w:ascii="Santander Text" w:hAnsi="Santander Text" w:cs="Arial"/>
          <w:lang w:val="pt-PT"/>
        </w:rPr>
        <w:t>ados encontra-se detalhado no ficheiro “</w:t>
      </w:r>
      <w:r w:rsidRPr="00864D30">
        <w:rPr>
          <w:rFonts w:ascii="Santander Text" w:hAnsi="Santander Text" w:cs="Arial"/>
          <w:iCs/>
          <w:lang w:val="pt-PT"/>
        </w:rPr>
        <w:t>BST ESG Modelo de dados.</w:t>
      </w:r>
      <w:r w:rsidRPr="00864D30">
        <w:rPr>
          <w:rFonts w:ascii="Santander Text" w:hAnsi="Santander Text" w:cs="Arial"/>
          <w:lang w:val="pt-PT"/>
        </w:rPr>
        <w:t xml:space="preserve">xlsx”. </w:t>
      </w:r>
    </w:p>
    <w:p w14:paraId="61116C66" w14:textId="77777777" w:rsidR="00D166D8" w:rsidRPr="00864D30" w:rsidRDefault="00D166D8" w:rsidP="00D166D8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14:paraId="74787EF6" w14:textId="77777777" w:rsidR="00D166D8" w:rsidRPr="00864D30" w:rsidRDefault="00D166D8" w:rsidP="008E5B92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14:paraId="4DAB9183" w14:textId="77777777" w:rsidR="00D166D8" w:rsidRPr="00864D30" w:rsidRDefault="00D166D8" w:rsidP="008E5B92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14:paraId="49FA2907" w14:textId="77777777" w:rsidR="00D166D8" w:rsidRPr="00864D30" w:rsidRDefault="00D166D8" w:rsidP="00D166D8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É ainda relevante assegurar os seguintes controlos:</w:t>
      </w:r>
    </w:p>
    <w:p w14:paraId="26E26423" w14:textId="149D4EC0" w:rsidR="00D166D8" w:rsidRPr="00864D30" w:rsidRDefault="00D166D8" w:rsidP="008E5B92">
      <w:pPr>
        <w:pStyle w:val="ListParagraph"/>
        <w:numPr>
          <w:ilvl w:val="0"/>
          <w:numId w:val="108"/>
        </w:numPr>
        <w:spacing w:line="360" w:lineRule="auto"/>
        <w:jc w:val="both"/>
        <w:rPr>
          <w:rFonts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Todos os registos a carregar devem ter as seguintes variáveis preenchidas: </w:t>
      </w:r>
      <w:r w:rsidRPr="00864D30">
        <w:rPr>
          <w:rFonts w:ascii="Santander Text" w:hAnsi="Santander Text" w:cs="Arial"/>
          <w:i/>
          <w:lang w:val="pt-PT"/>
        </w:rPr>
        <w:t>‘código_unidade‘</w:t>
      </w:r>
      <w:r w:rsidRPr="00864D30">
        <w:rPr>
          <w:rFonts w:ascii="Santander Text" w:hAnsi="Santander Text" w:cs="Arial"/>
          <w:lang w:val="pt-PT"/>
        </w:rPr>
        <w:t xml:space="preserve">, </w:t>
      </w:r>
      <w:r w:rsidRPr="00864D30">
        <w:rPr>
          <w:rFonts w:ascii="Santander Text" w:hAnsi="Santander Text" w:cs="Arial"/>
          <w:i/>
          <w:lang w:val="pt-PT"/>
        </w:rPr>
        <w:t>‘kgl‘</w:t>
      </w:r>
      <w:r w:rsidRPr="00864D30">
        <w:rPr>
          <w:rFonts w:ascii="Santander Text" w:hAnsi="Santander Text" w:cs="Arial"/>
          <w:lang w:val="pt-PT"/>
        </w:rPr>
        <w:t xml:space="preserve"> e </w:t>
      </w:r>
      <w:r w:rsidRPr="00864D30">
        <w:rPr>
          <w:rFonts w:ascii="Santander Text" w:hAnsi="Santander Text" w:cs="Arial"/>
          <w:i/>
          <w:lang w:val="pt-PT"/>
        </w:rPr>
        <w:t>‘kgl_entidade_principal‘</w:t>
      </w:r>
      <w:r w:rsidRPr="00864D30">
        <w:rPr>
          <w:rFonts w:ascii="Santander Text" w:hAnsi="Santander Text" w:cs="Arial"/>
          <w:lang w:val="pt-PT"/>
        </w:rPr>
        <w:t>.</w:t>
      </w:r>
    </w:p>
    <w:p w14:paraId="3465F0A0" w14:textId="4B88CBFF" w:rsidR="009D2654" w:rsidRPr="00864D30" w:rsidRDefault="009D2654" w:rsidP="007E3521">
      <w:pPr>
        <w:pStyle w:val="MyHeading1"/>
        <w:spacing w:after="120" w:line="360" w:lineRule="auto"/>
        <w:jc w:val="both"/>
        <w:rPr>
          <w:lang w:val="pt-PT"/>
        </w:rPr>
      </w:pPr>
      <w:bookmarkStart w:id="454" w:name="_Toc194943243"/>
      <w:r w:rsidRPr="00864D30">
        <w:rPr>
          <w:lang w:val="pt-PT"/>
        </w:rPr>
        <w:t xml:space="preserve">Riscos físicos agudo e crónico por </w:t>
      </w:r>
      <w:r w:rsidRPr="00864D30">
        <w:rPr>
          <w:i/>
          <w:lang w:val="pt-PT"/>
        </w:rPr>
        <w:t xml:space="preserve">ZipCode </w:t>
      </w:r>
      <w:r w:rsidRPr="00864D30">
        <w:rPr>
          <w:lang w:val="pt-PT"/>
        </w:rPr>
        <w:t xml:space="preserve">- </w:t>
      </w:r>
      <w:r w:rsidRPr="00864D30">
        <w:rPr>
          <w:i/>
          <w:lang w:val="pt-PT"/>
        </w:rPr>
        <w:t>modesg_inp_risco_fisico_zipcode</w:t>
      </w:r>
      <w:bookmarkEnd w:id="454"/>
    </w:p>
    <w:p w14:paraId="45CCECBC" w14:textId="02D06AD9" w:rsidR="009D2654" w:rsidRPr="00864D30" w:rsidRDefault="009D2654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Este </w:t>
      </w:r>
      <w:r w:rsidRPr="00864D30">
        <w:rPr>
          <w:rFonts w:ascii="Santander Text" w:hAnsi="Santander Text" w:cs="Arial"/>
          <w:i/>
          <w:lang w:val="pt-PT"/>
        </w:rPr>
        <w:t>input</w:t>
      </w:r>
      <w:r w:rsidRPr="00864D30">
        <w:rPr>
          <w:rFonts w:ascii="Santander Text" w:hAnsi="Santander Text" w:cs="Arial"/>
          <w:lang w:val="pt-PT"/>
        </w:rPr>
        <w:t xml:space="preserve"> permite aos utilizadores de negócio carregar as marcações de riscos físicos agudos e crónicos por país, </w:t>
      </w:r>
      <w:r w:rsidRPr="00864D30">
        <w:rPr>
          <w:rFonts w:ascii="Santander Text" w:hAnsi="Santander Text" w:cs="Arial"/>
          <w:i/>
          <w:lang w:val="pt-PT"/>
        </w:rPr>
        <w:t>ZipCode</w:t>
      </w:r>
      <w:r w:rsidRPr="00864D30">
        <w:rPr>
          <w:rFonts w:ascii="Santander Text" w:hAnsi="Santander Text" w:cs="Arial"/>
          <w:lang w:val="pt-PT"/>
        </w:rPr>
        <w:t xml:space="preserve"> e código NACE, a partir da informação disponibilizada pela Corporação. Tratando-se de uma tabela de parametrização, esta deverá ser atualizada tirando partido das funcionalidades do</w:t>
      </w:r>
      <w:r w:rsidR="004032D7" w:rsidRPr="00864D30">
        <w:rPr>
          <w:rFonts w:ascii="Santander Text" w:hAnsi="Santander Text" w:cs="Arial"/>
          <w:lang w:val="pt-PT"/>
        </w:rPr>
        <w:t xml:space="preserve"> </w:t>
      </w:r>
      <w:r w:rsidR="004032D7" w:rsidRPr="00864D30">
        <w:rPr>
          <w:rFonts w:ascii="Santander Text" w:hAnsi="Santander Text" w:cs="Arial"/>
          <w:i/>
          <w:lang w:val="pt-PT"/>
        </w:rPr>
        <w:t>f</w:t>
      </w:r>
      <w:r w:rsidRPr="00864D30">
        <w:rPr>
          <w:rFonts w:ascii="Santander Text" w:hAnsi="Santander Text" w:cs="Arial"/>
          <w:i/>
          <w:lang w:val="pt-PT"/>
        </w:rPr>
        <w:t>ront</w:t>
      </w:r>
      <w:r w:rsidRPr="00864D30">
        <w:rPr>
          <w:rFonts w:ascii="Santander Text" w:hAnsi="Santander Text" w:cs="Arial"/>
          <w:lang w:val="pt-PT"/>
        </w:rPr>
        <w:t xml:space="preserve"> do </w:t>
      </w:r>
      <w:r w:rsidRPr="00864D30">
        <w:rPr>
          <w:rFonts w:ascii="Santander Text" w:hAnsi="Santander Text" w:cs="Arial"/>
          <w:i/>
          <w:lang w:val="pt-PT"/>
        </w:rPr>
        <w:t>Data Lake</w:t>
      </w:r>
      <w:r w:rsidRPr="00864D30">
        <w:rPr>
          <w:rFonts w:ascii="Santander Text" w:hAnsi="Santander Text" w:cs="Arial"/>
          <w:lang w:val="pt-PT"/>
        </w:rPr>
        <w:t xml:space="preserve">. O seu </w:t>
      </w:r>
      <w:r w:rsidR="00027146" w:rsidRPr="00864D30">
        <w:rPr>
          <w:rFonts w:ascii="Santander Text" w:hAnsi="Santander Text" w:cs="Arial"/>
          <w:lang w:val="pt-PT"/>
        </w:rPr>
        <w:t>Modelo de dados</w:t>
      </w:r>
      <w:r w:rsidRPr="00864D30">
        <w:rPr>
          <w:rFonts w:ascii="Santander Text" w:hAnsi="Santander Text" w:cs="Arial"/>
          <w:lang w:val="pt-PT"/>
        </w:rPr>
        <w:t xml:space="preserve"> encontra-se detalhado no ficheiro </w:t>
      </w:r>
      <w:r w:rsidR="004032D7" w:rsidRPr="00864D30">
        <w:rPr>
          <w:rFonts w:ascii="Santander Text" w:hAnsi="Santander Text" w:cs="Arial"/>
          <w:lang w:val="pt-PT"/>
        </w:rPr>
        <w:t>“</w:t>
      </w:r>
      <w:r w:rsidRPr="00864D30">
        <w:rPr>
          <w:rFonts w:ascii="Santander Text" w:hAnsi="Santander Text" w:cs="Arial"/>
          <w:iCs/>
          <w:lang w:val="pt-PT"/>
        </w:rPr>
        <w:t xml:space="preserve">BST ESG </w:t>
      </w:r>
      <w:r w:rsidR="00027146" w:rsidRPr="00864D30">
        <w:rPr>
          <w:rFonts w:ascii="Santander Text" w:hAnsi="Santander Text" w:cs="Arial"/>
          <w:iCs/>
          <w:lang w:val="pt-PT"/>
        </w:rPr>
        <w:t>Modelo de dados</w:t>
      </w:r>
      <w:r w:rsidRPr="00864D30">
        <w:rPr>
          <w:rFonts w:ascii="Santander Text" w:hAnsi="Santander Text" w:cs="Arial"/>
          <w:iCs/>
          <w:lang w:val="pt-PT"/>
        </w:rPr>
        <w:t>.</w:t>
      </w:r>
      <w:r w:rsidRPr="00864D30">
        <w:rPr>
          <w:rFonts w:ascii="Santander Text" w:hAnsi="Santander Text" w:cs="Arial"/>
          <w:lang w:val="pt-PT"/>
        </w:rPr>
        <w:t>xlsx</w:t>
      </w:r>
      <w:r w:rsidR="004032D7" w:rsidRPr="00864D30">
        <w:rPr>
          <w:rFonts w:ascii="Santander Text" w:hAnsi="Santander Text" w:cs="Arial"/>
          <w:lang w:val="pt-PT"/>
        </w:rPr>
        <w:t>”</w:t>
      </w:r>
      <w:r w:rsidRPr="00864D30">
        <w:rPr>
          <w:rFonts w:ascii="Santander Text" w:hAnsi="Santander Text" w:cs="Arial"/>
          <w:lang w:val="pt-PT"/>
        </w:rPr>
        <w:t xml:space="preserve">. </w:t>
      </w:r>
    </w:p>
    <w:p w14:paraId="61A2D47E" w14:textId="0E21D61B" w:rsidR="009D2654" w:rsidRPr="00864D30" w:rsidRDefault="009D2654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14:paraId="2BABF236" w14:textId="77777777" w:rsidR="00C514EC" w:rsidRPr="00864D30" w:rsidRDefault="00C514EC" w:rsidP="008E5B92">
      <w:pPr>
        <w:pStyle w:val="ListParagraph"/>
        <w:numPr>
          <w:ilvl w:val="0"/>
          <w:numId w:val="8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14:paraId="7E77D276" w14:textId="77777777" w:rsidR="00C514EC" w:rsidRPr="00864D30" w:rsidRDefault="00C514EC" w:rsidP="008E5B92">
      <w:pPr>
        <w:pStyle w:val="ListParagraph"/>
        <w:numPr>
          <w:ilvl w:val="0"/>
          <w:numId w:val="8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14:paraId="431F8587" w14:textId="6CBE4C19" w:rsidR="00C514EC" w:rsidRPr="00864D30" w:rsidRDefault="00C514EC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É ainda relevante assegurar os seguintes controlos:</w:t>
      </w:r>
    </w:p>
    <w:p w14:paraId="131034B1" w14:textId="519EE770" w:rsidR="00C514EC" w:rsidRPr="00864D30" w:rsidRDefault="00C514EC" w:rsidP="008E5B92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Todos os registos a carregar devem ter as seguintes variáveis preenchidas: </w:t>
      </w:r>
      <w:r w:rsidR="004032D7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iCs/>
          <w:lang w:val="pt-PT"/>
        </w:rPr>
        <w:t>cod_pais</w:t>
      </w:r>
      <w:r w:rsidR="004032D7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iCs/>
          <w:lang w:val="pt-PT"/>
        </w:rPr>
        <w:t xml:space="preserve"> </w:t>
      </w:r>
      <w:r w:rsidRPr="00864D30">
        <w:rPr>
          <w:rFonts w:ascii="Santander Text" w:hAnsi="Santander Text" w:cs="Arial"/>
          <w:lang w:val="pt-PT"/>
        </w:rPr>
        <w:t xml:space="preserve">e </w:t>
      </w:r>
      <w:r w:rsidR="004032D7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cod_nace_esg</w:t>
      </w:r>
      <w:r w:rsidR="004032D7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lang w:val="pt-PT"/>
        </w:rPr>
        <w:t>;</w:t>
      </w:r>
    </w:p>
    <w:p w14:paraId="7EFB263D" w14:textId="406839C6" w:rsidR="000560CA" w:rsidRPr="00864D30" w:rsidRDefault="00C514EC" w:rsidP="008E5B92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As variáveis </w:t>
      </w:r>
      <w:r w:rsidR="004032D7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iCs/>
          <w:lang w:val="pt-PT"/>
        </w:rPr>
        <w:t>flg_rsc_fsc_agd</w:t>
      </w:r>
      <w:r w:rsidR="004032D7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lang w:val="pt-PT"/>
        </w:rPr>
        <w:t xml:space="preserve"> e </w:t>
      </w:r>
      <w:r w:rsidR="004032D7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iCs/>
          <w:lang w:val="pt-PT"/>
        </w:rPr>
        <w:t>flg_rsc_fsc_crnc</w:t>
      </w:r>
      <w:r w:rsidR="004032D7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lang w:val="pt-PT"/>
        </w:rPr>
        <w:t xml:space="preserve"> devem ter sempre um de dois valores: </w:t>
      </w:r>
      <w:r w:rsidRPr="00864D30">
        <w:rPr>
          <w:rFonts w:ascii="Santander Text" w:hAnsi="Santander Text" w:cs="Arial"/>
          <w:i/>
          <w:iCs/>
          <w:lang w:val="pt-PT"/>
        </w:rPr>
        <w:t>Yes</w:t>
      </w:r>
      <w:r w:rsidRPr="00864D30">
        <w:rPr>
          <w:rFonts w:ascii="Santander Text" w:hAnsi="Santander Text" w:cs="Arial"/>
          <w:lang w:val="pt-PT"/>
        </w:rPr>
        <w:t xml:space="preserve">, </w:t>
      </w:r>
      <w:r w:rsidRPr="00864D30">
        <w:rPr>
          <w:rFonts w:ascii="Santander Text" w:hAnsi="Santander Text" w:cs="Arial"/>
          <w:i/>
          <w:iCs/>
          <w:lang w:val="pt-PT"/>
        </w:rPr>
        <w:t>No</w:t>
      </w:r>
      <w:r w:rsidRPr="00864D30">
        <w:rPr>
          <w:rFonts w:ascii="Santander Text" w:hAnsi="Santander Text" w:cs="Arial"/>
          <w:lang w:val="pt-PT"/>
        </w:rPr>
        <w:t>.</w:t>
      </w:r>
    </w:p>
    <w:p w14:paraId="797D2B1B" w14:textId="06F4CBE8" w:rsidR="007E3521" w:rsidRPr="00864D30" w:rsidRDefault="007E3521" w:rsidP="00FE19A0">
      <w:pPr>
        <w:spacing w:line="360" w:lineRule="auto"/>
        <w:jc w:val="both"/>
        <w:rPr>
          <w:rFonts w:ascii="Santander Text" w:hAnsi="Santander Text" w:cs="Arial"/>
          <w:lang w:val="pt-PT"/>
        </w:rPr>
      </w:pPr>
    </w:p>
    <w:p w14:paraId="783F278B" w14:textId="6EFDACD5" w:rsidR="007E3521" w:rsidRPr="00864D30" w:rsidRDefault="007E3521" w:rsidP="00FE19A0">
      <w:pPr>
        <w:spacing w:line="360" w:lineRule="auto"/>
        <w:jc w:val="both"/>
        <w:rPr>
          <w:rFonts w:ascii="Santander Text" w:hAnsi="Santander Text" w:cs="Arial"/>
          <w:lang w:val="pt-PT"/>
        </w:rPr>
      </w:pPr>
    </w:p>
    <w:p w14:paraId="14DC6BA1" w14:textId="372437F3" w:rsidR="007E3521" w:rsidRPr="00864D30" w:rsidRDefault="007E3521" w:rsidP="00FE19A0">
      <w:pPr>
        <w:spacing w:line="360" w:lineRule="auto"/>
        <w:jc w:val="both"/>
        <w:rPr>
          <w:rFonts w:ascii="Santander Text" w:hAnsi="Santander Text" w:cs="Arial"/>
          <w:lang w:val="pt-PT"/>
        </w:rPr>
      </w:pPr>
    </w:p>
    <w:p w14:paraId="03834138" w14:textId="77777777" w:rsidR="007E3521" w:rsidRPr="00864D30" w:rsidRDefault="007E3521" w:rsidP="00FE19A0">
      <w:pPr>
        <w:spacing w:line="360" w:lineRule="auto"/>
        <w:jc w:val="both"/>
        <w:rPr>
          <w:rFonts w:ascii="Santander Text" w:hAnsi="Santander Text" w:cs="Arial"/>
          <w:lang w:val="pt-PT"/>
        </w:rPr>
      </w:pPr>
    </w:p>
    <w:p w14:paraId="58B89ED7" w14:textId="56A08B9C" w:rsidR="00F938D6" w:rsidRPr="00864D30" w:rsidRDefault="00A70972" w:rsidP="007E3521">
      <w:pPr>
        <w:pStyle w:val="Contentstitle"/>
        <w:spacing w:after="120" w:line="360" w:lineRule="auto"/>
        <w:jc w:val="both"/>
        <w:rPr>
          <w:lang w:val="pt-PT"/>
        </w:rPr>
      </w:pPr>
      <w:bookmarkStart w:id="455" w:name="_Toc192760818"/>
      <w:bookmarkStart w:id="456" w:name="_Toc192777743"/>
      <w:bookmarkStart w:id="457" w:name="_Toc192777859"/>
      <w:bookmarkStart w:id="458" w:name="_Toc194943244"/>
      <w:bookmarkEnd w:id="455"/>
      <w:bookmarkEnd w:id="456"/>
      <w:bookmarkEnd w:id="457"/>
      <w:r w:rsidRPr="00864D30">
        <w:t>Bens Imóveis</w:t>
      </w:r>
      <w:bookmarkEnd w:id="458"/>
    </w:p>
    <w:p w14:paraId="46ECEEA9" w14:textId="3BFC3A6B" w:rsidR="007E49BE" w:rsidRPr="00864D30" w:rsidRDefault="00974CB5" w:rsidP="007E3521">
      <w:pPr>
        <w:pStyle w:val="MyHeading1"/>
        <w:spacing w:after="120" w:line="360" w:lineRule="auto"/>
        <w:jc w:val="both"/>
        <w:rPr>
          <w:lang w:val="pt-PT"/>
        </w:rPr>
      </w:pPr>
      <w:bookmarkStart w:id="459" w:name="_Toc156127820"/>
      <w:bookmarkStart w:id="460" w:name="_Toc156239747"/>
      <w:bookmarkStart w:id="461" w:name="_Toc156239797"/>
      <w:bookmarkStart w:id="462" w:name="_Toc188889414"/>
      <w:bookmarkStart w:id="463" w:name="_Toc188889510"/>
      <w:bookmarkStart w:id="464" w:name="_Toc188894063"/>
      <w:bookmarkStart w:id="465" w:name="_Toc188894186"/>
      <w:bookmarkStart w:id="466" w:name="_Toc188894253"/>
      <w:bookmarkStart w:id="467" w:name="_Toc188948593"/>
      <w:bookmarkStart w:id="468" w:name="_Toc188950203"/>
      <w:bookmarkStart w:id="469" w:name="_Toc188950356"/>
      <w:bookmarkStart w:id="470" w:name="_Toc188950537"/>
      <w:bookmarkStart w:id="471" w:name="_Toc188951149"/>
      <w:bookmarkStart w:id="472" w:name="_Toc188951206"/>
      <w:bookmarkStart w:id="473" w:name="_Toc188955655"/>
      <w:bookmarkStart w:id="474" w:name="_Toc188956226"/>
      <w:bookmarkStart w:id="475" w:name="_Toc190190092"/>
      <w:bookmarkStart w:id="476" w:name="_Toc190367316"/>
      <w:bookmarkStart w:id="477" w:name="_Toc190375829"/>
      <w:bookmarkStart w:id="478" w:name="_Toc190375920"/>
      <w:bookmarkStart w:id="479" w:name="_Toc194943245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r w:rsidRPr="00864D30">
        <w:rPr>
          <w:lang w:val="pt-PT"/>
        </w:rPr>
        <w:t xml:space="preserve">Informação verde bens imóveis – </w:t>
      </w:r>
      <w:r w:rsidRPr="00864D30">
        <w:rPr>
          <w:i/>
          <w:lang w:val="pt-PT"/>
        </w:rPr>
        <w:t>modesg_out_bens_imoveis</w:t>
      </w:r>
      <w:bookmarkEnd w:id="479"/>
    </w:p>
    <w:p w14:paraId="550A64E4" w14:textId="70CB4AD4" w:rsidR="00ED3EF4" w:rsidRPr="00864D30" w:rsidRDefault="00ED3EF4" w:rsidP="007E3521">
      <w:pPr>
        <w:pStyle w:val="MyHeading2"/>
        <w:spacing w:after="120" w:line="360" w:lineRule="auto"/>
        <w:jc w:val="both"/>
        <w:rPr>
          <w:lang w:val="pt-PT"/>
        </w:rPr>
      </w:pPr>
      <w:bookmarkStart w:id="480" w:name="_Toc194943246"/>
      <w:r w:rsidRPr="00864D30">
        <w:t>Conceito</w:t>
      </w:r>
      <w:bookmarkEnd w:id="480"/>
    </w:p>
    <w:p w14:paraId="0ACD73A5" w14:textId="77777777" w:rsidR="00ED3EF4" w:rsidRPr="00864D30" w:rsidRDefault="00ED3EF4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Esta tabela contém informação verde relacionada com bens imóveis, nomeadamente emissões e indicação de risco físico (agudo ou crónico).</w:t>
      </w:r>
    </w:p>
    <w:p w14:paraId="7B057EF5" w14:textId="77777777" w:rsidR="00F938D6" w:rsidRPr="00864D30" w:rsidRDefault="00F938D6" w:rsidP="007E3521">
      <w:pPr>
        <w:pStyle w:val="MyHeading2"/>
        <w:spacing w:after="120" w:line="360" w:lineRule="auto"/>
        <w:jc w:val="both"/>
        <w:rPr>
          <w:rFonts w:cs="Arial"/>
          <w:szCs w:val="20"/>
          <w:lang w:val="pt-PT"/>
        </w:rPr>
      </w:pPr>
      <w:bookmarkStart w:id="481" w:name="_Toc194943247"/>
      <w:r w:rsidRPr="00864D30">
        <w:rPr>
          <w:rFonts w:cs="Arial"/>
          <w:szCs w:val="20"/>
          <w:lang w:val="pt-PT"/>
        </w:rPr>
        <w:t>Granularidade</w:t>
      </w:r>
      <w:bookmarkEnd w:id="481"/>
    </w:p>
    <w:p w14:paraId="06A621FE" w14:textId="651CD145" w:rsidR="00605487" w:rsidRPr="00864D30" w:rsidRDefault="00605487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Cada registo nesta tabela irá representar </w:t>
      </w:r>
      <w:r w:rsidR="00D172B0" w:rsidRPr="00864D30">
        <w:rPr>
          <w:rFonts w:ascii="Santander Text" w:hAnsi="Santander Text" w:cs="Arial"/>
          <w:lang w:val="pt-PT"/>
        </w:rPr>
        <w:t xml:space="preserve">um bem imóvel, seja </w:t>
      </w:r>
      <w:r w:rsidRPr="00864D30">
        <w:rPr>
          <w:rFonts w:ascii="Santander Text" w:hAnsi="Santander Text" w:cs="Arial"/>
          <w:lang w:val="pt-PT"/>
        </w:rPr>
        <w:t>colateral, financiado</w:t>
      </w:r>
      <w:r w:rsidR="00D172B0" w:rsidRPr="00864D30">
        <w:rPr>
          <w:rFonts w:ascii="Santander Text" w:hAnsi="Santander Text" w:cs="Arial"/>
          <w:lang w:val="pt-PT"/>
        </w:rPr>
        <w:t xml:space="preserve"> ou </w:t>
      </w:r>
      <w:r w:rsidRPr="00864D30">
        <w:rPr>
          <w:rFonts w:ascii="Santander Text" w:hAnsi="Santander Text" w:cs="Arial"/>
          <w:lang w:val="pt-PT"/>
        </w:rPr>
        <w:t xml:space="preserve">adjudicado </w:t>
      </w:r>
      <w:r w:rsidR="00EC4C58" w:rsidRPr="00864D30">
        <w:rPr>
          <w:rFonts w:ascii="Santander Text" w:hAnsi="Santander Text" w:cs="Arial"/>
          <w:lang w:val="pt-PT"/>
        </w:rPr>
        <w:t xml:space="preserve">identificado </w:t>
      </w:r>
      <w:r w:rsidRPr="00864D30">
        <w:rPr>
          <w:rFonts w:ascii="Santander Text" w:hAnsi="Santander Text" w:cs="Arial"/>
          <w:lang w:val="pt-PT"/>
        </w:rPr>
        <w:t xml:space="preserve">pela combinação dos campos </w:t>
      </w:r>
      <w:r w:rsidR="00ED3EF4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cempbem</w:t>
      </w:r>
      <w:r w:rsidR="00ED3EF4" w:rsidRPr="00864D30">
        <w:rPr>
          <w:rFonts w:ascii="Santander Text" w:hAnsi="Santander Text" w:cs="Arial"/>
          <w:i/>
          <w:lang w:val="pt-PT"/>
        </w:rPr>
        <w:t>’</w:t>
      </w:r>
      <w:r w:rsidRPr="00864D30">
        <w:rPr>
          <w:rFonts w:ascii="Santander Text" w:hAnsi="Santander Text" w:cs="Arial"/>
          <w:i/>
          <w:lang w:val="pt-PT"/>
        </w:rPr>
        <w:t xml:space="preserve">, </w:t>
      </w:r>
      <w:r w:rsidR="00ED3EF4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ckbalbem</w:t>
      </w:r>
      <w:r w:rsidR="00ED3EF4" w:rsidRPr="00864D30">
        <w:rPr>
          <w:rFonts w:ascii="Santander Text" w:hAnsi="Santander Text" w:cs="Arial"/>
          <w:i/>
          <w:lang w:val="pt-PT"/>
        </w:rPr>
        <w:t>’</w:t>
      </w:r>
      <w:r w:rsidRPr="00864D30">
        <w:rPr>
          <w:rFonts w:ascii="Santander Text" w:hAnsi="Santander Text" w:cs="Arial"/>
          <w:i/>
          <w:lang w:val="pt-PT"/>
        </w:rPr>
        <w:t xml:space="preserve">, </w:t>
      </w:r>
      <w:r w:rsidR="00ED3EF4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ckctabem</w:t>
      </w:r>
      <w:r w:rsidR="00ED3EF4" w:rsidRPr="00864D30">
        <w:rPr>
          <w:rFonts w:ascii="Santander Text" w:hAnsi="Santander Text" w:cs="Arial"/>
          <w:i/>
          <w:lang w:val="pt-PT"/>
        </w:rPr>
        <w:t>’</w:t>
      </w:r>
      <w:r w:rsidRPr="00864D30">
        <w:rPr>
          <w:rFonts w:ascii="Santander Text" w:hAnsi="Santander Text" w:cs="Arial"/>
          <w:i/>
          <w:lang w:val="pt-PT"/>
        </w:rPr>
        <w:t xml:space="preserve"> </w:t>
      </w:r>
      <w:r w:rsidRPr="00864D30">
        <w:rPr>
          <w:rFonts w:ascii="Santander Text" w:hAnsi="Santander Text" w:cs="Arial"/>
          <w:lang w:val="pt-PT"/>
        </w:rPr>
        <w:t>e</w:t>
      </w:r>
      <w:r w:rsidRPr="00864D30">
        <w:rPr>
          <w:rFonts w:ascii="Santander Text" w:hAnsi="Santander Text" w:cs="Arial"/>
          <w:i/>
          <w:lang w:val="pt-PT"/>
        </w:rPr>
        <w:t xml:space="preserve"> </w:t>
      </w:r>
      <w:r w:rsidR="00ED3EF4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ckrefbem</w:t>
      </w:r>
      <w:r w:rsidR="00ED3EF4" w:rsidRPr="00864D30">
        <w:rPr>
          <w:rFonts w:ascii="Santander Text" w:hAnsi="Santander Text" w:cs="Arial"/>
          <w:i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>.</w:t>
      </w:r>
      <w:r w:rsidR="007A099C" w:rsidRPr="00864D30">
        <w:rPr>
          <w:rFonts w:ascii="Santander Text" w:hAnsi="Santander Text" w:cs="Arial"/>
          <w:lang w:val="pt-PT"/>
        </w:rPr>
        <w:t xml:space="preserve"> Naturalmente a respetiva data de referência da informação (variável </w:t>
      </w:r>
      <w:r w:rsidR="004032D7" w:rsidRPr="00864D30">
        <w:rPr>
          <w:rFonts w:ascii="Santander Text" w:hAnsi="Santander Text" w:cs="Arial"/>
          <w:lang w:val="pt-PT"/>
        </w:rPr>
        <w:t>‘</w:t>
      </w:r>
      <w:r w:rsidR="007A099C" w:rsidRPr="00864D30">
        <w:rPr>
          <w:rFonts w:ascii="Santander Text" w:hAnsi="Santander Text" w:cs="Arial"/>
          <w:i/>
          <w:lang w:val="pt-PT"/>
        </w:rPr>
        <w:t>ref_date</w:t>
      </w:r>
      <w:r w:rsidR="004032D7" w:rsidRPr="00864D30">
        <w:rPr>
          <w:rFonts w:ascii="Santander Text" w:hAnsi="Santander Text" w:cs="Arial"/>
          <w:i/>
          <w:lang w:val="pt-PT"/>
        </w:rPr>
        <w:t>’</w:t>
      </w:r>
      <w:r w:rsidR="007A099C" w:rsidRPr="00864D30">
        <w:rPr>
          <w:rFonts w:ascii="Santander Text" w:hAnsi="Santander Text" w:cs="Arial"/>
          <w:lang w:val="pt-PT"/>
        </w:rPr>
        <w:t>), completa a chave da tabela.</w:t>
      </w:r>
    </w:p>
    <w:p w14:paraId="0196A10C" w14:textId="1DFEFAA8" w:rsidR="00416D1A" w:rsidRPr="00864D30" w:rsidRDefault="00F938D6" w:rsidP="007E3521">
      <w:pPr>
        <w:pStyle w:val="MyHeading2"/>
        <w:spacing w:after="120" w:line="360" w:lineRule="auto"/>
        <w:jc w:val="both"/>
        <w:rPr>
          <w:rFonts w:cs="Arial"/>
          <w:szCs w:val="20"/>
          <w:lang w:val="pt-PT"/>
        </w:rPr>
      </w:pPr>
      <w:bookmarkStart w:id="482" w:name="_Toc194943248"/>
      <w:r w:rsidRPr="00864D30">
        <w:rPr>
          <w:rFonts w:cs="Arial"/>
          <w:szCs w:val="20"/>
          <w:lang w:val="pt-PT"/>
        </w:rPr>
        <w:t>Aprovisionamento</w:t>
      </w:r>
      <w:bookmarkEnd w:id="482"/>
    </w:p>
    <w:p w14:paraId="27DC1291" w14:textId="1444CDD0" w:rsidR="00256829" w:rsidRPr="00864D30" w:rsidRDefault="00256829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O universo de partida para aprovisionamento</w:t>
      </w:r>
      <w:r w:rsidR="00034DB1" w:rsidRPr="00864D30">
        <w:rPr>
          <w:rFonts w:ascii="Santander Text" w:hAnsi="Santander Text" w:cs="Arial"/>
          <w:lang w:val="pt-PT"/>
        </w:rPr>
        <w:t xml:space="preserve"> desta tabela</w:t>
      </w:r>
      <w:r w:rsidRPr="00864D30">
        <w:rPr>
          <w:rFonts w:ascii="Santander Text" w:hAnsi="Santander Text" w:cs="Arial"/>
          <w:lang w:val="pt-PT"/>
        </w:rPr>
        <w:t>, será a tabela</w:t>
      </w:r>
      <w:r w:rsidRPr="00864D30">
        <w:rPr>
          <w:rFonts w:ascii="Santander Text" w:hAnsi="Santander Text" w:cs="Arial"/>
          <w:i/>
          <w:lang w:val="pt-PT"/>
        </w:rPr>
        <w:t xml:space="preserve"> </w:t>
      </w:r>
      <w:r w:rsidR="00ED3EF4" w:rsidRPr="00864D30">
        <w:rPr>
          <w:rFonts w:ascii="Santander Text" w:hAnsi="Santander Text" w:cs="Arial"/>
          <w:i/>
          <w:iCs/>
          <w:lang w:val="pt-PT"/>
        </w:rPr>
        <w:t>property</w:t>
      </w:r>
      <w:r w:rsidR="00986425" w:rsidRPr="00864D30">
        <w:rPr>
          <w:rFonts w:ascii="Santander Text" w:hAnsi="Santander Text" w:cs="Arial"/>
          <w:lang w:val="pt-PT"/>
        </w:rPr>
        <w:t xml:space="preserve"> do </w:t>
      </w:r>
      <w:r w:rsidR="00761588" w:rsidRPr="00864D30">
        <w:rPr>
          <w:rFonts w:ascii="Santander Text" w:hAnsi="Santander Text" w:cs="Arial"/>
          <w:lang w:val="pt-PT"/>
        </w:rPr>
        <w:t>M</w:t>
      </w:r>
      <w:r w:rsidR="00986425" w:rsidRPr="00864D30">
        <w:rPr>
          <w:rFonts w:ascii="Santander Text" w:hAnsi="Santander Text" w:cs="Arial"/>
          <w:lang w:val="pt-PT"/>
        </w:rPr>
        <w:t xml:space="preserve">odelo de </w:t>
      </w:r>
      <w:r w:rsidR="00761588" w:rsidRPr="00864D30">
        <w:rPr>
          <w:rFonts w:ascii="Santander Text" w:hAnsi="Santander Text" w:cs="Arial"/>
          <w:lang w:val="pt-PT"/>
        </w:rPr>
        <w:t>B</w:t>
      </w:r>
      <w:r w:rsidR="00986425" w:rsidRPr="00864D30">
        <w:rPr>
          <w:rFonts w:ascii="Santander Text" w:hAnsi="Santander Text" w:cs="Arial"/>
          <w:lang w:val="pt-PT"/>
        </w:rPr>
        <w:t xml:space="preserve">ens </w:t>
      </w:r>
      <w:r w:rsidR="00761588" w:rsidRPr="00864D30">
        <w:rPr>
          <w:rFonts w:ascii="Santander Text" w:hAnsi="Santander Text" w:cs="Arial"/>
          <w:lang w:val="pt-PT"/>
        </w:rPr>
        <w:t>I</w:t>
      </w:r>
      <w:r w:rsidR="00986425" w:rsidRPr="00864D30">
        <w:rPr>
          <w:rFonts w:ascii="Santander Text" w:hAnsi="Santander Text" w:cs="Arial"/>
          <w:lang w:val="pt-PT"/>
        </w:rPr>
        <w:t>móveis</w:t>
      </w:r>
      <w:r w:rsidR="00986425" w:rsidRPr="00864D30">
        <w:rPr>
          <w:rFonts w:ascii="Santander Text" w:hAnsi="Santander Text" w:cs="Arial"/>
          <w:color w:val="000000" w:themeColor="text1"/>
          <w:lang w:val="pt-PT"/>
        </w:rPr>
        <w:t xml:space="preserve"> e</w:t>
      </w:r>
      <w:r w:rsidR="00986425" w:rsidRPr="00864D30">
        <w:rPr>
          <w:rFonts w:ascii="Santander Text" w:hAnsi="Santander Text" w:cs="Arial"/>
          <w:lang w:val="pt-PT"/>
        </w:rPr>
        <w:t>, neste sentido,</w:t>
      </w:r>
      <w:r w:rsidRPr="00864D30">
        <w:rPr>
          <w:rFonts w:ascii="Santander Text" w:hAnsi="Santander Text" w:cs="Arial"/>
          <w:lang w:val="pt-PT"/>
        </w:rPr>
        <w:t xml:space="preserve"> todos os </w:t>
      </w:r>
      <w:r w:rsidR="00986425" w:rsidRPr="00864D30">
        <w:rPr>
          <w:rFonts w:ascii="Santander Text" w:hAnsi="Santander Text" w:cs="Arial"/>
          <w:lang w:val="pt-PT"/>
        </w:rPr>
        <w:t>bens</w:t>
      </w:r>
      <w:r w:rsidRPr="00864D30">
        <w:rPr>
          <w:rFonts w:ascii="Santander Text" w:hAnsi="Santander Text" w:cs="Arial"/>
          <w:lang w:val="pt-PT"/>
        </w:rPr>
        <w:t xml:space="preserve"> que fazem parte da tabela </w:t>
      </w:r>
      <w:r w:rsidR="002B1CE8" w:rsidRPr="00864D30">
        <w:rPr>
          <w:rFonts w:ascii="Santander Text" w:hAnsi="Santander Text" w:cs="Arial"/>
          <w:i/>
          <w:iCs/>
          <w:lang w:val="pt-PT"/>
        </w:rPr>
        <w:t>modesg_out_bens_imoveis</w:t>
      </w:r>
      <w:r w:rsidR="002B1CE8" w:rsidRPr="00864D30">
        <w:rPr>
          <w:rFonts w:ascii="Santander Text" w:hAnsi="Santander Text" w:cs="Arial"/>
          <w:lang w:val="pt-PT"/>
        </w:rPr>
        <w:t xml:space="preserve"> </w:t>
      </w:r>
      <w:r w:rsidRPr="00864D30">
        <w:rPr>
          <w:rFonts w:ascii="Santander Text" w:hAnsi="Santander Text" w:cs="Arial"/>
          <w:lang w:val="pt-PT"/>
        </w:rPr>
        <w:t>existem na tabela</w:t>
      </w:r>
      <w:r w:rsidR="00864431" w:rsidRPr="00864D30">
        <w:rPr>
          <w:rFonts w:ascii="Santander Text" w:hAnsi="Santander Text" w:cs="Arial"/>
          <w:i/>
          <w:lang w:val="pt-PT"/>
        </w:rPr>
        <w:t xml:space="preserve"> </w:t>
      </w:r>
      <w:r w:rsidR="00ED3EF4" w:rsidRPr="00864D30">
        <w:rPr>
          <w:rFonts w:ascii="Santander Text" w:hAnsi="Santander Text" w:cs="Arial"/>
          <w:i/>
          <w:iCs/>
          <w:lang w:val="pt-PT"/>
        </w:rPr>
        <w:t>property</w:t>
      </w:r>
      <w:r w:rsidRPr="00864D30">
        <w:rPr>
          <w:rFonts w:ascii="Santander Text" w:hAnsi="Santander Text" w:cs="Arial"/>
          <w:lang w:val="pt-PT"/>
        </w:rPr>
        <w:t>.</w:t>
      </w:r>
    </w:p>
    <w:p w14:paraId="472A9443" w14:textId="755F24DC" w:rsidR="00256829" w:rsidRPr="00864D30" w:rsidRDefault="00256829" w:rsidP="007E3521">
      <w:pPr>
        <w:spacing w:line="360" w:lineRule="auto"/>
        <w:jc w:val="both"/>
        <w:rPr>
          <w:rFonts w:ascii="Santander Text" w:hAnsi="Santander Text" w:cs="Arial"/>
          <w:i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Esta tabela será aprovisionada com base em </w:t>
      </w:r>
      <w:r w:rsidR="00ED3EF4" w:rsidRPr="00864D30">
        <w:rPr>
          <w:rFonts w:ascii="Santander Text" w:hAnsi="Santander Text" w:cs="Arial"/>
          <w:szCs w:val="18"/>
          <w:lang w:val="pt-PT"/>
        </w:rPr>
        <w:t>três</w:t>
      </w:r>
      <w:r w:rsidR="002B1CE8" w:rsidRPr="00864D30">
        <w:rPr>
          <w:rFonts w:ascii="Santander Text" w:hAnsi="Santander Text" w:cs="Arial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i/>
          <w:szCs w:val="18"/>
          <w:lang w:val="pt-PT"/>
        </w:rPr>
        <w:t>inputs</w:t>
      </w:r>
      <w:r w:rsidR="002B1CE8" w:rsidRPr="00864D30">
        <w:rPr>
          <w:rFonts w:ascii="Santander Text" w:hAnsi="Santander Text" w:cs="Arial"/>
          <w:szCs w:val="18"/>
          <w:lang w:val="pt-PT"/>
        </w:rPr>
        <w:t>:</w:t>
      </w:r>
      <w:r w:rsidR="00ED3EF4" w:rsidRPr="00864D30">
        <w:rPr>
          <w:rFonts w:ascii="Santander Text" w:hAnsi="Santander Text" w:cs="Arial"/>
          <w:szCs w:val="18"/>
          <w:lang w:val="pt-PT"/>
        </w:rPr>
        <w:t xml:space="preserve"> </w:t>
      </w:r>
      <w:r w:rsidR="00ED3EF4" w:rsidRPr="00864D30">
        <w:rPr>
          <w:rFonts w:ascii="Santander Text" w:hAnsi="Santander Text" w:cs="Arial"/>
          <w:i/>
          <w:szCs w:val="18"/>
          <w:lang w:val="pt-PT"/>
        </w:rPr>
        <w:t>modesg_inp_risco_fisico_zipcode</w:t>
      </w:r>
      <w:r w:rsidR="00ED3EF4" w:rsidRPr="00864D30">
        <w:rPr>
          <w:rFonts w:ascii="Santander Text" w:hAnsi="Santander Text" w:cs="Arial"/>
          <w:i/>
          <w:color w:val="000000" w:themeColor="text1"/>
          <w:szCs w:val="18"/>
          <w:lang w:val="pt-PT"/>
        </w:rPr>
        <w:t>,</w:t>
      </w:r>
      <w:r w:rsidRPr="00864D30">
        <w:rPr>
          <w:rFonts w:ascii="Santander Text" w:hAnsi="Santander Text" w:cs="Arial"/>
          <w:i/>
          <w:color w:val="000000" w:themeColor="text1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i/>
          <w:szCs w:val="18"/>
          <w:lang w:val="pt-PT"/>
        </w:rPr>
        <w:t>modesg_inp_risco_fisico</w:t>
      </w:r>
      <w:r w:rsidR="002B1CE8" w:rsidRPr="00864D30">
        <w:rPr>
          <w:rFonts w:ascii="Santander Text" w:hAnsi="Santander Text" w:cs="Arial"/>
          <w:szCs w:val="18"/>
          <w:lang w:val="pt-PT"/>
        </w:rPr>
        <w:t xml:space="preserve"> e </w:t>
      </w:r>
      <w:r w:rsidR="005C4470" w:rsidRPr="00864D30">
        <w:rPr>
          <w:rFonts w:ascii="Santander Text" w:hAnsi="Santander Text" w:cs="Arial"/>
          <w:i/>
          <w:szCs w:val="18"/>
          <w:lang w:val="pt-PT"/>
        </w:rPr>
        <w:t>modesg_inp_emss_bens_imoveis.</w:t>
      </w:r>
    </w:p>
    <w:p w14:paraId="50FA6BC0" w14:textId="3E795581" w:rsidR="00871C3F" w:rsidRPr="00864D30" w:rsidRDefault="00256829" w:rsidP="007E3521">
      <w:pPr>
        <w:spacing w:line="360" w:lineRule="auto"/>
        <w:jc w:val="both"/>
        <w:rPr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As regras de aprovisionamento estão descritas no documento </w:t>
      </w:r>
      <w:r w:rsidR="004032D7" w:rsidRPr="00864D30">
        <w:rPr>
          <w:rFonts w:ascii="Santander Text" w:hAnsi="Santander Text" w:cs="Arial"/>
          <w:lang w:val="pt-PT"/>
        </w:rPr>
        <w:t>“</w:t>
      </w:r>
      <w:r w:rsidRPr="00864D30">
        <w:rPr>
          <w:rFonts w:ascii="Santander Text" w:hAnsi="Santander Text" w:cs="Arial"/>
          <w:iCs/>
          <w:lang w:val="pt-PT"/>
        </w:rPr>
        <w:t xml:space="preserve">BST ESG </w:t>
      </w:r>
      <w:r w:rsidR="00027146" w:rsidRPr="00864D30">
        <w:rPr>
          <w:rFonts w:ascii="Santander Text" w:hAnsi="Santander Text" w:cs="Arial"/>
          <w:iCs/>
          <w:lang w:val="pt-PT"/>
        </w:rPr>
        <w:t>Modelo de dados</w:t>
      </w:r>
      <w:r w:rsidRPr="00864D30">
        <w:rPr>
          <w:rFonts w:ascii="Santander Text" w:hAnsi="Santander Text" w:cs="Arial"/>
          <w:iCs/>
          <w:lang w:val="pt-PT"/>
        </w:rPr>
        <w:t>.xlsx</w:t>
      </w:r>
      <w:r w:rsidR="004032D7" w:rsidRPr="00864D30">
        <w:rPr>
          <w:rFonts w:ascii="Santander Text" w:hAnsi="Santander Text" w:cs="Arial"/>
          <w:lang w:val="pt-PT"/>
        </w:rPr>
        <w:t>”</w:t>
      </w:r>
      <w:r w:rsidRPr="00864D30">
        <w:rPr>
          <w:rFonts w:ascii="Santander Text" w:hAnsi="Santander Text" w:cs="Arial"/>
          <w:lang w:val="pt-PT"/>
        </w:rPr>
        <w:t>, colunas TABELA/FICHEIRO e CAMPO e em maior detalhe nas secções seguintes.</w:t>
      </w:r>
    </w:p>
    <w:p w14:paraId="6CD8FF19" w14:textId="24AF69B3" w:rsidR="008435E7" w:rsidRPr="00864D30" w:rsidRDefault="008435E7" w:rsidP="007E3521">
      <w:pPr>
        <w:pStyle w:val="MyHeading3"/>
        <w:spacing w:after="120" w:line="360" w:lineRule="auto"/>
        <w:rPr>
          <w:lang w:val="pt-PT"/>
        </w:rPr>
      </w:pPr>
      <w:r w:rsidRPr="00864D30">
        <w:rPr>
          <w:lang w:val="pt-PT"/>
        </w:rPr>
        <w:t>flg_rsc_fsc_agd e flg_rsc_fsc_crnc</w:t>
      </w:r>
    </w:p>
    <w:p w14:paraId="6601F178" w14:textId="3BC0B0B2" w:rsidR="00814243" w:rsidRPr="00864D30" w:rsidRDefault="004757DF" w:rsidP="007E3521">
      <w:pPr>
        <w:spacing w:line="360" w:lineRule="auto"/>
        <w:jc w:val="both"/>
        <w:rPr>
          <w:rFonts w:ascii="Santander Text" w:hAnsi="Santander Text" w:cs="Arial"/>
          <w:color w:val="000000"/>
          <w:szCs w:val="18"/>
          <w:lang w:val="pt-PT"/>
        </w:rPr>
      </w:pP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A informação relativa aos </w:t>
      </w:r>
      <w:r w:rsidRPr="00864D30">
        <w:rPr>
          <w:rFonts w:ascii="Santander Text" w:hAnsi="Santander Text" w:cs="Arial"/>
          <w:b/>
          <w:bCs/>
          <w:color w:val="000000"/>
          <w:szCs w:val="18"/>
          <w:lang w:val="pt-PT"/>
        </w:rPr>
        <w:t>Riscos Físicos Agudos e Crónicos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 xml:space="preserve"> pode ser obtida de três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 formas distintas: </w:t>
      </w:r>
      <w:r w:rsidRPr="00864D30">
        <w:rPr>
          <w:rFonts w:ascii="Santander Text" w:hAnsi="Santander Text" w:cs="Arial"/>
          <w:b/>
          <w:color w:val="000000"/>
          <w:szCs w:val="18"/>
          <w:lang w:val="pt-PT"/>
        </w:rPr>
        <w:t>(1)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 Através do </w:t>
      </w:r>
      <w:r w:rsidRPr="00864D30">
        <w:rPr>
          <w:rFonts w:ascii="Santander Text" w:hAnsi="Santander Text" w:cs="Arial"/>
          <w:i/>
          <w:color w:val="000000"/>
          <w:szCs w:val="18"/>
          <w:lang w:val="pt-PT"/>
        </w:rPr>
        <w:t>Input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 xml:space="preserve"> Corporativo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 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 xml:space="preserve">de Risco Físico por </w:t>
      </w:r>
      <w:r w:rsidR="00552740" w:rsidRPr="00864D30">
        <w:rPr>
          <w:rFonts w:ascii="Santander Text" w:hAnsi="Santander Text" w:cs="Arial"/>
          <w:i/>
          <w:color w:val="000000"/>
          <w:szCs w:val="18"/>
          <w:lang w:val="pt-PT"/>
        </w:rPr>
        <w:t xml:space="preserve">ZipCode 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>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modesg_inp_risco_fisico_zipcode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 xml:space="preserve">), </w:t>
      </w:r>
      <w:r w:rsidR="00552740" w:rsidRPr="00864D30">
        <w:rPr>
          <w:rFonts w:ascii="Santander Text" w:hAnsi="Santander Text" w:cs="Arial"/>
          <w:b/>
          <w:color w:val="000000"/>
          <w:szCs w:val="18"/>
          <w:lang w:val="pt-PT"/>
        </w:rPr>
        <w:t>(2)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 xml:space="preserve"> Através do </w:t>
      </w:r>
      <w:r w:rsidR="00552740" w:rsidRPr="00864D30">
        <w:rPr>
          <w:rFonts w:ascii="Santander Text" w:hAnsi="Santander Text" w:cs="Arial"/>
          <w:i/>
          <w:color w:val="000000"/>
          <w:szCs w:val="18"/>
          <w:lang w:val="pt-PT"/>
        </w:rPr>
        <w:t>Input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 xml:space="preserve"> Corporativo de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 Risco Físico 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>por NUT (</w:t>
      </w:r>
      <w:r w:rsidRPr="00864D30">
        <w:rPr>
          <w:rFonts w:ascii="Santander Text" w:hAnsi="Santander Text" w:cs="Arial"/>
          <w:i/>
          <w:color w:val="000000"/>
          <w:szCs w:val="18"/>
          <w:lang w:val="pt-PT"/>
        </w:rPr>
        <w:t>modesg_inp_risco_fisico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>)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 xml:space="preserve"> ou </w:t>
      </w:r>
      <w:r w:rsidR="00552740" w:rsidRPr="00864D30">
        <w:rPr>
          <w:rFonts w:ascii="Santander Text" w:hAnsi="Santander Text" w:cs="Arial"/>
          <w:b/>
          <w:color w:val="000000"/>
          <w:szCs w:val="18"/>
          <w:lang w:val="pt-PT"/>
        </w:rPr>
        <w:t>(3)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 xml:space="preserve"> Através do </w:t>
      </w:r>
      <w:r w:rsidR="00552740" w:rsidRPr="00864D30">
        <w:rPr>
          <w:rFonts w:ascii="Santander Text" w:hAnsi="Santander Text" w:cs="Arial"/>
          <w:i/>
          <w:color w:val="000000"/>
          <w:szCs w:val="18"/>
          <w:lang w:val="pt-PT"/>
        </w:rPr>
        <w:t>Input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 xml:space="preserve"> Corporativo de Risco Físico por NUT através da </w:t>
      </w:r>
      <w:r w:rsidR="00BA628B" w:rsidRPr="00864D30">
        <w:rPr>
          <w:rFonts w:ascii="Santander Text" w:hAnsi="Santander Text" w:cs="Arial"/>
          <w:i/>
          <w:color w:val="000000"/>
          <w:szCs w:val="18"/>
          <w:lang w:val="pt-PT"/>
        </w:rPr>
        <w:t>proxy</w:t>
      </w:r>
      <w:r w:rsidR="00BA628B" w:rsidRPr="00864D30">
        <w:rPr>
          <w:rFonts w:ascii="Santander Text" w:hAnsi="Santander Text" w:cs="Arial"/>
          <w:color w:val="000000"/>
          <w:szCs w:val="18"/>
          <w:lang w:val="pt-PT"/>
        </w:rPr>
        <w:t xml:space="preserve"> 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 xml:space="preserve">disponibilizada pela </w:t>
      </w:r>
      <w:r w:rsidR="00BA628B" w:rsidRPr="00864D30">
        <w:rPr>
          <w:rFonts w:ascii="Santander Text" w:hAnsi="Santander Text" w:cs="Arial"/>
          <w:color w:val="000000"/>
          <w:szCs w:val="18"/>
          <w:lang w:val="pt-PT"/>
        </w:rPr>
        <w:t xml:space="preserve">Corporação 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>(</w:t>
      </w:r>
      <w:r w:rsidR="00552740" w:rsidRPr="00864D30">
        <w:rPr>
          <w:rFonts w:ascii="Santander Text" w:hAnsi="Santander Text" w:cs="Arial"/>
          <w:i/>
          <w:color w:val="000000"/>
          <w:szCs w:val="18"/>
          <w:lang w:val="pt-PT"/>
        </w:rPr>
        <w:t>modesg_inp_risco_fisico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>)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>. Note-se que o segundo método só é utilizado na eventualidade de não se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 xml:space="preserve">r possível utilizar o primeiro e que o terceiro só é utilizado na eventualidade de não ser possível utilizar </w:t>
      </w:r>
      <w:r w:rsidR="00EC4C58" w:rsidRPr="00864D30">
        <w:rPr>
          <w:rFonts w:ascii="Santander Text" w:hAnsi="Santander Text" w:cs="Arial"/>
          <w:color w:val="000000"/>
          <w:szCs w:val="18"/>
          <w:lang w:val="pt-PT"/>
        </w:rPr>
        <w:t>nenhum dos anteriores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>.</w:t>
      </w:r>
    </w:p>
    <w:p w14:paraId="4BD4C696" w14:textId="78F4D9D0" w:rsidR="004757DF" w:rsidRPr="00864D30" w:rsidRDefault="004757DF" w:rsidP="007E3521">
      <w:pPr>
        <w:spacing w:line="360" w:lineRule="auto"/>
        <w:jc w:val="both"/>
        <w:rPr>
          <w:rFonts w:ascii="Santander Text" w:hAnsi="Santander Text" w:cs="Arial"/>
          <w:color w:val="000000"/>
          <w:szCs w:val="18"/>
          <w:u w:val="single"/>
          <w:lang w:val="pt-PT"/>
        </w:rPr>
      </w:pPr>
      <w:r w:rsidRPr="00864D30">
        <w:rPr>
          <w:rFonts w:ascii="Santander Text" w:hAnsi="Santander Text" w:cs="Arial"/>
          <w:color w:val="000000"/>
          <w:szCs w:val="18"/>
          <w:u w:val="single"/>
          <w:lang w:val="pt-PT"/>
        </w:rPr>
        <w:t>Para clarificar a especificação infra, em suma, foram assumidos os seguintes pressupostos:</w:t>
      </w:r>
    </w:p>
    <w:p w14:paraId="4EC07261" w14:textId="13E0FB89" w:rsidR="00417983" w:rsidRPr="00864D30" w:rsidRDefault="00417983" w:rsidP="007E3521">
      <w:pPr>
        <w:pStyle w:val="xmsolistparagraph"/>
        <w:spacing w:line="360" w:lineRule="auto"/>
        <w:ind w:left="0"/>
        <w:jc w:val="both"/>
        <w:rPr>
          <w:rFonts w:ascii="Santander Text" w:hAnsi="Santander Text" w:cs="Arial"/>
          <w:sz w:val="18"/>
          <w:szCs w:val="18"/>
        </w:rPr>
      </w:pPr>
      <w:r w:rsidRPr="00864D30">
        <w:rPr>
          <w:rFonts w:ascii="Santander Text" w:hAnsi="Santander Text" w:cs="Arial"/>
          <w:b/>
          <w:color w:val="000000"/>
          <w:sz w:val="18"/>
          <w:szCs w:val="18"/>
        </w:rPr>
        <w:t>1.</w:t>
      </w:r>
      <w:r w:rsidRPr="00864D30">
        <w:rPr>
          <w:rFonts w:ascii="Santander Text" w:hAnsi="Santander Text" w:cs="Arial"/>
          <w:color w:val="000000"/>
          <w:sz w:val="18"/>
          <w:szCs w:val="18"/>
        </w:rPr>
        <w:t xml:space="preserve"> </w:t>
      </w:r>
      <w:r w:rsidRPr="00864D30">
        <w:rPr>
          <w:rFonts w:ascii="Santander Text" w:hAnsi="Santander Text" w:cs="Arial"/>
          <w:sz w:val="18"/>
          <w:szCs w:val="18"/>
        </w:rPr>
        <w:t xml:space="preserve">Quando existe informação sobre o código postal do colateral, é utilizada a </w:t>
      </w:r>
      <w:r w:rsidR="00552740" w:rsidRPr="00864D30">
        <w:rPr>
          <w:rFonts w:ascii="Santander Text" w:hAnsi="Santander Text" w:cs="Arial"/>
          <w:sz w:val="18"/>
          <w:szCs w:val="18"/>
        </w:rPr>
        <w:t xml:space="preserve">informação disponibilizada pelo </w:t>
      </w:r>
      <w:r w:rsidR="00552740" w:rsidRPr="00864D30">
        <w:rPr>
          <w:rFonts w:ascii="Santander Text" w:hAnsi="Santander Text" w:cs="Arial"/>
          <w:i/>
          <w:color w:val="000000"/>
          <w:sz w:val="18"/>
          <w:szCs w:val="18"/>
        </w:rPr>
        <w:t>Input</w:t>
      </w:r>
      <w:r w:rsidR="00552740" w:rsidRPr="00864D30">
        <w:rPr>
          <w:rFonts w:ascii="Santander Text" w:hAnsi="Santander Text" w:cs="Arial"/>
          <w:color w:val="000000"/>
          <w:sz w:val="18"/>
          <w:szCs w:val="18"/>
        </w:rPr>
        <w:t xml:space="preserve"> Corporativo de Risco Físico por </w:t>
      </w:r>
      <w:r w:rsidR="00552740" w:rsidRPr="00864D30">
        <w:rPr>
          <w:rFonts w:ascii="Santander Text" w:hAnsi="Santander Text" w:cs="Arial"/>
          <w:i/>
          <w:color w:val="000000"/>
          <w:sz w:val="18"/>
          <w:szCs w:val="18"/>
        </w:rPr>
        <w:t>ZipCode</w:t>
      </w:r>
      <w:r w:rsidR="00552740" w:rsidRPr="00864D30">
        <w:rPr>
          <w:rFonts w:ascii="Santander Text" w:hAnsi="Santander Text" w:cs="Arial"/>
          <w:color w:val="000000"/>
          <w:sz w:val="18"/>
          <w:szCs w:val="18"/>
        </w:rPr>
        <w:t>;</w:t>
      </w:r>
    </w:p>
    <w:p w14:paraId="27546C5A" w14:textId="77777777" w:rsidR="00552740" w:rsidRPr="00864D30" w:rsidRDefault="00552740" w:rsidP="007E3521">
      <w:pPr>
        <w:pStyle w:val="xmsolistparagraph"/>
        <w:spacing w:line="360" w:lineRule="auto"/>
        <w:ind w:left="0"/>
        <w:jc w:val="both"/>
        <w:rPr>
          <w:rFonts w:ascii="Santander Text" w:hAnsi="Santander Text" w:cs="Arial"/>
          <w:sz w:val="18"/>
          <w:szCs w:val="18"/>
        </w:rPr>
      </w:pPr>
    </w:p>
    <w:p w14:paraId="73979F7C" w14:textId="6A47832A" w:rsidR="00417983" w:rsidRPr="00864D30" w:rsidRDefault="00417983" w:rsidP="007E3521">
      <w:pPr>
        <w:spacing w:line="360" w:lineRule="auto"/>
        <w:jc w:val="both"/>
        <w:rPr>
          <w:rFonts w:ascii="Santander Text" w:hAnsi="Santander Text" w:cs="Arial"/>
          <w:color w:val="000000"/>
          <w:szCs w:val="18"/>
          <w:lang w:val="es-ES"/>
        </w:rPr>
      </w:pPr>
      <w:r w:rsidRPr="00864D30">
        <w:rPr>
          <w:rFonts w:ascii="Santander Text" w:hAnsi="Santander Text" w:cs="Arial"/>
          <w:b/>
          <w:szCs w:val="18"/>
          <w:lang w:val="pt-PT"/>
        </w:rPr>
        <w:t>2.</w:t>
      </w:r>
      <w:r w:rsidRPr="00864D30">
        <w:rPr>
          <w:rFonts w:ascii="Santander Text" w:hAnsi="Santander Text" w:cs="Arial"/>
          <w:szCs w:val="18"/>
          <w:lang w:val="pt-PT"/>
        </w:rPr>
        <w:t xml:space="preserve"> Quando não existe informação do código postal do colateral, </w:t>
      </w:r>
      <w:r w:rsidRPr="00864D30">
        <w:rPr>
          <w:rFonts w:ascii="Santander Text" w:hAnsi="Santander Text" w:cs="Arial"/>
          <w:color w:val="000000"/>
          <w:szCs w:val="18"/>
          <w:lang w:val="es-ES"/>
        </w:rPr>
        <w:t xml:space="preserve">é utilizado </w:t>
      </w:r>
      <w:r w:rsidR="00552740" w:rsidRPr="00864D30">
        <w:rPr>
          <w:rFonts w:ascii="Santander Text" w:hAnsi="Santander Text" w:cs="Arial"/>
          <w:color w:val="000000"/>
          <w:szCs w:val="18"/>
          <w:lang w:val="es-ES"/>
        </w:rPr>
        <w:t xml:space="preserve">o </w:t>
      </w:r>
      <w:r w:rsidR="00552740" w:rsidRPr="00864D30">
        <w:rPr>
          <w:rFonts w:ascii="Santander Text" w:hAnsi="Santander Text" w:cs="Arial"/>
          <w:i/>
          <w:color w:val="000000"/>
          <w:szCs w:val="18"/>
          <w:lang w:val="pt-PT"/>
        </w:rPr>
        <w:t>Input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 xml:space="preserve"> Corporativo de Risco Físico por NUT</w:t>
      </w:r>
      <w:r w:rsidRPr="00864D30">
        <w:rPr>
          <w:rFonts w:ascii="Santander Text" w:hAnsi="Santander Text" w:cs="Arial"/>
          <w:color w:val="000000"/>
          <w:szCs w:val="18"/>
          <w:lang w:val="es-ES"/>
        </w:rPr>
        <w:t xml:space="preserve">, filtrado por </w:t>
      </w:r>
      <w:r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cod_nace_esg’</w:t>
      </w:r>
      <w:r w:rsidRPr="00864D30">
        <w:rPr>
          <w:rFonts w:ascii="Santander Text" w:hAnsi="Santander Text" w:cs="Arial"/>
          <w:szCs w:val="18"/>
          <w:lang w:val="pt-PT"/>
        </w:rPr>
        <w:t xml:space="preserve"> = ‘Secured’ e ‘</w:t>
      </w:r>
      <w:r w:rsidRPr="00864D30">
        <w:rPr>
          <w:rFonts w:ascii="Santander Text" w:hAnsi="Santander Text" w:cs="Arial"/>
          <w:i/>
          <w:szCs w:val="18"/>
          <w:lang w:val="pt-PT"/>
        </w:rPr>
        <w:t>cod_pais’</w:t>
      </w:r>
      <w:r w:rsidRPr="00864D30">
        <w:rPr>
          <w:rFonts w:ascii="Santander Text" w:hAnsi="Santander Text" w:cs="Arial"/>
          <w:szCs w:val="18"/>
          <w:lang w:val="pt-PT"/>
        </w:rPr>
        <w:t xml:space="preserve"> = ‘PT’, </w:t>
      </w:r>
      <w:r w:rsidRPr="00864D30">
        <w:rPr>
          <w:rFonts w:ascii="Santander Text" w:hAnsi="Santander Text" w:cs="Arial"/>
          <w:color w:val="000000"/>
          <w:szCs w:val="18"/>
          <w:lang w:val="es-ES"/>
        </w:rPr>
        <w:t>cruzand</w:t>
      </w:r>
      <w:r w:rsidR="00552740" w:rsidRPr="00864D30">
        <w:rPr>
          <w:rFonts w:ascii="Santander Text" w:hAnsi="Santander Text" w:cs="Arial"/>
          <w:color w:val="000000"/>
          <w:szCs w:val="18"/>
          <w:lang w:val="es-ES"/>
        </w:rPr>
        <w:t>o através do campo ‘</w:t>
      </w:r>
      <w:r w:rsidR="00552740" w:rsidRPr="00864D30">
        <w:rPr>
          <w:rFonts w:ascii="Santander Text" w:hAnsi="Santander Text" w:cs="Arial"/>
          <w:i/>
          <w:color w:val="000000"/>
          <w:szCs w:val="18"/>
          <w:lang w:val="es-ES"/>
        </w:rPr>
        <w:t>cod_nutiii</w:t>
      </w:r>
      <w:r w:rsidRPr="00864D30">
        <w:rPr>
          <w:rFonts w:ascii="Santander Text" w:hAnsi="Santander Text" w:cs="Arial"/>
          <w:i/>
          <w:color w:val="000000"/>
          <w:szCs w:val="18"/>
          <w:lang w:val="es-ES"/>
        </w:rPr>
        <w:t>’</w:t>
      </w:r>
      <w:r w:rsidR="00552740" w:rsidRPr="00864D30">
        <w:rPr>
          <w:rFonts w:ascii="Santander Text" w:hAnsi="Santander Text" w:cs="Arial"/>
          <w:color w:val="000000"/>
          <w:szCs w:val="18"/>
          <w:lang w:val="es-ES"/>
        </w:rPr>
        <w:t xml:space="preserve"> (código NUT do bem)</w:t>
      </w:r>
      <w:r w:rsidR="00EC4C58" w:rsidRPr="00864D30">
        <w:rPr>
          <w:rFonts w:ascii="Santander Text" w:hAnsi="Santander Text" w:cs="Arial"/>
          <w:color w:val="000000"/>
          <w:szCs w:val="18"/>
          <w:lang w:val="es-ES"/>
        </w:rPr>
        <w:t>;</w:t>
      </w:r>
    </w:p>
    <w:p w14:paraId="3FFCFBA8" w14:textId="2E282260" w:rsidR="00552740" w:rsidRPr="00864D30" w:rsidRDefault="00552740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color w:val="000000"/>
          <w:szCs w:val="18"/>
          <w:lang w:val="es-ES"/>
        </w:rPr>
        <w:t>3.</w:t>
      </w:r>
      <w:r w:rsidRPr="00864D30">
        <w:rPr>
          <w:rFonts w:ascii="Santander Text" w:hAnsi="Santander Text" w:cs="Arial"/>
          <w:color w:val="000000"/>
          <w:szCs w:val="18"/>
          <w:lang w:val="es-ES"/>
        </w:rPr>
        <w:t xml:space="preserve"> Quando não existe informação da </w:t>
      </w:r>
      <w:r w:rsidR="00BA628B" w:rsidRPr="00864D30">
        <w:rPr>
          <w:rFonts w:ascii="Santander Text" w:hAnsi="Santander Text" w:cs="Arial"/>
          <w:color w:val="000000"/>
          <w:szCs w:val="18"/>
          <w:lang w:val="es-ES"/>
        </w:rPr>
        <w:t xml:space="preserve">NUT </w:t>
      </w:r>
      <w:r w:rsidRPr="00864D30">
        <w:rPr>
          <w:rFonts w:ascii="Santander Text" w:hAnsi="Santander Text" w:cs="Arial"/>
          <w:color w:val="000000"/>
          <w:szCs w:val="18"/>
          <w:lang w:val="es-ES"/>
        </w:rPr>
        <w:t xml:space="preserve">do colateral, é utilizado o </w:t>
      </w:r>
      <w:r w:rsidRPr="00864D30">
        <w:rPr>
          <w:rFonts w:ascii="Santander Text" w:hAnsi="Santander Text" w:cs="Arial"/>
          <w:i/>
          <w:color w:val="000000"/>
          <w:szCs w:val="18"/>
          <w:lang w:val="pt-PT"/>
        </w:rPr>
        <w:t>Input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 Corporativo de Risco Físico por NUT através da </w:t>
      </w:r>
      <w:r w:rsidR="00090E1A" w:rsidRPr="00864D30">
        <w:rPr>
          <w:rFonts w:ascii="Santander Text" w:hAnsi="Santander Text" w:cs="Arial"/>
          <w:i/>
          <w:color w:val="000000"/>
          <w:szCs w:val="18"/>
          <w:lang w:val="pt-PT"/>
        </w:rPr>
        <w:t>proxy</w:t>
      </w:r>
      <w:r w:rsidR="00090E1A" w:rsidRPr="00864D30">
        <w:rPr>
          <w:rFonts w:ascii="Santander Text" w:hAnsi="Santander Text" w:cs="Arial"/>
          <w:color w:val="000000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disponibilizada pela </w:t>
      </w:r>
      <w:r w:rsidR="00BA628B" w:rsidRPr="00864D30">
        <w:rPr>
          <w:rFonts w:ascii="Santander Text" w:hAnsi="Santander Text" w:cs="Arial"/>
          <w:color w:val="000000"/>
          <w:szCs w:val="18"/>
          <w:lang w:val="pt-PT"/>
        </w:rPr>
        <w:t>Corporação</w:t>
      </w:r>
      <w:r w:rsidRPr="00864D30">
        <w:rPr>
          <w:rFonts w:ascii="Santander Text" w:hAnsi="Santander Text" w:cs="Arial"/>
          <w:color w:val="000000"/>
          <w:szCs w:val="18"/>
          <w:lang w:val="es-ES"/>
        </w:rPr>
        <w:t xml:space="preserve">, filtrado por </w:t>
      </w:r>
      <w:r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cod_nace_esg’</w:t>
      </w:r>
      <w:r w:rsidRPr="00864D30">
        <w:rPr>
          <w:rFonts w:ascii="Santander Text" w:hAnsi="Santander Text" w:cs="Arial"/>
          <w:szCs w:val="18"/>
          <w:lang w:val="pt-PT"/>
        </w:rPr>
        <w:t xml:space="preserve"> = ‘Secured’ e ‘</w:t>
      </w:r>
      <w:r w:rsidRPr="00864D30">
        <w:rPr>
          <w:rFonts w:ascii="Santander Text" w:hAnsi="Santander Text" w:cs="Arial"/>
          <w:i/>
          <w:szCs w:val="18"/>
          <w:lang w:val="pt-PT"/>
        </w:rPr>
        <w:t>cod_pais’</w:t>
      </w:r>
      <w:r w:rsidRPr="00864D30">
        <w:rPr>
          <w:rFonts w:ascii="Santander Text" w:hAnsi="Santander Text" w:cs="Arial"/>
          <w:szCs w:val="18"/>
          <w:lang w:val="pt-PT"/>
        </w:rPr>
        <w:t xml:space="preserve"> = ‘PT’ e ‘cod_nutiii’ = ‘’</w:t>
      </w:r>
      <w:r w:rsidR="00EC4C58" w:rsidRPr="00864D30">
        <w:rPr>
          <w:rFonts w:ascii="Santander Text" w:hAnsi="Santander Text" w:cs="Arial"/>
          <w:szCs w:val="18"/>
          <w:lang w:val="pt-PT"/>
        </w:rPr>
        <w:t>;</w:t>
      </w:r>
    </w:p>
    <w:p w14:paraId="78D04986" w14:textId="3ACE44F2" w:rsidR="00552740" w:rsidRPr="00864D30" w:rsidRDefault="00552740" w:rsidP="007E3521">
      <w:pPr>
        <w:spacing w:line="360" w:lineRule="auto"/>
        <w:jc w:val="both"/>
        <w:rPr>
          <w:rFonts w:ascii="Santander Text" w:hAnsi="Santander Text" w:cs="Arial"/>
          <w:color w:val="000000"/>
          <w:szCs w:val="18"/>
          <w:lang w:val="es-ES"/>
        </w:rPr>
      </w:pPr>
      <w:r w:rsidRPr="00864D30">
        <w:rPr>
          <w:rFonts w:ascii="Santander Text" w:hAnsi="Santander Text" w:cs="Arial"/>
          <w:b/>
          <w:color w:val="000000"/>
          <w:szCs w:val="18"/>
          <w:lang w:val="es-ES"/>
        </w:rPr>
        <w:t>4.</w:t>
      </w:r>
      <w:r w:rsidRPr="00864D30">
        <w:rPr>
          <w:rFonts w:ascii="Santander Text" w:hAnsi="Santander Text" w:cs="Arial"/>
          <w:color w:val="000000"/>
          <w:szCs w:val="18"/>
          <w:lang w:val="es-ES"/>
        </w:rPr>
        <w:t xml:space="preserve"> Quando não é possível identificar os dados necessários para análise é reportado como não </w:t>
      </w:r>
      <w:r w:rsidR="00090E1A" w:rsidRPr="00864D30">
        <w:rPr>
          <w:rFonts w:ascii="Santander Text" w:hAnsi="Santander Text" w:cs="Arial"/>
          <w:color w:val="000000"/>
          <w:szCs w:val="18"/>
          <w:lang w:val="es-ES"/>
        </w:rPr>
        <w:t>sendo sujeito a nenhum d</w:t>
      </w:r>
      <w:r w:rsidRPr="00864D30">
        <w:rPr>
          <w:rFonts w:ascii="Santander Text" w:hAnsi="Santander Text" w:cs="Arial"/>
          <w:color w:val="000000"/>
          <w:szCs w:val="18"/>
          <w:lang w:val="es-ES"/>
        </w:rPr>
        <w:t>os riscos.</w:t>
      </w:r>
    </w:p>
    <w:p w14:paraId="514ACE4E" w14:textId="4C2C457C" w:rsidR="003D72F9" w:rsidRPr="00864D30" w:rsidRDefault="00417983" w:rsidP="007E3521">
      <w:pPr>
        <w:spacing w:line="360" w:lineRule="auto"/>
        <w:jc w:val="both"/>
        <w:rPr>
          <w:rFonts w:ascii="Santander Text" w:hAnsi="Santander Text" w:cs="Arial"/>
          <w:color w:val="000000"/>
          <w:szCs w:val="18"/>
          <w:lang w:val="es-ES"/>
        </w:rPr>
      </w:pPr>
      <w:r w:rsidRPr="00864D30">
        <w:rPr>
          <w:rFonts w:ascii="Santander Text" w:hAnsi="Santander Text" w:cs="Arial"/>
          <w:color w:val="000000"/>
          <w:szCs w:val="18"/>
          <w:lang w:val="es-ES"/>
        </w:rPr>
        <w:t xml:space="preserve">Denote-se que no cruzamento dos </w:t>
      </w:r>
      <w:r w:rsidRPr="00864D30">
        <w:rPr>
          <w:rFonts w:ascii="Santander Text" w:hAnsi="Santander Text" w:cs="Arial"/>
          <w:i/>
          <w:color w:val="000000"/>
          <w:szCs w:val="18"/>
          <w:lang w:val="es-ES"/>
        </w:rPr>
        <w:t>inputs</w:t>
      </w:r>
      <w:r w:rsidRPr="00864D30">
        <w:rPr>
          <w:rFonts w:ascii="Santander Text" w:hAnsi="Santander Text" w:cs="Arial"/>
          <w:color w:val="000000"/>
          <w:szCs w:val="18"/>
          <w:lang w:val="es-ES"/>
        </w:rPr>
        <w:t xml:space="preserve"> coporativos com a tabela de parametrização [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modesg_param_codigos</w:t>
      </w:r>
      <w:r w:rsidRPr="00864D30">
        <w:rPr>
          <w:rFonts w:ascii="Santander Text" w:hAnsi="Santander Text" w:cs="Arial"/>
          <w:color w:val="000000"/>
          <w:szCs w:val="18"/>
          <w:lang w:val="es-ES"/>
        </w:rPr>
        <w:t xml:space="preserve">] ou outros dados do </w:t>
      </w:r>
      <w:r w:rsidRPr="00864D30">
        <w:rPr>
          <w:rFonts w:ascii="Santander Text" w:hAnsi="Santander Text" w:cs="Arial"/>
          <w:i/>
          <w:color w:val="000000"/>
          <w:szCs w:val="18"/>
          <w:lang w:val="es-ES"/>
        </w:rPr>
        <w:t>Data Lake</w:t>
      </w:r>
      <w:r w:rsidRPr="00864D30">
        <w:rPr>
          <w:rFonts w:ascii="Santander Text" w:hAnsi="Santander Text" w:cs="Arial"/>
          <w:color w:val="000000"/>
          <w:szCs w:val="18"/>
          <w:lang w:val="es-ES"/>
        </w:rPr>
        <w:t xml:space="preserve">, bem como nos filtros realizados nos campos de </w:t>
      </w:r>
      <w:r w:rsidRPr="00864D30">
        <w:rPr>
          <w:rFonts w:ascii="Santander Text" w:hAnsi="Santander Text" w:cs="Arial"/>
          <w:i/>
          <w:color w:val="000000"/>
          <w:szCs w:val="18"/>
          <w:lang w:val="es-ES"/>
        </w:rPr>
        <w:t>string</w:t>
      </w:r>
      <w:r w:rsidRPr="00864D30">
        <w:rPr>
          <w:rFonts w:ascii="Santander Text" w:hAnsi="Santander Text" w:cs="Arial"/>
          <w:color w:val="000000"/>
          <w:szCs w:val="18"/>
          <w:lang w:val="es-ES"/>
        </w:rPr>
        <w:t xml:space="preserve"> deve ser utilizada a função trim(upper [nome_campo]). </w:t>
      </w:r>
    </w:p>
    <w:p w14:paraId="3DD964BF" w14:textId="77777777" w:rsidR="00417983" w:rsidRPr="00864D30" w:rsidRDefault="00417983" w:rsidP="007E3521">
      <w:pPr>
        <w:spacing w:line="360" w:lineRule="auto"/>
        <w:jc w:val="both"/>
        <w:rPr>
          <w:rFonts w:ascii="Santander Text" w:hAnsi="Santander Text" w:cs="Arial"/>
          <w:b/>
          <w:bCs/>
          <w:szCs w:val="18"/>
          <w:u w:val="single"/>
          <w:lang w:val="es-ES"/>
        </w:rPr>
      </w:pPr>
      <w:r w:rsidRPr="00864D30">
        <w:rPr>
          <w:rFonts w:ascii="Santander Text" w:hAnsi="Santander Text" w:cs="Arial"/>
          <w:b/>
          <w:bCs/>
          <w:szCs w:val="18"/>
          <w:u w:val="single"/>
          <w:lang w:val="es-ES"/>
        </w:rPr>
        <w:t>Para um maior detalhe, ter em conta as seguintes regras:</w:t>
      </w:r>
    </w:p>
    <w:p w14:paraId="4E2EFBF5" w14:textId="59727E89" w:rsidR="00417983" w:rsidRPr="00864D30" w:rsidRDefault="00417983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Em primeira instância, deverá ser utilizando o </w:t>
      </w:r>
      <w:r w:rsidR="00552740" w:rsidRPr="00864D30">
        <w:rPr>
          <w:rFonts w:ascii="Santander Text" w:hAnsi="Santander Text" w:cs="Arial"/>
          <w:b/>
          <w:i/>
          <w:color w:val="000000"/>
          <w:szCs w:val="18"/>
          <w:lang w:val="pt-PT"/>
        </w:rPr>
        <w:t>Input</w:t>
      </w:r>
      <w:r w:rsidR="00552740" w:rsidRPr="00864D30">
        <w:rPr>
          <w:rFonts w:ascii="Santander Text" w:hAnsi="Santander Text" w:cs="Arial"/>
          <w:b/>
          <w:color w:val="000000"/>
          <w:szCs w:val="18"/>
          <w:lang w:val="pt-PT"/>
        </w:rPr>
        <w:t xml:space="preserve"> Corporativo de Risco Físico por </w:t>
      </w:r>
      <w:r w:rsidR="00552740" w:rsidRPr="00864D30">
        <w:rPr>
          <w:rFonts w:ascii="Santander Text" w:hAnsi="Santander Text" w:cs="Arial"/>
          <w:b/>
          <w:i/>
          <w:color w:val="000000"/>
          <w:szCs w:val="18"/>
          <w:lang w:val="pt-PT"/>
        </w:rPr>
        <w:t>ZipCode</w:t>
      </w:r>
      <w:r w:rsidR="00552740" w:rsidRPr="00864D30">
        <w:rPr>
          <w:rFonts w:ascii="Santander Text" w:hAnsi="Santander Text" w:cs="Arial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modesg_inp_risco_fisico_zipcode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) </w:t>
      </w:r>
      <w:r w:rsidRPr="00864D30">
        <w:rPr>
          <w:rFonts w:ascii="Santander Text" w:hAnsi="Santander Text" w:cs="Arial"/>
          <w:szCs w:val="18"/>
          <w:lang w:val="pt-PT"/>
        </w:rPr>
        <w:t>através dos seguintes passos/cruzamentos:</w:t>
      </w:r>
    </w:p>
    <w:p w14:paraId="7B84C622" w14:textId="7E1F3967" w:rsidR="00417983" w:rsidRPr="00864D30" w:rsidRDefault="00A04B41" w:rsidP="007E3521">
      <w:pPr>
        <w:spacing w:line="360" w:lineRule="auto"/>
        <w:jc w:val="both"/>
        <w:rPr>
          <w:rFonts w:ascii="Santander Text" w:hAnsi="Santander Text" w:cs="Arial"/>
          <w:szCs w:val="18"/>
        </w:rPr>
      </w:pPr>
      <w:r w:rsidRPr="00864D30">
        <w:rPr>
          <w:rFonts w:ascii="Santander Text" w:hAnsi="Santander Text" w:cs="Arial"/>
          <w:szCs w:val="18"/>
        </w:rPr>
        <w:t>1</w:t>
      </w:r>
      <w:r w:rsidR="00417983" w:rsidRPr="00864D30">
        <w:rPr>
          <w:rFonts w:ascii="Santander Text" w:hAnsi="Santander Text" w:cs="Arial"/>
          <w:szCs w:val="18"/>
        </w:rPr>
        <w:t xml:space="preserve">.        </w:t>
      </w:r>
      <w:r w:rsidR="00417983" w:rsidRPr="00864D30">
        <w:rPr>
          <w:rFonts w:ascii="Santander Text" w:hAnsi="Santander Text" w:cs="Arial"/>
          <w:b/>
          <w:bCs/>
          <w:szCs w:val="18"/>
        </w:rPr>
        <w:t xml:space="preserve">Obtenção do </w:t>
      </w:r>
      <w:r w:rsidR="00417983" w:rsidRPr="00864D30">
        <w:rPr>
          <w:rFonts w:ascii="Santander Text" w:hAnsi="Santander Text" w:cs="Arial"/>
          <w:b/>
          <w:bCs/>
          <w:i/>
          <w:szCs w:val="18"/>
        </w:rPr>
        <w:t>Zip Code</w:t>
      </w:r>
      <w:r w:rsidR="00417983" w:rsidRPr="00864D30">
        <w:rPr>
          <w:rFonts w:ascii="Santander Text" w:hAnsi="Santander Text" w:cs="Arial"/>
          <w:b/>
          <w:bCs/>
          <w:szCs w:val="18"/>
        </w:rPr>
        <w:t>:</w:t>
      </w:r>
    </w:p>
    <w:p w14:paraId="764B09F9" w14:textId="1D6372A3" w:rsidR="00A11489" w:rsidRPr="00864D30" w:rsidRDefault="00552740" w:rsidP="008E5B92">
      <w:pPr>
        <w:pStyle w:val="ListParagraph"/>
        <w:numPr>
          <w:ilvl w:val="0"/>
          <w:numId w:val="75"/>
        </w:numPr>
        <w:spacing w:line="360" w:lineRule="auto"/>
        <w:jc w:val="both"/>
        <w:rPr>
          <w:rFonts w:ascii="Santander Text" w:hAnsi="Santander Text" w:cs="Arial"/>
          <w:color w:val="000000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Cruzar a chave do bem (‘</w:t>
      </w:r>
      <w:r w:rsidRPr="00864D30">
        <w:rPr>
          <w:rFonts w:ascii="Santander Text" w:hAnsi="Santander Text" w:cs="Arial"/>
          <w:i/>
          <w:szCs w:val="18"/>
          <w:lang w:val="pt-PT"/>
        </w:rPr>
        <w:t>cempbem’,’ckbalbem’,’ckctabem’,’ckrefbem</w:t>
      </w:r>
      <w:r w:rsidRPr="00864D30">
        <w:rPr>
          <w:rFonts w:ascii="Santander Text" w:hAnsi="Santander Text" w:cs="Arial"/>
          <w:szCs w:val="18"/>
          <w:lang w:val="pt-PT"/>
        </w:rPr>
        <w:t xml:space="preserve">’) da tabela </w:t>
      </w:r>
      <w:r w:rsidRPr="00864D30">
        <w:rPr>
          <w:rFonts w:ascii="Santander Text" w:hAnsi="Santander Text" w:cs="Arial"/>
          <w:i/>
          <w:szCs w:val="18"/>
          <w:lang w:val="pt-PT"/>
        </w:rPr>
        <w:t>modesg_out_bens_imoveis</w:t>
      </w:r>
      <w:r w:rsidRPr="00864D30">
        <w:rPr>
          <w:rFonts w:ascii="Santander Text" w:hAnsi="Santander Text" w:cs="Arial"/>
          <w:szCs w:val="18"/>
          <w:lang w:val="pt-PT"/>
        </w:rPr>
        <w:t xml:space="preserve"> com a chave do bem (</w:t>
      </w:r>
      <w:r w:rsidRPr="00864D30">
        <w:rPr>
          <w:rFonts w:ascii="Santander Text" w:hAnsi="Santander Text" w:cs="Arial"/>
          <w:i/>
          <w:szCs w:val="18"/>
          <w:lang w:val="pt-PT"/>
        </w:rPr>
        <w:t>'property_bank_id','property_branch_code','property_contract_id','property_reference_code'</w:t>
      </w:r>
      <w:r w:rsidRPr="00864D30">
        <w:rPr>
          <w:rFonts w:ascii="Santander Text" w:hAnsi="Santander Text" w:cs="Arial"/>
          <w:szCs w:val="18"/>
          <w:lang w:val="pt-PT"/>
        </w:rPr>
        <w:t xml:space="preserve">) da tabela </w:t>
      </w:r>
      <w:r w:rsidRPr="00864D30">
        <w:rPr>
          <w:rFonts w:ascii="Santander Text" w:hAnsi="Santander Text" w:cs="Arial"/>
          <w:i/>
          <w:szCs w:val="18"/>
          <w:lang w:val="pt-PT"/>
        </w:rPr>
        <w:t>property</w:t>
      </w:r>
      <w:r w:rsidRPr="00864D30">
        <w:rPr>
          <w:rFonts w:ascii="Santander Text" w:hAnsi="Santander Text" w:cs="Arial"/>
          <w:szCs w:val="18"/>
          <w:lang w:val="pt-PT"/>
        </w:rPr>
        <w:t>, para o obter o campo ‘</w:t>
      </w:r>
      <w:r w:rsidRPr="00864D30">
        <w:rPr>
          <w:rFonts w:ascii="Santander Text" w:hAnsi="Santander Text" w:cs="Arial"/>
          <w:i/>
          <w:szCs w:val="18"/>
          <w:lang w:val="pt-PT"/>
        </w:rPr>
        <w:t>postal_code’</w:t>
      </w:r>
      <w:r w:rsidR="00090E1A" w:rsidRPr="00864D30">
        <w:rPr>
          <w:rFonts w:ascii="Santander Text" w:hAnsi="Santander Text" w:cs="Arial"/>
          <w:szCs w:val="18"/>
          <w:lang w:val="pt-PT"/>
        </w:rPr>
        <w:t>;</w:t>
      </w:r>
    </w:p>
    <w:p w14:paraId="49BDCB98" w14:textId="0B318F6A" w:rsidR="00417983" w:rsidRPr="00864D30" w:rsidRDefault="00417983" w:rsidP="008E5B92">
      <w:pPr>
        <w:pStyle w:val="ListParagraph"/>
        <w:numPr>
          <w:ilvl w:val="0"/>
          <w:numId w:val="75"/>
        </w:numPr>
        <w:spacing w:line="360" w:lineRule="auto"/>
        <w:jc w:val="both"/>
        <w:rPr>
          <w:rFonts w:ascii="Santander Text" w:hAnsi="Santander Text" w:cs="Arial"/>
          <w:color w:val="000000"/>
          <w:szCs w:val="18"/>
          <w:lang w:val="pt-PT"/>
        </w:rPr>
      </w:pPr>
      <w:r w:rsidRPr="00864D30">
        <w:rPr>
          <w:rFonts w:ascii="Santander Text" w:hAnsi="Santander Text" w:cs="Arial"/>
          <w:color w:val="000000"/>
          <w:szCs w:val="18"/>
          <w:lang w:val="pt-PT"/>
        </w:rPr>
        <w:t>Concatenar “PRT_” com os primeiros 4 dígitos do campo ‘</w:t>
      </w:r>
      <w:r w:rsidR="00552740" w:rsidRPr="00864D30">
        <w:rPr>
          <w:rFonts w:ascii="Santander Text" w:hAnsi="Santander Text" w:cs="Arial"/>
          <w:i/>
          <w:szCs w:val="18"/>
          <w:lang w:val="pt-PT"/>
        </w:rPr>
        <w:t>postal_code’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>(exemplo: PRT_1000</w:t>
      </w:r>
      <w:r w:rsidRPr="00864D30">
        <w:rPr>
          <w:rFonts w:ascii="Santander Text" w:hAnsi="Santander Text" w:cs="Arial"/>
          <w:szCs w:val="18"/>
          <w:lang w:val="pt-PT"/>
        </w:rPr>
        <w:t>)</w:t>
      </w:r>
      <w:r w:rsidR="00CE0005" w:rsidRPr="00864D30">
        <w:rPr>
          <w:rFonts w:ascii="Santander Text" w:hAnsi="Santander Text" w:cs="Arial"/>
          <w:szCs w:val="18"/>
          <w:lang w:val="pt-PT"/>
        </w:rPr>
        <w:t>.</w:t>
      </w:r>
    </w:p>
    <w:p w14:paraId="00F0BB70" w14:textId="075791D4" w:rsidR="00A11489" w:rsidRPr="00864D30" w:rsidRDefault="00A11489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2.         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Obtenção de </w:t>
      </w:r>
      <w:r w:rsidR="00090E1A" w:rsidRPr="00864D30">
        <w:rPr>
          <w:rFonts w:ascii="Santander Text" w:hAnsi="Santander Text" w:cs="Arial"/>
          <w:b/>
          <w:bCs/>
          <w:szCs w:val="18"/>
          <w:lang w:val="pt-PT"/>
        </w:rPr>
        <w:t xml:space="preserve">indicadores 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>de Risco Físico Agudo e Crónico</w:t>
      </w:r>
      <w:r w:rsidRPr="00864D30">
        <w:rPr>
          <w:rFonts w:ascii="Santander Text" w:hAnsi="Santander Text" w:cs="Arial"/>
          <w:szCs w:val="18"/>
          <w:lang w:val="pt-PT"/>
        </w:rPr>
        <w:t>:</w:t>
      </w:r>
    </w:p>
    <w:p w14:paraId="2E537607" w14:textId="1ACC4A3E" w:rsidR="00A11489" w:rsidRPr="00864D30" w:rsidRDefault="00A11489" w:rsidP="008E5B92">
      <w:pPr>
        <w:pStyle w:val="ListParagraph"/>
        <w:numPr>
          <w:ilvl w:val="0"/>
          <w:numId w:val="7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Filtrar a tabela de</w:t>
      </w:r>
      <w:r w:rsidRPr="00864D30">
        <w:rPr>
          <w:rFonts w:ascii="Santander Text" w:hAnsi="Santander Text" w:cs="Arial"/>
          <w:i/>
          <w:szCs w:val="18"/>
          <w:lang w:val="pt-PT"/>
        </w:rPr>
        <w:t xml:space="preserve"> </w:t>
      </w:r>
      <w:r w:rsidR="00552740" w:rsidRPr="00864D30">
        <w:rPr>
          <w:rFonts w:ascii="Santander Text" w:hAnsi="Santander Text" w:cs="Arial"/>
          <w:i/>
          <w:color w:val="000000"/>
          <w:szCs w:val="18"/>
          <w:lang w:val="pt-PT"/>
        </w:rPr>
        <w:t>Input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 xml:space="preserve"> Corporativo de Risco Físico por </w:t>
      </w:r>
      <w:r w:rsidR="00552740" w:rsidRPr="00864D30">
        <w:rPr>
          <w:rFonts w:ascii="Santander Text" w:hAnsi="Santander Text" w:cs="Arial"/>
          <w:i/>
          <w:color w:val="000000"/>
          <w:szCs w:val="18"/>
          <w:lang w:val="pt-PT"/>
        </w:rPr>
        <w:t>ZipCode</w:t>
      </w:r>
      <w:r w:rsidR="00552740" w:rsidRPr="00864D30">
        <w:rPr>
          <w:rFonts w:ascii="Santander Text" w:hAnsi="Santander Text" w:cs="Arial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>por ‘</w:t>
      </w:r>
      <w:r w:rsidRPr="00864D30">
        <w:rPr>
          <w:rFonts w:ascii="Santander Text" w:hAnsi="Santander Text" w:cs="Arial"/>
          <w:i/>
          <w:szCs w:val="18"/>
          <w:lang w:val="pt-PT"/>
        </w:rPr>
        <w:t>cod_pais’</w:t>
      </w:r>
      <w:r w:rsidRPr="00864D30">
        <w:rPr>
          <w:rFonts w:ascii="Santander Text" w:hAnsi="Santander Text" w:cs="Arial"/>
          <w:szCs w:val="18"/>
          <w:lang w:val="pt-PT"/>
        </w:rPr>
        <w:t xml:space="preserve"> = ‘PT’ e ‘</w:t>
      </w:r>
      <w:r w:rsidRPr="00864D30">
        <w:rPr>
          <w:rFonts w:ascii="Santander Text" w:hAnsi="Santander Text" w:cs="Arial"/>
          <w:i/>
          <w:szCs w:val="18"/>
          <w:lang w:val="pt-PT"/>
        </w:rPr>
        <w:t>cod_nace_esg’</w:t>
      </w:r>
      <w:r w:rsidRPr="00864D30">
        <w:rPr>
          <w:rFonts w:ascii="Santander Text" w:hAnsi="Santander Text" w:cs="Arial"/>
          <w:szCs w:val="18"/>
          <w:lang w:val="pt-PT"/>
        </w:rPr>
        <w:t xml:space="preserve"> = ‘Secured’ e cruzar o campo ‘</w:t>
      </w:r>
      <w:r w:rsidRPr="00864D30">
        <w:rPr>
          <w:rFonts w:ascii="Santander Text" w:hAnsi="Santander Text" w:cs="Arial"/>
          <w:i/>
          <w:szCs w:val="18"/>
          <w:lang w:val="pt-PT"/>
        </w:rPr>
        <w:t>localizacao</w:t>
      </w:r>
      <w:r w:rsidRPr="00864D30">
        <w:rPr>
          <w:rFonts w:ascii="Santander Text" w:hAnsi="Santander Text" w:cs="Arial"/>
          <w:szCs w:val="18"/>
          <w:lang w:val="pt-PT"/>
        </w:rPr>
        <w:t>’ com o campo obtido no ponto 1., para obter os campos ‘</w:t>
      </w:r>
      <w:r w:rsidRPr="00864D30">
        <w:rPr>
          <w:rFonts w:ascii="Santander Text" w:hAnsi="Santander Text" w:cs="Arial"/>
          <w:i/>
          <w:szCs w:val="18"/>
          <w:lang w:val="pt-PT"/>
        </w:rPr>
        <w:t>flg_rsc_fsc_agd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szCs w:val="18"/>
          <w:lang w:val="pt-PT"/>
        </w:rPr>
        <w:t>flg_rsc_fsc_crnc’</w:t>
      </w:r>
      <w:r w:rsidRPr="00864D30">
        <w:rPr>
          <w:rFonts w:ascii="Santander Text" w:hAnsi="Santander Text" w:cs="Arial"/>
          <w:szCs w:val="18"/>
          <w:lang w:val="pt-PT"/>
        </w:rPr>
        <w:t xml:space="preserve">. </w:t>
      </w:r>
    </w:p>
    <w:p w14:paraId="2BA771E3" w14:textId="5959C815" w:rsidR="00A11489" w:rsidRPr="00864D30" w:rsidRDefault="00A11489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3.         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>Aprovisionar os campos ‘flg_rsc_fsc_agd’ e ‘flg_rsc_fsc_crnc’</w:t>
      </w:r>
      <w:r w:rsidRPr="00864D30">
        <w:rPr>
          <w:rFonts w:ascii="Santander Text" w:hAnsi="Santander Text" w:cs="Arial"/>
          <w:szCs w:val="18"/>
          <w:lang w:val="pt-PT"/>
        </w:rPr>
        <w:t>:</w:t>
      </w:r>
    </w:p>
    <w:p w14:paraId="2231B572" w14:textId="228BCDFA" w:rsidR="00A11489" w:rsidRPr="00864D30" w:rsidRDefault="00A11489" w:rsidP="008E5B92">
      <w:pPr>
        <w:pStyle w:val="ListParagraph"/>
        <w:numPr>
          <w:ilvl w:val="0"/>
          <w:numId w:val="7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Caso o campo ‘</w:t>
      </w:r>
      <w:r w:rsidRPr="00864D30">
        <w:rPr>
          <w:rFonts w:ascii="Santander Text" w:hAnsi="Santander Text" w:cs="Arial"/>
          <w:i/>
          <w:szCs w:val="18"/>
          <w:lang w:val="pt-PT"/>
        </w:rPr>
        <w:t>flg_rsc_fsc_agd’</w:t>
      </w:r>
      <w:r w:rsidRPr="00864D30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864D30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864D30">
        <w:rPr>
          <w:rFonts w:ascii="Santander Text" w:hAnsi="Santander Text" w:cs="Arial"/>
          <w:i/>
          <w:szCs w:val="18"/>
          <w:lang w:val="pt-PT"/>
        </w:rPr>
        <w:t>flg_rsc_fsc_agd’</w:t>
      </w:r>
      <w:r w:rsidRPr="00864D30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agudo. Caso contrário deverá ser aprovisionado com ‘0’;</w:t>
      </w:r>
    </w:p>
    <w:p w14:paraId="5F5942DF" w14:textId="3928BB15" w:rsidR="00814243" w:rsidRPr="00864D30" w:rsidRDefault="00A11489" w:rsidP="008E5B92">
      <w:pPr>
        <w:pStyle w:val="ListParagraph"/>
        <w:numPr>
          <w:ilvl w:val="0"/>
          <w:numId w:val="7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Caso o campo ‘</w:t>
      </w:r>
      <w:r w:rsidRPr="00864D30">
        <w:rPr>
          <w:rFonts w:ascii="Santander Text" w:hAnsi="Santander Text" w:cs="Arial"/>
          <w:i/>
          <w:szCs w:val="18"/>
          <w:lang w:val="pt-PT"/>
        </w:rPr>
        <w:t>flg_rsc_fsc_crnc’</w:t>
      </w:r>
      <w:r w:rsidRPr="00864D30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864D30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864D30">
        <w:rPr>
          <w:rFonts w:ascii="Santander Text" w:hAnsi="Santander Text" w:cs="Arial"/>
          <w:i/>
          <w:szCs w:val="18"/>
          <w:lang w:val="pt-PT"/>
        </w:rPr>
        <w:t>flg_rsc_fsc_crnc’</w:t>
      </w:r>
      <w:r w:rsidRPr="00864D30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crónico. Caso contrário deverá ser aprovisionado com ‘0’</w:t>
      </w:r>
      <w:r w:rsidR="00BA628B" w:rsidRPr="00864D30">
        <w:rPr>
          <w:rFonts w:ascii="Santander Text" w:hAnsi="Santander Text" w:cs="Arial"/>
          <w:szCs w:val="18"/>
          <w:lang w:val="pt-PT"/>
        </w:rPr>
        <w:t>.</w:t>
      </w:r>
    </w:p>
    <w:p w14:paraId="75334DB5" w14:textId="005617D3" w:rsidR="000A143C" w:rsidRPr="00864D30" w:rsidRDefault="000A143C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Não sen</w:t>
      </w:r>
      <w:r w:rsidR="00552740" w:rsidRPr="00864D30">
        <w:rPr>
          <w:rFonts w:ascii="Santander Text" w:hAnsi="Santander Text" w:cs="Arial"/>
          <w:szCs w:val="18"/>
          <w:lang w:val="pt-PT"/>
        </w:rPr>
        <w:t xml:space="preserve">do possível utilizar o </w:t>
      </w:r>
      <w:r w:rsidR="00552740" w:rsidRPr="00864D30">
        <w:rPr>
          <w:rFonts w:ascii="Santander Text" w:hAnsi="Santander Text" w:cs="Arial"/>
          <w:i/>
          <w:color w:val="000000"/>
          <w:szCs w:val="18"/>
          <w:lang w:val="pt-PT"/>
        </w:rPr>
        <w:t>Input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 xml:space="preserve"> Corporativo de Risco Físico por </w:t>
      </w:r>
      <w:r w:rsidR="00552740" w:rsidRPr="00864D30">
        <w:rPr>
          <w:rFonts w:ascii="Santander Text" w:hAnsi="Santander Text" w:cs="Arial"/>
          <w:i/>
          <w:color w:val="000000"/>
          <w:szCs w:val="18"/>
          <w:lang w:val="pt-PT"/>
        </w:rPr>
        <w:t>ZipCode</w:t>
      </w:r>
      <w:r w:rsidR="00552740" w:rsidRPr="00864D30">
        <w:rPr>
          <w:rFonts w:ascii="Santander Text" w:hAnsi="Santander Text" w:cs="Arial"/>
          <w:szCs w:val="18"/>
          <w:lang w:val="pt-PT"/>
        </w:rPr>
        <w:t>, deve-se</w:t>
      </w:r>
      <w:r w:rsidRPr="00864D30">
        <w:rPr>
          <w:rFonts w:ascii="Santander Text" w:hAnsi="Santander Text" w:cs="Arial"/>
          <w:szCs w:val="18"/>
          <w:lang w:val="pt-PT"/>
        </w:rPr>
        <w:t xml:space="preserve"> utilizar </w:t>
      </w:r>
      <w:r w:rsidR="00552740" w:rsidRPr="00864D30">
        <w:rPr>
          <w:rFonts w:ascii="Santander Text" w:hAnsi="Santander Text" w:cs="Arial"/>
          <w:color w:val="000000"/>
          <w:szCs w:val="18"/>
          <w:lang w:val="es-ES"/>
        </w:rPr>
        <w:t xml:space="preserve">o </w:t>
      </w:r>
      <w:r w:rsidR="00552740" w:rsidRPr="00864D30">
        <w:rPr>
          <w:rFonts w:ascii="Santander Text" w:hAnsi="Santander Text" w:cs="Arial"/>
          <w:b/>
          <w:i/>
          <w:color w:val="000000"/>
          <w:szCs w:val="18"/>
          <w:lang w:val="pt-PT"/>
        </w:rPr>
        <w:t>Input</w:t>
      </w:r>
      <w:r w:rsidR="00552740" w:rsidRPr="00864D30">
        <w:rPr>
          <w:rFonts w:ascii="Santander Text" w:hAnsi="Santander Text" w:cs="Arial"/>
          <w:b/>
          <w:color w:val="000000"/>
          <w:szCs w:val="18"/>
          <w:lang w:val="pt-PT"/>
        </w:rPr>
        <w:t xml:space="preserve"> Corporativo de Risco Físico por NUT</w:t>
      </w:r>
      <w:r w:rsidR="00552740" w:rsidRPr="00864D30">
        <w:rPr>
          <w:rFonts w:ascii="Santander Text" w:hAnsi="Santander Text" w:cs="Arial"/>
          <w:szCs w:val="18"/>
          <w:lang w:val="pt-PT"/>
        </w:rPr>
        <w:t xml:space="preserve"> e, </w:t>
      </w:r>
      <w:r w:rsidRPr="00864D30">
        <w:rPr>
          <w:rFonts w:ascii="Santander Text" w:hAnsi="Santander Text" w:cs="Arial"/>
          <w:szCs w:val="18"/>
          <w:lang w:val="pt-PT"/>
        </w:rPr>
        <w:t xml:space="preserve">posteriormente </w:t>
      </w:r>
      <w:r w:rsidRPr="00864D30">
        <w:rPr>
          <w:rFonts w:ascii="Santander Text" w:hAnsi="Santander Text" w:cs="Arial"/>
          <w:b/>
          <w:szCs w:val="18"/>
          <w:lang w:val="pt-PT"/>
        </w:rPr>
        <w:t>a</w:t>
      </w:r>
      <w:r w:rsidR="00552740" w:rsidRPr="00864D30">
        <w:rPr>
          <w:rFonts w:ascii="Santander Text" w:hAnsi="Santander Text" w:cs="Arial"/>
          <w:b/>
          <w:szCs w:val="18"/>
          <w:lang w:val="pt-PT"/>
        </w:rPr>
        <w:t>través da</w:t>
      </w:r>
      <w:r w:rsidRPr="00864D30">
        <w:rPr>
          <w:rFonts w:ascii="Santander Text" w:hAnsi="Santander Text" w:cs="Arial"/>
          <w:b/>
          <w:szCs w:val="18"/>
          <w:lang w:val="pt-PT"/>
        </w:rPr>
        <w:t xml:space="preserve"> </w:t>
      </w:r>
      <w:r w:rsidR="00BA628B" w:rsidRPr="00864D30">
        <w:rPr>
          <w:rFonts w:ascii="Santander Text" w:hAnsi="Santander Text" w:cs="Arial"/>
          <w:b/>
          <w:i/>
          <w:szCs w:val="18"/>
          <w:lang w:val="pt-PT"/>
        </w:rPr>
        <w:t>p</w:t>
      </w:r>
      <w:r w:rsidRPr="00864D30">
        <w:rPr>
          <w:rFonts w:ascii="Santander Text" w:hAnsi="Santander Text" w:cs="Arial"/>
          <w:b/>
          <w:i/>
          <w:szCs w:val="18"/>
          <w:lang w:val="pt-PT"/>
        </w:rPr>
        <w:t>roxy</w:t>
      </w:r>
      <w:r w:rsidRPr="00864D30">
        <w:rPr>
          <w:rFonts w:ascii="Santander Text" w:hAnsi="Santander Text" w:cs="Arial"/>
          <w:szCs w:val="18"/>
          <w:lang w:val="pt-PT"/>
        </w:rPr>
        <w:t xml:space="preserve"> (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modesg_inp_risco_fisico</w:t>
      </w:r>
      <w:r w:rsidRPr="00864D30">
        <w:rPr>
          <w:rFonts w:ascii="Santander Text" w:hAnsi="Santander Text" w:cs="Arial"/>
          <w:szCs w:val="18"/>
          <w:lang w:val="pt-PT"/>
        </w:rPr>
        <w:t xml:space="preserve">): </w:t>
      </w:r>
    </w:p>
    <w:p w14:paraId="61C40A9C" w14:textId="7200F22D" w:rsidR="000A143C" w:rsidRPr="00864D30" w:rsidRDefault="003A447F" w:rsidP="007E3521">
      <w:pPr>
        <w:spacing w:line="360" w:lineRule="auto"/>
        <w:ind w:left="720" w:hanging="720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</w:rPr>
        <w:t>1</w:t>
      </w:r>
      <w:r w:rsidR="000A143C" w:rsidRPr="00864D30">
        <w:rPr>
          <w:rFonts w:ascii="Santander Text" w:hAnsi="Santander Text" w:cs="Arial"/>
          <w:szCs w:val="18"/>
        </w:rPr>
        <w:t xml:space="preserve">.         </w:t>
      </w:r>
      <w:r w:rsidR="000A143C" w:rsidRPr="00864D30">
        <w:rPr>
          <w:rFonts w:ascii="Santander Text" w:hAnsi="Santander Text" w:cs="Arial"/>
          <w:b/>
          <w:bCs/>
          <w:szCs w:val="18"/>
        </w:rPr>
        <w:t>Obtenção do ‘cod_nutiii’:</w:t>
      </w:r>
    </w:p>
    <w:p w14:paraId="44EFC7A1" w14:textId="14EEA49A" w:rsidR="00CA36F0" w:rsidRPr="00864D30" w:rsidRDefault="000A143C" w:rsidP="008E5B92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864D30">
        <w:rPr>
          <w:rFonts w:ascii="Santander Text" w:hAnsi="Santander Text" w:cs="Arial"/>
          <w:iCs/>
          <w:szCs w:val="18"/>
          <w:lang w:val="pt-PT"/>
        </w:rPr>
        <w:t xml:space="preserve">Cruzar </w:t>
      </w:r>
      <w:r w:rsidR="00552740" w:rsidRPr="00864D30">
        <w:rPr>
          <w:rFonts w:ascii="Santander Text" w:hAnsi="Santander Text" w:cs="Arial"/>
          <w:iCs/>
          <w:szCs w:val="18"/>
          <w:lang w:val="pt-PT"/>
        </w:rPr>
        <w:t>a</w:t>
      </w:r>
      <w:r w:rsidR="003A447F" w:rsidRPr="00864D30">
        <w:rPr>
          <w:rFonts w:ascii="Santander Text" w:hAnsi="Santander Text" w:cs="Arial"/>
          <w:iCs/>
          <w:szCs w:val="18"/>
          <w:lang w:val="pt-PT"/>
        </w:rPr>
        <w:t xml:space="preserve"> chave do bem (‘</w:t>
      </w:r>
      <w:r w:rsidR="003A447F" w:rsidRPr="00864D30">
        <w:rPr>
          <w:rFonts w:ascii="Santander Text" w:hAnsi="Santander Text" w:cs="Arial"/>
          <w:i/>
          <w:iCs/>
          <w:szCs w:val="18"/>
          <w:lang w:val="pt-PT"/>
        </w:rPr>
        <w:t>cempbem’,’ckbalbem’,’ckctabem’,’ckrefbem’</w:t>
      </w:r>
      <w:r w:rsidR="003A447F" w:rsidRPr="00864D30">
        <w:rPr>
          <w:rFonts w:ascii="Santander Text" w:hAnsi="Santander Text" w:cs="Arial"/>
          <w:iCs/>
          <w:szCs w:val="18"/>
          <w:lang w:val="pt-PT"/>
        </w:rPr>
        <w:t xml:space="preserve">) da tabela </w:t>
      </w:r>
      <w:r w:rsidR="003A447F" w:rsidRPr="00864D30">
        <w:rPr>
          <w:rFonts w:ascii="Santander Text" w:hAnsi="Santander Text" w:cs="Arial"/>
          <w:i/>
          <w:iCs/>
          <w:szCs w:val="18"/>
          <w:lang w:val="pt-PT"/>
        </w:rPr>
        <w:t xml:space="preserve">modesg_out_bens_imoveis </w:t>
      </w:r>
      <w:r w:rsidR="003A447F" w:rsidRPr="00864D30">
        <w:rPr>
          <w:rFonts w:ascii="Santander Text" w:hAnsi="Santander Text" w:cs="Arial"/>
          <w:iCs/>
          <w:szCs w:val="18"/>
          <w:lang w:val="pt-PT"/>
        </w:rPr>
        <w:t xml:space="preserve">com a chave do bem </w:t>
      </w:r>
      <w:r w:rsidR="003A447F" w:rsidRPr="00864D30">
        <w:rPr>
          <w:rFonts w:ascii="Santander Text" w:hAnsi="Santander Text" w:cs="Arial"/>
          <w:szCs w:val="18"/>
          <w:lang w:val="pt-PT" w:eastAsia="pt-PT"/>
        </w:rPr>
        <w:t>(</w:t>
      </w:r>
      <w:r w:rsidR="003A447F" w:rsidRPr="00864D30">
        <w:rPr>
          <w:rFonts w:ascii="Santander Text" w:hAnsi="Santander Text" w:cs="Arial"/>
          <w:i/>
          <w:szCs w:val="18"/>
          <w:lang w:val="pt-PT" w:eastAsia="pt-PT"/>
        </w:rPr>
        <w:t>'property_bank_id','property_branch_code','property_contract_id','property_reference_code</w:t>
      </w:r>
      <w:r w:rsidR="003A447F" w:rsidRPr="00864D30">
        <w:rPr>
          <w:rFonts w:ascii="Santander Text" w:hAnsi="Santander Text" w:cs="Arial"/>
          <w:szCs w:val="18"/>
          <w:lang w:val="pt-PT" w:eastAsia="pt-PT"/>
        </w:rPr>
        <w:t xml:space="preserve">') da tabela </w:t>
      </w:r>
      <w:r w:rsidR="003A447F" w:rsidRPr="00864D30">
        <w:rPr>
          <w:rFonts w:ascii="Santander Text" w:hAnsi="Santander Text" w:cs="Arial"/>
          <w:i/>
          <w:szCs w:val="18"/>
          <w:lang w:val="pt-PT" w:eastAsia="pt-PT"/>
        </w:rPr>
        <w:t>property</w:t>
      </w:r>
      <w:r w:rsidR="003A447F" w:rsidRPr="00864D30">
        <w:rPr>
          <w:rFonts w:ascii="Santander Text" w:hAnsi="Santander Text" w:cs="Arial"/>
          <w:szCs w:val="18"/>
          <w:lang w:val="pt-PT" w:eastAsia="pt-PT"/>
        </w:rPr>
        <w:t>, para o obter o campo ‘</w:t>
      </w:r>
      <w:r w:rsidR="003A447F" w:rsidRPr="00864D30">
        <w:rPr>
          <w:rFonts w:ascii="Santander Text" w:hAnsi="Santander Text" w:cs="Arial"/>
          <w:i/>
          <w:szCs w:val="18"/>
          <w:lang w:val="pt-PT" w:eastAsia="pt-PT"/>
        </w:rPr>
        <w:t>district_municip_parish_code’</w:t>
      </w:r>
      <w:r w:rsidR="00BA628B" w:rsidRPr="00864D30">
        <w:rPr>
          <w:rFonts w:ascii="Santander Text" w:hAnsi="Santander Text" w:cs="Arial"/>
          <w:szCs w:val="18"/>
          <w:lang w:val="pt-PT" w:eastAsia="pt-PT"/>
        </w:rPr>
        <w:t>;</w:t>
      </w:r>
    </w:p>
    <w:p w14:paraId="154F3723" w14:textId="222D634A" w:rsidR="00CA36F0" w:rsidRPr="00864D30" w:rsidRDefault="00CA36F0" w:rsidP="008E5B92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 w:eastAsia="pt-PT"/>
        </w:rPr>
        <w:t>Cruzar o resultado obtido no passo anterior com o campo ‘</w:t>
      </w:r>
      <w:r w:rsidRPr="00864D30">
        <w:rPr>
          <w:rFonts w:ascii="Santander Text" w:hAnsi="Santander Text" w:cs="Arial"/>
          <w:i/>
          <w:szCs w:val="18"/>
          <w:lang w:val="pt-PT" w:eastAsia="pt-PT"/>
        </w:rPr>
        <w:t>tayd91c0_celemtab</w:t>
      </w:r>
      <w:r w:rsidRPr="00864D30">
        <w:rPr>
          <w:rFonts w:ascii="Santander Text" w:hAnsi="Santander Text" w:cs="Arial"/>
          <w:szCs w:val="18"/>
          <w:lang w:val="pt-PT" w:eastAsia="pt-PT"/>
        </w:rPr>
        <w:t xml:space="preserve">’ da tabela </w:t>
      </w:r>
      <w:r w:rsidRPr="00864D30">
        <w:rPr>
          <w:rFonts w:ascii="Santander Text" w:hAnsi="Santander Text" w:cs="Arial"/>
          <w:i/>
          <w:iCs/>
          <w:szCs w:val="18"/>
          <w:lang w:val="pt-PT" w:eastAsia="pt-PT"/>
        </w:rPr>
        <w:t>tat91_tabelas</w:t>
      </w:r>
      <w:r w:rsidRPr="00864D30">
        <w:rPr>
          <w:rFonts w:ascii="Santander Text" w:hAnsi="Santander Text" w:cs="Arial"/>
          <w:szCs w:val="18"/>
          <w:lang w:val="pt-PT" w:eastAsia="pt-PT"/>
        </w:rPr>
        <w:t xml:space="preserve"> filtrada por </w:t>
      </w:r>
      <w:r w:rsidR="00BA628B" w:rsidRPr="00864D30">
        <w:rPr>
          <w:rFonts w:ascii="Santander Text" w:hAnsi="Santander Text" w:cs="Arial"/>
          <w:szCs w:val="18"/>
          <w:lang w:val="pt-PT" w:eastAsia="pt-PT"/>
        </w:rPr>
        <w:t>‘</w:t>
      </w:r>
      <w:r w:rsidRPr="00864D30">
        <w:rPr>
          <w:rFonts w:ascii="Santander Text" w:hAnsi="Santander Text" w:cs="Arial"/>
          <w:i/>
          <w:szCs w:val="18"/>
          <w:lang w:val="pt-PT" w:eastAsia="pt-PT"/>
        </w:rPr>
        <w:t>ta</w:t>
      </w:r>
      <w:r w:rsidRPr="00864D30">
        <w:rPr>
          <w:rFonts w:ascii="Santander Text" w:hAnsi="Santander Text" w:cs="Arial"/>
          <w:i/>
          <w:iCs/>
          <w:szCs w:val="18"/>
          <w:lang w:val="pt-PT" w:eastAsia="pt-PT"/>
        </w:rPr>
        <w:t>yd91c0_ctabela</w:t>
      </w:r>
      <w:r w:rsidR="00BA628B" w:rsidRPr="00864D30">
        <w:rPr>
          <w:rFonts w:ascii="Santander Text" w:hAnsi="Santander Text" w:cs="Arial"/>
          <w:i/>
          <w:iCs/>
          <w:szCs w:val="18"/>
          <w:lang w:val="pt-PT" w:eastAsia="pt-PT"/>
        </w:rPr>
        <w:t>’</w:t>
      </w:r>
      <w:r w:rsidRPr="00864D30">
        <w:rPr>
          <w:rFonts w:ascii="Santander Text" w:hAnsi="Santander Text" w:cs="Arial"/>
          <w:i/>
          <w:iCs/>
          <w:szCs w:val="18"/>
          <w:lang w:val="pt-PT" w:eastAsia="pt-PT"/>
        </w:rPr>
        <w:t xml:space="preserve"> = ‘J48’</w:t>
      </w:r>
      <w:r w:rsidRPr="00864D30">
        <w:rPr>
          <w:rFonts w:ascii="Santander Text" w:hAnsi="Santander Text" w:cs="Arial"/>
          <w:szCs w:val="18"/>
          <w:lang w:val="pt-PT" w:eastAsia="pt-PT"/>
        </w:rPr>
        <w:t>, para obter o campo ‘</w:t>
      </w:r>
      <w:r w:rsidRPr="00864D30">
        <w:rPr>
          <w:rFonts w:ascii="Santander Text" w:hAnsi="Santander Text" w:cs="Arial"/>
          <w:i/>
          <w:szCs w:val="18"/>
          <w:lang w:val="pt-PT" w:eastAsia="pt-PT"/>
        </w:rPr>
        <w:t>tayd91c0_nelemc05</w:t>
      </w:r>
      <w:r w:rsidRPr="00864D30">
        <w:rPr>
          <w:rFonts w:ascii="Santander Text" w:hAnsi="Santander Text" w:cs="Arial"/>
          <w:i/>
          <w:iCs/>
          <w:szCs w:val="18"/>
          <w:lang w:val="pt-PT" w:eastAsia="pt-PT"/>
        </w:rPr>
        <w:t>’</w:t>
      </w:r>
      <w:r w:rsidRPr="00864D30">
        <w:rPr>
          <w:rFonts w:ascii="Santander Text" w:hAnsi="Santander Text" w:cs="Arial"/>
          <w:szCs w:val="18"/>
          <w:lang w:val="pt-PT" w:eastAsia="pt-PT"/>
        </w:rPr>
        <w:t>.</w:t>
      </w:r>
    </w:p>
    <w:p w14:paraId="7A73D18A" w14:textId="4246E254" w:rsidR="003A447F" w:rsidRPr="00864D30" w:rsidRDefault="003A447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2.         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Obtenção de </w:t>
      </w:r>
      <w:r w:rsidR="00090E1A" w:rsidRPr="00864D30">
        <w:rPr>
          <w:rFonts w:ascii="Santander Text" w:hAnsi="Santander Text" w:cs="Arial"/>
          <w:b/>
          <w:bCs/>
          <w:szCs w:val="18"/>
          <w:lang w:val="pt-PT"/>
        </w:rPr>
        <w:t xml:space="preserve">indicadores 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>de Risco Físico Agudo e Crónico</w:t>
      </w:r>
      <w:r w:rsidRPr="00864D30">
        <w:rPr>
          <w:rFonts w:ascii="Santander Text" w:hAnsi="Santander Text" w:cs="Arial"/>
          <w:szCs w:val="18"/>
          <w:lang w:val="pt-PT"/>
        </w:rPr>
        <w:t xml:space="preserve"> </w:t>
      </w:r>
    </w:p>
    <w:p w14:paraId="3B2A1EA0" w14:textId="67278602" w:rsidR="00552740" w:rsidRPr="00864D30" w:rsidRDefault="003A447F" w:rsidP="008E5B92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>Via Nuts:</w:t>
      </w:r>
      <w:r w:rsidRPr="00864D30">
        <w:rPr>
          <w:rFonts w:ascii="Santander Text" w:hAnsi="Santander Text" w:cs="Arial"/>
          <w:szCs w:val="18"/>
          <w:lang w:val="pt-PT"/>
        </w:rPr>
        <w:t xml:space="preserve"> Filtrar a tabela de</w:t>
      </w:r>
      <w:r w:rsidRPr="00864D30">
        <w:rPr>
          <w:rFonts w:ascii="Santander Text" w:hAnsi="Santander Text" w:cs="Arial"/>
          <w:i/>
          <w:szCs w:val="18"/>
          <w:lang w:val="pt-PT"/>
        </w:rPr>
        <w:t xml:space="preserve"> input</w:t>
      </w:r>
      <w:r w:rsidRPr="00864D30">
        <w:rPr>
          <w:rFonts w:ascii="Santander Text" w:hAnsi="Santander Text" w:cs="Arial"/>
          <w:szCs w:val="18"/>
          <w:lang w:val="pt-PT"/>
        </w:rPr>
        <w:t xml:space="preserve"> por ‘</w:t>
      </w:r>
      <w:r w:rsidRPr="00864D30">
        <w:rPr>
          <w:rFonts w:ascii="Santander Text" w:hAnsi="Santander Text" w:cs="Arial"/>
          <w:i/>
          <w:szCs w:val="18"/>
          <w:lang w:val="pt-PT"/>
        </w:rPr>
        <w:t>cod_pais’</w:t>
      </w:r>
      <w:r w:rsidRPr="00864D30">
        <w:rPr>
          <w:rFonts w:ascii="Santander Text" w:hAnsi="Santander Text" w:cs="Arial"/>
          <w:szCs w:val="18"/>
          <w:lang w:val="pt-PT"/>
        </w:rPr>
        <w:t xml:space="preserve"> = ‘PT’ e por ‘</w:t>
      </w:r>
      <w:r w:rsidRPr="00864D30">
        <w:rPr>
          <w:rFonts w:ascii="Santander Text" w:hAnsi="Santander Text" w:cs="Arial"/>
          <w:i/>
          <w:szCs w:val="18"/>
          <w:lang w:val="pt-PT"/>
        </w:rPr>
        <w:t>cod_nace_esg’</w:t>
      </w:r>
      <w:r w:rsidRPr="00864D30">
        <w:rPr>
          <w:rFonts w:ascii="Santander Text" w:hAnsi="Santander Text" w:cs="Arial"/>
          <w:szCs w:val="18"/>
          <w:lang w:val="pt-PT"/>
        </w:rPr>
        <w:t xml:space="preserve"> = ‘Secured’ e cruzar o campo ‘</w:t>
      </w:r>
      <w:r w:rsidRPr="00864D30">
        <w:rPr>
          <w:rFonts w:ascii="Santander Text" w:hAnsi="Santander Text" w:cs="Arial"/>
          <w:i/>
          <w:szCs w:val="18"/>
          <w:lang w:val="pt-PT"/>
        </w:rPr>
        <w:t>cod_nutiii’</w:t>
      </w:r>
      <w:r w:rsidRPr="00864D30">
        <w:rPr>
          <w:rFonts w:ascii="Santander Text" w:hAnsi="Santander Text" w:cs="Arial"/>
          <w:szCs w:val="18"/>
          <w:lang w:val="pt-PT"/>
        </w:rPr>
        <w:t xml:space="preserve"> com o resultado obtido no ponto 1., para obter os campos </w:t>
      </w:r>
      <w:r w:rsidRPr="00864D30">
        <w:rPr>
          <w:rFonts w:ascii="Santander Text" w:hAnsi="Santander Text" w:cs="Arial"/>
          <w:i/>
          <w:szCs w:val="18"/>
          <w:lang w:val="pt-PT"/>
        </w:rPr>
        <w:t>‘flg_rsc_fsc_agd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e </w:t>
      </w:r>
      <w:r w:rsidRPr="00864D30">
        <w:rPr>
          <w:rFonts w:ascii="Santander Text" w:hAnsi="Santander Text" w:cs="Arial"/>
          <w:i/>
          <w:szCs w:val="18"/>
          <w:lang w:val="pt-PT"/>
        </w:rPr>
        <w:t>‘flg_rsc_fsc_crnc’</w:t>
      </w:r>
      <w:r w:rsidR="00CE0005" w:rsidRPr="00864D30">
        <w:rPr>
          <w:rFonts w:ascii="Santander Text" w:hAnsi="Santander Text" w:cs="Arial"/>
          <w:szCs w:val="18"/>
          <w:lang w:val="pt-PT"/>
        </w:rPr>
        <w:t>;</w:t>
      </w:r>
      <w:r w:rsidRPr="00864D30">
        <w:rPr>
          <w:rFonts w:ascii="Santander Text" w:hAnsi="Santander Text" w:cs="Arial"/>
          <w:szCs w:val="18"/>
          <w:lang w:val="pt-PT"/>
        </w:rPr>
        <w:t xml:space="preserve"> </w:t>
      </w:r>
    </w:p>
    <w:p w14:paraId="4ABC1239" w14:textId="2B1A2F1A" w:rsidR="003A447F" w:rsidRPr="00864D30" w:rsidRDefault="003A447F" w:rsidP="008E5B92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Via </w:t>
      </w:r>
      <w:r w:rsidR="00034DB1" w:rsidRPr="00864D30">
        <w:rPr>
          <w:rFonts w:ascii="Santander Text" w:hAnsi="Santander Text" w:cs="Arial"/>
          <w:b/>
          <w:bCs/>
          <w:i/>
          <w:szCs w:val="18"/>
          <w:lang w:val="pt-PT"/>
        </w:rPr>
        <w:t>proxy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864D30">
        <w:rPr>
          <w:rFonts w:ascii="Santander Text" w:hAnsi="Santander Text" w:cs="Arial"/>
          <w:szCs w:val="18"/>
          <w:lang w:val="pt-PT"/>
        </w:rPr>
        <w:t xml:space="preserve"> Caso no ponto 1. não seja possível associar um código </w:t>
      </w:r>
      <w:r w:rsidR="00BA628B" w:rsidRPr="00864D30">
        <w:rPr>
          <w:rFonts w:ascii="Santander Text" w:hAnsi="Santander Text" w:cs="Arial"/>
          <w:szCs w:val="18"/>
          <w:lang w:val="pt-PT"/>
        </w:rPr>
        <w:t>NUT</w:t>
      </w:r>
      <w:r w:rsidR="00552740" w:rsidRPr="00864D30">
        <w:rPr>
          <w:rFonts w:ascii="Santander Text" w:hAnsi="Santander Text" w:cs="Arial"/>
          <w:szCs w:val="18"/>
          <w:lang w:val="pt-PT"/>
        </w:rPr>
        <w:t xml:space="preserve">, deve filtrar-se a tabela de </w:t>
      </w:r>
      <w:r w:rsidR="00552740" w:rsidRPr="00864D30">
        <w:rPr>
          <w:rFonts w:ascii="Santander Text" w:hAnsi="Santander Text" w:cs="Arial"/>
          <w:i/>
          <w:szCs w:val="18"/>
          <w:lang w:val="pt-PT"/>
        </w:rPr>
        <w:t>i</w:t>
      </w:r>
      <w:r w:rsidRPr="00864D30">
        <w:rPr>
          <w:rFonts w:ascii="Santander Text" w:hAnsi="Santander Text" w:cs="Arial"/>
          <w:i/>
          <w:szCs w:val="18"/>
          <w:lang w:val="pt-PT"/>
        </w:rPr>
        <w:t>nput</w:t>
      </w:r>
      <w:r w:rsidRPr="00864D30">
        <w:rPr>
          <w:rFonts w:ascii="Santander Text" w:hAnsi="Santander Text" w:cs="Arial"/>
          <w:szCs w:val="18"/>
          <w:lang w:val="pt-PT"/>
        </w:rPr>
        <w:t xml:space="preserve"> </w:t>
      </w:r>
      <w:r w:rsidR="00552740" w:rsidRPr="00864D30">
        <w:rPr>
          <w:rFonts w:ascii="Santander Text" w:hAnsi="Santander Text" w:cs="Arial"/>
          <w:szCs w:val="18"/>
          <w:lang w:val="pt-PT"/>
        </w:rPr>
        <w:t>por</w:t>
      </w:r>
      <w:r w:rsidRPr="00864D30">
        <w:rPr>
          <w:rFonts w:ascii="Santander Text" w:hAnsi="Santander Text" w:cs="Arial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i/>
          <w:szCs w:val="18"/>
          <w:lang w:val="pt-PT"/>
        </w:rPr>
        <w:t>‘cod_pais’</w:t>
      </w:r>
      <w:r w:rsidRPr="00864D30">
        <w:rPr>
          <w:rFonts w:ascii="Santander Text" w:hAnsi="Santander Text" w:cs="Arial"/>
          <w:szCs w:val="18"/>
          <w:lang w:val="pt-PT"/>
        </w:rPr>
        <w:t xml:space="preserve"> = ‘PT’, </w:t>
      </w:r>
      <w:r w:rsidR="00BA628B"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cod_nace_esg’</w:t>
      </w:r>
      <w:r w:rsidRPr="00864D30">
        <w:rPr>
          <w:rFonts w:ascii="Santander Text" w:hAnsi="Santander Text" w:cs="Arial"/>
          <w:szCs w:val="18"/>
          <w:lang w:val="pt-PT"/>
        </w:rPr>
        <w:t xml:space="preserve"> = </w:t>
      </w:r>
      <w:r w:rsidR="00BA628B" w:rsidRPr="00864D30">
        <w:rPr>
          <w:rFonts w:ascii="Santander Text" w:hAnsi="Santander Text" w:cs="Arial"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>Secured</w:t>
      </w:r>
      <w:r w:rsidR="00BA628B" w:rsidRPr="00864D30">
        <w:rPr>
          <w:rFonts w:ascii="Santander Text" w:hAnsi="Santander Text" w:cs="Arial"/>
          <w:szCs w:val="18"/>
          <w:lang w:val="pt-PT"/>
        </w:rPr>
        <w:t xml:space="preserve">‘ </w:t>
      </w:r>
      <w:r w:rsidRPr="00864D30">
        <w:rPr>
          <w:rFonts w:ascii="Santander Text" w:hAnsi="Santander Text" w:cs="Arial"/>
          <w:szCs w:val="18"/>
          <w:lang w:val="pt-PT"/>
        </w:rPr>
        <w:t xml:space="preserve">e cod_nutiii = ‘’, para obter os campos </w:t>
      </w:r>
      <w:r w:rsidRPr="00864D30">
        <w:rPr>
          <w:rFonts w:ascii="Santander Text" w:hAnsi="Santander Text" w:cs="Arial"/>
          <w:i/>
          <w:szCs w:val="18"/>
          <w:lang w:val="pt-PT"/>
        </w:rPr>
        <w:t>‘flg_rsc_fsc_agd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szCs w:val="18"/>
          <w:lang w:val="pt-PT"/>
        </w:rPr>
        <w:t>flg_rsc_fsc_crnc’</w:t>
      </w:r>
      <w:r w:rsidRPr="00864D30">
        <w:rPr>
          <w:rFonts w:ascii="Santander Text" w:hAnsi="Santander Text" w:cs="Arial"/>
          <w:szCs w:val="18"/>
          <w:lang w:val="pt-PT"/>
        </w:rPr>
        <w:t>.</w:t>
      </w:r>
    </w:p>
    <w:p w14:paraId="3A94351C" w14:textId="03C06326" w:rsidR="003A447F" w:rsidRPr="00864D30" w:rsidRDefault="003A447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3.         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>Aprovisionar os campos ‘</w:t>
      </w:r>
      <w:r w:rsidRPr="00864D30">
        <w:rPr>
          <w:rFonts w:ascii="Santander Text" w:hAnsi="Santander Text" w:cs="Arial"/>
          <w:b/>
          <w:bCs/>
          <w:i/>
          <w:szCs w:val="18"/>
          <w:lang w:val="pt-PT" w:eastAsia="pt-PT"/>
        </w:rPr>
        <w:t>flg_rsc_fsc_agd</w:t>
      </w:r>
      <w:r w:rsidRPr="00864D30">
        <w:rPr>
          <w:rFonts w:ascii="Santander Text" w:hAnsi="Santander Text" w:cs="Arial"/>
          <w:b/>
          <w:i/>
          <w:szCs w:val="18"/>
          <w:lang w:val="pt-PT" w:eastAsia="pt-PT"/>
        </w:rPr>
        <w:t>’</w:t>
      </w:r>
      <w:r w:rsidRPr="00864D30">
        <w:rPr>
          <w:rFonts w:ascii="Santander Text" w:hAnsi="Santander Text" w:cs="Arial"/>
          <w:b/>
          <w:bCs/>
          <w:szCs w:val="18"/>
          <w:lang w:val="pt-PT" w:eastAsia="pt-PT"/>
        </w:rPr>
        <w:t xml:space="preserve"> e </w:t>
      </w:r>
      <w:r w:rsidRPr="00864D30">
        <w:rPr>
          <w:rFonts w:ascii="Santander Text" w:hAnsi="Santander Text" w:cs="Arial"/>
          <w:b/>
          <w:bCs/>
          <w:i/>
          <w:szCs w:val="18"/>
          <w:lang w:val="pt-PT" w:eastAsia="pt-PT"/>
        </w:rPr>
        <w:t>‘flg_rsc_fsc_crnc’</w:t>
      </w:r>
      <w:r w:rsidRPr="00864D30">
        <w:rPr>
          <w:rFonts w:ascii="Santander Text" w:hAnsi="Santander Text" w:cs="Arial"/>
          <w:b/>
          <w:bCs/>
          <w:szCs w:val="18"/>
          <w:lang w:val="pt-PT" w:eastAsia="pt-PT"/>
        </w:rPr>
        <w:t xml:space="preserve"> </w:t>
      </w:r>
    </w:p>
    <w:p w14:paraId="6BB4D72C" w14:textId="30034851" w:rsidR="003A447F" w:rsidRPr="00864D30" w:rsidRDefault="003A447F" w:rsidP="008E5B92">
      <w:pPr>
        <w:pStyle w:val="ListParagraph"/>
        <w:numPr>
          <w:ilvl w:val="0"/>
          <w:numId w:val="76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Caso o campo ‘</w:t>
      </w:r>
      <w:r w:rsidRPr="00864D30">
        <w:rPr>
          <w:rFonts w:ascii="Santander Text" w:hAnsi="Santander Text" w:cs="Arial"/>
          <w:i/>
          <w:szCs w:val="18"/>
          <w:lang w:val="pt-PT"/>
        </w:rPr>
        <w:t>flg_rsc_fsc_agd’</w:t>
      </w:r>
      <w:r w:rsidRPr="00864D30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864D30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864D30">
        <w:rPr>
          <w:rFonts w:ascii="Santander Text" w:hAnsi="Santander Text" w:cs="Arial"/>
          <w:i/>
          <w:szCs w:val="18"/>
          <w:lang w:val="pt-PT"/>
        </w:rPr>
        <w:t>flg_rsc_fsc_agd’</w:t>
      </w:r>
      <w:r w:rsidRPr="00864D30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agudo. Caso contrário deverá ser aprovisionado com ‘0’;</w:t>
      </w:r>
    </w:p>
    <w:p w14:paraId="55B692FA" w14:textId="461B4D15" w:rsidR="003A447F" w:rsidRPr="00864D30" w:rsidRDefault="003A447F" w:rsidP="008E5B92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Caso o campo ‘</w:t>
      </w:r>
      <w:r w:rsidRPr="00864D30">
        <w:rPr>
          <w:rFonts w:ascii="Santander Text" w:hAnsi="Santander Text" w:cs="Arial"/>
          <w:i/>
          <w:szCs w:val="18"/>
          <w:lang w:val="pt-PT"/>
        </w:rPr>
        <w:t>flg_rsc_fsc_crnc’</w:t>
      </w:r>
      <w:r w:rsidRPr="00864D30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864D30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864D30">
        <w:rPr>
          <w:rFonts w:ascii="Santander Text" w:hAnsi="Santander Text" w:cs="Arial"/>
          <w:i/>
          <w:szCs w:val="18"/>
          <w:lang w:val="pt-PT"/>
        </w:rPr>
        <w:t>flg_rsc_fsc_crnc’</w:t>
      </w:r>
      <w:r w:rsidRPr="00864D30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crónico. Caso contrário deverá ser aprovisionado com ‘0’;</w:t>
      </w:r>
    </w:p>
    <w:p w14:paraId="2DEC4AFD" w14:textId="39A0F670" w:rsidR="00ED3EF4" w:rsidRPr="00864D30" w:rsidRDefault="003A447F" w:rsidP="008E5B92">
      <w:pPr>
        <w:pStyle w:val="ListParagraph"/>
        <w:numPr>
          <w:ilvl w:val="0"/>
          <w:numId w:val="74"/>
        </w:numPr>
        <w:spacing w:line="360" w:lineRule="auto"/>
        <w:jc w:val="both"/>
        <w:rPr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Caso não seja possível obter informação no </w:t>
      </w:r>
      <w:r w:rsidR="00552740" w:rsidRPr="00864D30">
        <w:rPr>
          <w:rFonts w:ascii="Santander Text" w:hAnsi="Santander Text" w:cs="Arial"/>
          <w:i/>
          <w:color w:val="000000"/>
          <w:szCs w:val="18"/>
          <w:lang w:val="pt-PT"/>
        </w:rPr>
        <w:t>Input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 xml:space="preserve"> Corporativo de Risco Físico por NUT através da </w:t>
      </w:r>
      <w:r w:rsidR="00BA628B" w:rsidRPr="00864D30">
        <w:rPr>
          <w:rFonts w:ascii="Santander Text" w:hAnsi="Santander Text" w:cs="Arial"/>
          <w:i/>
          <w:color w:val="000000"/>
          <w:szCs w:val="18"/>
          <w:lang w:val="pt-PT"/>
        </w:rPr>
        <w:t>p</w:t>
      </w:r>
      <w:r w:rsidR="00552740" w:rsidRPr="00864D30">
        <w:rPr>
          <w:rFonts w:ascii="Santander Text" w:hAnsi="Santander Text" w:cs="Arial"/>
          <w:i/>
          <w:color w:val="000000"/>
          <w:szCs w:val="18"/>
          <w:lang w:val="pt-PT"/>
        </w:rPr>
        <w:t>roxy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 xml:space="preserve"> disponibilizada pela corporação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,</w:t>
      </w:r>
      <w:r w:rsidRPr="00864D30">
        <w:rPr>
          <w:rFonts w:ascii="Santander Text" w:hAnsi="Santander Text" w:cs="Arial"/>
          <w:szCs w:val="18"/>
          <w:lang w:val="pt-PT"/>
        </w:rPr>
        <w:t xml:space="preserve"> então aprovisionar os campos com ‘0’, ou seja, pressupõe-se que a operação não </w:t>
      </w:r>
      <w:r w:rsidR="00090E1A" w:rsidRPr="00864D30">
        <w:rPr>
          <w:rFonts w:ascii="Santander Text" w:hAnsi="Santander Text" w:cs="Arial"/>
          <w:szCs w:val="18"/>
          <w:lang w:val="pt-PT"/>
        </w:rPr>
        <w:t xml:space="preserve">é sujeita </w:t>
      </w:r>
      <w:r w:rsidRPr="00864D30">
        <w:rPr>
          <w:rFonts w:ascii="Santander Text" w:hAnsi="Santander Text" w:cs="Arial"/>
          <w:szCs w:val="18"/>
          <w:lang w:val="pt-PT"/>
        </w:rPr>
        <w:t xml:space="preserve">risco físico agudo </w:t>
      </w:r>
      <w:r w:rsidR="00090E1A" w:rsidRPr="00864D30">
        <w:rPr>
          <w:rFonts w:ascii="Santander Text" w:hAnsi="Santander Text" w:cs="Arial"/>
          <w:szCs w:val="18"/>
          <w:lang w:val="pt-PT"/>
        </w:rPr>
        <w:t>ou</w:t>
      </w:r>
      <w:r w:rsidRPr="00864D30">
        <w:rPr>
          <w:rFonts w:ascii="Santander Text" w:hAnsi="Santander Text" w:cs="Arial"/>
          <w:szCs w:val="18"/>
          <w:lang w:val="pt-PT"/>
        </w:rPr>
        <w:t xml:space="preserve"> crónico.</w:t>
      </w:r>
    </w:p>
    <w:p w14:paraId="64E7307B" w14:textId="1693D904" w:rsidR="008435E7" w:rsidRPr="00864D30" w:rsidRDefault="008435E7" w:rsidP="007E3521">
      <w:pPr>
        <w:pStyle w:val="MyHeading3"/>
        <w:spacing w:after="120" w:line="360" w:lineRule="auto"/>
        <w:rPr>
          <w:lang w:val="pt-PT"/>
        </w:rPr>
      </w:pPr>
      <w:r w:rsidRPr="00864D30">
        <w:rPr>
          <w:lang w:val="pt-PT"/>
        </w:rPr>
        <w:t>origem_flg_rsc_fsc_agd e origem_flg_rsc_fsc_crnc</w:t>
      </w:r>
    </w:p>
    <w:p w14:paraId="5D409A49" w14:textId="0640B59E" w:rsidR="003A447F" w:rsidRPr="00864D30" w:rsidRDefault="003A447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Estas variáveis devem ser aprovisionadas de acordo com a obtenção das variáveis </w:t>
      </w:r>
      <w:r w:rsidR="00BA628B"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flg_rsc_fsc_agd</w:t>
      </w:r>
      <w:r w:rsidR="00BA628B"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e </w:t>
      </w:r>
      <w:r w:rsidR="00BA628B"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flg_rsc_fsc_crnc</w:t>
      </w:r>
      <w:r w:rsidR="00BA628B" w:rsidRPr="00864D30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>:</w:t>
      </w:r>
    </w:p>
    <w:p w14:paraId="02427E57" w14:textId="77777777" w:rsidR="00077305" w:rsidRPr="00864D30" w:rsidRDefault="003A447F" w:rsidP="008E5B92">
      <w:pPr>
        <w:pStyle w:val="ListParagraph"/>
        <w:numPr>
          <w:ilvl w:val="0"/>
          <w:numId w:val="10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Sempre que for possível aprovisionar os campos ‘</w:t>
      </w:r>
      <w:r w:rsidRPr="00864D30">
        <w:rPr>
          <w:rFonts w:ascii="Santander Text" w:hAnsi="Santander Text" w:cs="Arial"/>
          <w:i/>
          <w:szCs w:val="18"/>
          <w:lang w:val="pt-PT"/>
        </w:rPr>
        <w:t>flg_rsc_fsc_agd’</w:t>
      </w:r>
      <w:r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szCs w:val="18"/>
          <w:lang w:val="pt-PT"/>
        </w:rPr>
        <w:t>flg_rsc_fsc_crnc’</w:t>
      </w:r>
      <w:r w:rsidRPr="00864D30">
        <w:rPr>
          <w:rFonts w:ascii="Santander Text" w:hAnsi="Santander Text" w:cs="Arial"/>
          <w:szCs w:val="18"/>
          <w:lang w:val="pt-PT"/>
        </w:rPr>
        <w:t xml:space="preserve"> através do </w:t>
      </w:r>
      <w:r w:rsidR="00552740" w:rsidRPr="00864D30">
        <w:rPr>
          <w:rFonts w:ascii="Santander Text" w:hAnsi="Santander Text" w:cs="Arial"/>
          <w:i/>
          <w:color w:val="000000"/>
          <w:szCs w:val="18"/>
          <w:lang w:val="pt-PT"/>
        </w:rPr>
        <w:t>Input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 xml:space="preserve"> Corporativo de Risco Físico por </w:t>
      </w:r>
      <w:r w:rsidR="00552740" w:rsidRPr="00864D30">
        <w:rPr>
          <w:rFonts w:ascii="Santander Text" w:hAnsi="Santander Text" w:cs="Arial"/>
          <w:i/>
          <w:color w:val="000000"/>
          <w:szCs w:val="18"/>
          <w:lang w:val="pt-PT"/>
        </w:rPr>
        <w:t>ZipCode</w:t>
      </w:r>
      <w:r w:rsidRPr="00864D30">
        <w:rPr>
          <w:rFonts w:ascii="Santander Text" w:hAnsi="Santander Text" w:cs="Arial"/>
          <w:szCs w:val="18"/>
          <w:lang w:val="pt-PT"/>
        </w:rPr>
        <w:t>, então estes campos deverão ser aprovisionados com ‘</w:t>
      </w:r>
      <w:r w:rsidR="00552740" w:rsidRPr="00864D30">
        <w:rPr>
          <w:rFonts w:ascii="Santander Text" w:hAnsi="Santander Text" w:cs="Arial"/>
          <w:szCs w:val="18"/>
          <w:lang w:val="pt-PT"/>
        </w:rPr>
        <w:t xml:space="preserve">Corporação - </w:t>
      </w:r>
      <w:r w:rsidR="00552740" w:rsidRPr="00864D30">
        <w:rPr>
          <w:rFonts w:ascii="Santander Text" w:hAnsi="Santander Text" w:cs="Arial"/>
          <w:i/>
          <w:szCs w:val="18"/>
          <w:lang w:val="pt-PT"/>
        </w:rPr>
        <w:t>ZipCode</w:t>
      </w:r>
      <w:r w:rsidRPr="00864D30">
        <w:rPr>
          <w:rFonts w:ascii="Santander Text" w:hAnsi="Santander Text" w:cs="Arial"/>
          <w:szCs w:val="18"/>
          <w:lang w:val="pt-PT"/>
        </w:rPr>
        <w:t>’;</w:t>
      </w:r>
    </w:p>
    <w:p w14:paraId="7BDDC45E" w14:textId="77777777" w:rsidR="00077305" w:rsidRPr="00864D30" w:rsidRDefault="003A447F" w:rsidP="008E5B92">
      <w:pPr>
        <w:pStyle w:val="ListParagraph"/>
        <w:numPr>
          <w:ilvl w:val="0"/>
          <w:numId w:val="10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Sempre os campos ‘</w:t>
      </w:r>
      <w:r w:rsidRPr="00864D30">
        <w:rPr>
          <w:rFonts w:ascii="Santander Text" w:hAnsi="Santander Text" w:cs="Arial"/>
          <w:i/>
          <w:szCs w:val="18"/>
          <w:lang w:val="pt-PT"/>
        </w:rPr>
        <w:t>flg_rsc_fsc_agd’</w:t>
      </w:r>
      <w:r w:rsidRPr="00864D30">
        <w:rPr>
          <w:rFonts w:ascii="Santander Text" w:hAnsi="Santander Text" w:cs="Arial"/>
          <w:szCs w:val="18"/>
          <w:lang w:val="pt-PT"/>
        </w:rPr>
        <w:t xml:space="preserve"> e </w:t>
      </w:r>
      <w:r w:rsidRPr="00864D30">
        <w:rPr>
          <w:rFonts w:ascii="Santander Text" w:hAnsi="Santander Text" w:cs="Arial"/>
          <w:i/>
          <w:szCs w:val="18"/>
          <w:lang w:val="pt-PT"/>
        </w:rPr>
        <w:t>‘flg_rsc_fsc_crnc’</w:t>
      </w:r>
      <w:r w:rsidRPr="00864D30">
        <w:rPr>
          <w:rFonts w:ascii="Santander Text" w:hAnsi="Santander Text" w:cs="Arial"/>
          <w:szCs w:val="18"/>
          <w:lang w:val="pt-PT"/>
        </w:rPr>
        <w:t xml:space="preserve"> sejam aprovisionadas através do </w:t>
      </w:r>
      <w:r w:rsidR="00552740" w:rsidRPr="00864D30">
        <w:rPr>
          <w:rFonts w:ascii="Santander Text" w:hAnsi="Santander Text" w:cs="Arial"/>
          <w:i/>
          <w:color w:val="000000"/>
          <w:szCs w:val="18"/>
          <w:lang w:val="pt-PT"/>
        </w:rPr>
        <w:t>Input</w:t>
      </w:r>
      <w:r w:rsidR="00552740" w:rsidRPr="00864D30">
        <w:rPr>
          <w:rFonts w:ascii="Santander Text" w:hAnsi="Santander Text" w:cs="Arial"/>
          <w:color w:val="000000"/>
          <w:szCs w:val="18"/>
          <w:lang w:val="pt-PT"/>
        </w:rPr>
        <w:t xml:space="preserve"> Corporativo de Risco Físico por NUT</w:t>
      </w:r>
      <w:r w:rsidRPr="00864D30">
        <w:rPr>
          <w:rFonts w:ascii="Santander Text" w:hAnsi="Santander Text" w:cs="Arial"/>
          <w:szCs w:val="18"/>
          <w:lang w:val="pt-PT"/>
        </w:rPr>
        <w:t>, então estes campos deverão ser aprovisionados com ‘Corporação</w:t>
      </w:r>
      <w:r w:rsidR="00552740" w:rsidRPr="00864D30">
        <w:rPr>
          <w:rFonts w:ascii="Santander Text" w:hAnsi="Santander Text" w:cs="Arial"/>
          <w:szCs w:val="18"/>
          <w:lang w:val="pt-PT"/>
        </w:rPr>
        <w:t xml:space="preserve"> - </w:t>
      </w:r>
      <w:r w:rsidR="00552740" w:rsidRPr="00864D30">
        <w:rPr>
          <w:rFonts w:ascii="Santander Text" w:hAnsi="Santander Text" w:cs="Arial"/>
          <w:i/>
          <w:szCs w:val="18"/>
          <w:lang w:val="pt-PT"/>
        </w:rPr>
        <w:t>Nuts</w:t>
      </w:r>
      <w:r w:rsidRPr="00864D30">
        <w:rPr>
          <w:rFonts w:ascii="Santander Text" w:hAnsi="Santander Text" w:cs="Arial"/>
          <w:szCs w:val="18"/>
          <w:lang w:val="pt-PT"/>
        </w:rPr>
        <w:t>’;</w:t>
      </w:r>
    </w:p>
    <w:p w14:paraId="1A3BA0B3" w14:textId="7621988E" w:rsidR="00077305" w:rsidRPr="00864D30" w:rsidRDefault="00552740" w:rsidP="008E5B92">
      <w:pPr>
        <w:pStyle w:val="ListParagraph"/>
        <w:numPr>
          <w:ilvl w:val="0"/>
          <w:numId w:val="10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Sempre os campos ‘</w:t>
      </w:r>
      <w:r w:rsidRPr="00864D30">
        <w:rPr>
          <w:rFonts w:ascii="Santander Text" w:hAnsi="Santander Text" w:cs="Arial"/>
          <w:i/>
          <w:szCs w:val="18"/>
          <w:lang w:val="pt-PT"/>
        </w:rPr>
        <w:t>flg_rsc_fsc_agd’</w:t>
      </w:r>
      <w:r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szCs w:val="18"/>
          <w:lang w:val="pt-PT"/>
        </w:rPr>
        <w:t>flg_rsc_fsc_crnc’</w:t>
      </w:r>
      <w:r w:rsidRPr="00864D30">
        <w:rPr>
          <w:rFonts w:ascii="Santander Text" w:hAnsi="Santander Text" w:cs="Arial"/>
          <w:szCs w:val="18"/>
          <w:lang w:val="pt-PT"/>
        </w:rPr>
        <w:t xml:space="preserve"> sejam aprovisionadas através do </w:t>
      </w:r>
      <w:r w:rsidRPr="00864D30">
        <w:rPr>
          <w:rFonts w:ascii="Santander Text" w:hAnsi="Santander Text" w:cs="Arial"/>
          <w:i/>
          <w:color w:val="000000"/>
          <w:szCs w:val="18"/>
          <w:lang w:val="pt-PT"/>
        </w:rPr>
        <w:t>Input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 Corporativo de Risco Físico por NUT através da </w:t>
      </w:r>
      <w:r w:rsidR="00BA628B" w:rsidRPr="00864D30">
        <w:rPr>
          <w:rFonts w:ascii="Santander Text" w:hAnsi="Santander Text" w:cs="Arial"/>
          <w:i/>
          <w:color w:val="000000"/>
          <w:szCs w:val="18"/>
          <w:lang w:val="pt-PT"/>
        </w:rPr>
        <w:t>proxy</w:t>
      </w:r>
      <w:r w:rsidR="00BA628B" w:rsidRPr="00864D30">
        <w:rPr>
          <w:rFonts w:ascii="Santander Text" w:hAnsi="Santander Text" w:cs="Arial"/>
          <w:color w:val="000000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color w:val="000000"/>
          <w:szCs w:val="18"/>
          <w:lang w:val="pt-PT"/>
        </w:rPr>
        <w:t xml:space="preserve">disponibilizada pela </w:t>
      </w:r>
      <w:r w:rsidR="003D72F9" w:rsidRPr="00864D30">
        <w:rPr>
          <w:rFonts w:ascii="Santander Text" w:hAnsi="Santander Text" w:cs="Arial"/>
          <w:color w:val="000000"/>
          <w:szCs w:val="18"/>
          <w:lang w:val="pt-PT"/>
        </w:rPr>
        <w:t>Corporação</w:t>
      </w:r>
      <w:r w:rsidRPr="00864D30">
        <w:rPr>
          <w:rFonts w:ascii="Santander Text" w:hAnsi="Santander Text" w:cs="Arial"/>
          <w:szCs w:val="18"/>
          <w:lang w:val="pt-PT"/>
        </w:rPr>
        <w:t xml:space="preserve">, então estes campos deverão ser aprovisionados com ‘Corporação - </w:t>
      </w:r>
      <w:r w:rsidRPr="00864D30">
        <w:rPr>
          <w:rFonts w:ascii="Santander Text" w:hAnsi="Santander Text" w:cs="Arial"/>
          <w:i/>
          <w:szCs w:val="18"/>
          <w:lang w:val="pt-PT"/>
        </w:rPr>
        <w:t>Proxy</w:t>
      </w:r>
      <w:r w:rsidRPr="00864D30">
        <w:rPr>
          <w:rFonts w:ascii="Santander Text" w:hAnsi="Santander Text" w:cs="Arial"/>
          <w:szCs w:val="18"/>
          <w:lang w:val="pt-PT"/>
        </w:rPr>
        <w:t>;</w:t>
      </w:r>
    </w:p>
    <w:p w14:paraId="0B229F4C" w14:textId="3D3F9F45" w:rsidR="00ED3EF4" w:rsidRPr="00864D30" w:rsidRDefault="003A447F" w:rsidP="008E5B92">
      <w:pPr>
        <w:pStyle w:val="ListParagraph"/>
        <w:numPr>
          <w:ilvl w:val="0"/>
          <w:numId w:val="107"/>
        </w:numPr>
        <w:spacing w:line="360" w:lineRule="auto"/>
        <w:jc w:val="both"/>
        <w:rPr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Sempre que não seja possível aplicar nenhuma das metodologias descritas, os c</w:t>
      </w:r>
      <w:r w:rsidR="00552740" w:rsidRPr="00864D30">
        <w:rPr>
          <w:rFonts w:ascii="Santander Text" w:hAnsi="Santander Text" w:cs="Arial"/>
          <w:szCs w:val="18"/>
          <w:lang w:val="pt-PT"/>
        </w:rPr>
        <w:t>ampos devem ser aprovisionados com</w:t>
      </w:r>
      <w:r w:rsidRPr="00864D30">
        <w:rPr>
          <w:rFonts w:ascii="Santander Text" w:hAnsi="Santander Text" w:cs="Arial"/>
          <w:szCs w:val="18"/>
          <w:lang w:val="pt-PT"/>
        </w:rPr>
        <w:t xml:space="preserve"> </w:t>
      </w:r>
      <w:r w:rsidR="00552740"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szCs w:val="18"/>
          <w:lang w:val="pt-PT"/>
        </w:rPr>
        <w:t>MISS</w:t>
      </w:r>
      <w:r w:rsidR="00552740" w:rsidRPr="00864D30">
        <w:rPr>
          <w:rFonts w:ascii="Santander Text" w:hAnsi="Santander Text" w:cs="Arial"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>.</w:t>
      </w:r>
    </w:p>
    <w:p w14:paraId="5581298A" w14:textId="640E8001" w:rsidR="008435E7" w:rsidRPr="00864D30" w:rsidRDefault="008435E7" w:rsidP="007E3521">
      <w:pPr>
        <w:pStyle w:val="MyHeading3"/>
        <w:spacing w:after="120" w:line="360" w:lineRule="auto"/>
      </w:pPr>
      <w:r w:rsidRPr="00864D30">
        <w:t>scp1_emss, scp2_emss e scp3_emss</w:t>
      </w:r>
    </w:p>
    <w:p w14:paraId="3835DAD7" w14:textId="4CCDDCAD" w:rsidR="0025252E" w:rsidRPr="00864D30" w:rsidRDefault="00FC2B4F" w:rsidP="007E3521">
      <w:pPr>
        <w:spacing w:after="0" w:line="360" w:lineRule="auto"/>
        <w:jc w:val="both"/>
        <w:rPr>
          <w:rFonts w:ascii="Santander Text" w:hAnsi="Santander Text" w:cs="Arial"/>
          <w:color w:val="000000" w:themeColor="text1"/>
          <w:lang w:val="pt-PT"/>
        </w:rPr>
      </w:pPr>
      <w:r w:rsidRPr="00864D30">
        <w:rPr>
          <w:rFonts w:ascii="Santander Text" w:hAnsi="Santander Text" w:cs="Arial"/>
          <w:color w:val="000000" w:themeColor="text1"/>
          <w:lang w:val="pt-PT"/>
        </w:rPr>
        <w:t>Estas variáveis devem ser aprovisionadas recorrendo à tabela</w:t>
      </w:r>
      <w:r w:rsidRPr="00864D30">
        <w:rPr>
          <w:rFonts w:ascii="Santander Text" w:hAnsi="Santander Text" w:cs="Arial"/>
          <w:i/>
          <w:color w:val="000000" w:themeColor="text1"/>
          <w:lang w:val="pt-PT"/>
        </w:rPr>
        <w:t xml:space="preserve"> </w:t>
      </w:r>
      <w:r w:rsidRPr="00864D30">
        <w:rPr>
          <w:rFonts w:ascii="Santander Text" w:hAnsi="Santander Text" w:cs="Arial"/>
          <w:i/>
          <w:iCs/>
          <w:color w:val="000000" w:themeColor="text1"/>
          <w:lang w:val="pt-PT"/>
        </w:rPr>
        <w:t>modesg_inp_emss_bens_imoveis</w:t>
      </w:r>
      <w:r w:rsidR="00BD3165" w:rsidRPr="00864D30">
        <w:rPr>
          <w:rFonts w:ascii="Santander Text" w:hAnsi="Santander Text" w:cs="Arial"/>
          <w:color w:val="000000" w:themeColor="text1"/>
          <w:lang w:val="pt-PT"/>
        </w:rPr>
        <w:t xml:space="preserve">. </w:t>
      </w:r>
    </w:p>
    <w:p w14:paraId="3DAD9995" w14:textId="0BAD04DA" w:rsidR="00EE29DB" w:rsidRPr="00864D30" w:rsidRDefault="0025252E" w:rsidP="007E3521">
      <w:pPr>
        <w:spacing w:line="360" w:lineRule="auto"/>
        <w:jc w:val="both"/>
        <w:rPr>
          <w:rFonts w:ascii="Santander Text" w:hAnsi="Santander Text" w:cs="Arial"/>
          <w:color w:val="000000" w:themeColor="text1"/>
          <w:lang w:val="pt-PT"/>
        </w:rPr>
      </w:pPr>
      <w:r w:rsidRPr="00864D30">
        <w:rPr>
          <w:rFonts w:ascii="Santander Text" w:hAnsi="Santander Text" w:cs="Arial"/>
          <w:color w:val="000000" w:themeColor="text1"/>
          <w:lang w:val="pt-PT"/>
        </w:rPr>
        <w:t xml:space="preserve">Numa primeira instância, </w:t>
      </w:r>
      <w:r w:rsidR="00EE29DB" w:rsidRPr="00864D30">
        <w:rPr>
          <w:rFonts w:ascii="Santander Text" w:hAnsi="Santander Text" w:cs="Arial"/>
          <w:color w:val="000000" w:themeColor="text1"/>
          <w:lang w:val="pt-PT"/>
        </w:rPr>
        <w:t xml:space="preserve">para identificação dos fatores de emissão para </w:t>
      </w:r>
      <w:r w:rsidR="00EE29DB" w:rsidRPr="00864D30">
        <w:rPr>
          <w:rFonts w:ascii="Santander Text" w:hAnsi="Santander Text" w:cs="Arial"/>
          <w:i/>
          <w:color w:val="000000" w:themeColor="text1"/>
          <w:lang w:val="pt-PT"/>
        </w:rPr>
        <w:t>scopes</w:t>
      </w:r>
      <w:r w:rsidR="00EE29DB" w:rsidRPr="00864D30">
        <w:rPr>
          <w:rFonts w:ascii="Santander Text" w:hAnsi="Santander Text" w:cs="Arial"/>
          <w:color w:val="000000" w:themeColor="text1"/>
          <w:lang w:val="pt-PT"/>
        </w:rPr>
        <w:t xml:space="preserve"> 1 e 2 (variáveis </w:t>
      </w:r>
      <w:r w:rsidR="00BA628B" w:rsidRPr="00864D30">
        <w:rPr>
          <w:rFonts w:ascii="Santander Text" w:hAnsi="Santander Text" w:cs="Arial"/>
          <w:color w:val="000000" w:themeColor="text1"/>
          <w:lang w:val="pt-PT"/>
        </w:rPr>
        <w:t>‘</w:t>
      </w:r>
      <w:r w:rsidR="00EE29DB" w:rsidRPr="00864D30">
        <w:rPr>
          <w:rFonts w:ascii="Santander Text" w:hAnsi="Santander Text" w:cs="Arial"/>
          <w:i/>
          <w:color w:val="000000" w:themeColor="text1"/>
          <w:lang w:val="pt-PT"/>
        </w:rPr>
        <w:t>scp1_ftr_emss</w:t>
      </w:r>
      <w:r w:rsidR="00BA628B" w:rsidRPr="00864D30">
        <w:rPr>
          <w:rFonts w:ascii="Santander Text" w:hAnsi="Santander Text" w:cs="Arial"/>
          <w:i/>
          <w:color w:val="000000" w:themeColor="text1"/>
          <w:lang w:val="pt-PT"/>
        </w:rPr>
        <w:t>’</w:t>
      </w:r>
      <w:r w:rsidR="00EE29DB" w:rsidRPr="00864D30">
        <w:rPr>
          <w:rFonts w:ascii="Santander Text" w:hAnsi="Santander Text" w:cs="Arial"/>
          <w:color w:val="000000" w:themeColor="text1"/>
          <w:lang w:val="pt-PT"/>
        </w:rPr>
        <w:t xml:space="preserve"> e </w:t>
      </w:r>
      <w:r w:rsidR="00BA628B" w:rsidRPr="00864D30">
        <w:rPr>
          <w:rFonts w:ascii="Santander Text" w:hAnsi="Santander Text" w:cs="Arial"/>
          <w:color w:val="000000" w:themeColor="text1"/>
          <w:lang w:val="pt-PT"/>
        </w:rPr>
        <w:t>‘</w:t>
      </w:r>
      <w:r w:rsidR="00EE29DB" w:rsidRPr="00864D30">
        <w:rPr>
          <w:rFonts w:ascii="Santander Text" w:hAnsi="Santander Text" w:cs="Arial"/>
          <w:i/>
          <w:color w:val="000000" w:themeColor="text1"/>
          <w:lang w:val="pt-PT"/>
        </w:rPr>
        <w:t>scp2_ftr_emss</w:t>
      </w:r>
      <w:r w:rsidR="00BA628B" w:rsidRPr="00864D30">
        <w:rPr>
          <w:rFonts w:ascii="Santander Text" w:hAnsi="Santander Text" w:cs="Arial"/>
          <w:color w:val="000000" w:themeColor="text1"/>
          <w:lang w:val="pt-PT"/>
        </w:rPr>
        <w:t>’</w:t>
      </w:r>
      <w:r w:rsidR="00EE29DB" w:rsidRPr="00864D30">
        <w:rPr>
          <w:rFonts w:ascii="Santander Text" w:hAnsi="Santander Text" w:cs="Arial"/>
          <w:color w:val="000000" w:themeColor="text1"/>
          <w:lang w:val="pt-PT"/>
        </w:rPr>
        <w:t>), é necessária a obtenção das seguintes informações, utilizadas nas diferentes metodologias:</w:t>
      </w:r>
    </w:p>
    <w:p w14:paraId="6D769730" w14:textId="793F9E9A" w:rsidR="00541C0C" w:rsidRPr="00864D30" w:rsidRDefault="00541C0C" w:rsidP="008E5B92">
      <w:pPr>
        <w:pStyle w:val="ListParagraph"/>
        <w:numPr>
          <w:ilvl w:val="0"/>
          <w:numId w:val="35"/>
        </w:numPr>
        <w:tabs>
          <w:tab w:val="left" w:pos="1400"/>
        </w:tabs>
        <w:spacing w:before="240"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es-ES"/>
        </w:rPr>
      </w:pPr>
      <w:r w:rsidRPr="00864D30">
        <w:rPr>
          <w:rFonts w:ascii="Santander Text" w:eastAsia="Times New Roman" w:hAnsi="Santander Text" w:cs="Arial"/>
          <w:szCs w:val="18"/>
          <w:u w:val="single"/>
          <w:lang w:val="pt-PT" w:eastAsia="es-ES"/>
        </w:rPr>
        <w:t>Obter informação do certificado energético ‘</w:t>
      </w:r>
      <w:r w:rsidRPr="00864D30">
        <w:rPr>
          <w:rFonts w:ascii="Santander Text" w:eastAsia="Times New Roman" w:hAnsi="Santander Text" w:cs="Arial"/>
          <w:i/>
          <w:szCs w:val="18"/>
          <w:u w:val="single"/>
          <w:lang w:val="pt-PT" w:eastAsia="es-ES"/>
        </w:rPr>
        <w:t>epc’</w:t>
      </w:r>
      <w:r w:rsidRPr="00864D30">
        <w:rPr>
          <w:rFonts w:ascii="Santander Text" w:eastAsia="Times New Roman" w:hAnsi="Santander Text" w:cs="Arial"/>
          <w:szCs w:val="18"/>
          <w:lang w:val="pt-PT" w:eastAsia="es-ES"/>
        </w:rPr>
        <w:t xml:space="preserve">: Cruzar a tabela </w:t>
      </w:r>
      <w:r w:rsidRPr="00864D30">
        <w:rPr>
          <w:rStyle w:val="ui-provider"/>
          <w:rFonts w:ascii="Santander Text" w:hAnsi="Santander Text" w:cs="Arial"/>
          <w:i/>
          <w:szCs w:val="18"/>
          <w:lang w:val="pt-PT"/>
        </w:rPr>
        <w:t>modesg_inp_emss_bens_imoveis</w:t>
      </w:r>
      <w:r w:rsidRPr="00864D30">
        <w:rPr>
          <w:rFonts w:ascii="Santander Text" w:eastAsia="Times New Roman" w:hAnsi="Santander Text" w:cs="Arial"/>
          <w:szCs w:val="18"/>
          <w:lang w:val="pt-PT" w:eastAsia="es-ES"/>
        </w:rPr>
        <w:t xml:space="preserve"> </w:t>
      </w:r>
      <w:r w:rsidR="008B4D67"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(‘</w:t>
      </w:r>
      <w:r w:rsidR="008B4D67"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cempbem’,‘ckbalbem’,’ckctabem’,’ckrefbem’</w:t>
      </w:r>
      <w:r w:rsidR="008B4D67"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) </w:t>
      </w:r>
      <w:r w:rsidRPr="00864D30">
        <w:rPr>
          <w:rFonts w:ascii="Santander Text" w:eastAsia="Times New Roman" w:hAnsi="Santander Text" w:cs="Arial"/>
          <w:szCs w:val="18"/>
          <w:lang w:val="pt-PT" w:eastAsia="es-ES"/>
        </w:rPr>
        <w:t xml:space="preserve">com a tabela </w:t>
      </w:r>
      <w:r w:rsidRPr="00864D30">
        <w:rPr>
          <w:rFonts w:ascii="Santander Text" w:eastAsia="Times New Roman" w:hAnsi="Santander Text" w:cs="Arial"/>
          <w:i/>
          <w:color w:val="000000"/>
          <w:szCs w:val="18"/>
          <w:lang w:val="pt-PT" w:eastAsia="pt-PT"/>
        </w:rPr>
        <w:t>property_energy_certificate</w:t>
      </w:r>
      <w:r w:rsidRPr="00864D30">
        <w:rPr>
          <w:rFonts w:ascii="Santander Text" w:eastAsia="Times New Roman" w:hAnsi="Santander Text" w:cs="Arial"/>
          <w:i/>
          <w:szCs w:val="18"/>
          <w:lang w:val="pt-PT" w:eastAsia="es-ES"/>
        </w:rPr>
        <w:t xml:space="preserve"> 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(filtrada por ‘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quality_score’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 in (‘1-REAL’, ‘SANTANDER’)) através da chave do bem </w:t>
      </w:r>
      <w:r w:rsidR="008B4D67"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(</w:t>
      </w:r>
      <w:r w:rsidR="008B4D67" w:rsidRPr="00864D30">
        <w:rPr>
          <w:rFonts w:ascii="Santander Text" w:hAnsi="Santander Text" w:cs="Arial"/>
          <w:szCs w:val="18"/>
          <w:lang w:val="pt-PT"/>
        </w:rPr>
        <w:t xml:space="preserve">campos </w:t>
      </w:r>
      <w:r w:rsidR="008B4D67" w:rsidRPr="00864D30">
        <w:rPr>
          <w:rFonts w:ascii="Santander Text" w:hAnsi="Santander Text" w:cs="Arial"/>
          <w:i/>
          <w:iCs/>
          <w:szCs w:val="18"/>
          <w:lang w:val="pt-PT"/>
        </w:rPr>
        <w:t>'property_bank_id','property_branch_code','property_contract_id','property_reference_code')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 para obter o campo 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‘</w:t>
      </w:r>
      <w:r w:rsidR="00B02A40"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epc’</w:t>
      </w:r>
      <w:r w:rsidR="00077305"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;</w:t>
      </w:r>
    </w:p>
    <w:p w14:paraId="70EF6120" w14:textId="58BC715A" w:rsidR="00541C0C" w:rsidRPr="00864D30" w:rsidRDefault="00541C0C" w:rsidP="008E5B92">
      <w:pPr>
        <w:pStyle w:val="ListParagraph"/>
        <w:numPr>
          <w:ilvl w:val="0"/>
          <w:numId w:val="35"/>
        </w:numPr>
        <w:tabs>
          <w:tab w:val="left" w:pos="1400"/>
        </w:tabs>
        <w:spacing w:before="240" w:after="0" w:line="360" w:lineRule="auto"/>
        <w:jc w:val="both"/>
        <w:rPr>
          <w:rFonts w:ascii="Santander Text" w:eastAsia="Times New Roman" w:hAnsi="Santander Text" w:cs="Arial"/>
          <w:color w:val="000000" w:themeColor="text1"/>
          <w:szCs w:val="18"/>
          <w:lang w:val="pt-PT" w:eastAsia="es-ES"/>
        </w:rPr>
      </w:pPr>
      <w:r w:rsidRPr="00864D30">
        <w:rPr>
          <w:rFonts w:ascii="Santander Text" w:eastAsia="Times New Roman" w:hAnsi="Santander Text" w:cs="Arial"/>
          <w:szCs w:val="18"/>
          <w:u w:val="single"/>
          <w:lang w:val="pt-PT" w:eastAsia="es-ES"/>
        </w:rPr>
        <w:t>Obter o ‘</w:t>
      </w:r>
      <w:r w:rsidRPr="00864D30">
        <w:rPr>
          <w:rFonts w:ascii="Santander Text" w:eastAsia="Times New Roman" w:hAnsi="Santander Text" w:cs="Arial"/>
          <w:i/>
          <w:szCs w:val="18"/>
          <w:u w:val="single"/>
          <w:lang w:val="pt-PT" w:eastAsia="es-ES"/>
        </w:rPr>
        <w:t>tipo_finalidade_bem’</w:t>
      </w:r>
      <w:r w:rsidRPr="00864D30">
        <w:rPr>
          <w:rFonts w:ascii="Santander Text" w:eastAsia="Times New Roman" w:hAnsi="Santander Text" w:cs="Arial"/>
          <w:szCs w:val="18"/>
          <w:lang w:val="pt-PT" w:eastAsia="es-ES"/>
        </w:rPr>
        <w:t xml:space="preserve">: 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Filtrar a tabela de parametrização </w:t>
      </w:r>
      <w:r w:rsidRPr="00864D30">
        <w:rPr>
          <w:rFonts w:ascii="Santander Text" w:hAnsi="Santander Text" w:cs="Arial"/>
          <w:i/>
          <w:lang w:val="pt-PT"/>
        </w:rPr>
        <w:t>modesg_param_codigos</w:t>
      </w:r>
      <w:r w:rsidRPr="00864D30">
        <w:rPr>
          <w:rFonts w:ascii="Santander Text" w:hAnsi="Santander Text" w:cs="Arial"/>
          <w:lang w:val="pt-PT"/>
        </w:rPr>
        <w:t xml:space="preserve"> 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por ‘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dimensao’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 = 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’tipo_finalidade_bem’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 e cruzar o resultado através do campo ‘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valor_original’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 com a concatenação de ‘1’ (se tem epc real) ou ‘0’ (se não tem epc real) e ‘_’ e o campo ‘</w:t>
      </w:r>
      <w:r w:rsidR="009F2928"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property_purpose_code</w:t>
      </w:r>
      <w:r w:rsidR="009F2928"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’ 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da tabela </w:t>
      </w:r>
      <w:r w:rsidR="00987C8D"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property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 (ex.: 1_01 – habitação com epc real) para obter o campo ‘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valor_mv’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.</w:t>
      </w:r>
    </w:p>
    <w:p w14:paraId="2DBC55C5" w14:textId="050D7004" w:rsidR="00541C0C" w:rsidRPr="00864D30" w:rsidRDefault="00EE29DB" w:rsidP="007E3521">
      <w:pPr>
        <w:spacing w:line="360" w:lineRule="auto"/>
        <w:ind w:left="720" w:hanging="720"/>
        <w:jc w:val="both"/>
        <w:rPr>
          <w:rFonts w:ascii="Santander Text" w:eastAsia="Times New Roman" w:hAnsi="Santander Text" w:cs="Arial"/>
          <w:color w:val="000000" w:themeColor="text1"/>
          <w:szCs w:val="18"/>
          <w:lang w:val="pt-PT" w:eastAsia="es-ES"/>
        </w:rPr>
      </w:pP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 w:eastAsia="es-ES"/>
        </w:rPr>
        <w:t>Após obter as informações supramencionadas aplicar de forma supl</w:t>
      </w:r>
      <w:r w:rsidR="00541C0C" w:rsidRPr="00864D30">
        <w:rPr>
          <w:rFonts w:ascii="Santander Text" w:eastAsia="Times New Roman" w:hAnsi="Santander Text" w:cs="Arial"/>
          <w:color w:val="000000" w:themeColor="text1"/>
          <w:szCs w:val="18"/>
          <w:lang w:val="pt-PT" w:eastAsia="es-ES"/>
        </w:rPr>
        <w:t>etiva as seguintes metodologias:</w:t>
      </w:r>
    </w:p>
    <w:p w14:paraId="07A98ADD" w14:textId="4557E3FC" w:rsidR="00541C0C" w:rsidRPr="00864D30" w:rsidRDefault="00541C0C" w:rsidP="007E3521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864D30">
        <w:rPr>
          <w:rFonts w:ascii="Santander Text" w:hAnsi="Santander Text" w:cs="Arial"/>
          <w:sz w:val="18"/>
          <w:szCs w:val="18"/>
        </w:rPr>
        <w:t>A lógica deverá ser a seguinte:</w:t>
      </w:r>
    </w:p>
    <w:p w14:paraId="1D372954" w14:textId="2626374F" w:rsidR="00541C0C" w:rsidRPr="00864D30" w:rsidRDefault="00541C0C" w:rsidP="008E5B92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  <w:ind w:left="360"/>
        <w:jc w:val="both"/>
        <w:rPr>
          <w:rFonts w:ascii="Santander Text" w:hAnsi="Santander Text" w:cs="Arial"/>
          <w:sz w:val="18"/>
          <w:szCs w:val="18"/>
        </w:rPr>
      </w:pPr>
      <w:r w:rsidRPr="00864D30">
        <w:rPr>
          <w:rFonts w:ascii="Santander Text" w:hAnsi="Santander Text" w:cs="Arial"/>
          <w:sz w:val="18"/>
          <w:szCs w:val="18"/>
        </w:rPr>
        <w:t>É conhecida a área útil: metodologia</w:t>
      </w:r>
      <w:r w:rsidR="00BC5D0E" w:rsidRPr="00864D30">
        <w:rPr>
          <w:rFonts w:ascii="Santander Text" w:hAnsi="Santander Text" w:cs="Arial"/>
          <w:b/>
          <w:color w:val="000000" w:themeColor="text1"/>
          <w:sz w:val="18"/>
          <w:szCs w:val="18"/>
        </w:rPr>
        <w:t xml:space="preserve"> </w:t>
      </w:r>
      <w:r w:rsidR="008E165D" w:rsidRPr="00864D30">
        <w:rPr>
          <w:rFonts w:ascii="Santander Text" w:hAnsi="Santander Text" w:cs="Arial"/>
          <w:b/>
          <w:color w:val="000000" w:themeColor="text1"/>
          <w:sz w:val="18"/>
          <w:szCs w:val="18"/>
        </w:rPr>
        <w:fldChar w:fldCharType="begin"/>
      </w:r>
      <w:r w:rsidR="008E165D" w:rsidRPr="00864D30">
        <w:rPr>
          <w:rFonts w:ascii="Santander Text" w:hAnsi="Santander Text" w:cs="Arial"/>
          <w:b/>
          <w:color w:val="000000" w:themeColor="text1"/>
          <w:sz w:val="18"/>
          <w:szCs w:val="18"/>
        </w:rPr>
        <w:instrText xml:space="preserve"> REF _Ref193104199 \r \h </w:instrText>
      </w:r>
      <w:r w:rsidR="00864D30">
        <w:rPr>
          <w:rFonts w:ascii="Santander Text" w:hAnsi="Santander Text" w:cs="Arial"/>
          <w:b/>
          <w:color w:val="000000" w:themeColor="text1"/>
          <w:sz w:val="18"/>
          <w:szCs w:val="18"/>
        </w:rPr>
        <w:instrText xml:space="preserve"> \* MERGEFORMAT </w:instrText>
      </w:r>
      <w:r w:rsidR="008E165D" w:rsidRPr="00864D30">
        <w:rPr>
          <w:rFonts w:ascii="Santander Text" w:hAnsi="Santander Text" w:cs="Arial"/>
          <w:b/>
          <w:color w:val="000000" w:themeColor="text1"/>
          <w:sz w:val="18"/>
          <w:szCs w:val="18"/>
        </w:rPr>
      </w:r>
      <w:r w:rsidR="008E165D" w:rsidRPr="00864D30">
        <w:rPr>
          <w:rFonts w:ascii="Santander Text" w:hAnsi="Santander Text" w:cs="Arial"/>
          <w:b/>
          <w:color w:val="000000" w:themeColor="text1"/>
          <w:sz w:val="18"/>
          <w:szCs w:val="18"/>
        </w:rPr>
        <w:fldChar w:fldCharType="separate"/>
      </w:r>
      <w:r w:rsidR="008E165D" w:rsidRPr="00864D30">
        <w:rPr>
          <w:rFonts w:ascii="Santander Text" w:hAnsi="Santander Text" w:cs="Arial"/>
          <w:b/>
          <w:color w:val="000000" w:themeColor="text1"/>
          <w:sz w:val="18"/>
          <w:szCs w:val="18"/>
        </w:rPr>
        <w:t>7.1.3.3.2</w:t>
      </w:r>
      <w:r w:rsidR="008E165D" w:rsidRPr="00864D30">
        <w:rPr>
          <w:rFonts w:ascii="Santander Text" w:hAnsi="Santander Text" w:cs="Arial"/>
          <w:b/>
          <w:color w:val="000000" w:themeColor="text1"/>
          <w:sz w:val="18"/>
          <w:szCs w:val="18"/>
        </w:rPr>
        <w:fldChar w:fldCharType="end"/>
      </w:r>
      <w:r w:rsidR="00077305" w:rsidRPr="00864D30">
        <w:rPr>
          <w:rFonts w:ascii="Santander Text" w:hAnsi="Santander Text" w:cs="Arial"/>
          <w:b/>
          <w:color w:val="000000" w:themeColor="text1"/>
          <w:sz w:val="18"/>
          <w:szCs w:val="18"/>
        </w:rPr>
        <w:t>:</w:t>
      </w:r>
    </w:p>
    <w:p w14:paraId="712DA8CC" w14:textId="2E8019FA" w:rsidR="00541C0C" w:rsidRPr="00864D30" w:rsidRDefault="00541C0C" w:rsidP="008E5B92">
      <w:pPr>
        <w:pStyle w:val="NormalWeb"/>
        <w:numPr>
          <w:ilvl w:val="0"/>
          <w:numId w:val="82"/>
        </w:numPr>
        <w:spacing w:before="0" w:beforeAutospacing="0" w:after="0" w:afterAutospacing="0" w:line="360" w:lineRule="auto"/>
        <w:ind w:left="1464"/>
        <w:jc w:val="both"/>
        <w:rPr>
          <w:rFonts w:ascii="Santander Text" w:hAnsi="Santander Text" w:cs="Arial"/>
          <w:sz w:val="18"/>
          <w:szCs w:val="18"/>
        </w:rPr>
      </w:pPr>
      <w:r w:rsidRPr="00864D30">
        <w:rPr>
          <w:rFonts w:ascii="Santander Text" w:hAnsi="Santander Text" w:cs="Arial"/>
          <w:sz w:val="18"/>
          <w:szCs w:val="18"/>
        </w:rPr>
        <w:t>É conhecido o EPC real</w:t>
      </w:r>
      <w:r w:rsidRPr="00864D30">
        <w:rPr>
          <w:rFonts w:ascii="Santander Text" w:hAnsi="Santander Text" w:cs="Arial"/>
          <w:b/>
          <w:sz w:val="18"/>
          <w:szCs w:val="18"/>
        </w:rPr>
        <w:t xml:space="preserve">: </w:t>
      </w:r>
      <w:r w:rsidRPr="00864D30">
        <w:rPr>
          <w:rFonts w:ascii="Santander Text" w:hAnsi="Santander Text" w:cs="Arial"/>
          <w:sz w:val="18"/>
          <w:szCs w:val="18"/>
        </w:rPr>
        <w:t>metodologia</w:t>
      </w:r>
      <w:r w:rsidRPr="00864D30">
        <w:rPr>
          <w:rFonts w:ascii="Santander Text" w:hAnsi="Santander Text" w:cs="Arial"/>
          <w:b/>
          <w:sz w:val="18"/>
          <w:szCs w:val="18"/>
        </w:rPr>
        <w:t xml:space="preserve"> </w:t>
      </w:r>
      <w:r w:rsidR="00F6115B" w:rsidRPr="00864D30">
        <w:rPr>
          <w:rFonts w:ascii="Santander Text" w:hAnsi="Santander Text" w:cs="Arial"/>
          <w:b/>
          <w:color w:val="000000" w:themeColor="text1"/>
          <w:sz w:val="18"/>
          <w:szCs w:val="18"/>
        </w:rPr>
        <w:t>7</w:t>
      </w:r>
      <w:r w:rsidRPr="00864D30">
        <w:rPr>
          <w:rFonts w:ascii="Santander Text" w:hAnsi="Santander Text" w:cs="Arial"/>
          <w:b/>
          <w:color w:val="000000" w:themeColor="text1"/>
          <w:sz w:val="18"/>
          <w:szCs w:val="18"/>
        </w:rPr>
        <w:t>.1.3.3.2.1</w:t>
      </w:r>
      <w:r w:rsidR="00077305" w:rsidRPr="00864D30">
        <w:rPr>
          <w:rFonts w:ascii="Santander Text" w:hAnsi="Santander Text" w:cs="Arial"/>
          <w:b/>
          <w:color w:val="000000" w:themeColor="text1"/>
          <w:sz w:val="18"/>
          <w:szCs w:val="18"/>
        </w:rPr>
        <w:t>;</w:t>
      </w:r>
    </w:p>
    <w:p w14:paraId="57FDB6C1" w14:textId="03716391" w:rsidR="00541C0C" w:rsidRPr="00864D30" w:rsidRDefault="00541C0C" w:rsidP="008E5B92">
      <w:pPr>
        <w:pStyle w:val="NormalWeb"/>
        <w:numPr>
          <w:ilvl w:val="0"/>
          <w:numId w:val="82"/>
        </w:numPr>
        <w:spacing w:before="0" w:beforeAutospacing="0" w:after="0" w:afterAutospacing="0" w:line="360" w:lineRule="auto"/>
        <w:ind w:left="1464"/>
        <w:jc w:val="both"/>
        <w:rPr>
          <w:rFonts w:ascii="Santander Text" w:hAnsi="Santander Text" w:cs="Arial"/>
          <w:sz w:val="18"/>
          <w:szCs w:val="18"/>
        </w:rPr>
      </w:pPr>
      <w:r w:rsidRPr="00864D30">
        <w:rPr>
          <w:rFonts w:ascii="Santander Text" w:hAnsi="Santander Text" w:cs="Arial"/>
          <w:sz w:val="18"/>
          <w:szCs w:val="18"/>
        </w:rPr>
        <w:t xml:space="preserve">Não é conhecido o EPC real: metodologia </w:t>
      </w:r>
      <w:r w:rsidR="00F6115B" w:rsidRPr="00864D30">
        <w:rPr>
          <w:rFonts w:ascii="Santander Text" w:hAnsi="Santander Text" w:cs="Arial"/>
          <w:b/>
          <w:color w:val="000000" w:themeColor="text1"/>
          <w:sz w:val="18"/>
          <w:szCs w:val="18"/>
        </w:rPr>
        <w:t>7</w:t>
      </w:r>
      <w:r w:rsidRPr="00864D30">
        <w:rPr>
          <w:rFonts w:ascii="Santander Text" w:hAnsi="Santander Text" w:cs="Arial"/>
          <w:b/>
          <w:color w:val="000000" w:themeColor="text1"/>
          <w:sz w:val="18"/>
          <w:szCs w:val="18"/>
        </w:rPr>
        <w:t>.1.3.3.2.2</w:t>
      </w:r>
      <w:r w:rsidR="00077305" w:rsidRPr="00864D30">
        <w:rPr>
          <w:rFonts w:ascii="Santander Text" w:hAnsi="Santander Text" w:cs="Arial"/>
          <w:b/>
          <w:color w:val="000000" w:themeColor="text1"/>
          <w:sz w:val="18"/>
          <w:szCs w:val="18"/>
        </w:rPr>
        <w:t>.</w:t>
      </w:r>
    </w:p>
    <w:p w14:paraId="5BBE5DB1" w14:textId="23249FDA" w:rsidR="00541C0C" w:rsidRPr="00864D30" w:rsidRDefault="00541C0C" w:rsidP="008E5B92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  <w:ind w:left="360"/>
        <w:jc w:val="both"/>
        <w:rPr>
          <w:rFonts w:ascii="Santander Text" w:hAnsi="Santander Text" w:cs="Arial"/>
          <w:sz w:val="22"/>
          <w:szCs w:val="22"/>
        </w:rPr>
      </w:pPr>
      <w:r w:rsidRPr="00864D30">
        <w:rPr>
          <w:rFonts w:ascii="Santander Text" w:hAnsi="Santander Text" w:cs="Arial"/>
          <w:sz w:val="18"/>
          <w:szCs w:val="18"/>
        </w:rPr>
        <w:t xml:space="preserve">Não é conhecida a área útil: metodologia </w:t>
      </w:r>
      <w:r w:rsidR="008E165D" w:rsidRPr="00864D30">
        <w:rPr>
          <w:rFonts w:ascii="Santander Text" w:hAnsi="Santander Text" w:cs="Arial"/>
          <w:b/>
          <w:color w:val="000000" w:themeColor="text1"/>
          <w:szCs w:val="18"/>
        </w:rPr>
        <w:fldChar w:fldCharType="begin"/>
      </w:r>
      <w:r w:rsidR="008E165D" w:rsidRPr="00864D30">
        <w:rPr>
          <w:rFonts w:ascii="Santander Text" w:hAnsi="Santander Text" w:cs="Arial"/>
          <w:b/>
          <w:color w:val="000000" w:themeColor="text1"/>
          <w:sz w:val="18"/>
          <w:szCs w:val="18"/>
        </w:rPr>
        <w:instrText xml:space="preserve"> REF _Ref193104227 \r \h </w:instrText>
      </w:r>
      <w:r w:rsidR="00864D30">
        <w:rPr>
          <w:rFonts w:ascii="Santander Text" w:hAnsi="Santander Text" w:cs="Arial"/>
          <w:b/>
          <w:color w:val="000000" w:themeColor="text1"/>
          <w:szCs w:val="18"/>
        </w:rPr>
        <w:instrText xml:space="preserve"> \* MERGEFORMAT </w:instrText>
      </w:r>
      <w:r w:rsidR="008E165D" w:rsidRPr="00864D30">
        <w:rPr>
          <w:rFonts w:ascii="Santander Text" w:hAnsi="Santander Text" w:cs="Arial"/>
          <w:b/>
          <w:color w:val="000000" w:themeColor="text1"/>
          <w:szCs w:val="18"/>
        </w:rPr>
      </w:r>
      <w:r w:rsidR="008E165D" w:rsidRPr="00864D30">
        <w:rPr>
          <w:rFonts w:ascii="Santander Text" w:hAnsi="Santander Text" w:cs="Arial"/>
          <w:b/>
          <w:color w:val="000000" w:themeColor="text1"/>
          <w:szCs w:val="18"/>
        </w:rPr>
        <w:fldChar w:fldCharType="separate"/>
      </w:r>
      <w:r w:rsidR="008E165D" w:rsidRPr="00864D30">
        <w:rPr>
          <w:rFonts w:ascii="Santander Text" w:hAnsi="Santander Text" w:cs="Arial"/>
          <w:b/>
          <w:color w:val="000000" w:themeColor="text1"/>
          <w:sz w:val="18"/>
          <w:szCs w:val="18"/>
        </w:rPr>
        <w:t>7.1.3.3.3</w:t>
      </w:r>
      <w:r w:rsidR="008E165D" w:rsidRPr="00864D30">
        <w:rPr>
          <w:rFonts w:ascii="Santander Text" w:hAnsi="Santander Text" w:cs="Arial"/>
          <w:b/>
          <w:color w:val="000000" w:themeColor="text1"/>
          <w:szCs w:val="18"/>
        </w:rPr>
        <w:fldChar w:fldCharType="end"/>
      </w:r>
    </w:p>
    <w:p w14:paraId="5332F994" w14:textId="089720C7" w:rsidR="00DE000D" w:rsidRPr="00864D30" w:rsidRDefault="00034C5E" w:rsidP="007E3521">
      <w:p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Denote-se que no cruzamento das parametrizações dos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inputs</w:t>
      </w:r>
      <w:r w:rsidRPr="00864D30">
        <w:rPr>
          <w:rFonts w:ascii="Santander Text" w:hAnsi="Santander Text" w:cs="Arial"/>
          <w:szCs w:val="18"/>
          <w:lang w:val="pt-PT"/>
        </w:rPr>
        <w:t xml:space="preserve"> corporativos com a tabela de parametrização </w:t>
      </w:r>
      <w:r w:rsidR="006B5CE1" w:rsidRPr="00864D30">
        <w:rPr>
          <w:rFonts w:ascii="Santander Text" w:hAnsi="Santander Text" w:cs="Arial"/>
          <w:i/>
          <w:lang w:val="pt-PT"/>
        </w:rPr>
        <w:t>modesg_param_codigos</w:t>
      </w:r>
      <w:r w:rsidR="006B5CE1" w:rsidRPr="00864D30">
        <w:rPr>
          <w:rFonts w:ascii="Santander Text" w:hAnsi="Santander Text" w:cs="Arial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 xml:space="preserve">ou outros dados do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Data Lake</w:t>
      </w:r>
      <w:r w:rsidRPr="00864D30">
        <w:rPr>
          <w:rFonts w:ascii="Santander Text" w:hAnsi="Santander Text" w:cs="Arial"/>
          <w:szCs w:val="18"/>
          <w:lang w:val="pt-PT"/>
        </w:rPr>
        <w:t xml:space="preserve">, bem como nos filtros realizados nos campos de 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string</w:t>
      </w:r>
      <w:r w:rsidRPr="00864D30">
        <w:rPr>
          <w:rFonts w:ascii="Santander Text" w:hAnsi="Santander Text" w:cs="Arial"/>
          <w:szCs w:val="18"/>
          <w:lang w:val="pt-PT"/>
        </w:rPr>
        <w:t xml:space="preserve"> deve ser utilizada a função trim(upper [nome_campo]).</w:t>
      </w:r>
      <w:r w:rsidR="00723C61" w:rsidRPr="00864D30">
        <w:rPr>
          <w:rFonts w:ascii="Santander Text" w:hAnsi="Santander Text" w:cs="Arial"/>
          <w:szCs w:val="18"/>
          <w:lang w:val="pt-PT"/>
        </w:rPr>
        <w:t xml:space="preserve"> Adicionalmente, uma vez que os </w:t>
      </w:r>
      <w:r w:rsidR="00723C61" w:rsidRPr="00864D30">
        <w:rPr>
          <w:rFonts w:ascii="Santander Text" w:hAnsi="Santander Text" w:cs="Arial"/>
          <w:color w:val="000000" w:themeColor="text1"/>
          <w:szCs w:val="18"/>
          <w:lang w:val="pt-PT"/>
        </w:rPr>
        <w:t>campos fatores de emissão (</w:t>
      </w:r>
      <w:r w:rsidR="00723C61" w:rsidRPr="00864D30">
        <w:rPr>
          <w:rFonts w:ascii="Santander Text" w:hAnsi="Santander Text" w:cs="Arial"/>
          <w:i/>
          <w:color w:val="000000" w:themeColor="text1"/>
          <w:szCs w:val="18"/>
          <w:lang w:val="pt-PT"/>
        </w:rPr>
        <w:t>‘scp1_ftr_emss’, ‘scp2_ftr_emss’</w:t>
      </w:r>
      <w:r w:rsidR="00723C61" w:rsidRPr="00864D30">
        <w:rPr>
          <w:rFonts w:ascii="Santander Text" w:hAnsi="Santander Text" w:cs="Arial"/>
          <w:color w:val="000000" w:themeColor="text1"/>
          <w:szCs w:val="18"/>
          <w:lang w:val="pt-PT"/>
        </w:rPr>
        <w:t xml:space="preserve"> e </w:t>
      </w:r>
      <w:r w:rsidR="00723C61" w:rsidRPr="00864D30">
        <w:rPr>
          <w:rFonts w:ascii="Santander Text" w:hAnsi="Santander Text" w:cs="Arial"/>
          <w:i/>
          <w:color w:val="000000" w:themeColor="text1"/>
          <w:szCs w:val="18"/>
          <w:lang w:val="pt-PT"/>
        </w:rPr>
        <w:t>‘scp3_ftr_emss’</w:t>
      </w:r>
      <w:r w:rsidR="00723C61" w:rsidRPr="00864D30">
        <w:rPr>
          <w:rFonts w:ascii="Santander Text" w:hAnsi="Santander Text" w:cs="Arial"/>
          <w:color w:val="000000" w:themeColor="text1"/>
          <w:szCs w:val="18"/>
          <w:lang w:val="pt-PT"/>
        </w:rPr>
        <w:t xml:space="preserve">) podem estar no formato </w:t>
      </w:r>
      <w:r w:rsidR="00723C61" w:rsidRPr="00864D30">
        <w:rPr>
          <w:rFonts w:ascii="Santander Text" w:hAnsi="Santander Text" w:cs="Arial"/>
          <w:i/>
          <w:iCs/>
          <w:color w:val="000000" w:themeColor="text1"/>
          <w:szCs w:val="18"/>
          <w:lang w:val="pt-PT"/>
        </w:rPr>
        <w:t>string</w:t>
      </w:r>
      <w:r w:rsidR="00723C61" w:rsidRPr="00864D30">
        <w:rPr>
          <w:rFonts w:ascii="Santander Text" w:hAnsi="Santander Text" w:cs="Arial"/>
          <w:color w:val="000000" w:themeColor="text1"/>
          <w:szCs w:val="18"/>
          <w:lang w:val="pt-PT"/>
        </w:rPr>
        <w:t xml:space="preserve"> no</w:t>
      </w:r>
      <w:r w:rsidR="00723C61" w:rsidRPr="00864D30">
        <w:rPr>
          <w:rFonts w:ascii="Santander Text" w:hAnsi="Santander Text" w:cs="Arial"/>
          <w:i/>
          <w:iCs/>
          <w:color w:val="000000" w:themeColor="text1"/>
          <w:szCs w:val="18"/>
          <w:lang w:val="pt-PT"/>
        </w:rPr>
        <w:t xml:space="preserve"> input</w:t>
      </w:r>
      <w:r w:rsidR="00723C61" w:rsidRPr="00864D30">
        <w:rPr>
          <w:rFonts w:ascii="Santander Text" w:hAnsi="Santander Text" w:cs="Arial"/>
          <w:color w:val="000000" w:themeColor="text1"/>
          <w:szCs w:val="18"/>
          <w:lang w:val="pt-PT"/>
        </w:rPr>
        <w:t xml:space="preserve">, deve ser garantida a conversão para formato decimal para obtenção das </w:t>
      </w:r>
      <w:r w:rsidR="00723C61" w:rsidRPr="00864D30">
        <w:rPr>
          <w:rFonts w:ascii="Santander Text" w:hAnsi="Santander Text" w:cs="Arial"/>
          <w:i/>
          <w:iCs/>
          <w:color w:val="000000" w:themeColor="text1"/>
          <w:szCs w:val="18"/>
          <w:lang w:val="pt-PT"/>
        </w:rPr>
        <w:t>scopes</w:t>
      </w:r>
      <w:r w:rsidR="00723C61" w:rsidRPr="00864D30">
        <w:rPr>
          <w:rFonts w:ascii="Santander Text" w:hAnsi="Santander Text" w:cs="Arial"/>
          <w:color w:val="000000" w:themeColor="text1"/>
          <w:szCs w:val="18"/>
          <w:lang w:val="pt-PT"/>
        </w:rPr>
        <w:t xml:space="preserve"> no </w:t>
      </w:r>
      <w:r w:rsidR="00723C61" w:rsidRPr="00864D30">
        <w:rPr>
          <w:rFonts w:ascii="Santander Text" w:hAnsi="Santander Text" w:cs="Arial"/>
          <w:i/>
          <w:iCs/>
          <w:color w:val="000000" w:themeColor="text1"/>
          <w:szCs w:val="18"/>
          <w:lang w:val="pt-PT"/>
        </w:rPr>
        <w:t>output</w:t>
      </w:r>
      <w:r w:rsidR="00723C61" w:rsidRPr="00864D30">
        <w:rPr>
          <w:rFonts w:ascii="Santander Text" w:hAnsi="Santander Text" w:cs="Arial"/>
          <w:color w:val="000000" w:themeColor="text1"/>
          <w:szCs w:val="18"/>
          <w:lang w:val="pt-PT"/>
        </w:rPr>
        <w:t>.</w:t>
      </w:r>
    </w:p>
    <w:p w14:paraId="20F7F955" w14:textId="237F6790" w:rsidR="008435E7" w:rsidRPr="00864D30" w:rsidRDefault="008435E7" w:rsidP="007E3521">
      <w:pPr>
        <w:pStyle w:val="MyHeading4"/>
        <w:spacing w:after="120" w:line="360" w:lineRule="auto"/>
      </w:pPr>
      <w:r w:rsidRPr="00864D30">
        <w:t>Actual building emissions</w:t>
      </w:r>
    </w:p>
    <w:p w14:paraId="16920F89" w14:textId="3E8D44D9" w:rsidR="00034C5E" w:rsidRPr="00864D30" w:rsidRDefault="00F6115B" w:rsidP="007E3521">
      <w:pPr>
        <w:spacing w:after="120" w:line="360" w:lineRule="auto"/>
        <w:ind w:left="720"/>
        <w:jc w:val="both"/>
        <w:rPr>
          <w:rFonts w:ascii="Santander Text" w:hAnsi="Santander Text" w:cs="Arial"/>
          <w:b/>
        </w:rPr>
      </w:pPr>
      <w:bookmarkStart w:id="483" w:name="_Toc179228257"/>
      <w:bookmarkStart w:id="484" w:name="_Toc188951212"/>
      <w:r w:rsidRPr="00864D30">
        <w:rPr>
          <w:rStyle w:val="Style6Char"/>
        </w:rPr>
        <w:t>7</w:t>
      </w:r>
      <w:r w:rsidR="00541C0C" w:rsidRPr="00864D30">
        <w:rPr>
          <w:rStyle w:val="Style6Char"/>
        </w:rPr>
        <w:t>.1.3.3.1.1</w:t>
      </w:r>
      <w:r w:rsidR="00541C0C" w:rsidRPr="00864D30">
        <w:rPr>
          <w:rFonts w:ascii="Santander Text" w:hAnsi="Santander Text" w:cs="Arial"/>
          <w:b/>
        </w:rPr>
        <w:t xml:space="preserve"> </w:t>
      </w:r>
      <w:r w:rsidR="00034C5E" w:rsidRPr="00864D30">
        <w:rPr>
          <w:rFonts w:ascii="Santander Text" w:hAnsi="Santander Text" w:cs="Arial"/>
          <w:b/>
        </w:rPr>
        <w:t>Supplier specific factors and energy consumption</w:t>
      </w:r>
      <w:bookmarkEnd w:id="483"/>
      <w:bookmarkEnd w:id="484"/>
    </w:p>
    <w:p w14:paraId="3D164949" w14:textId="6B72D039" w:rsidR="00DE000D" w:rsidRPr="00864D30" w:rsidRDefault="00034C5E" w:rsidP="007E3521">
      <w:pPr>
        <w:pStyle w:val="ListParagraph"/>
        <w:spacing w:after="0" w:line="360" w:lineRule="auto"/>
        <w:jc w:val="both"/>
        <w:rPr>
          <w:rFonts w:ascii="Santander Text" w:eastAsia="Times New Roman" w:hAnsi="Santander Text" w:cs="Arial"/>
          <w:i/>
          <w:iCs/>
          <w:color w:val="808080" w:themeColor="background1" w:themeShade="80"/>
          <w:szCs w:val="18"/>
          <w:lang w:val="pt-PT" w:eastAsia="es-ES"/>
        </w:rPr>
      </w:pPr>
      <w:r w:rsidRPr="00864D30">
        <w:rPr>
          <w:rFonts w:ascii="Santander Text" w:eastAsia="Times New Roman" w:hAnsi="Santander Text" w:cs="Arial"/>
          <w:i/>
          <w:iCs/>
          <w:color w:val="808080" w:themeColor="background1" w:themeShade="80"/>
          <w:szCs w:val="18"/>
          <w:lang w:val="pt-PT" w:eastAsia="es-ES"/>
        </w:rPr>
        <w:t xml:space="preserve">Metodologia não aplicável devido a falta de informação real relativa aos fatores de emissão (1 e 2). </w:t>
      </w:r>
    </w:p>
    <w:p w14:paraId="257483FF" w14:textId="77777777" w:rsidR="00034C5E" w:rsidRPr="00864D30" w:rsidRDefault="00034C5E" w:rsidP="007E3521">
      <w:pPr>
        <w:pStyle w:val="ListParagraph"/>
        <w:spacing w:after="0" w:line="360" w:lineRule="auto"/>
        <w:jc w:val="both"/>
        <w:rPr>
          <w:lang w:val="pt-PT" w:eastAsia="es-ES"/>
        </w:rPr>
      </w:pPr>
    </w:p>
    <w:p w14:paraId="3AB98AF1" w14:textId="2EAB0F99" w:rsidR="00034C5E" w:rsidRPr="00864D30" w:rsidRDefault="00F6115B" w:rsidP="007E3521">
      <w:pPr>
        <w:spacing w:after="120" w:line="360" w:lineRule="auto"/>
        <w:ind w:left="720"/>
        <w:jc w:val="both"/>
        <w:rPr>
          <w:rFonts w:ascii="Santander Text" w:hAnsi="Santander Text" w:cs="Arial"/>
          <w:b/>
        </w:rPr>
      </w:pPr>
      <w:bookmarkStart w:id="485" w:name="_Toc179228258"/>
      <w:bookmarkStart w:id="486" w:name="_Toc188951213"/>
      <w:r w:rsidRPr="00864D30">
        <w:rPr>
          <w:rFonts w:ascii="Santander Text" w:hAnsi="Santander Text" w:cs="Arial"/>
          <w:b/>
        </w:rPr>
        <w:t>7</w:t>
      </w:r>
      <w:r w:rsidR="00541C0C" w:rsidRPr="00864D30">
        <w:rPr>
          <w:rFonts w:ascii="Santander Text" w:hAnsi="Santander Text" w:cs="Arial"/>
          <w:b/>
        </w:rPr>
        <w:t xml:space="preserve">.1.3.3.1.2. </w:t>
      </w:r>
      <w:r w:rsidR="00034C5E" w:rsidRPr="00864D30">
        <w:rPr>
          <w:rFonts w:ascii="Santander Text" w:hAnsi="Santander Text" w:cs="Arial"/>
          <w:b/>
        </w:rPr>
        <w:t>Average emission factors and energy consumption</w:t>
      </w:r>
      <w:bookmarkEnd w:id="485"/>
      <w:bookmarkEnd w:id="486"/>
    </w:p>
    <w:p w14:paraId="34AB209E" w14:textId="14927BB0" w:rsidR="00DE000D" w:rsidRPr="00864D30" w:rsidRDefault="00034C5E" w:rsidP="007E3521">
      <w:pPr>
        <w:pStyle w:val="ListParagraph"/>
        <w:spacing w:before="240" w:after="0" w:line="360" w:lineRule="auto"/>
        <w:jc w:val="both"/>
        <w:rPr>
          <w:rFonts w:ascii="Santander Text" w:eastAsia="Times New Roman" w:hAnsi="Santander Text" w:cs="Arial"/>
          <w:i/>
          <w:iCs/>
          <w:color w:val="808080" w:themeColor="background1" w:themeShade="80"/>
          <w:szCs w:val="18"/>
          <w:lang w:val="pt-PT" w:eastAsia="es-ES"/>
        </w:rPr>
      </w:pPr>
      <w:r w:rsidRPr="00864D30">
        <w:rPr>
          <w:rFonts w:ascii="Santander Text" w:eastAsia="Times New Roman" w:hAnsi="Santander Text" w:cs="Arial"/>
          <w:i/>
          <w:iCs/>
          <w:color w:val="808080" w:themeColor="background1" w:themeShade="80"/>
          <w:szCs w:val="18"/>
          <w:lang w:val="pt-PT" w:eastAsia="es-ES"/>
        </w:rPr>
        <w:t>Metodologia não aplicável devido a falta de informação real relativa ao valor médio dos fatore</w:t>
      </w:r>
      <w:r w:rsidR="0025252E" w:rsidRPr="00864D30">
        <w:rPr>
          <w:rFonts w:ascii="Santander Text" w:eastAsia="Times New Roman" w:hAnsi="Santander Text" w:cs="Arial"/>
          <w:i/>
          <w:iCs/>
          <w:color w:val="808080" w:themeColor="background1" w:themeShade="80"/>
          <w:szCs w:val="18"/>
          <w:lang w:val="pt-PT" w:eastAsia="es-ES"/>
        </w:rPr>
        <w:t>s de emissão por fonte de energi</w:t>
      </w:r>
      <w:r w:rsidRPr="00864D30">
        <w:rPr>
          <w:rFonts w:ascii="Santander Text" w:eastAsia="Times New Roman" w:hAnsi="Santander Text" w:cs="Arial"/>
          <w:i/>
          <w:iCs/>
          <w:color w:val="808080" w:themeColor="background1" w:themeShade="80"/>
          <w:szCs w:val="18"/>
          <w:lang w:val="pt-PT" w:eastAsia="es-ES"/>
        </w:rPr>
        <w:t>a.</w:t>
      </w:r>
    </w:p>
    <w:p w14:paraId="4CB77EA9" w14:textId="77777777" w:rsidR="00034C5E" w:rsidRPr="00864D30" w:rsidRDefault="00034C5E" w:rsidP="007E3521">
      <w:pPr>
        <w:spacing w:after="0" w:line="360" w:lineRule="auto"/>
        <w:jc w:val="both"/>
        <w:rPr>
          <w:lang w:val="pt-PT" w:eastAsia="es-ES"/>
        </w:rPr>
      </w:pPr>
    </w:p>
    <w:p w14:paraId="3682E4B3" w14:textId="529FBCF1" w:rsidR="00034C5E" w:rsidRPr="00864D30" w:rsidRDefault="00034C5E" w:rsidP="007E3521">
      <w:pPr>
        <w:pStyle w:val="MyHeading4"/>
        <w:spacing w:after="120" w:line="360" w:lineRule="auto"/>
      </w:pPr>
      <w:bookmarkStart w:id="487" w:name="_Toc179228259"/>
      <w:bookmarkStart w:id="488" w:name="_Toc188951214"/>
      <w:bookmarkStart w:id="489" w:name="_Ref193104199"/>
      <w:r w:rsidRPr="00864D30">
        <w:t>Estimated based on floor area</w:t>
      </w:r>
      <w:bookmarkEnd w:id="487"/>
      <w:bookmarkEnd w:id="488"/>
      <w:bookmarkEnd w:id="489"/>
      <w:r w:rsidRPr="00864D30">
        <w:t xml:space="preserve"> </w:t>
      </w:r>
    </w:p>
    <w:p w14:paraId="1797FD15" w14:textId="2AE9F1EC" w:rsidR="0093048B" w:rsidRPr="00864D30" w:rsidRDefault="00034C5E" w:rsidP="007E3521">
      <w:pPr>
        <w:tabs>
          <w:tab w:val="left" w:pos="1400"/>
        </w:tabs>
        <w:spacing w:after="120" w:line="360" w:lineRule="auto"/>
        <w:jc w:val="both"/>
        <w:rPr>
          <w:rFonts w:ascii="Santander Text" w:eastAsia="Times New Roman" w:hAnsi="Santander Text" w:cs="Arial"/>
          <w:szCs w:val="18"/>
          <w:lang w:val="pt-PT" w:eastAsia="es-ES"/>
        </w:rPr>
      </w:pPr>
      <w:r w:rsidRPr="00864D30">
        <w:rPr>
          <w:rFonts w:ascii="Santander Text" w:eastAsia="Times New Roman" w:hAnsi="Santander Text" w:cs="Arial"/>
          <w:szCs w:val="18"/>
          <w:lang w:val="pt-PT" w:eastAsia="es-ES"/>
        </w:rPr>
        <w:t xml:space="preserve">Se existir informação real do certificado energético, isto é, cumprindo o ponto I, prosseguir com metodologia </w:t>
      </w:r>
      <w:r w:rsidR="00F6115B" w:rsidRPr="00864D30">
        <w:rPr>
          <w:rFonts w:ascii="Santander Text" w:hAnsi="Santander Text" w:cs="Arial"/>
          <w:b/>
          <w:color w:val="000000" w:themeColor="text1"/>
          <w:lang w:val="pt-PT"/>
        </w:rPr>
        <w:t>7</w:t>
      </w:r>
      <w:r w:rsidR="00541C0C" w:rsidRPr="00864D30">
        <w:rPr>
          <w:rFonts w:ascii="Santander Text" w:hAnsi="Santander Text" w:cs="Arial"/>
          <w:b/>
          <w:color w:val="000000" w:themeColor="text1"/>
          <w:lang w:val="pt-PT"/>
        </w:rPr>
        <w:t>.1.3.3.2.1</w:t>
      </w:r>
      <w:r w:rsidR="00077305" w:rsidRPr="00864D30">
        <w:rPr>
          <w:rFonts w:ascii="Santander Text" w:hAnsi="Santander Text" w:cs="Arial"/>
          <w:b/>
          <w:color w:val="000000" w:themeColor="text1"/>
          <w:lang w:val="pt-PT"/>
        </w:rPr>
        <w:t>.</w:t>
      </w:r>
      <w:r w:rsidR="0093048B" w:rsidRPr="00864D30">
        <w:rPr>
          <w:rFonts w:ascii="Santander Text" w:eastAsia="Times New Roman" w:hAnsi="Santander Text" w:cs="Arial"/>
          <w:szCs w:val="18"/>
          <w:lang w:val="pt-PT" w:eastAsia="es-ES"/>
        </w:rPr>
        <w:t xml:space="preserve"> </w:t>
      </w:r>
      <w:r w:rsidRPr="00864D30">
        <w:rPr>
          <w:rFonts w:ascii="Santander Text" w:eastAsia="Times New Roman" w:hAnsi="Santander Text" w:cs="Arial"/>
          <w:szCs w:val="18"/>
          <w:lang w:val="pt-PT" w:eastAsia="es-ES"/>
        </w:rPr>
        <w:t xml:space="preserve">Caso contrário, prosseguir com a metodologia </w:t>
      </w:r>
      <w:r w:rsidR="00F6115B" w:rsidRPr="00864D30">
        <w:rPr>
          <w:rFonts w:ascii="Santander Text" w:hAnsi="Santander Text" w:cs="Arial"/>
          <w:b/>
          <w:color w:val="000000" w:themeColor="text1"/>
          <w:lang w:val="pt-PT"/>
        </w:rPr>
        <w:t>7</w:t>
      </w:r>
      <w:r w:rsidR="00541C0C" w:rsidRPr="00864D30">
        <w:rPr>
          <w:rFonts w:ascii="Santander Text" w:hAnsi="Santander Text" w:cs="Arial"/>
          <w:b/>
          <w:color w:val="000000" w:themeColor="text1"/>
          <w:lang w:val="pt-PT"/>
        </w:rPr>
        <w:t>.1.3.3.2.2</w:t>
      </w:r>
      <w:r w:rsidR="00077305" w:rsidRPr="00864D30">
        <w:rPr>
          <w:rFonts w:ascii="Santander Text" w:hAnsi="Santander Text" w:cs="Arial"/>
          <w:b/>
          <w:color w:val="000000" w:themeColor="text1"/>
          <w:lang w:val="pt-PT"/>
        </w:rPr>
        <w:t>.</w:t>
      </w:r>
    </w:p>
    <w:p w14:paraId="1A1AE1F1" w14:textId="59C9B7B4" w:rsidR="00723C61" w:rsidRPr="00864D30" w:rsidRDefault="00F6115B" w:rsidP="007E3521">
      <w:pPr>
        <w:spacing w:after="120" w:line="360" w:lineRule="auto"/>
        <w:ind w:left="709"/>
        <w:jc w:val="both"/>
        <w:rPr>
          <w:rFonts w:ascii="Santander Text" w:hAnsi="Santander Text" w:cs="Arial"/>
          <w:b/>
          <w:lang w:val="pt-PT"/>
        </w:rPr>
      </w:pPr>
      <w:bookmarkStart w:id="490" w:name="_Toc179228260"/>
      <w:bookmarkStart w:id="491" w:name="_Toc188951215"/>
      <w:r w:rsidRPr="00864D30">
        <w:rPr>
          <w:rFonts w:ascii="Santander Text" w:hAnsi="Santander Text" w:cs="Arial"/>
          <w:b/>
          <w:color w:val="000000" w:themeColor="text1"/>
          <w:lang w:val="pt-PT"/>
          <w:rPrChange w:id="492" w:author="Joana Rita Bentinho Silva" w:date="2025-04-07T18:34:00Z">
            <w:rPr>
              <w:rFonts w:ascii="Santander Text" w:hAnsi="Santander Text" w:cs="Arial"/>
              <w:b/>
              <w:color w:val="000000" w:themeColor="text1"/>
              <w:highlight w:val="yellow"/>
              <w:lang w:val="pt-PT"/>
            </w:rPr>
          </w:rPrChange>
        </w:rPr>
        <w:t>7</w:t>
      </w:r>
      <w:r w:rsidR="001E25BC" w:rsidRPr="00864D30">
        <w:rPr>
          <w:rFonts w:ascii="Santander Text" w:hAnsi="Santander Text" w:cs="Arial"/>
          <w:b/>
          <w:color w:val="000000" w:themeColor="text1"/>
          <w:lang w:val="pt-PT"/>
          <w:rPrChange w:id="493" w:author="Joana Rita Bentinho Silva" w:date="2025-04-07T18:34:00Z">
            <w:rPr>
              <w:rFonts w:ascii="Santander Text" w:hAnsi="Santander Text" w:cs="Arial"/>
              <w:b/>
              <w:color w:val="000000" w:themeColor="text1"/>
              <w:highlight w:val="yellow"/>
              <w:lang w:val="pt-PT"/>
            </w:rPr>
          </w:rPrChange>
        </w:rPr>
        <w:t>.1.3.3.2.1</w:t>
      </w:r>
      <w:r w:rsidR="001E25BC" w:rsidRPr="00864D30">
        <w:rPr>
          <w:rFonts w:ascii="Santander Text" w:hAnsi="Santander Text" w:cs="Arial"/>
          <w:b/>
          <w:color w:val="000000" w:themeColor="text1"/>
          <w:lang w:val="pt-PT"/>
        </w:rPr>
        <w:t xml:space="preserve"> </w:t>
      </w:r>
      <w:r w:rsidR="00034C5E" w:rsidRPr="00864D30">
        <w:rPr>
          <w:rFonts w:ascii="Santander Text" w:hAnsi="Santander Text" w:cs="Arial"/>
          <w:b/>
          <w:lang w:val="pt-PT"/>
        </w:rPr>
        <w:t>Average based on EPC label and floor area (o epc</w:t>
      </w:r>
      <w:r w:rsidR="00541C0C" w:rsidRPr="00864D30">
        <w:rPr>
          <w:rFonts w:ascii="Santander Text" w:hAnsi="Santander Text" w:cs="Arial"/>
          <w:b/>
          <w:lang w:val="pt-PT"/>
        </w:rPr>
        <w:t xml:space="preserve"> real</w:t>
      </w:r>
      <w:r w:rsidR="00034C5E" w:rsidRPr="00864D30">
        <w:rPr>
          <w:rFonts w:ascii="Santander Text" w:hAnsi="Santander Text" w:cs="Arial"/>
          <w:b/>
          <w:lang w:val="pt-PT"/>
        </w:rPr>
        <w:t xml:space="preserve"> e área útil são conhecidos)</w:t>
      </w:r>
      <w:bookmarkEnd w:id="490"/>
      <w:bookmarkEnd w:id="491"/>
    </w:p>
    <w:p w14:paraId="6ACFD4FD" w14:textId="63527E00" w:rsidR="00723C61" w:rsidRPr="00864D30" w:rsidRDefault="00034C5E" w:rsidP="008E5B92">
      <w:pPr>
        <w:pStyle w:val="ListParagraph"/>
        <w:numPr>
          <w:ilvl w:val="0"/>
          <w:numId w:val="36"/>
        </w:numPr>
        <w:tabs>
          <w:tab w:val="left" w:pos="1400"/>
        </w:tabs>
        <w:spacing w:before="240" w:after="0" w:line="360" w:lineRule="auto"/>
        <w:ind w:left="1068"/>
        <w:jc w:val="both"/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Cruzar o </w:t>
      </w:r>
      <w:r w:rsidRPr="00864D30">
        <w:rPr>
          <w:rFonts w:ascii="Santander Text" w:hAnsi="Santander Text" w:cs="Arial"/>
          <w:i/>
          <w:szCs w:val="18"/>
          <w:lang w:val="pt-PT"/>
        </w:rPr>
        <w:t xml:space="preserve">input 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modesg_inp_emss_bens_imoveis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 (filtrado por </w:t>
      </w:r>
      <w:del w:id="494" w:author="Joana Rita Bentinho Silva" w:date="2025-04-07T18:34:00Z">
        <w:r w:rsidRPr="00864D30" w:rsidDel="0012229D">
          <w:rPr>
            <w:rFonts w:ascii="Santander Text" w:hAnsi="Santander Text" w:cs="Arial"/>
            <w:color w:val="242424"/>
            <w:szCs w:val="18"/>
            <w:shd w:val="clear" w:color="auto" w:fill="FFFFFF"/>
            <w:lang w:val="pt-PT"/>
          </w:rPr>
          <w:delText xml:space="preserve"> </w:delText>
        </w:r>
      </w:del>
      <w:r w:rsidR="00BA628B"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‘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nome_pais</w:t>
      </w:r>
      <w:r w:rsidR="00BA628B"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’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 = ‘</w:t>
      </w:r>
      <w:r w:rsidR="000F6A39"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Portugal’ 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e </w:t>
      </w:r>
      <w:r w:rsidR="00077305"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upper(</w:t>
      </w:r>
      <w:r w:rsidR="00BA628B"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‘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nome_unidade_funcional</w:t>
      </w:r>
      <w:r w:rsidR="00BA628B"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’</w:t>
      </w:r>
      <w:r w:rsidR="00077305"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)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 = ‘FLOOR AREA’) através dos campos ‘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tipo_finalidade_bem’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 com o campo obtido no ponto II e do campo ‘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epc’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 com o obtido no ponto I, para obter as </w:t>
      </w:r>
      <w:r w:rsidR="00090E1A"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variáveis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 ‘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scp1_ftr_emss’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 e 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‘scp2_ftr_emss’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 do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 xml:space="preserve"> input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. Deve ser escolhido o registo com o max(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ano_fator_emissao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)</w:t>
      </w:r>
      <w:r w:rsidR="00BA628B"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;</w:t>
      </w:r>
    </w:p>
    <w:p w14:paraId="4BC138B6" w14:textId="61F71F84" w:rsidR="008435E7" w:rsidRPr="00864D30" w:rsidRDefault="00034C5E" w:rsidP="008E5B92">
      <w:pPr>
        <w:pStyle w:val="ListParagraph"/>
        <w:numPr>
          <w:ilvl w:val="0"/>
          <w:numId w:val="36"/>
        </w:numPr>
        <w:tabs>
          <w:tab w:val="left" w:pos="1400"/>
        </w:tabs>
        <w:spacing w:line="360" w:lineRule="auto"/>
        <w:ind w:left="1068"/>
        <w:jc w:val="both"/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</w:pPr>
      <w:r w:rsidRPr="00864D30">
        <w:rPr>
          <w:rFonts w:ascii="Santander Text" w:hAnsi="Santander Text" w:cs="Arial"/>
          <w:color w:val="242424"/>
          <w:szCs w:val="18"/>
          <w:u w:val="single"/>
          <w:shd w:val="clear" w:color="auto" w:fill="FFFFFF"/>
          <w:lang w:val="pt-PT"/>
        </w:rPr>
        <w:t xml:space="preserve">Obter a </w:t>
      </w:r>
      <w:r w:rsidRPr="00864D30">
        <w:rPr>
          <w:rFonts w:ascii="Santander Text" w:eastAsia="Times New Roman" w:hAnsi="Santander Text" w:cs="Arial"/>
          <w:szCs w:val="18"/>
          <w:u w:val="single"/>
          <w:lang w:val="pt-PT" w:eastAsia="es-ES"/>
        </w:rPr>
        <w:t>área</w:t>
      </w:r>
      <w:r w:rsidRPr="00864D30">
        <w:rPr>
          <w:rFonts w:ascii="Santander Text" w:hAnsi="Santander Text" w:cs="Arial"/>
          <w:color w:val="242424"/>
          <w:szCs w:val="18"/>
          <w:u w:val="single"/>
          <w:shd w:val="clear" w:color="auto" w:fill="FFFFFF"/>
          <w:lang w:val="pt-PT"/>
        </w:rPr>
        <w:t xml:space="preserve"> útil e calcular os </w:t>
      </w:r>
      <w:r w:rsidRPr="00864D30">
        <w:rPr>
          <w:rFonts w:ascii="Santander Text" w:hAnsi="Santander Text" w:cs="Arial"/>
          <w:i/>
          <w:color w:val="242424"/>
          <w:szCs w:val="18"/>
          <w:u w:val="single"/>
          <w:shd w:val="clear" w:color="auto" w:fill="FFFFFF"/>
          <w:lang w:val="pt-PT"/>
        </w:rPr>
        <w:t>scopes</w:t>
      </w:r>
      <w:r w:rsidRPr="00864D30">
        <w:rPr>
          <w:rFonts w:ascii="Santander Text" w:hAnsi="Santander Text" w:cs="Arial"/>
          <w:color w:val="242424"/>
          <w:szCs w:val="18"/>
          <w:u w:val="single"/>
          <w:shd w:val="clear" w:color="auto" w:fill="FFFFFF"/>
          <w:lang w:val="pt-PT"/>
        </w:rPr>
        <w:t xml:space="preserve"> de emissão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: </w:t>
      </w:r>
      <w:r w:rsidRPr="00864D30">
        <w:rPr>
          <w:rFonts w:ascii="Santander Text" w:hAnsi="Santander Text" w:cs="Arial"/>
          <w:szCs w:val="18"/>
          <w:lang w:val="pt-PT"/>
        </w:rPr>
        <w:t>Multiplicar o campo</w:t>
      </w:r>
      <w:r w:rsidR="00CF502D" w:rsidRPr="00864D30">
        <w:rPr>
          <w:rFonts w:ascii="Santander Text" w:hAnsi="Santander Text" w:cs="Arial"/>
          <w:szCs w:val="18"/>
          <w:lang w:val="pt-PT"/>
        </w:rPr>
        <w:t xml:space="preserve"> ‘</w:t>
      </w:r>
      <w:r w:rsidR="00CF502D" w:rsidRPr="00864D30">
        <w:rPr>
          <w:rFonts w:ascii="Santander Text" w:hAnsi="Santander Text" w:cs="Arial"/>
          <w:i/>
          <w:szCs w:val="18"/>
          <w:lang w:val="pt-PT"/>
        </w:rPr>
        <w:t>net_floor_area</w:t>
      </w:r>
      <w:r w:rsidRPr="00864D30">
        <w:rPr>
          <w:rFonts w:ascii="Santander Text" w:hAnsi="Santander Text" w:cs="Arial"/>
          <w:i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da tabela de </w:t>
      </w:r>
      <w:r w:rsidR="00CF502D" w:rsidRPr="00864D30">
        <w:rPr>
          <w:rFonts w:ascii="Santander Text" w:hAnsi="Santander Text" w:cs="Arial"/>
          <w:i/>
          <w:szCs w:val="18"/>
          <w:lang w:val="pt-PT"/>
        </w:rPr>
        <w:t>property</w:t>
      </w:r>
      <w:r w:rsidRPr="00864D30">
        <w:rPr>
          <w:rFonts w:ascii="Santander Text" w:hAnsi="Santander Text" w:cs="Arial"/>
          <w:szCs w:val="18"/>
          <w:lang w:val="pt-PT"/>
        </w:rPr>
        <w:t xml:space="preserve"> pelos fatores de emissão (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‘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scp1_ftr_emss’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 e ‘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scp2_ftr_emss’</w:t>
      </w:r>
      <w:r w:rsidRPr="00864D30">
        <w:rPr>
          <w:rFonts w:ascii="Santander Text" w:hAnsi="Santander Text" w:cs="Arial"/>
          <w:szCs w:val="18"/>
          <w:lang w:val="pt-PT"/>
        </w:rPr>
        <w:t xml:space="preserve">) obtidos na alínea anterior, para obter os respetivos </w:t>
      </w:r>
      <w:r w:rsidRPr="00864D30">
        <w:rPr>
          <w:rFonts w:ascii="Santander Text" w:hAnsi="Santander Text" w:cs="Arial"/>
          <w:i/>
          <w:szCs w:val="18"/>
          <w:lang w:val="pt-PT"/>
        </w:rPr>
        <w:t>scopes</w:t>
      </w:r>
      <w:r w:rsidRPr="00864D30">
        <w:rPr>
          <w:rFonts w:ascii="Santander Text" w:hAnsi="Santander Text" w:cs="Arial"/>
          <w:szCs w:val="18"/>
          <w:lang w:val="pt-PT"/>
        </w:rPr>
        <w:t xml:space="preserve"> de emissão ‘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scp1_emss’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 e ‘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scp2_emss’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. </w:t>
      </w:r>
    </w:p>
    <w:p w14:paraId="266AEC52" w14:textId="77777777" w:rsidR="00034C5E" w:rsidRPr="00864D30" w:rsidRDefault="00034C5E" w:rsidP="007E3521">
      <w:pPr>
        <w:pStyle w:val="ListParagraph"/>
        <w:tabs>
          <w:tab w:val="left" w:pos="1400"/>
        </w:tabs>
        <w:spacing w:before="240" w:after="0" w:line="360" w:lineRule="auto"/>
        <w:ind w:left="1068"/>
        <w:jc w:val="both"/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</w:pPr>
    </w:p>
    <w:p w14:paraId="57FEDCD3" w14:textId="17A063F0" w:rsidR="00034C5E" w:rsidRPr="00864D30" w:rsidRDefault="00F6115B" w:rsidP="007E3521">
      <w:pPr>
        <w:spacing w:after="120" w:line="360" w:lineRule="auto"/>
        <w:ind w:left="709"/>
        <w:jc w:val="both"/>
        <w:rPr>
          <w:rFonts w:ascii="Santander Text" w:eastAsia="Times New Roman" w:hAnsi="Santander Text" w:cs="Arial"/>
          <w:szCs w:val="18"/>
          <w:lang w:eastAsia="es-ES"/>
        </w:rPr>
      </w:pPr>
      <w:bookmarkStart w:id="495" w:name="_Toc179228261"/>
      <w:bookmarkStart w:id="496" w:name="_Toc188951216"/>
      <w:r w:rsidRPr="00864D30">
        <w:rPr>
          <w:rFonts w:ascii="Santander Text" w:hAnsi="Santander Text" w:cs="Arial"/>
          <w:b/>
          <w:color w:val="000000" w:themeColor="text1"/>
        </w:rPr>
        <w:t>7</w:t>
      </w:r>
      <w:r w:rsidR="00541C0C" w:rsidRPr="00864D30">
        <w:rPr>
          <w:rFonts w:ascii="Santander Text" w:hAnsi="Santander Text" w:cs="Arial"/>
          <w:b/>
          <w:color w:val="000000" w:themeColor="text1"/>
        </w:rPr>
        <w:t xml:space="preserve">.1.3.3.2.2 </w:t>
      </w:r>
      <w:r w:rsidR="00034C5E" w:rsidRPr="00864D30">
        <w:rPr>
          <w:rFonts w:ascii="Santander Text" w:hAnsi="Santander Text" w:cs="Arial"/>
          <w:b/>
        </w:rPr>
        <w:t xml:space="preserve">Average based on location/building statistical and floor area (sem epc </w:t>
      </w:r>
      <w:r w:rsidR="00541C0C" w:rsidRPr="00864D30">
        <w:rPr>
          <w:rFonts w:ascii="Santander Text" w:hAnsi="Santander Text" w:cs="Arial"/>
          <w:b/>
        </w:rPr>
        <w:t xml:space="preserve">real </w:t>
      </w:r>
      <w:r w:rsidR="00034C5E" w:rsidRPr="00864D30">
        <w:rPr>
          <w:rFonts w:ascii="Santander Text" w:hAnsi="Santander Text" w:cs="Arial"/>
          <w:b/>
        </w:rPr>
        <w:t>conhecido mas com área útil conhecida)</w:t>
      </w:r>
      <w:bookmarkEnd w:id="495"/>
      <w:bookmarkEnd w:id="496"/>
    </w:p>
    <w:p w14:paraId="77DD4499" w14:textId="51FB5AC0" w:rsidR="00034C5E" w:rsidRPr="00864D30" w:rsidRDefault="00034C5E" w:rsidP="008E5B92">
      <w:pPr>
        <w:pStyle w:val="ListParagraph"/>
        <w:numPr>
          <w:ilvl w:val="0"/>
          <w:numId w:val="37"/>
        </w:numPr>
        <w:spacing w:before="240"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Cruzar o </w:t>
      </w:r>
      <w:r w:rsidRPr="00864D30">
        <w:rPr>
          <w:rFonts w:ascii="Santander Text" w:hAnsi="Santander Text" w:cs="Arial"/>
          <w:i/>
          <w:szCs w:val="18"/>
          <w:lang w:val="pt-PT"/>
        </w:rPr>
        <w:t xml:space="preserve">input 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modesg_inp_emss_bens_imoveis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 (filtrado por </w:t>
      </w:r>
      <w:del w:id="497" w:author="Joana Rita Bentinho Silva" w:date="2025-04-07T18:34:00Z">
        <w:r w:rsidRPr="00864D30" w:rsidDel="0012229D">
          <w:rPr>
            <w:rFonts w:ascii="Santander Text" w:hAnsi="Santander Text" w:cs="Arial"/>
            <w:color w:val="242424"/>
            <w:szCs w:val="18"/>
            <w:shd w:val="clear" w:color="auto" w:fill="FFFFFF"/>
            <w:lang w:val="pt-PT"/>
          </w:rPr>
          <w:delText xml:space="preserve"> </w:delText>
        </w:r>
      </w:del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‘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nome_pais’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 = ‘</w:t>
      </w:r>
      <w:r w:rsidR="000F6A39"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Portugal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’, </w:t>
      </w:r>
      <w:r w:rsidR="00077305"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upper(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‘nome_unidade_funcional’</w:t>
      </w:r>
      <w:r w:rsidR="00077305"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)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 = ‘FLOOR AREA’ e ‘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epc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’ = ‘’) através do campo 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‘tipo_finalidade_bem’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 com o campo ‘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valor_mv’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 obtido na alínea II, para obter as varíaveis ‘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scp1_ftr_emss’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 e ‘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scp2_ftr_emss’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 do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 xml:space="preserve"> input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. Deve ser escolhido o registo com o max(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ano_fator_emissao</w:t>
      </w:r>
      <w:r w:rsidR="00BA628B"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);</w:t>
      </w:r>
    </w:p>
    <w:p w14:paraId="7E9D9365" w14:textId="77777777" w:rsidR="00034C5E" w:rsidRPr="00864D30" w:rsidRDefault="00034C5E" w:rsidP="008E5B92">
      <w:pPr>
        <w:pStyle w:val="ListParagraph"/>
        <w:numPr>
          <w:ilvl w:val="0"/>
          <w:numId w:val="37"/>
        </w:numPr>
        <w:tabs>
          <w:tab w:val="left" w:pos="1400"/>
        </w:tabs>
        <w:spacing w:before="240" w:line="360" w:lineRule="auto"/>
        <w:jc w:val="both"/>
        <w:rPr>
          <w:rFonts w:ascii="Santander Text" w:eastAsia="Times New Roman" w:hAnsi="Santander Text" w:cs="Arial"/>
          <w:szCs w:val="18"/>
          <w:lang w:val="pt-PT" w:eastAsia="es-ES"/>
        </w:rPr>
      </w:pP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Replicar alínea b) do ponto 2.1.</w:t>
      </w:r>
    </w:p>
    <w:p w14:paraId="43672764" w14:textId="12D6A202" w:rsidR="008435E7" w:rsidRPr="00864D30" w:rsidRDefault="008435E7" w:rsidP="007E3521">
      <w:pPr>
        <w:pStyle w:val="MyHeading4"/>
        <w:spacing w:after="120" w:line="360" w:lineRule="auto"/>
      </w:pPr>
      <w:bookmarkStart w:id="498" w:name="_Ref193104227"/>
      <w:r w:rsidRPr="00864D30">
        <w:t>Estimated based on number of buildings</w:t>
      </w:r>
      <w:bookmarkEnd w:id="498"/>
    </w:p>
    <w:p w14:paraId="3076B2E0" w14:textId="7703A09D" w:rsidR="00723C61" w:rsidRPr="00864D30" w:rsidRDefault="00F6115B" w:rsidP="007E3521">
      <w:pPr>
        <w:spacing w:after="120" w:line="360" w:lineRule="auto"/>
        <w:ind w:left="703"/>
        <w:jc w:val="both"/>
        <w:rPr>
          <w:rFonts w:ascii="Santander Text" w:hAnsi="Santander Text" w:cs="Arial"/>
          <w:b/>
          <w:lang w:val="pt-PT"/>
        </w:rPr>
      </w:pPr>
      <w:bookmarkStart w:id="499" w:name="_Toc179228263"/>
      <w:bookmarkStart w:id="500" w:name="_Toc188951218"/>
      <w:r w:rsidRPr="00864D30">
        <w:rPr>
          <w:rFonts w:ascii="Santander Text" w:hAnsi="Santander Text" w:cs="Arial"/>
          <w:b/>
          <w:color w:val="000000" w:themeColor="text1"/>
          <w:szCs w:val="18"/>
          <w:lang w:val="pt-PT"/>
        </w:rPr>
        <w:t>7</w:t>
      </w:r>
      <w:r w:rsidR="00580093" w:rsidRPr="00864D30">
        <w:rPr>
          <w:rFonts w:ascii="Santander Text" w:hAnsi="Santander Text" w:cs="Arial"/>
          <w:b/>
          <w:color w:val="000000" w:themeColor="text1"/>
          <w:szCs w:val="18"/>
          <w:lang w:val="pt-PT"/>
        </w:rPr>
        <w:t>.1.3.3.3.1</w:t>
      </w:r>
      <w:r w:rsidR="00580093" w:rsidRPr="00864D30">
        <w:rPr>
          <w:rFonts w:ascii="Santander Text" w:hAnsi="Santander Text" w:cs="Arial"/>
          <w:color w:val="000000" w:themeColor="text1"/>
          <w:szCs w:val="18"/>
          <w:lang w:val="pt-PT"/>
        </w:rPr>
        <w:t xml:space="preserve"> </w:t>
      </w:r>
      <w:r w:rsidR="00034C5E" w:rsidRPr="00864D30">
        <w:rPr>
          <w:rFonts w:ascii="Santander Text" w:hAnsi="Santander Text" w:cs="Arial"/>
          <w:b/>
          <w:lang w:val="pt-PT"/>
        </w:rPr>
        <w:t xml:space="preserve">Average based on number of buildings (o epc </w:t>
      </w:r>
      <w:r w:rsidR="00541C0C" w:rsidRPr="00864D30">
        <w:rPr>
          <w:rFonts w:ascii="Santander Text" w:hAnsi="Santander Text" w:cs="Arial"/>
          <w:b/>
          <w:lang w:val="pt-PT"/>
        </w:rPr>
        <w:t xml:space="preserve">real </w:t>
      </w:r>
      <w:r w:rsidR="00034C5E" w:rsidRPr="00864D30">
        <w:rPr>
          <w:rFonts w:ascii="Santander Text" w:hAnsi="Santander Text" w:cs="Arial"/>
          <w:b/>
          <w:lang w:val="pt-PT"/>
        </w:rPr>
        <w:t>e área útil são desconhecidos)</w:t>
      </w:r>
      <w:bookmarkEnd w:id="499"/>
      <w:bookmarkEnd w:id="500"/>
    </w:p>
    <w:p w14:paraId="2BABC6A6" w14:textId="1D3FC393" w:rsidR="001E25BC" w:rsidRPr="00864D30" w:rsidRDefault="00723C61" w:rsidP="007E3521">
      <w:pPr>
        <w:spacing w:line="360" w:lineRule="auto"/>
        <w:ind w:left="705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a) Cruzar o input </w:t>
      </w:r>
      <w:r w:rsidRPr="00864D30">
        <w:rPr>
          <w:rFonts w:ascii="Santander Text" w:hAnsi="Santander Text" w:cs="Arial"/>
          <w:i/>
          <w:lang w:val="pt-PT"/>
        </w:rPr>
        <w:t>modesg_inp_emss_bens_imoveis</w:t>
      </w:r>
      <w:r w:rsidRPr="00864D30">
        <w:rPr>
          <w:rFonts w:ascii="Santander Text" w:hAnsi="Santander Text" w:cs="Arial"/>
          <w:lang w:val="pt-PT"/>
        </w:rPr>
        <w:t xml:space="preserve"> (filtrado por </w:t>
      </w:r>
      <w:del w:id="501" w:author="Joana Rita Bentinho Silva" w:date="2025-04-07T18:34:00Z">
        <w:r w:rsidRPr="00864D30" w:rsidDel="0012229D">
          <w:rPr>
            <w:rFonts w:ascii="Santander Text" w:hAnsi="Santander Text" w:cs="Arial"/>
            <w:lang w:val="pt-PT"/>
          </w:rPr>
          <w:delText xml:space="preserve"> </w:delText>
        </w:r>
      </w:del>
      <w:r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nome_pais’</w:t>
      </w:r>
      <w:r w:rsidRPr="00864D30">
        <w:rPr>
          <w:rFonts w:ascii="Santander Text" w:hAnsi="Santander Text" w:cs="Arial"/>
          <w:lang w:val="pt-PT"/>
        </w:rPr>
        <w:t xml:space="preserve"> = ‘</w:t>
      </w:r>
      <w:r w:rsidR="000F6A39"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Portugal</w:t>
      </w:r>
      <w:r w:rsidRPr="00864D30">
        <w:rPr>
          <w:rFonts w:ascii="Santander Text" w:hAnsi="Santander Text" w:cs="Arial"/>
          <w:lang w:val="pt-PT"/>
        </w:rPr>
        <w:t>’ ‘</w:t>
      </w:r>
      <w:r w:rsidRPr="00864D30">
        <w:rPr>
          <w:rFonts w:ascii="Santander Text" w:hAnsi="Santander Text" w:cs="Arial"/>
          <w:i/>
          <w:lang w:val="pt-PT"/>
        </w:rPr>
        <w:t>nome_unidade_funcional’</w:t>
      </w:r>
      <w:r w:rsidRPr="00864D30">
        <w:rPr>
          <w:rFonts w:ascii="Santander Text" w:hAnsi="Santander Text" w:cs="Arial"/>
          <w:lang w:val="pt-PT"/>
        </w:rPr>
        <w:t xml:space="preserve"> = ‘</w:t>
      </w:r>
      <w:r w:rsidR="00077305" w:rsidRPr="00864D30">
        <w:rPr>
          <w:rFonts w:ascii="Santander Text" w:hAnsi="Santander Text" w:cs="Arial"/>
          <w:lang w:val="pt-PT"/>
        </w:rPr>
        <w:t xml:space="preserve">Dwelling’ </w:t>
      </w:r>
      <w:r w:rsidRPr="00864D30">
        <w:rPr>
          <w:rFonts w:ascii="Santander Text" w:hAnsi="Santander Text" w:cs="Arial"/>
          <w:lang w:val="pt-PT"/>
        </w:rPr>
        <w:t xml:space="preserve">e </w:t>
      </w:r>
      <w:r w:rsidR="00BA628B" w:rsidRPr="00864D30">
        <w:rPr>
          <w:rFonts w:ascii="Santander Text" w:hAnsi="Santander Text" w:cs="Arial"/>
          <w:lang w:val="pt-PT"/>
        </w:rPr>
        <w:t>’</w:t>
      </w:r>
      <w:r w:rsidRPr="00864D30">
        <w:rPr>
          <w:rFonts w:ascii="Santander Text" w:hAnsi="Santander Text" w:cs="Arial"/>
          <w:i/>
          <w:lang w:val="pt-PT"/>
        </w:rPr>
        <w:t>epc’</w:t>
      </w:r>
      <w:r w:rsidRPr="00864D30">
        <w:rPr>
          <w:rFonts w:ascii="Santander Text" w:hAnsi="Santander Text" w:cs="Arial"/>
          <w:lang w:val="pt-PT"/>
        </w:rPr>
        <w:t xml:space="preserve"> = ‘’) através do campo </w:t>
      </w:r>
      <w:r w:rsidRPr="00864D30">
        <w:rPr>
          <w:rFonts w:ascii="Santander Text" w:hAnsi="Santander Text" w:cs="Arial"/>
          <w:i/>
          <w:lang w:val="pt-PT"/>
        </w:rPr>
        <w:t>‘tipo_finalidade_bem’</w:t>
      </w:r>
      <w:r w:rsidRPr="00864D30">
        <w:rPr>
          <w:rFonts w:ascii="Santander Text" w:hAnsi="Santander Text" w:cs="Arial"/>
          <w:lang w:val="pt-PT"/>
        </w:rPr>
        <w:t xml:space="preserve"> com o campo </w:t>
      </w:r>
      <w:r w:rsidRPr="00864D30">
        <w:rPr>
          <w:rFonts w:ascii="Santander Text" w:hAnsi="Santander Text" w:cs="Arial"/>
          <w:i/>
          <w:lang w:val="pt-PT"/>
        </w:rPr>
        <w:t xml:space="preserve">‘valor_mv’ </w:t>
      </w:r>
      <w:r w:rsidRPr="00864D30">
        <w:rPr>
          <w:rFonts w:ascii="Santander Text" w:hAnsi="Santander Text" w:cs="Arial"/>
          <w:lang w:val="pt-PT"/>
        </w:rPr>
        <w:t xml:space="preserve">obtido na alínea II, para obter as </w:t>
      </w:r>
      <w:r w:rsidR="000F6A39" w:rsidRPr="00864D30">
        <w:rPr>
          <w:rFonts w:ascii="Santander Text" w:hAnsi="Santander Text" w:cs="Arial"/>
          <w:lang w:val="pt-PT"/>
        </w:rPr>
        <w:t>variáveis</w:t>
      </w:r>
      <w:r w:rsidRPr="00864D30">
        <w:rPr>
          <w:rFonts w:ascii="Santander Text" w:hAnsi="Santander Text" w:cs="Arial"/>
          <w:lang w:val="pt-PT"/>
        </w:rPr>
        <w:t xml:space="preserve"> ‘</w:t>
      </w:r>
      <w:r w:rsidRPr="00864D30">
        <w:rPr>
          <w:rFonts w:ascii="Santander Text" w:hAnsi="Santander Text" w:cs="Arial"/>
          <w:i/>
          <w:lang w:val="pt-PT"/>
        </w:rPr>
        <w:t>scp1_ftr_emss’</w:t>
      </w:r>
      <w:r w:rsidRPr="00864D30">
        <w:rPr>
          <w:rFonts w:ascii="Santander Text" w:hAnsi="Santander Text" w:cs="Arial"/>
          <w:lang w:val="pt-PT"/>
        </w:rPr>
        <w:t xml:space="preserve"> e </w:t>
      </w:r>
      <w:r w:rsidRPr="00864D30">
        <w:rPr>
          <w:rFonts w:ascii="Santander Text" w:hAnsi="Santander Text" w:cs="Arial"/>
          <w:i/>
          <w:lang w:val="pt-PT"/>
        </w:rPr>
        <w:t>‘scp2_ftr_emss’</w:t>
      </w:r>
      <w:r w:rsidRPr="00864D30">
        <w:rPr>
          <w:rFonts w:ascii="Santander Text" w:hAnsi="Santander Text" w:cs="Arial"/>
          <w:lang w:val="pt-PT"/>
        </w:rPr>
        <w:t xml:space="preserve"> do </w:t>
      </w:r>
      <w:r w:rsidRPr="00864D30">
        <w:rPr>
          <w:rFonts w:ascii="Santander Text" w:hAnsi="Santander Text" w:cs="Arial"/>
          <w:i/>
          <w:lang w:val="pt-PT"/>
        </w:rPr>
        <w:t>input</w:t>
      </w:r>
      <w:r w:rsidRPr="00864D30">
        <w:rPr>
          <w:rFonts w:ascii="Santander Text" w:hAnsi="Santander Text" w:cs="Arial"/>
          <w:lang w:val="pt-PT"/>
        </w:rPr>
        <w:t>. Deve ser escolhido o registo com o max(</w:t>
      </w:r>
      <w:r w:rsidRPr="00864D30">
        <w:rPr>
          <w:rFonts w:ascii="Santander Text" w:hAnsi="Santander Text" w:cs="Arial"/>
          <w:i/>
          <w:lang w:val="pt-PT"/>
        </w:rPr>
        <w:t>ano_fator_emissao</w:t>
      </w:r>
      <w:r w:rsidRPr="00864D30">
        <w:rPr>
          <w:rFonts w:ascii="Santander Text" w:hAnsi="Santander Text" w:cs="Arial"/>
          <w:lang w:val="pt-PT"/>
        </w:rPr>
        <w:t>). Quando o campo ‘</w:t>
      </w:r>
      <w:r w:rsidRPr="00864D30">
        <w:rPr>
          <w:rFonts w:ascii="Santander Text" w:hAnsi="Santander Text" w:cs="Arial"/>
          <w:i/>
          <w:lang w:val="pt-PT"/>
        </w:rPr>
        <w:t>valor_mv’</w:t>
      </w:r>
      <w:r w:rsidRPr="00864D30">
        <w:rPr>
          <w:rFonts w:ascii="Santander Text" w:hAnsi="Santander Text" w:cs="Arial"/>
          <w:lang w:val="pt-PT"/>
        </w:rPr>
        <w:t xml:space="preserve"> está preenchido mas não foi possível cruzar com a tabela de </w:t>
      </w:r>
      <w:r w:rsidRPr="00864D30">
        <w:rPr>
          <w:rFonts w:ascii="Santander Text" w:hAnsi="Santander Text" w:cs="Arial"/>
          <w:i/>
          <w:lang w:val="pt-PT"/>
        </w:rPr>
        <w:t>input</w:t>
      </w:r>
      <w:r w:rsidRPr="00864D30">
        <w:rPr>
          <w:rFonts w:ascii="Santander Text" w:hAnsi="Santander Text" w:cs="Arial"/>
          <w:lang w:val="pt-PT"/>
        </w:rPr>
        <w:t xml:space="preserve"> </w:t>
      </w:r>
      <w:r w:rsidRPr="00864D30">
        <w:rPr>
          <w:rFonts w:ascii="Santander Text" w:hAnsi="Santander Text" w:cs="Arial"/>
          <w:i/>
          <w:lang w:val="pt-PT"/>
        </w:rPr>
        <w:t>modesg_inp_emss_bens_imoveis</w:t>
      </w:r>
      <w:r w:rsidRPr="00864D30">
        <w:rPr>
          <w:rFonts w:ascii="Santander Text" w:hAnsi="Santander Text" w:cs="Arial"/>
          <w:lang w:val="pt-PT"/>
        </w:rPr>
        <w:t xml:space="preserve">, então assumir o </w:t>
      </w:r>
      <w:r w:rsidRPr="00864D30">
        <w:rPr>
          <w:rFonts w:ascii="Santander Text" w:hAnsi="Santander Text" w:cs="Arial"/>
          <w:i/>
          <w:lang w:val="pt-PT"/>
        </w:rPr>
        <w:t>‘tipo_finalidade_bem’</w:t>
      </w:r>
      <w:r w:rsidRPr="00864D30">
        <w:rPr>
          <w:rFonts w:ascii="Santander Text" w:hAnsi="Santander Text" w:cs="Arial"/>
          <w:lang w:val="pt-PT"/>
        </w:rPr>
        <w:t xml:space="preserve"> </w:t>
      </w:r>
      <w:r w:rsidR="001E25BC" w:rsidRPr="00864D30">
        <w:rPr>
          <w:rFonts w:ascii="Santander Text" w:hAnsi="Santander Text" w:cs="Arial"/>
          <w:lang w:val="pt-PT"/>
        </w:rPr>
        <w:t>= ‘Non-residential buildings’.</w:t>
      </w:r>
    </w:p>
    <w:p w14:paraId="21A31BCA" w14:textId="31FD1B95" w:rsidR="00034C5E" w:rsidRPr="00864D30" w:rsidRDefault="001E25BC" w:rsidP="007E3521">
      <w:pPr>
        <w:spacing w:line="360" w:lineRule="auto"/>
        <w:ind w:left="705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b) </w:t>
      </w:r>
      <w:r w:rsidR="00034C5E" w:rsidRPr="00864D30">
        <w:rPr>
          <w:rFonts w:ascii="Santander Text" w:hAnsi="Santander Text" w:cs="Arial"/>
          <w:color w:val="242424"/>
          <w:szCs w:val="18"/>
          <w:u w:val="single"/>
          <w:shd w:val="clear" w:color="auto" w:fill="FFFFFF"/>
          <w:lang w:val="pt-PT"/>
        </w:rPr>
        <w:t>Obter o número de bens as</w:t>
      </w:r>
      <w:r w:rsidR="00723C61" w:rsidRPr="00864D30">
        <w:rPr>
          <w:rFonts w:ascii="Santander Text" w:hAnsi="Santander Text" w:cs="Arial"/>
          <w:color w:val="242424"/>
          <w:szCs w:val="18"/>
          <w:u w:val="single"/>
          <w:shd w:val="clear" w:color="auto" w:fill="FFFFFF"/>
          <w:lang w:val="pt-PT"/>
        </w:rPr>
        <w:t>s</w:t>
      </w:r>
      <w:r w:rsidR="00034C5E" w:rsidRPr="00864D30">
        <w:rPr>
          <w:rFonts w:ascii="Santander Text" w:hAnsi="Santander Text" w:cs="Arial"/>
          <w:color w:val="242424"/>
          <w:szCs w:val="18"/>
          <w:u w:val="single"/>
          <w:shd w:val="clear" w:color="auto" w:fill="FFFFFF"/>
          <w:lang w:val="pt-PT"/>
        </w:rPr>
        <w:t xml:space="preserve">ociados ao contrato e calcular os </w:t>
      </w:r>
      <w:r w:rsidR="00034C5E" w:rsidRPr="00864D30">
        <w:rPr>
          <w:rFonts w:ascii="Santander Text" w:hAnsi="Santander Text" w:cs="Arial"/>
          <w:i/>
          <w:color w:val="242424"/>
          <w:szCs w:val="18"/>
          <w:u w:val="single"/>
          <w:shd w:val="clear" w:color="auto" w:fill="FFFFFF"/>
          <w:lang w:val="pt-PT"/>
        </w:rPr>
        <w:t>scopes</w:t>
      </w:r>
      <w:r w:rsidR="00034C5E" w:rsidRPr="00864D30">
        <w:rPr>
          <w:rFonts w:ascii="Santander Text" w:hAnsi="Santander Text" w:cs="Arial"/>
          <w:color w:val="242424"/>
          <w:szCs w:val="18"/>
          <w:u w:val="single"/>
          <w:shd w:val="clear" w:color="auto" w:fill="FFFFFF"/>
          <w:lang w:val="pt-PT"/>
        </w:rPr>
        <w:t xml:space="preserve"> de emissão</w:t>
      </w:r>
      <w:r w:rsidR="00034C5E"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:</w:t>
      </w:r>
    </w:p>
    <w:p w14:paraId="30A902FC" w14:textId="0619742B" w:rsidR="00DF132E" w:rsidRPr="00864D30" w:rsidRDefault="00034C5E" w:rsidP="008E5B92">
      <w:pPr>
        <w:pStyle w:val="ListParagraph"/>
        <w:numPr>
          <w:ilvl w:val="0"/>
          <w:numId w:val="38"/>
        </w:numPr>
        <w:tabs>
          <w:tab w:val="left" w:pos="1400"/>
        </w:tabs>
        <w:spacing w:before="240" w:after="0" w:line="360" w:lineRule="auto"/>
        <w:ind w:left="1428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u w:val="single"/>
          <w:lang w:val="pt-PT"/>
        </w:rPr>
        <w:t>Obter número de imóveis por contrato:</w:t>
      </w:r>
      <w:r w:rsidR="00CF502D" w:rsidRPr="00864D30">
        <w:rPr>
          <w:rFonts w:ascii="Santander Text" w:hAnsi="Santander Text" w:cs="Arial"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 xml:space="preserve">Cruzar a tabela </w:t>
      </w:r>
      <w:r w:rsidR="00CF502D" w:rsidRPr="00864D30">
        <w:rPr>
          <w:rFonts w:ascii="Santander Text" w:hAnsi="Santander Text" w:cs="Arial"/>
          <w:i/>
          <w:szCs w:val="18"/>
          <w:lang w:val="pt-PT"/>
        </w:rPr>
        <w:t>process_property_rel</w:t>
      </w:r>
      <w:r w:rsidRPr="00864D30">
        <w:rPr>
          <w:rFonts w:ascii="Santander Text" w:hAnsi="Santander Text" w:cs="Arial"/>
          <w:i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 xml:space="preserve">com a tabela </w:t>
      </w:r>
      <w:r w:rsidR="00CF502D" w:rsidRPr="00864D30">
        <w:rPr>
          <w:rFonts w:ascii="Santander Text" w:hAnsi="Santander Text" w:cs="Arial"/>
          <w:i/>
          <w:szCs w:val="18"/>
          <w:lang w:val="pt-PT"/>
        </w:rPr>
        <w:t>responsibility_process_rel</w:t>
      </w:r>
      <w:r w:rsidRPr="00864D30">
        <w:rPr>
          <w:rFonts w:ascii="Santander Text" w:hAnsi="Santander Text" w:cs="Arial"/>
          <w:i/>
          <w:szCs w:val="18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 xml:space="preserve">através dos campos </w:t>
      </w:r>
      <w:r w:rsidR="00DF132E" w:rsidRPr="00864D30">
        <w:rPr>
          <w:rFonts w:ascii="Santander Text" w:hAnsi="Santander Text" w:cs="Arial"/>
          <w:i/>
          <w:szCs w:val="18"/>
          <w:lang w:val="pt-PT"/>
        </w:rPr>
        <w:t>'process_bank_id', 'process_branch_code','process_account_id','process_reference_code'</w:t>
      </w:r>
      <w:del w:id="502" w:author="Joana Rita Bentinho Silva" w:date="2025-04-07T18:34:00Z">
        <w:r w:rsidR="00DF132E" w:rsidRPr="00864D30" w:rsidDel="0012229D">
          <w:rPr>
            <w:rFonts w:ascii="Santander Text" w:hAnsi="Santander Text" w:cs="Arial"/>
            <w:szCs w:val="18"/>
            <w:lang w:val="pt-PT"/>
          </w:rPr>
          <w:delText xml:space="preserve"> </w:delText>
        </w:r>
      </w:del>
      <w:r w:rsidR="00BA628B" w:rsidRPr="00864D30">
        <w:rPr>
          <w:rFonts w:ascii="Santander Text" w:hAnsi="Santander Text" w:cs="Arial"/>
          <w:szCs w:val="18"/>
          <w:lang w:val="pt-PT"/>
        </w:rPr>
        <w:t>, para obter o número de bens distintos</w:t>
      </w:r>
      <w:r w:rsidR="00DF132E" w:rsidRPr="00864D30">
        <w:rPr>
          <w:rFonts w:ascii="Santander Text" w:hAnsi="Santander Text" w:cs="Arial"/>
          <w:szCs w:val="18"/>
          <w:lang w:val="pt-PT"/>
        </w:rPr>
        <w:t xml:space="preserve"> </w:t>
      </w:r>
      <w:r w:rsidR="00BA628B" w:rsidRPr="00864D30">
        <w:rPr>
          <w:rFonts w:ascii="Santander Text" w:hAnsi="Santander Text" w:cs="Arial"/>
          <w:szCs w:val="18"/>
          <w:lang w:val="pt-PT"/>
        </w:rPr>
        <w:t>(</w:t>
      </w:r>
      <w:r w:rsidR="008B4D67" w:rsidRPr="00864D30">
        <w:rPr>
          <w:rFonts w:ascii="Santander Text" w:hAnsi="Santander Text" w:cs="Arial"/>
          <w:szCs w:val="18"/>
          <w:lang w:val="pt-PT"/>
        </w:rPr>
        <w:t>‘</w:t>
      </w:r>
      <w:r w:rsidR="00DF132E" w:rsidRPr="00864D30">
        <w:rPr>
          <w:rFonts w:ascii="Santander Text" w:hAnsi="Santander Text" w:cs="Arial"/>
          <w:i/>
          <w:szCs w:val="18"/>
          <w:lang w:val="pt-PT"/>
        </w:rPr>
        <w:t>property_bank_id'</w:t>
      </w:r>
      <w:r w:rsidR="00B02A40" w:rsidRPr="00864D30">
        <w:rPr>
          <w:rFonts w:ascii="Santander Text" w:hAnsi="Santander Text" w:cs="Arial"/>
          <w:i/>
          <w:szCs w:val="18"/>
          <w:lang w:val="pt-PT"/>
        </w:rPr>
        <w:t xml:space="preserve"> </w:t>
      </w:r>
      <w:r w:rsidR="00DF132E" w:rsidRPr="00864D30">
        <w:rPr>
          <w:rFonts w:ascii="Santander Text" w:hAnsi="Santander Text" w:cs="Arial"/>
          <w:i/>
          <w:szCs w:val="18"/>
          <w:lang w:val="pt-PT"/>
        </w:rPr>
        <w:t>,'property_branch_code',</w:t>
      </w:r>
      <w:r w:rsidR="00B02A40" w:rsidRPr="00864D30">
        <w:rPr>
          <w:rFonts w:ascii="Santander Text" w:hAnsi="Santander Text" w:cs="Arial"/>
          <w:i/>
          <w:szCs w:val="18"/>
          <w:lang w:val="pt-PT"/>
        </w:rPr>
        <w:t xml:space="preserve"> </w:t>
      </w:r>
      <w:r w:rsidR="00DF132E" w:rsidRPr="00864D30">
        <w:rPr>
          <w:rFonts w:ascii="Santander Text" w:hAnsi="Santander Text" w:cs="Arial"/>
          <w:i/>
          <w:szCs w:val="18"/>
          <w:lang w:val="pt-PT"/>
        </w:rPr>
        <w:t>'property_contract_id',</w:t>
      </w:r>
      <w:r w:rsidR="00B02A40" w:rsidRPr="00864D30">
        <w:rPr>
          <w:rFonts w:ascii="Santander Text" w:hAnsi="Santander Text" w:cs="Arial"/>
          <w:i/>
          <w:szCs w:val="18"/>
          <w:lang w:val="pt-PT"/>
        </w:rPr>
        <w:t xml:space="preserve"> </w:t>
      </w:r>
      <w:r w:rsidR="00DF132E" w:rsidRPr="00864D30">
        <w:rPr>
          <w:rFonts w:ascii="Santander Text" w:hAnsi="Santander Text" w:cs="Arial"/>
          <w:i/>
          <w:szCs w:val="18"/>
          <w:lang w:val="pt-PT"/>
        </w:rPr>
        <w:t>'property_reference_code'</w:t>
      </w:r>
      <w:r w:rsidR="00DF132E" w:rsidRPr="00864D30">
        <w:rPr>
          <w:rFonts w:ascii="Santander Text" w:hAnsi="Santander Text" w:cs="Arial"/>
          <w:szCs w:val="18"/>
          <w:lang w:val="pt-PT"/>
        </w:rPr>
        <w:t xml:space="preserve">) </w:t>
      </w:r>
      <w:r w:rsidR="00BA628B" w:rsidRPr="00864D30">
        <w:rPr>
          <w:rFonts w:ascii="Santander Text" w:hAnsi="Santander Text" w:cs="Arial"/>
          <w:szCs w:val="18"/>
          <w:lang w:val="pt-PT"/>
        </w:rPr>
        <w:t xml:space="preserve">por contrato </w:t>
      </w:r>
      <w:r w:rsidR="00DF132E" w:rsidRPr="00864D30">
        <w:rPr>
          <w:rFonts w:ascii="Santander Text" w:hAnsi="Santander Text" w:cs="Arial"/>
          <w:szCs w:val="18"/>
          <w:lang w:val="pt-PT"/>
        </w:rPr>
        <w:t>(</w:t>
      </w:r>
      <w:r w:rsidR="008B4D67" w:rsidRPr="00864D30">
        <w:rPr>
          <w:rFonts w:ascii="Santander Text" w:hAnsi="Santander Text" w:cs="Arial"/>
          <w:szCs w:val="18"/>
          <w:lang w:val="pt-PT"/>
        </w:rPr>
        <w:t>‘</w:t>
      </w:r>
      <w:r w:rsidR="008B4D67" w:rsidRPr="00864D30">
        <w:rPr>
          <w:rFonts w:ascii="Santander Text" w:hAnsi="Santander Text" w:cs="Arial"/>
          <w:i/>
          <w:szCs w:val="18"/>
          <w:lang w:val="pt-PT"/>
        </w:rPr>
        <w:t>bank_id’,’branch_code’,’contract_id’,’reference_code’</w:t>
      </w:r>
      <w:r w:rsidR="00DF132E" w:rsidRPr="00864D30">
        <w:rPr>
          <w:rFonts w:ascii="Santander Text" w:hAnsi="Santander Text" w:cs="Arial"/>
          <w:szCs w:val="18"/>
          <w:lang w:val="pt-PT"/>
        </w:rPr>
        <w:t>);</w:t>
      </w:r>
    </w:p>
    <w:p w14:paraId="58F716C6" w14:textId="2836346B" w:rsidR="00034C5E" w:rsidRPr="00864D30" w:rsidRDefault="00034C5E" w:rsidP="008E5B92">
      <w:pPr>
        <w:pStyle w:val="ListParagraph"/>
        <w:numPr>
          <w:ilvl w:val="0"/>
          <w:numId w:val="38"/>
        </w:numPr>
        <w:tabs>
          <w:tab w:val="left" w:pos="1400"/>
        </w:tabs>
        <w:spacing w:before="240" w:after="0" w:line="360" w:lineRule="auto"/>
        <w:ind w:left="1428"/>
        <w:jc w:val="both"/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Cruzar a tabela </w:t>
      </w:r>
      <w:r w:rsidR="00CF502D" w:rsidRPr="00864D30">
        <w:rPr>
          <w:rFonts w:ascii="Santander Text" w:hAnsi="Santander Text" w:cs="Arial"/>
          <w:i/>
          <w:szCs w:val="18"/>
          <w:lang w:val="pt-PT"/>
        </w:rPr>
        <w:t xml:space="preserve">process_property_rel </w:t>
      </w:r>
      <w:r w:rsidRPr="00864D30">
        <w:rPr>
          <w:rFonts w:ascii="Santander Text" w:hAnsi="Santander Text" w:cs="Arial"/>
          <w:szCs w:val="18"/>
          <w:lang w:val="pt-PT"/>
        </w:rPr>
        <w:t>com a tabela</w:t>
      </w:r>
      <w:r w:rsidR="00DF132E" w:rsidRPr="00864D30">
        <w:rPr>
          <w:rFonts w:ascii="Santander Text" w:hAnsi="Santander Text" w:cs="Arial"/>
          <w:lang w:val="pt-PT"/>
        </w:rPr>
        <w:t xml:space="preserve"> </w:t>
      </w:r>
      <w:r w:rsidR="00CF502D" w:rsidRPr="00864D30">
        <w:rPr>
          <w:rFonts w:ascii="Santander Text" w:hAnsi="Santander Text" w:cs="Arial"/>
          <w:i/>
          <w:szCs w:val="18"/>
          <w:lang w:val="pt-PT"/>
        </w:rPr>
        <w:t xml:space="preserve">responsibility_process_rel </w:t>
      </w:r>
      <w:r w:rsidRPr="00864D30">
        <w:rPr>
          <w:rFonts w:ascii="Santander Text" w:hAnsi="Santander Text" w:cs="Arial"/>
          <w:szCs w:val="18"/>
          <w:lang w:val="pt-PT"/>
        </w:rPr>
        <w:t xml:space="preserve">através dos </w:t>
      </w:r>
      <w:r w:rsidR="00BA628B" w:rsidRPr="00864D30">
        <w:rPr>
          <w:rFonts w:ascii="Santander Text" w:hAnsi="Santander Text" w:cs="Arial"/>
          <w:szCs w:val="18"/>
          <w:lang w:val="pt-PT"/>
        </w:rPr>
        <w:t xml:space="preserve">campos </w:t>
      </w:r>
      <w:r w:rsidR="00DF132E" w:rsidRPr="00864D30">
        <w:rPr>
          <w:rFonts w:ascii="Santander Text" w:hAnsi="Santander Text" w:cs="Arial"/>
          <w:i/>
          <w:szCs w:val="18"/>
          <w:lang w:val="pt-PT"/>
        </w:rPr>
        <w:t>'process_bank_id', 'process_branch_code',</w:t>
      </w:r>
      <w:r w:rsidR="00B02A40" w:rsidRPr="00864D30">
        <w:rPr>
          <w:rFonts w:ascii="Santander Text" w:hAnsi="Santander Text" w:cs="Arial"/>
          <w:i/>
          <w:szCs w:val="18"/>
          <w:lang w:val="pt-PT"/>
        </w:rPr>
        <w:t xml:space="preserve"> </w:t>
      </w:r>
      <w:r w:rsidR="00DF132E" w:rsidRPr="00864D30">
        <w:rPr>
          <w:rFonts w:ascii="Santander Text" w:hAnsi="Santander Text" w:cs="Arial"/>
          <w:i/>
          <w:szCs w:val="18"/>
          <w:lang w:val="pt-PT"/>
        </w:rPr>
        <w:t>'process_account_id',</w:t>
      </w:r>
      <w:r w:rsidR="00B02A40" w:rsidRPr="00864D30">
        <w:rPr>
          <w:rFonts w:ascii="Santander Text" w:hAnsi="Santander Text" w:cs="Arial"/>
          <w:i/>
          <w:szCs w:val="18"/>
          <w:lang w:val="pt-PT"/>
        </w:rPr>
        <w:t xml:space="preserve"> </w:t>
      </w:r>
      <w:r w:rsidR="00DF132E" w:rsidRPr="00864D30">
        <w:rPr>
          <w:rFonts w:ascii="Santander Text" w:hAnsi="Santander Text" w:cs="Arial"/>
          <w:i/>
          <w:szCs w:val="18"/>
          <w:lang w:val="pt-PT"/>
        </w:rPr>
        <w:t>'process_reference_code'</w:t>
      </w:r>
      <w:r w:rsidR="00DF132E" w:rsidRPr="00864D30" w:rsidDel="00DF132E">
        <w:rPr>
          <w:rFonts w:ascii="Santander Text" w:hAnsi="Santander Text" w:cs="Arial"/>
          <w:szCs w:val="18"/>
          <w:lang w:val="pt-PT"/>
        </w:rPr>
        <w:t xml:space="preserve"> </w:t>
      </w:r>
      <w:r w:rsidR="00BA628B" w:rsidRPr="00864D30">
        <w:rPr>
          <w:rFonts w:ascii="Santander Text" w:hAnsi="Santander Text" w:cs="Arial"/>
          <w:szCs w:val="18"/>
          <w:lang w:val="pt-PT"/>
        </w:rPr>
        <w:t>para identificar os contratos a</w:t>
      </w:r>
      <w:r w:rsidRPr="00864D30">
        <w:rPr>
          <w:rFonts w:ascii="Santander Text" w:hAnsi="Santander Text" w:cs="Arial"/>
          <w:szCs w:val="18"/>
          <w:lang w:val="pt-PT"/>
        </w:rPr>
        <w:t>ssociados aos bens</w:t>
      </w:r>
      <w:r w:rsidR="00BA628B" w:rsidRPr="00864D30">
        <w:rPr>
          <w:rFonts w:ascii="Santander Text" w:hAnsi="Santander Text" w:cs="Arial"/>
          <w:szCs w:val="18"/>
          <w:lang w:val="pt-PT"/>
        </w:rPr>
        <w:t>;</w:t>
      </w:r>
    </w:p>
    <w:p w14:paraId="1A319C59" w14:textId="1E4DC683" w:rsidR="00034C5E" w:rsidRPr="00864D30" w:rsidRDefault="00034C5E" w:rsidP="008E5B92">
      <w:pPr>
        <w:pStyle w:val="ListParagraph"/>
        <w:numPr>
          <w:ilvl w:val="0"/>
          <w:numId w:val="38"/>
        </w:numPr>
        <w:tabs>
          <w:tab w:val="left" w:pos="1400"/>
        </w:tabs>
        <w:spacing w:before="240" w:after="0" w:line="360" w:lineRule="auto"/>
        <w:ind w:left="1428"/>
        <w:jc w:val="both"/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</w:pP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Cruzar os bens da tabela 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modesg_out_bens_imoveis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 com os resultados obtidos nos pontos anteriores e as</w:t>
      </w:r>
      <w:r w:rsidR="00CF502D"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s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ociar o número máximo de imóveis por bem com base nos contratos as</w:t>
      </w:r>
      <w:r w:rsidR="00CF502D"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s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ociados (ex.: Bem A as</w:t>
      </w:r>
      <w:r w:rsidR="00CF502D"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s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ociado aos contratos X e Y, com 2 e 3 número de imóveis respetivamente, será escolhido o contrato Y com 3 imóveis</w:t>
      </w:r>
      <w:r w:rsidR="00BA628B"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);</w:t>
      </w:r>
    </w:p>
    <w:p w14:paraId="0D77B165" w14:textId="7749EAED" w:rsidR="001E25BC" w:rsidRPr="00864D30" w:rsidRDefault="00034C5E" w:rsidP="008E5B92">
      <w:pPr>
        <w:pStyle w:val="ListParagraph"/>
        <w:numPr>
          <w:ilvl w:val="0"/>
          <w:numId w:val="38"/>
        </w:numPr>
        <w:tabs>
          <w:tab w:val="left" w:pos="1400"/>
        </w:tabs>
        <w:spacing w:before="240" w:after="0" w:line="360" w:lineRule="auto"/>
        <w:ind w:left="1428"/>
        <w:jc w:val="both"/>
        <w:rPr>
          <w:rFonts w:ascii="Santander Text" w:hAnsi="Santander Text" w:cs="Arial"/>
          <w:shd w:val="clear" w:color="auto" w:fill="FFFFFF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Multiplicar o número de edifícios (obtido no passo anterior) pelos fatores de emissão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 (‘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scp1_ftr_emss’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 e ‘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scp2_ftr_emss’</w:t>
      </w:r>
      <w:r w:rsidRPr="00864D30">
        <w:rPr>
          <w:rFonts w:ascii="Santander Text" w:hAnsi="Santander Text" w:cs="Arial"/>
          <w:szCs w:val="18"/>
          <w:lang w:val="pt-PT"/>
        </w:rPr>
        <w:t xml:space="preserve">) obtidos na alínea a) para obter os respetivos </w:t>
      </w:r>
      <w:r w:rsidRPr="00864D30">
        <w:rPr>
          <w:rFonts w:ascii="Santander Text" w:hAnsi="Santander Text" w:cs="Arial"/>
          <w:i/>
          <w:szCs w:val="18"/>
          <w:lang w:val="pt-PT"/>
        </w:rPr>
        <w:t>scopes</w:t>
      </w:r>
      <w:r w:rsidRPr="00864D30">
        <w:rPr>
          <w:rFonts w:ascii="Santander Text" w:hAnsi="Santander Text" w:cs="Arial"/>
          <w:szCs w:val="18"/>
          <w:lang w:val="pt-PT"/>
        </w:rPr>
        <w:t xml:space="preserve"> de emissão</w:t>
      </w:r>
      <w:r w:rsidRPr="00864D30">
        <w:rPr>
          <w:rFonts w:ascii="Santander Text" w:hAnsi="Santander Text" w:cs="Arial"/>
          <w:i/>
          <w:szCs w:val="18"/>
          <w:lang w:val="pt-PT"/>
        </w:rPr>
        <w:t xml:space="preserve"> ‘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scp1_emss’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 xml:space="preserve"> e </w:t>
      </w:r>
      <w:r w:rsidRPr="00864D30">
        <w:rPr>
          <w:rFonts w:ascii="Santander Text" w:hAnsi="Santander Text" w:cs="Arial"/>
          <w:i/>
          <w:color w:val="242424"/>
          <w:szCs w:val="18"/>
          <w:shd w:val="clear" w:color="auto" w:fill="FFFFFF"/>
          <w:lang w:val="pt-PT"/>
        </w:rPr>
        <w:t>‘scp2_emss’</w:t>
      </w:r>
      <w:r w:rsidRPr="00864D30">
        <w:rPr>
          <w:rFonts w:ascii="Santander Text" w:hAnsi="Santander Text" w:cs="Arial"/>
          <w:color w:val="242424"/>
          <w:szCs w:val="18"/>
          <w:shd w:val="clear" w:color="auto" w:fill="FFFFFF"/>
          <w:lang w:val="pt-PT"/>
        </w:rPr>
        <w:t>.</w:t>
      </w:r>
    </w:p>
    <w:p w14:paraId="54C1F098" w14:textId="3C21A756" w:rsidR="001E25BC" w:rsidRPr="00864D30" w:rsidRDefault="001E25BC" w:rsidP="007E3521">
      <w:pPr>
        <w:spacing w:after="120" w:line="360" w:lineRule="auto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864D30">
        <w:rPr>
          <w:rFonts w:ascii="Santander Text" w:hAnsi="Santander Text" w:cs="Arial"/>
          <w:b/>
          <w:bCs/>
          <w:szCs w:val="18"/>
          <w:lang w:val="pt-PT"/>
        </w:rPr>
        <w:t>Notas Gerais</w:t>
      </w:r>
      <w:r w:rsidR="000211D3" w:rsidRPr="00864D30">
        <w:rPr>
          <w:rFonts w:ascii="Santander Text" w:hAnsi="Santander Text" w:cs="Arial"/>
          <w:b/>
          <w:bCs/>
          <w:szCs w:val="18"/>
          <w:lang w:val="pt-PT"/>
        </w:rPr>
        <w:t xml:space="preserve"> aplicáveis a todas as metodologias</w:t>
      </w:r>
      <w:r w:rsidRPr="00864D30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</w:p>
    <w:p w14:paraId="2F37E969" w14:textId="1D939BED" w:rsidR="001E25BC" w:rsidRPr="00864D30" w:rsidRDefault="001E25BC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Se</w:t>
      </w:r>
      <w:r w:rsidRPr="00864D30">
        <w:rPr>
          <w:rFonts w:ascii="Santander Text" w:hAnsi="Santander Text" w:cs="Arial"/>
          <w:sz w:val="21"/>
          <w:szCs w:val="21"/>
          <w:lang w:val="pt-PT"/>
        </w:rPr>
        <w:t xml:space="preserve"> </w:t>
      </w:r>
      <w:r w:rsidRPr="00864D30">
        <w:rPr>
          <w:rFonts w:ascii="Santander Text" w:hAnsi="Santander Text" w:cs="Arial"/>
          <w:szCs w:val="18"/>
          <w:lang w:val="pt-PT"/>
        </w:rPr>
        <w:t xml:space="preserve">não for possível o cálculo das emissões (por falta de informação dos </w:t>
      </w:r>
      <w:r w:rsidRPr="00864D30">
        <w:rPr>
          <w:rFonts w:ascii="Santander Text" w:hAnsi="Santander Text" w:cs="Arial"/>
          <w:i/>
          <w:szCs w:val="18"/>
          <w:lang w:val="pt-PT"/>
        </w:rPr>
        <w:t>inputs</w:t>
      </w:r>
      <w:r w:rsidRPr="00864D30">
        <w:rPr>
          <w:rFonts w:ascii="Santander Text" w:hAnsi="Santander Text" w:cs="Arial"/>
          <w:szCs w:val="18"/>
          <w:lang w:val="pt-PT"/>
        </w:rPr>
        <w:t>), deve-se avançar para a próxima metodologia. Se não for possível aplicar nenhuma das metodologias anteriores, os campos ‘</w:t>
      </w:r>
      <w:r w:rsidRPr="00864D30">
        <w:rPr>
          <w:rFonts w:ascii="Santander Text" w:hAnsi="Santander Text" w:cs="Arial"/>
          <w:i/>
          <w:szCs w:val="18"/>
          <w:lang w:val="pt-PT"/>
        </w:rPr>
        <w:t>scp1_emss’</w:t>
      </w:r>
      <w:r w:rsidR="00BA628B" w:rsidRPr="00864D30">
        <w:rPr>
          <w:rFonts w:ascii="Santander Text" w:hAnsi="Santander Text" w:cs="Arial"/>
          <w:szCs w:val="18"/>
          <w:lang w:val="pt-PT"/>
        </w:rPr>
        <w:t>,</w:t>
      </w:r>
      <w:r w:rsidRPr="00864D30">
        <w:rPr>
          <w:rFonts w:ascii="Santander Text" w:hAnsi="Santander Text" w:cs="Arial"/>
          <w:szCs w:val="18"/>
          <w:lang w:val="pt-PT"/>
        </w:rPr>
        <w:t xml:space="preserve"> ‘</w:t>
      </w:r>
      <w:r w:rsidRPr="00864D30">
        <w:rPr>
          <w:rFonts w:ascii="Santander Text" w:hAnsi="Santander Text" w:cs="Arial"/>
          <w:i/>
          <w:szCs w:val="18"/>
          <w:lang w:val="pt-PT"/>
        </w:rPr>
        <w:t>scp2_emss’</w:t>
      </w:r>
      <w:r w:rsidRPr="00864D30">
        <w:rPr>
          <w:rFonts w:ascii="Santander Text" w:hAnsi="Santander Text" w:cs="Arial"/>
          <w:szCs w:val="18"/>
          <w:lang w:val="pt-PT"/>
        </w:rPr>
        <w:t xml:space="preserve"> e </w:t>
      </w:r>
      <w:r w:rsidRPr="00864D30">
        <w:rPr>
          <w:rFonts w:ascii="Santander Text" w:hAnsi="Santander Text" w:cs="Arial"/>
          <w:i/>
          <w:szCs w:val="18"/>
          <w:lang w:val="pt-PT"/>
        </w:rPr>
        <w:t>‘scp3_emss’</w:t>
      </w:r>
      <w:r w:rsidRPr="00864D30">
        <w:rPr>
          <w:rFonts w:ascii="Santander Text" w:hAnsi="Santander Text" w:cs="Arial"/>
          <w:szCs w:val="18"/>
          <w:lang w:val="pt-PT"/>
        </w:rPr>
        <w:t xml:space="preserve"> devem ser aprovisionados a </w:t>
      </w:r>
      <w:r w:rsidRPr="00864D30">
        <w:rPr>
          <w:rFonts w:ascii="Santander Text" w:hAnsi="Santander Text" w:cs="Arial"/>
          <w:i/>
          <w:szCs w:val="18"/>
          <w:lang w:val="pt-PT"/>
        </w:rPr>
        <w:t>NULL</w:t>
      </w:r>
      <w:r w:rsidR="00BA628B" w:rsidRPr="00864D30">
        <w:rPr>
          <w:rFonts w:ascii="Santander Text" w:hAnsi="Santander Text" w:cs="Arial"/>
          <w:szCs w:val="18"/>
          <w:lang w:val="pt-PT"/>
        </w:rPr>
        <w:t>;</w:t>
      </w:r>
    </w:p>
    <w:p w14:paraId="0F023418" w14:textId="4DE0AED0" w:rsidR="001E25BC" w:rsidRPr="00864D30" w:rsidRDefault="001E25BC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O campo ‘</w:t>
      </w:r>
      <w:r w:rsidRPr="00864D30">
        <w:rPr>
          <w:rFonts w:ascii="Santander Text" w:hAnsi="Santander Text" w:cs="Arial"/>
          <w:i/>
          <w:szCs w:val="18"/>
          <w:lang w:val="pt-PT"/>
        </w:rPr>
        <w:t>scp3_emss’</w:t>
      </w:r>
      <w:r w:rsidRPr="00864D30">
        <w:rPr>
          <w:rFonts w:ascii="Santander Text" w:hAnsi="Santander Text" w:cs="Arial"/>
          <w:szCs w:val="18"/>
          <w:lang w:val="pt-PT"/>
        </w:rPr>
        <w:t xml:space="preserve"> deve ser sempre aprovisionado a </w:t>
      </w:r>
      <w:r w:rsidRPr="00864D30">
        <w:rPr>
          <w:rFonts w:ascii="Santander Text" w:hAnsi="Santander Text" w:cs="Arial"/>
          <w:i/>
          <w:szCs w:val="18"/>
          <w:lang w:val="pt-PT"/>
        </w:rPr>
        <w:t>NULL</w:t>
      </w:r>
      <w:r w:rsidR="00BA628B" w:rsidRPr="00864D30">
        <w:rPr>
          <w:rFonts w:ascii="Santander Text" w:hAnsi="Santander Text" w:cs="Arial"/>
          <w:szCs w:val="18"/>
          <w:lang w:val="pt-PT"/>
        </w:rPr>
        <w:t>;</w:t>
      </w:r>
    </w:p>
    <w:p w14:paraId="409D057F" w14:textId="38198B44" w:rsidR="00E108D4" w:rsidRPr="00864D30" w:rsidRDefault="001E25BC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Após o mapeamento descrito na alínea I), caso o campo </w:t>
      </w:r>
      <w:r w:rsidRPr="00864D30">
        <w:rPr>
          <w:rFonts w:ascii="Santander Text" w:hAnsi="Santander Text" w:cs="Arial"/>
          <w:i/>
          <w:szCs w:val="18"/>
          <w:lang w:val="pt-PT"/>
        </w:rPr>
        <w:t>‘valor_mv’</w:t>
      </w:r>
      <w:r w:rsidRPr="00864D30">
        <w:rPr>
          <w:rFonts w:ascii="Santander Text" w:hAnsi="Santander Text" w:cs="Arial"/>
          <w:szCs w:val="18"/>
          <w:lang w:val="pt-PT"/>
        </w:rPr>
        <w:t xml:space="preserve"> da tabela de parametrização </w:t>
      </w:r>
      <w:r w:rsidRPr="00864D30">
        <w:rPr>
          <w:rFonts w:ascii="Santander Text" w:hAnsi="Santander Text" w:cs="Arial"/>
          <w:i/>
          <w:lang w:val="pt-PT"/>
        </w:rPr>
        <w:t>modesg_param_codigos</w:t>
      </w:r>
      <w:r w:rsidRPr="00864D30">
        <w:rPr>
          <w:rFonts w:ascii="Santander Text" w:hAnsi="Santander Text" w:cs="Arial"/>
          <w:szCs w:val="18"/>
          <w:lang w:val="pt-PT"/>
        </w:rPr>
        <w:t xml:space="preserve"> associado ao </w:t>
      </w:r>
      <w:r w:rsidRPr="00864D30">
        <w:rPr>
          <w:rFonts w:ascii="Santander Text" w:hAnsi="Santander Text" w:cs="Arial"/>
          <w:i/>
          <w:szCs w:val="18"/>
          <w:lang w:val="pt-PT"/>
        </w:rPr>
        <w:t>’tipo_finalidade_bem’</w:t>
      </w:r>
      <w:r w:rsidRPr="00864D30">
        <w:rPr>
          <w:rFonts w:ascii="Santander Text" w:hAnsi="Santander Text" w:cs="Arial"/>
          <w:szCs w:val="18"/>
          <w:lang w:val="pt-PT"/>
        </w:rPr>
        <w:t xml:space="preserve"> seja igual a ‘Not applicable’, os campos ‘</w:t>
      </w:r>
      <w:r w:rsidRPr="00864D30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szCs w:val="18"/>
          <w:lang w:val="pt-PT"/>
        </w:rPr>
        <w:t>scp3_emss’</w:t>
      </w:r>
      <w:r w:rsidRPr="00864D30">
        <w:rPr>
          <w:rFonts w:ascii="Santander Text" w:hAnsi="Santander Text" w:cs="Arial"/>
          <w:szCs w:val="18"/>
          <w:lang w:val="pt-PT"/>
        </w:rPr>
        <w:t xml:space="preserve"> devem ser aprovisionados a </w:t>
      </w:r>
      <w:r w:rsidRPr="00864D30">
        <w:rPr>
          <w:rFonts w:ascii="Santander Text" w:hAnsi="Santander Text" w:cs="Arial"/>
          <w:i/>
          <w:szCs w:val="18"/>
          <w:lang w:val="pt-PT"/>
        </w:rPr>
        <w:t>NULL</w:t>
      </w:r>
      <w:r w:rsidR="00BA628B" w:rsidRPr="00864D30">
        <w:rPr>
          <w:rFonts w:ascii="Santander Text" w:hAnsi="Santander Text" w:cs="Arial"/>
          <w:szCs w:val="18"/>
          <w:lang w:val="pt-PT"/>
        </w:rPr>
        <w:t>.</w:t>
      </w:r>
    </w:p>
    <w:p w14:paraId="62123AB3" w14:textId="3044A24C" w:rsidR="008435E7" w:rsidRPr="00864D30" w:rsidRDefault="008435E7" w:rsidP="007E3521">
      <w:pPr>
        <w:pStyle w:val="MyHeading3"/>
        <w:spacing w:after="120" w:line="360" w:lineRule="auto"/>
        <w:rPr>
          <w:lang w:val="pt-PT"/>
        </w:rPr>
      </w:pPr>
      <w:r w:rsidRPr="00864D30">
        <w:rPr>
          <w:lang w:val="pt-PT"/>
        </w:rPr>
        <w:t>origem_scp1_emss, origem_scp2_emss e origem_scp3_emss</w:t>
      </w:r>
    </w:p>
    <w:p w14:paraId="14AD6CF6" w14:textId="77777777" w:rsidR="001E25BC" w:rsidRPr="00864D30" w:rsidRDefault="001E25BC" w:rsidP="007E3521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color w:val="000000" w:themeColor="text1"/>
          <w:sz w:val="18"/>
          <w:szCs w:val="18"/>
        </w:rPr>
      </w:pPr>
      <w:r w:rsidRPr="00864D30">
        <w:rPr>
          <w:rFonts w:ascii="Santander Text" w:hAnsi="Santander Text" w:cs="Arial"/>
          <w:color w:val="000000" w:themeColor="text1"/>
          <w:sz w:val="18"/>
          <w:szCs w:val="18"/>
        </w:rPr>
        <w:t>A variável ‘</w:t>
      </w:r>
      <w:r w:rsidRPr="00864D30">
        <w:rPr>
          <w:rFonts w:ascii="Santander Text" w:hAnsi="Santander Text" w:cs="Arial"/>
          <w:i/>
          <w:sz w:val="18"/>
          <w:szCs w:val="18"/>
        </w:rPr>
        <w:t>origem_scp3_emss’</w:t>
      </w:r>
      <w:r w:rsidRPr="00864D30">
        <w:rPr>
          <w:rFonts w:ascii="Santander Text" w:hAnsi="Santander Text" w:cs="Arial"/>
          <w:color w:val="000000" w:themeColor="text1"/>
          <w:sz w:val="18"/>
          <w:szCs w:val="18"/>
        </w:rPr>
        <w:t xml:space="preserve"> deverá ser aprovisionada sempre com o valor ‘Nao Aplicavel’.</w:t>
      </w:r>
    </w:p>
    <w:p w14:paraId="5C39DF6C" w14:textId="77777777" w:rsidR="001E25BC" w:rsidRPr="00864D30" w:rsidRDefault="001E25BC" w:rsidP="007E3521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color w:val="000000" w:themeColor="text1"/>
          <w:sz w:val="18"/>
          <w:szCs w:val="18"/>
        </w:rPr>
      </w:pPr>
      <w:r w:rsidRPr="00864D30">
        <w:rPr>
          <w:rFonts w:ascii="Santander Text" w:hAnsi="Santander Text" w:cs="Arial"/>
          <w:color w:val="000000" w:themeColor="text1"/>
          <w:sz w:val="18"/>
          <w:szCs w:val="18"/>
        </w:rPr>
        <w:t>As variáveis ‘</w:t>
      </w:r>
      <w:r w:rsidRPr="00864D30">
        <w:rPr>
          <w:rFonts w:ascii="Santander Text" w:hAnsi="Santander Text" w:cs="Arial"/>
          <w:i/>
          <w:sz w:val="18"/>
          <w:szCs w:val="18"/>
        </w:rPr>
        <w:t>origem_scp1_emss’</w:t>
      </w:r>
      <w:r w:rsidRPr="00864D30">
        <w:rPr>
          <w:rFonts w:ascii="Santander Text" w:hAnsi="Santander Text" w:cs="Arial"/>
          <w:sz w:val="18"/>
          <w:szCs w:val="18"/>
        </w:rPr>
        <w:t xml:space="preserve"> e ‘</w:t>
      </w:r>
      <w:r w:rsidRPr="00864D30">
        <w:rPr>
          <w:rFonts w:ascii="Santander Text" w:hAnsi="Santander Text" w:cs="Arial"/>
          <w:i/>
          <w:sz w:val="18"/>
          <w:szCs w:val="18"/>
        </w:rPr>
        <w:t>origem_scp2_emss’</w:t>
      </w:r>
      <w:r w:rsidRPr="00864D30">
        <w:rPr>
          <w:rFonts w:ascii="Santander Text" w:hAnsi="Santander Text" w:cs="Arial"/>
        </w:rPr>
        <w:t xml:space="preserve"> </w:t>
      </w:r>
      <w:r w:rsidRPr="00864D30">
        <w:rPr>
          <w:rFonts w:ascii="Santander Text" w:hAnsi="Santander Text" w:cs="Arial"/>
          <w:color w:val="000000" w:themeColor="text1"/>
          <w:sz w:val="18"/>
          <w:szCs w:val="18"/>
        </w:rPr>
        <w:t>devem ser aprovisionadas com os seguintes valores:</w:t>
      </w:r>
    </w:p>
    <w:p w14:paraId="4CD06F5A" w14:textId="56B24AA1" w:rsidR="001E25BC" w:rsidRPr="00864D30" w:rsidRDefault="001E25BC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Caso </w:t>
      </w:r>
      <w:r w:rsidRPr="00864D30">
        <w:rPr>
          <w:rFonts w:ascii="Santander Text" w:eastAsia="Times New Roman" w:hAnsi="Santander Text" w:cs="Arial"/>
          <w:color w:val="000000" w:themeColor="text1"/>
          <w:szCs w:val="18"/>
          <w:lang w:val="pt-PT" w:eastAsia="pt-PT"/>
        </w:rPr>
        <w:t xml:space="preserve">não seja possível 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seguir nenhuma das abordagens [</w:t>
      </w:r>
      <w:r w:rsidRPr="00864D30">
        <w:rPr>
          <w:rFonts w:ascii="Santander Text" w:hAnsi="Santander Text" w:cs="Arial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scp1_emss’, ‘scp2_emss</w:t>
      </w:r>
      <w:r w:rsidRPr="00864D30">
        <w:rPr>
          <w:rFonts w:ascii="Santander Text" w:hAnsi="Santander Text" w:cs="Arial"/>
          <w:szCs w:val="18"/>
          <w:lang w:val="pt-PT"/>
        </w:rPr>
        <w:t>’ e ‘</w:t>
      </w:r>
      <w:r w:rsidRPr="00864D30">
        <w:rPr>
          <w:rFonts w:ascii="Santander Text" w:hAnsi="Santander Text" w:cs="Arial"/>
          <w:i/>
          <w:szCs w:val="18"/>
          <w:lang w:val="pt-PT"/>
        </w:rPr>
        <w:t>scp3_emss’</w:t>
      </w:r>
      <w:r w:rsidRPr="00864D30">
        <w:rPr>
          <w:rFonts w:ascii="Santander Text" w:hAnsi="Santander Text" w:cs="Arial"/>
          <w:szCs w:val="18"/>
          <w:lang w:val="pt-PT"/>
        </w:rPr>
        <w:t xml:space="preserve"> = </w:t>
      </w:r>
      <w:r w:rsidRPr="00864D30">
        <w:rPr>
          <w:rFonts w:ascii="Santander Text" w:hAnsi="Santander Text" w:cs="Arial"/>
          <w:i/>
          <w:szCs w:val="18"/>
          <w:lang w:val="pt-PT"/>
        </w:rPr>
        <w:t>NULL</w:t>
      </w:r>
      <w:r w:rsidRPr="00864D30">
        <w:rPr>
          <w:rFonts w:ascii="Santander Text" w:hAnsi="Santander Text" w:cs="Arial"/>
          <w:szCs w:val="18"/>
          <w:lang w:val="pt-PT"/>
        </w:rPr>
        <w:t xml:space="preserve"> e </w:t>
      </w:r>
      <w:r w:rsidRPr="00864D30">
        <w:rPr>
          <w:rFonts w:ascii="Santander Text" w:hAnsi="Santander Text" w:cs="Arial"/>
          <w:i/>
          <w:szCs w:val="18"/>
          <w:lang w:val="pt-PT"/>
        </w:rPr>
        <w:t>’tipo_finalidade_bem’</w:t>
      </w:r>
      <w:r w:rsidRPr="00864D30">
        <w:rPr>
          <w:rFonts w:ascii="Santander Text" w:hAnsi="Santander Text" w:cs="Arial"/>
          <w:szCs w:val="18"/>
          <w:lang w:val="pt-PT"/>
        </w:rPr>
        <w:t xml:space="preserve"> &lt;&gt; ‘Not applicable’], os campos </w:t>
      </w:r>
      <w:r w:rsidRPr="00864D30">
        <w:rPr>
          <w:rFonts w:ascii="Santander Text" w:hAnsi="Santander Text" w:cs="Arial"/>
          <w:i/>
          <w:color w:val="000000" w:themeColor="text1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origem_scp1_emss’</w:t>
      </w:r>
      <w:r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szCs w:val="18"/>
          <w:lang w:val="pt-PT"/>
        </w:rPr>
        <w:t>origem_scp2_emss’</w:t>
      </w:r>
      <w:r w:rsidRPr="00864D30">
        <w:rPr>
          <w:rFonts w:ascii="Santander Text" w:hAnsi="Santander Text" w:cs="Arial"/>
          <w:szCs w:val="18"/>
          <w:lang w:val="pt-PT"/>
        </w:rPr>
        <w:t xml:space="preserve"> devem ser aprovisionados com ‘MISS’</w:t>
      </w:r>
      <w:r w:rsidR="00BA628B" w:rsidRPr="00864D30">
        <w:rPr>
          <w:rFonts w:ascii="Santander Text" w:hAnsi="Santander Text" w:cs="Arial"/>
          <w:szCs w:val="18"/>
          <w:lang w:val="pt-PT"/>
        </w:rPr>
        <w:t>;</w:t>
      </w:r>
    </w:p>
    <w:p w14:paraId="5FC0168D" w14:textId="36E60ECD" w:rsidR="001E25BC" w:rsidRPr="00864D30" w:rsidRDefault="001E25BC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Caso ‘</w:t>
      </w:r>
      <w:r w:rsidRPr="00864D30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szCs w:val="18"/>
          <w:lang w:val="pt-PT"/>
        </w:rPr>
        <w:t>scp3_emss’</w:t>
      </w:r>
      <w:r w:rsidRPr="00864D30">
        <w:rPr>
          <w:rFonts w:ascii="Santander Text" w:hAnsi="Santander Text" w:cs="Arial"/>
          <w:szCs w:val="18"/>
          <w:lang w:val="pt-PT"/>
        </w:rPr>
        <w:t xml:space="preserve"> = </w:t>
      </w:r>
      <w:r w:rsidRPr="00864D30">
        <w:rPr>
          <w:rFonts w:ascii="Santander Text" w:hAnsi="Santander Text" w:cs="Arial"/>
          <w:i/>
          <w:szCs w:val="18"/>
          <w:lang w:val="pt-PT"/>
        </w:rPr>
        <w:t>NULL</w:t>
      </w:r>
      <w:r w:rsidRPr="00864D30">
        <w:rPr>
          <w:rFonts w:ascii="Santander Text" w:hAnsi="Santander Text" w:cs="Arial"/>
          <w:szCs w:val="18"/>
          <w:lang w:val="pt-PT"/>
        </w:rPr>
        <w:t xml:space="preserve"> e </w:t>
      </w:r>
      <w:r w:rsidRPr="00864D30">
        <w:rPr>
          <w:rFonts w:ascii="Santander Text" w:hAnsi="Santander Text" w:cs="Arial"/>
          <w:i/>
          <w:szCs w:val="18"/>
          <w:lang w:val="pt-PT"/>
        </w:rPr>
        <w:t>’tipo_finalidade_bem’</w:t>
      </w:r>
      <w:r w:rsidRPr="00864D30">
        <w:rPr>
          <w:rFonts w:ascii="Santander Text" w:hAnsi="Santander Text" w:cs="Arial"/>
          <w:szCs w:val="18"/>
          <w:lang w:val="pt-PT"/>
        </w:rPr>
        <w:t xml:space="preserve"> = ‘Not applicable’, os campos </w:t>
      </w:r>
      <w:r w:rsidRPr="00864D30">
        <w:rPr>
          <w:rFonts w:ascii="Santander Text" w:hAnsi="Santander Text" w:cs="Arial"/>
          <w:color w:val="000000" w:themeColor="text1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origem_scp1_emss’</w:t>
      </w:r>
      <w:r w:rsidRPr="00864D30">
        <w:rPr>
          <w:rFonts w:ascii="Santander Text" w:hAnsi="Santander Text" w:cs="Arial"/>
          <w:szCs w:val="18"/>
          <w:lang w:val="pt-PT"/>
        </w:rPr>
        <w:t xml:space="preserve"> e </w:t>
      </w:r>
      <w:r w:rsidRPr="00864D30">
        <w:rPr>
          <w:rFonts w:ascii="Santander Text" w:hAnsi="Santander Text" w:cs="Arial"/>
          <w:i/>
          <w:szCs w:val="18"/>
          <w:lang w:val="pt-PT"/>
        </w:rPr>
        <w:t>‘origem_scp2_emss’</w:t>
      </w:r>
      <w:r w:rsidRPr="00864D30">
        <w:rPr>
          <w:rFonts w:ascii="Santander Text" w:hAnsi="Santander Text" w:cs="Arial"/>
          <w:szCs w:val="18"/>
          <w:lang w:val="pt-PT"/>
        </w:rPr>
        <w:t xml:space="preserve"> devem ser aprovisionados com ‘Nao Aplicavel’</w:t>
      </w:r>
      <w:r w:rsidR="00BA628B" w:rsidRPr="00864D30">
        <w:rPr>
          <w:rFonts w:ascii="Santander Text" w:hAnsi="Santander Text" w:cs="Arial"/>
          <w:szCs w:val="18"/>
          <w:lang w:val="pt-PT"/>
        </w:rPr>
        <w:t>;</w:t>
      </w:r>
    </w:p>
    <w:p w14:paraId="64A0F2A8" w14:textId="00FF5E7C" w:rsidR="001E25BC" w:rsidRPr="00864D30" w:rsidRDefault="001E25BC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Caso os campos ‘</w:t>
      </w:r>
      <w:r w:rsidRPr="00864D30">
        <w:rPr>
          <w:rFonts w:ascii="Santander Text" w:hAnsi="Santander Text" w:cs="Arial"/>
          <w:i/>
          <w:szCs w:val="18"/>
          <w:lang w:val="pt-PT"/>
        </w:rPr>
        <w:t>scp1_emss’</w:t>
      </w:r>
      <w:r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szCs w:val="18"/>
          <w:lang w:val="pt-PT"/>
        </w:rPr>
        <w:t>scp2_emss’</w:t>
      </w:r>
      <w:r w:rsidRPr="00864D30">
        <w:rPr>
          <w:rFonts w:ascii="Santander Text" w:hAnsi="Santander Text" w:cs="Arial"/>
          <w:szCs w:val="18"/>
          <w:lang w:val="pt-PT"/>
        </w:rPr>
        <w:t xml:space="preserve"> estejam aprovisionados com valor, os respetivos campos </w:t>
      </w:r>
      <w:r w:rsidRPr="00864D30">
        <w:rPr>
          <w:rFonts w:ascii="Santander Text" w:hAnsi="Santander Text" w:cs="Arial"/>
          <w:i/>
          <w:color w:val="000000" w:themeColor="text1"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origem_scp1_emss’</w:t>
      </w:r>
      <w:r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szCs w:val="18"/>
          <w:lang w:val="pt-PT"/>
        </w:rPr>
        <w:t>origem_scp2_emss’</w:t>
      </w:r>
      <w:r w:rsidRPr="00864D30">
        <w:rPr>
          <w:rFonts w:ascii="Santander Text" w:hAnsi="Santander Text" w:cs="Arial"/>
          <w:szCs w:val="18"/>
          <w:lang w:val="pt-PT"/>
        </w:rPr>
        <w:t xml:space="preserve"> deverão ser aprovisionados de acordo com a metodologia aplicada:</w:t>
      </w:r>
    </w:p>
    <w:p w14:paraId="6114F782" w14:textId="77777777" w:rsidR="00E108D4" w:rsidRPr="00864D30" w:rsidRDefault="00E108D4" w:rsidP="007E3521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864D30">
        <w:rPr>
          <w:rFonts w:ascii="Santander Text" w:hAnsi="Santander Text" w:cs="Arial"/>
          <w:color w:val="000000"/>
          <w:sz w:val="18"/>
          <w:szCs w:val="18"/>
        </w:rPr>
        <w:t xml:space="preserve">As variáveis devem ser aprovisionadas com os valores de acordo com a abordagem utilizada: </w:t>
      </w:r>
    </w:p>
    <w:p w14:paraId="7C6815FB" w14:textId="5FD85D70" w:rsidR="00E108D4" w:rsidRPr="00864D30" w:rsidRDefault="00E108D4" w:rsidP="008E5B92">
      <w:pPr>
        <w:numPr>
          <w:ilvl w:val="0"/>
          <w:numId w:val="12"/>
        </w:numPr>
        <w:spacing w:before="240" w:after="0" w:line="360" w:lineRule="auto"/>
        <w:jc w:val="both"/>
        <w:rPr>
          <w:rFonts w:ascii="Santander Text" w:eastAsia="Times New Roman" w:hAnsi="Santander Text" w:cs="Arial"/>
          <w:color w:val="000000"/>
          <w:szCs w:val="18"/>
          <w:lang w:val="pt-PT" w:eastAsia="pt-PT"/>
        </w:rPr>
      </w:pP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‘RE_DQS1_1</w:t>
      </w:r>
      <w:r w:rsidRPr="00864D30">
        <w:rPr>
          <w:rFonts w:ascii="Santander Text" w:eastAsia="Times New Roman" w:hAnsi="Santander Text" w:cs="Arial"/>
          <w:szCs w:val="18"/>
          <w:lang w:val="pt-PT" w:eastAsia="pt-PT"/>
        </w:rPr>
        <w:t>A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’, caso seja possível aplicar a abordagem descrita em </w:t>
      </w:r>
      <w:r w:rsidR="00F6115B" w:rsidRPr="00864D30">
        <w:rPr>
          <w:rFonts w:ascii="Santander Text" w:hAnsi="Santander Text" w:cs="Arial"/>
          <w:b/>
          <w:lang w:val="pt-PT"/>
        </w:rPr>
        <w:t>7</w:t>
      </w:r>
      <w:r w:rsidR="001E25BC" w:rsidRPr="00864D30">
        <w:rPr>
          <w:rFonts w:ascii="Santander Text" w:hAnsi="Santander Text" w:cs="Arial"/>
          <w:b/>
          <w:lang w:val="pt-PT"/>
        </w:rPr>
        <w:t>.1.3.3.1.1;</w:t>
      </w:r>
    </w:p>
    <w:p w14:paraId="402043A2" w14:textId="0A8579D8" w:rsidR="00E108D4" w:rsidRPr="00864D30" w:rsidRDefault="00E108D4" w:rsidP="008E5B92">
      <w:pPr>
        <w:numPr>
          <w:ilvl w:val="0"/>
          <w:numId w:val="12"/>
        </w:numPr>
        <w:spacing w:before="240" w:after="0" w:line="360" w:lineRule="auto"/>
        <w:jc w:val="both"/>
        <w:rPr>
          <w:rFonts w:ascii="Santander Text" w:eastAsia="Times New Roman" w:hAnsi="Santander Text" w:cs="Arial"/>
          <w:color w:val="000000"/>
          <w:szCs w:val="18"/>
          <w:lang w:val="pt-PT" w:eastAsia="pt-PT"/>
        </w:rPr>
      </w:pP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‘RE_DQS2_1</w:t>
      </w:r>
      <w:r w:rsidRPr="00864D30">
        <w:rPr>
          <w:rFonts w:ascii="Santander Text" w:eastAsia="Times New Roman" w:hAnsi="Santander Text" w:cs="Arial"/>
          <w:szCs w:val="18"/>
          <w:lang w:val="pt-PT" w:eastAsia="pt-PT"/>
        </w:rPr>
        <w:t>B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’, caso seja possível aplicar a abordagem descrita em </w:t>
      </w:r>
      <w:r w:rsidR="00F6115B" w:rsidRPr="00864D30">
        <w:rPr>
          <w:rFonts w:ascii="Santander Text" w:hAnsi="Santander Text" w:cs="Arial"/>
          <w:b/>
          <w:lang w:val="pt-PT"/>
        </w:rPr>
        <w:t>7</w:t>
      </w:r>
      <w:r w:rsidR="001E25BC" w:rsidRPr="00864D30">
        <w:rPr>
          <w:rFonts w:ascii="Santander Text" w:hAnsi="Santander Text" w:cs="Arial"/>
          <w:b/>
          <w:lang w:val="pt-PT"/>
        </w:rPr>
        <w:t>.1.3.3.1.2;</w:t>
      </w:r>
    </w:p>
    <w:p w14:paraId="30CF64A9" w14:textId="3D9FFE7A" w:rsidR="00E108D4" w:rsidRPr="00864D30" w:rsidRDefault="00E108D4" w:rsidP="008E5B92">
      <w:pPr>
        <w:numPr>
          <w:ilvl w:val="0"/>
          <w:numId w:val="12"/>
        </w:numPr>
        <w:spacing w:before="240" w:after="0" w:line="360" w:lineRule="auto"/>
        <w:jc w:val="both"/>
        <w:rPr>
          <w:rFonts w:ascii="Santander Text" w:eastAsia="Times New Roman" w:hAnsi="Santander Text" w:cs="Arial"/>
          <w:color w:val="000000"/>
          <w:szCs w:val="18"/>
          <w:lang w:val="pt-PT" w:eastAsia="pt-PT"/>
        </w:rPr>
      </w:pP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‘RE_DQS3_2</w:t>
      </w:r>
      <w:r w:rsidRPr="00864D30">
        <w:rPr>
          <w:rFonts w:ascii="Santander Text" w:eastAsia="Times New Roman" w:hAnsi="Santander Text" w:cs="Arial"/>
          <w:szCs w:val="18"/>
          <w:lang w:val="pt-PT" w:eastAsia="pt-PT"/>
        </w:rPr>
        <w:t>A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’, caso seja possível aplicar a abordagem descrita em </w:t>
      </w:r>
      <w:r w:rsidR="00F6115B" w:rsidRPr="00864D30">
        <w:rPr>
          <w:rFonts w:ascii="Santander Text" w:hAnsi="Santander Text" w:cs="Arial"/>
          <w:b/>
          <w:color w:val="000000" w:themeColor="text1"/>
          <w:lang w:val="pt-PT"/>
        </w:rPr>
        <w:t>7</w:t>
      </w:r>
      <w:r w:rsidR="00580093" w:rsidRPr="00864D30">
        <w:rPr>
          <w:rFonts w:ascii="Santander Text" w:hAnsi="Santander Text" w:cs="Arial"/>
          <w:b/>
          <w:color w:val="000000" w:themeColor="text1"/>
          <w:lang w:val="pt-PT"/>
        </w:rPr>
        <w:t>.1.3.3.2.1;</w:t>
      </w:r>
    </w:p>
    <w:p w14:paraId="613173E4" w14:textId="6D064792" w:rsidR="009F5D1E" w:rsidRPr="00864D30" w:rsidRDefault="00E108D4" w:rsidP="008E5B92">
      <w:pPr>
        <w:numPr>
          <w:ilvl w:val="0"/>
          <w:numId w:val="12"/>
        </w:numPr>
        <w:spacing w:before="240" w:after="0" w:line="360" w:lineRule="auto"/>
        <w:jc w:val="both"/>
        <w:rPr>
          <w:rFonts w:ascii="Santander Text" w:eastAsia="Times New Roman" w:hAnsi="Santander Text" w:cs="Arial"/>
          <w:color w:val="000000"/>
          <w:szCs w:val="18"/>
          <w:lang w:val="pt-PT" w:eastAsia="pt-PT"/>
        </w:rPr>
      </w:pP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‘RE_DQS4_2</w:t>
      </w:r>
      <w:r w:rsidRPr="00864D30">
        <w:rPr>
          <w:rFonts w:ascii="Santander Text" w:eastAsia="Times New Roman" w:hAnsi="Santander Text" w:cs="Arial"/>
          <w:szCs w:val="18"/>
          <w:lang w:val="pt-PT" w:eastAsia="pt-PT"/>
        </w:rPr>
        <w:t>B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’, caso seja possível aplicar a abordagem descrita em </w:t>
      </w:r>
      <w:r w:rsidR="00F6115B" w:rsidRPr="00864D30">
        <w:rPr>
          <w:rFonts w:ascii="Santander Text" w:hAnsi="Santander Text" w:cs="Arial"/>
          <w:b/>
          <w:color w:val="000000" w:themeColor="text1"/>
          <w:lang w:val="pt-PT"/>
        </w:rPr>
        <w:t>7</w:t>
      </w:r>
      <w:r w:rsidR="00580093" w:rsidRPr="00864D30">
        <w:rPr>
          <w:rFonts w:ascii="Santander Text" w:hAnsi="Santander Text" w:cs="Arial"/>
          <w:b/>
          <w:color w:val="000000" w:themeColor="text1"/>
          <w:lang w:val="pt-PT"/>
        </w:rPr>
        <w:t>.1.3.3.2.2;</w:t>
      </w:r>
    </w:p>
    <w:p w14:paraId="78A8C8C7" w14:textId="5260A303" w:rsidR="008435E7" w:rsidRPr="00864D30" w:rsidRDefault="00E108D4" w:rsidP="008E5B92">
      <w:pPr>
        <w:numPr>
          <w:ilvl w:val="0"/>
          <w:numId w:val="12"/>
        </w:numPr>
        <w:spacing w:before="240" w:after="0" w:line="360" w:lineRule="auto"/>
        <w:jc w:val="both"/>
        <w:rPr>
          <w:lang w:val="pt-PT"/>
        </w:rPr>
      </w:pP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‘RE_DQS5_</w:t>
      </w:r>
      <w:r w:rsidRPr="00864D30">
        <w:rPr>
          <w:rFonts w:ascii="Santander Text" w:eastAsia="Times New Roman" w:hAnsi="Santander Text" w:cs="Arial"/>
          <w:szCs w:val="18"/>
          <w:lang w:val="pt-PT" w:eastAsia="pt-PT"/>
        </w:rPr>
        <w:t>3</w:t>
      </w:r>
      <w:r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’, caso seja segu</w:t>
      </w:r>
      <w:r w:rsidR="00580093"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ida a abordagem descrita em </w:t>
      </w:r>
      <w:r w:rsidR="00F6115B" w:rsidRPr="00864D30">
        <w:rPr>
          <w:rFonts w:ascii="Santander Text" w:hAnsi="Santander Text" w:cs="Arial"/>
          <w:b/>
          <w:color w:val="000000" w:themeColor="text1"/>
          <w:szCs w:val="18"/>
          <w:lang w:val="pt-PT"/>
        </w:rPr>
        <w:t>7</w:t>
      </w:r>
      <w:r w:rsidR="00580093" w:rsidRPr="00864D30">
        <w:rPr>
          <w:rFonts w:ascii="Santander Text" w:hAnsi="Santander Text" w:cs="Arial"/>
          <w:b/>
          <w:color w:val="000000" w:themeColor="text1"/>
          <w:szCs w:val="18"/>
          <w:lang w:val="pt-PT"/>
        </w:rPr>
        <w:t>.1.3.3.3.1</w:t>
      </w:r>
      <w:r w:rsidR="00BA628B" w:rsidRPr="00864D3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. </w:t>
      </w:r>
    </w:p>
    <w:p w14:paraId="594AAA3F" w14:textId="4EF47353" w:rsidR="00DE127D" w:rsidRPr="00864D30" w:rsidRDefault="00472C59" w:rsidP="007E3521">
      <w:pPr>
        <w:pStyle w:val="MyHeading3"/>
        <w:spacing w:after="120" w:line="360" w:lineRule="auto"/>
        <w:rPr>
          <w:lang w:val="pt-PT"/>
        </w:rPr>
      </w:pPr>
      <w:r w:rsidRPr="00864D30">
        <w:rPr>
          <w:lang w:val="pt-PT"/>
        </w:rPr>
        <w:t>u</w:t>
      </w:r>
      <w:r w:rsidR="008435E7" w:rsidRPr="00864D30">
        <w:rPr>
          <w:lang w:val="pt-PT"/>
        </w:rPr>
        <w:t>nidade_funcional_scp1_emss, unidade_funcional_scp2_emss, unidade_funcional_scp3_emss</w:t>
      </w:r>
    </w:p>
    <w:p w14:paraId="792FF68B" w14:textId="1B968700" w:rsidR="008435E7" w:rsidRPr="00864D30" w:rsidRDefault="00DE127D" w:rsidP="007E3521">
      <w:pPr>
        <w:spacing w:line="360" w:lineRule="auto"/>
        <w:jc w:val="both"/>
        <w:rPr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Os campos </w:t>
      </w:r>
      <w:r w:rsidR="00BA628B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unidade_funcional_scp1_emss</w:t>
      </w:r>
      <w:r w:rsidR="00BA628B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 xml:space="preserve">, </w:t>
      </w:r>
      <w:r w:rsidR="00BA628B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unidade_funcional_scp2_emss</w:t>
      </w:r>
      <w:r w:rsidR="00BA628B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 xml:space="preserve">, </w:t>
      </w:r>
      <w:r w:rsidR="00BA628B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unidade_funcional_scp3_emss</w:t>
      </w:r>
      <w:r w:rsidR="00BA628B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lang w:val="pt-PT"/>
        </w:rPr>
        <w:t xml:space="preserve"> estão preenchidos sempre que</w:t>
      </w:r>
      <w:r w:rsidR="00CD35EB" w:rsidRPr="00864D30">
        <w:rPr>
          <w:rFonts w:ascii="Santander Text" w:hAnsi="Santander Text" w:cs="Arial"/>
          <w:lang w:val="pt-PT"/>
        </w:rPr>
        <w:t>,</w:t>
      </w:r>
      <w:r w:rsidRPr="00864D30">
        <w:rPr>
          <w:rFonts w:ascii="Santander Text" w:hAnsi="Santander Text" w:cs="Arial"/>
          <w:lang w:val="pt-PT"/>
        </w:rPr>
        <w:t xml:space="preserve"> aos campos </w:t>
      </w:r>
      <w:r w:rsidR="00BA628B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scp1_emss</w:t>
      </w:r>
      <w:r w:rsidR="00BA628B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 xml:space="preserve">, </w:t>
      </w:r>
      <w:r w:rsidR="00BA628B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scp2_emss</w:t>
      </w:r>
      <w:r w:rsidR="00BA628B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lang w:val="pt-PT"/>
        </w:rPr>
        <w:t xml:space="preserve"> e </w:t>
      </w:r>
      <w:r w:rsidR="00BA628B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scp3_emss</w:t>
      </w:r>
      <w:r w:rsidR="00BA628B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lang w:val="pt-PT"/>
        </w:rPr>
        <w:t xml:space="preserve"> (respetivamente)</w:t>
      </w:r>
      <w:r w:rsidR="00CD35EB" w:rsidRPr="00864D30">
        <w:rPr>
          <w:rFonts w:ascii="Santander Text" w:hAnsi="Santander Text" w:cs="Arial"/>
          <w:lang w:val="pt-PT"/>
        </w:rPr>
        <w:t>,</w:t>
      </w:r>
      <w:r w:rsidRPr="00864D30">
        <w:rPr>
          <w:rFonts w:ascii="Santander Text" w:hAnsi="Santander Text" w:cs="Arial"/>
          <w:lang w:val="pt-PT"/>
        </w:rPr>
        <w:t xml:space="preserve"> seja </w:t>
      </w:r>
      <w:r w:rsidRPr="00864D30">
        <w:rPr>
          <w:rFonts w:ascii="Santander Text" w:hAnsi="Santander Text" w:cs="Arial"/>
          <w:color w:val="000000" w:themeColor="text1"/>
          <w:lang w:val="pt-PT"/>
        </w:rPr>
        <w:t>possível associar um valor.</w:t>
      </w:r>
    </w:p>
    <w:p w14:paraId="1C0E467B" w14:textId="56884091" w:rsidR="00DE127D" w:rsidRPr="00864D30" w:rsidRDefault="008435E7" w:rsidP="007E3521">
      <w:pPr>
        <w:pStyle w:val="MyHeading1"/>
        <w:spacing w:after="120" w:line="360" w:lineRule="auto"/>
        <w:jc w:val="both"/>
        <w:rPr>
          <w:rFonts w:cs="Arial"/>
          <w:i/>
          <w:lang w:val="pt-PT"/>
        </w:rPr>
      </w:pPr>
      <w:bookmarkStart w:id="503" w:name="_Toc194943249"/>
      <w:r w:rsidRPr="00864D30">
        <w:rPr>
          <w:rFonts w:cs="Arial"/>
          <w:lang w:val="pt-PT"/>
        </w:rPr>
        <w:t xml:space="preserve">Emissões </w:t>
      </w:r>
      <w:r w:rsidRPr="00864D30">
        <w:rPr>
          <w:rFonts w:cs="Arial"/>
          <w:i/>
          <w:lang w:val="pt-PT"/>
        </w:rPr>
        <w:t>scope</w:t>
      </w:r>
      <w:r w:rsidRPr="00864D30">
        <w:rPr>
          <w:rFonts w:cs="Arial"/>
          <w:lang w:val="pt-PT"/>
        </w:rPr>
        <w:t xml:space="preserve"> 1 2 e para bens imóveis –</w:t>
      </w:r>
      <w:r w:rsidRPr="00864D30">
        <w:rPr>
          <w:rFonts w:cs="Arial"/>
          <w:i/>
          <w:lang w:val="pt-PT"/>
        </w:rPr>
        <w:t xml:space="preserve"> modesg_inp_emss_bens_imoveis</w:t>
      </w:r>
      <w:bookmarkEnd w:id="503"/>
    </w:p>
    <w:p w14:paraId="67AE0B53" w14:textId="3F13F15E" w:rsidR="001F0D38" w:rsidRPr="00864D30" w:rsidRDefault="001F0D38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Este </w:t>
      </w:r>
      <w:r w:rsidRPr="00864D30">
        <w:rPr>
          <w:rFonts w:ascii="Santander Text" w:hAnsi="Santander Text" w:cs="Arial"/>
          <w:i/>
          <w:lang w:val="pt-PT"/>
        </w:rPr>
        <w:t>input</w:t>
      </w:r>
      <w:r w:rsidRPr="00864D30">
        <w:rPr>
          <w:rFonts w:ascii="Santander Text" w:hAnsi="Santander Text" w:cs="Arial"/>
          <w:lang w:val="pt-PT"/>
        </w:rPr>
        <w:t xml:space="preserve"> permite aos utilizadores de negócio carregar os fatores de emissão de </w:t>
      </w:r>
      <w:r w:rsidRPr="00864D30">
        <w:rPr>
          <w:rFonts w:ascii="Santander Text" w:hAnsi="Santander Text" w:cs="Arial"/>
          <w:i/>
          <w:lang w:val="pt-PT"/>
        </w:rPr>
        <w:t>scopes</w:t>
      </w:r>
      <w:r w:rsidRPr="00864D30">
        <w:rPr>
          <w:rFonts w:ascii="Santander Text" w:hAnsi="Santander Text" w:cs="Arial"/>
          <w:lang w:val="pt-PT"/>
        </w:rPr>
        <w:t xml:space="preserve"> 1 e 2</w:t>
      </w:r>
      <w:r w:rsidR="00DE127D" w:rsidRPr="00864D30">
        <w:rPr>
          <w:rFonts w:ascii="Santander Text" w:hAnsi="Santander Text" w:cs="Arial"/>
          <w:lang w:val="pt-PT"/>
        </w:rPr>
        <w:t xml:space="preserve"> </w:t>
      </w:r>
      <w:r w:rsidRPr="00864D30">
        <w:rPr>
          <w:rFonts w:ascii="Santander Text" w:hAnsi="Santander Text" w:cs="Arial"/>
          <w:lang w:val="pt-PT"/>
        </w:rPr>
        <w:t>por país, estado, tipo de bem e finalidade do bem. Esta informação é disponibilizada pelo PCAF (</w:t>
      </w:r>
      <w:r w:rsidRPr="00864D30">
        <w:rPr>
          <w:rFonts w:ascii="Santander Text" w:hAnsi="Santander Text" w:cs="Arial"/>
          <w:i/>
          <w:lang w:val="pt-PT"/>
        </w:rPr>
        <w:t>Partnership for Carbon Accounting Financials</w:t>
      </w:r>
      <w:r w:rsidRPr="00864D30">
        <w:rPr>
          <w:rFonts w:ascii="Santander Text" w:hAnsi="Santander Text" w:cs="Arial"/>
          <w:lang w:val="pt-PT"/>
        </w:rPr>
        <w:t xml:space="preserve">). Tratando-se de um </w:t>
      </w:r>
      <w:r w:rsidRPr="00864D30">
        <w:rPr>
          <w:rFonts w:ascii="Santander Text" w:hAnsi="Santander Text" w:cs="Arial"/>
          <w:i/>
          <w:lang w:val="pt-PT"/>
        </w:rPr>
        <w:t>input</w:t>
      </w:r>
      <w:r w:rsidRPr="00864D30">
        <w:rPr>
          <w:rFonts w:ascii="Santander Text" w:hAnsi="Santander Text" w:cs="Arial"/>
          <w:lang w:val="pt-PT"/>
        </w:rPr>
        <w:t xml:space="preserve">, este deverá ser atualizado tirando partido das funcionalidades do </w:t>
      </w:r>
      <w:r w:rsidR="000B70C5" w:rsidRPr="00864D30">
        <w:rPr>
          <w:rFonts w:ascii="Santander Text" w:hAnsi="Santander Text" w:cs="Arial"/>
          <w:i/>
          <w:lang w:val="pt-PT"/>
        </w:rPr>
        <w:t>front</w:t>
      </w:r>
      <w:r w:rsidR="000B70C5" w:rsidRPr="00864D30">
        <w:rPr>
          <w:rFonts w:ascii="Santander Text" w:hAnsi="Santander Text" w:cs="Arial"/>
          <w:lang w:val="pt-PT"/>
        </w:rPr>
        <w:t xml:space="preserve"> </w:t>
      </w:r>
      <w:r w:rsidRPr="00864D30">
        <w:rPr>
          <w:rFonts w:ascii="Santander Text" w:hAnsi="Santander Text" w:cs="Arial"/>
          <w:lang w:val="pt-PT"/>
        </w:rPr>
        <w:t xml:space="preserve">do </w:t>
      </w:r>
      <w:r w:rsidRPr="00864D30">
        <w:rPr>
          <w:rFonts w:ascii="Santander Text" w:hAnsi="Santander Text" w:cs="Arial"/>
          <w:i/>
          <w:lang w:val="pt-PT"/>
        </w:rPr>
        <w:t>Data Lake</w:t>
      </w:r>
      <w:r w:rsidRPr="00864D30">
        <w:rPr>
          <w:rFonts w:ascii="Santander Text" w:hAnsi="Santander Text" w:cs="Arial"/>
          <w:lang w:val="pt-PT"/>
        </w:rPr>
        <w:t xml:space="preserve">. O seu </w:t>
      </w:r>
      <w:r w:rsidR="00027146" w:rsidRPr="00864D30">
        <w:rPr>
          <w:rFonts w:ascii="Santander Text" w:hAnsi="Santander Text" w:cs="Arial"/>
          <w:lang w:val="pt-PT"/>
        </w:rPr>
        <w:t xml:space="preserve">Modelo de </w:t>
      </w:r>
      <w:r w:rsidR="00CD35EB" w:rsidRPr="00864D30">
        <w:rPr>
          <w:rFonts w:ascii="Santander Text" w:hAnsi="Santander Text" w:cs="Arial"/>
          <w:lang w:val="pt-PT"/>
        </w:rPr>
        <w:t>D</w:t>
      </w:r>
      <w:r w:rsidR="00027146" w:rsidRPr="00864D30">
        <w:rPr>
          <w:rFonts w:ascii="Santander Text" w:hAnsi="Santander Text" w:cs="Arial"/>
          <w:lang w:val="pt-PT"/>
        </w:rPr>
        <w:t>ados</w:t>
      </w:r>
      <w:r w:rsidRPr="00864D30">
        <w:rPr>
          <w:rFonts w:ascii="Santander Text" w:hAnsi="Santander Text" w:cs="Arial"/>
          <w:lang w:val="pt-PT"/>
        </w:rPr>
        <w:t xml:space="preserve"> encontra-se detalhado no ficheiro </w:t>
      </w:r>
      <w:r w:rsidR="000B70C5" w:rsidRPr="00864D30">
        <w:rPr>
          <w:rFonts w:ascii="Santander Text" w:hAnsi="Santander Text" w:cs="Arial"/>
          <w:lang w:val="pt-PT"/>
        </w:rPr>
        <w:t>“</w:t>
      </w:r>
      <w:r w:rsidRPr="00864D30">
        <w:rPr>
          <w:rFonts w:ascii="Santander Text" w:hAnsi="Santander Text" w:cs="Arial"/>
          <w:lang w:val="pt-PT"/>
        </w:rPr>
        <w:t xml:space="preserve">BST ESG </w:t>
      </w:r>
      <w:r w:rsidR="00027146" w:rsidRPr="00864D30">
        <w:rPr>
          <w:rFonts w:ascii="Santander Text" w:hAnsi="Santander Text" w:cs="Arial"/>
          <w:lang w:val="pt-PT"/>
        </w:rPr>
        <w:t>Modelo de dados</w:t>
      </w:r>
      <w:r w:rsidRPr="00864D30">
        <w:rPr>
          <w:rFonts w:ascii="Santander Text" w:hAnsi="Santander Text" w:cs="Arial"/>
          <w:lang w:val="pt-PT"/>
        </w:rPr>
        <w:t>.xlsx</w:t>
      </w:r>
      <w:r w:rsidR="000B70C5" w:rsidRPr="00864D30">
        <w:rPr>
          <w:rFonts w:ascii="Santander Text" w:hAnsi="Santander Text" w:cs="Arial"/>
          <w:lang w:val="pt-PT"/>
        </w:rPr>
        <w:t>”</w:t>
      </w:r>
      <w:r w:rsidRPr="00864D30">
        <w:rPr>
          <w:rFonts w:ascii="Santander Text" w:hAnsi="Santander Text" w:cs="Arial"/>
          <w:lang w:val="pt-PT"/>
        </w:rPr>
        <w:t xml:space="preserve">. </w:t>
      </w:r>
    </w:p>
    <w:p w14:paraId="11B74D11" w14:textId="77777777" w:rsidR="00FD3835" w:rsidRPr="00864D30" w:rsidRDefault="001F0D38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14:paraId="70922C6C" w14:textId="77777777" w:rsidR="00FD3835" w:rsidRPr="00864D30" w:rsidRDefault="001F0D38" w:rsidP="008E5B92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14:paraId="7C610778" w14:textId="6C576A34" w:rsidR="001F0D38" w:rsidRPr="00864D30" w:rsidRDefault="001F0D38" w:rsidP="008E5B92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14:paraId="285E8DBE" w14:textId="77777777" w:rsidR="00FD3835" w:rsidRPr="00864D30" w:rsidRDefault="001F0D38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É ainda relevante assegurar os seguintes controlos:</w:t>
      </w:r>
    </w:p>
    <w:p w14:paraId="10C6802A" w14:textId="7B1F6CA6" w:rsidR="00EA4E7A" w:rsidRPr="00864D30" w:rsidRDefault="001F0D38" w:rsidP="008E5B92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Os valores associados às variáveis </w:t>
      </w:r>
      <w:r w:rsidR="000B70C5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scp1_ftr_emss</w:t>
      </w:r>
      <w:r w:rsidR="000B70C5" w:rsidRPr="00864D30">
        <w:rPr>
          <w:rFonts w:ascii="Santander Text" w:hAnsi="Santander Text" w:cs="Arial"/>
          <w:i/>
          <w:lang w:val="pt-PT"/>
        </w:rPr>
        <w:t>‘</w:t>
      </w:r>
      <w:r w:rsidR="00FD3835" w:rsidRPr="00864D30">
        <w:rPr>
          <w:rFonts w:ascii="Santander Text" w:hAnsi="Santander Text" w:cs="Arial"/>
          <w:lang w:val="pt-PT"/>
        </w:rPr>
        <w:t xml:space="preserve"> e </w:t>
      </w:r>
      <w:r w:rsidR="000B70C5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scp2_ftr_emss</w:t>
      </w:r>
      <w:r w:rsidR="000B70C5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lang w:val="pt-PT"/>
        </w:rPr>
        <w:t xml:space="preserve"> devem ser superiores a 0</w:t>
      </w:r>
      <w:r w:rsidR="000B70C5" w:rsidRPr="00864D30">
        <w:rPr>
          <w:rFonts w:ascii="Santander Text" w:hAnsi="Santander Text" w:cs="Arial"/>
          <w:lang w:val="pt-PT"/>
        </w:rPr>
        <w:t>;</w:t>
      </w:r>
    </w:p>
    <w:p w14:paraId="4B84695E" w14:textId="5FD99060" w:rsidR="008435E7" w:rsidRPr="00864D30" w:rsidRDefault="00DE127D" w:rsidP="008E5B92">
      <w:pPr>
        <w:pStyle w:val="ListParagraph"/>
        <w:numPr>
          <w:ilvl w:val="0"/>
          <w:numId w:val="28"/>
        </w:numPr>
        <w:spacing w:line="360" w:lineRule="auto"/>
        <w:jc w:val="both"/>
        <w:rPr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Todos os registos a carregar devem ter as seguintes variáveis preenchidas: </w:t>
      </w:r>
      <w:r w:rsidR="000B70C5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nome_pais</w:t>
      </w:r>
      <w:r w:rsidR="000B70C5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 xml:space="preserve">, </w:t>
      </w:r>
      <w:r w:rsidR="000B70C5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tipo_finalidade_bem</w:t>
      </w:r>
      <w:r w:rsidR="000B70C5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 xml:space="preserve">, </w:t>
      </w:r>
      <w:r w:rsidR="000B70C5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nome_unidade_funcional</w:t>
      </w:r>
      <w:r w:rsidR="000B70C5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 xml:space="preserve">, </w:t>
      </w:r>
      <w:r w:rsidR="000B70C5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ano_fator_emissao</w:t>
      </w:r>
      <w:r w:rsidR="000B70C5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 xml:space="preserve">, </w:t>
      </w:r>
      <w:r w:rsidR="000B70C5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scp1_ftr_emss</w:t>
      </w:r>
      <w:r w:rsidR="000B70C5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lang w:val="pt-PT"/>
        </w:rPr>
        <w:t xml:space="preserve"> e </w:t>
      </w:r>
      <w:r w:rsidR="000B70C5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scp2_ftr_emss</w:t>
      </w:r>
      <w:r w:rsidR="000B70C5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lang w:val="pt-PT"/>
        </w:rPr>
        <w:t>.</w:t>
      </w:r>
    </w:p>
    <w:bookmarkStart w:id="504" w:name="_Toc192777750"/>
    <w:bookmarkStart w:id="505" w:name="_Toc192777866"/>
    <w:bookmarkStart w:id="506" w:name="_Toc194943250"/>
    <w:bookmarkEnd w:id="504"/>
    <w:bookmarkEnd w:id="505"/>
    <w:p w14:paraId="75B40F4B" w14:textId="4652CDA2" w:rsidR="008E5B92" w:rsidRPr="00864D30" w:rsidRDefault="008E5B92" w:rsidP="007E3521">
      <w:pPr>
        <w:pStyle w:val="Contentstitle"/>
        <w:spacing w:after="120" w:line="360" w:lineRule="auto"/>
        <w:rPr>
          <w:lang w:val="pt-PT"/>
        </w:rPr>
      </w:pPr>
      <w:r w:rsidRPr="00864D30">
        <w:rPr>
          <w:lang w:val="pt-PT"/>
        </w:rPr>
        <w:t>Emissões financiadas</w:t>
      </w:r>
    </w:p>
    <w:p w14:paraId="79F29689" w14:textId="204D2147" w:rsidR="008E5B92" w:rsidRPr="00864D30" w:rsidRDefault="008E5B92" w:rsidP="008E5B92">
      <w:pPr>
        <w:pStyle w:val="MyHeading1"/>
        <w:spacing w:after="120" w:line="360" w:lineRule="auto"/>
        <w:jc w:val="both"/>
        <w:rPr>
          <w:lang w:val="pt-PT"/>
        </w:rPr>
      </w:pPr>
      <w:bookmarkStart w:id="507" w:name="_Toc192777834"/>
      <w:r w:rsidRPr="00864D30">
        <w:rPr>
          <w:lang w:val="pt-PT"/>
        </w:rPr>
        <w:t xml:space="preserve">Informação de emissões financiadas - </w:t>
      </w:r>
      <w:commentRangeStart w:id="508"/>
      <w:commentRangeStart w:id="509"/>
      <w:r w:rsidRPr="00864D30">
        <w:rPr>
          <w:i/>
          <w:lang w:val="pt-PT"/>
        </w:rPr>
        <w:t>modesg_out_emss_</w:t>
      </w:r>
      <w:bookmarkEnd w:id="507"/>
      <w:r w:rsidRPr="00864D30">
        <w:rPr>
          <w:i/>
          <w:lang w:val="pt-PT"/>
        </w:rPr>
        <w:t>fncd</w:t>
      </w:r>
      <w:commentRangeEnd w:id="508"/>
      <w:r w:rsidRPr="00864D30">
        <w:rPr>
          <w:rStyle w:val="CommentReference"/>
          <w:rFonts w:eastAsiaTheme="minorHAnsi" w:cstheme="minorBidi"/>
          <w:color w:val="auto"/>
          <w:lang w:val="pt-PT"/>
        </w:rPr>
        <w:commentReference w:id="508"/>
      </w:r>
      <w:commentRangeEnd w:id="509"/>
      <w:r w:rsidR="009D3101" w:rsidRPr="00864D30">
        <w:rPr>
          <w:rStyle w:val="CommentReference"/>
          <w:rFonts w:asciiTheme="minorHAnsi" w:eastAsiaTheme="minorHAnsi" w:hAnsiTheme="minorHAnsi" w:cstheme="minorBidi"/>
          <w:b w:val="0"/>
          <w:bCs w:val="0"/>
          <w:color w:val="auto"/>
        </w:rPr>
        <w:commentReference w:id="509"/>
      </w:r>
    </w:p>
    <w:p w14:paraId="6A85FABB" w14:textId="77777777" w:rsidR="008E5B92" w:rsidRPr="00864D30" w:rsidRDefault="008E5B92" w:rsidP="008E5B92">
      <w:pPr>
        <w:pStyle w:val="MyHeading2"/>
        <w:spacing w:after="120" w:line="360" w:lineRule="auto"/>
        <w:jc w:val="both"/>
        <w:rPr>
          <w:lang w:val="pt-PT"/>
        </w:rPr>
      </w:pPr>
      <w:r w:rsidRPr="00864D30">
        <w:t>Conceito</w:t>
      </w:r>
    </w:p>
    <w:p w14:paraId="6D2DA119" w14:textId="486644E4" w:rsidR="008E5B92" w:rsidRPr="00864D30" w:rsidRDefault="008E5B92" w:rsidP="008E5B92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Esta tabela contém informação acerca do valor emissões financiadas de contrapartes, veículos e bens imóveis, nomeadamente informação relativa a emissões de </w:t>
      </w:r>
      <w:r w:rsidRPr="00864D30">
        <w:rPr>
          <w:rFonts w:ascii="Santander Text" w:hAnsi="Santander Text" w:cs="Arial"/>
          <w:i/>
          <w:lang w:val="pt-PT"/>
        </w:rPr>
        <w:t>scopes</w:t>
      </w:r>
      <w:r w:rsidRPr="00864D30">
        <w:rPr>
          <w:rFonts w:ascii="Santander Text" w:hAnsi="Santander Text" w:cs="Arial"/>
          <w:lang w:val="pt-PT"/>
        </w:rPr>
        <w:t xml:space="preserve"> 1, 2 e 3 e metodologia de cálculo associada. O seu Modelo de Dados e regras de aprovisionamento encontram-se descritos no ficheiro “BST ESG Modelo de dados.xlsx”.</w:t>
      </w:r>
    </w:p>
    <w:p w14:paraId="1FFFE6A7" w14:textId="0C1DC57A" w:rsidR="008E5B92" w:rsidRPr="00864D30" w:rsidRDefault="008E5B92" w:rsidP="008E5B92">
      <w:pPr>
        <w:pStyle w:val="MyHeading2"/>
        <w:spacing w:after="120" w:line="360" w:lineRule="auto"/>
        <w:jc w:val="both"/>
        <w:rPr>
          <w:rFonts w:cs="Arial"/>
          <w:szCs w:val="20"/>
          <w:lang w:val="pt-PT"/>
        </w:rPr>
      </w:pPr>
      <w:r w:rsidRPr="00864D30">
        <w:rPr>
          <w:rFonts w:cs="Arial"/>
          <w:szCs w:val="20"/>
          <w:lang w:val="pt-PT"/>
        </w:rPr>
        <w:t>Granularidade</w:t>
      </w:r>
    </w:p>
    <w:p w14:paraId="37404CF1" w14:textId="69B66CBA" w:rsidR="008E5B92" w:rsidRPr="00864D30" w:rsidRDefault="008E5B92" w:rsidP="008E5B92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Cada registo nesta tabela irá representar um contrato desgaregado por bem móvel ou imóvel (no caso do contrato possuir </w:t>
      </w:r>
      <w:r w:rsidR="004F578F" w:rsidRPr="00864D30">
        <w:rPr>
          <w:rFonts w:ascii="Santander Text" w:hAnsi="Santander Text" w:cs="Arial"/>
          <w:szCs w:val="18"/>
          <w:lang w:val="pt-PT"/>
        </w:rPr>
        <w:t>colaterais</w:t>
      </w:r>
      <w:r w:rsidRPr="00864D30">
        <w:rPr>
          <w:rFonts w:ascii="Santander Text" w:hAnsi="Santander Text" w:cs="Arial"/>
          <w:szCs w:val="18"/>
          <w:lang w:val="pt-PT"/>
        </w:rPr>
        <w:t xml:space="preserve">), sendo que a combinação dos campos </w:t>
      </w:r>
      <w:r w:rsidRPr="00864D30">
        <w:rPr>
          <w:rFonts w:ascii="Santander Text" w:hAnsi="Santander Text" w:cs="Arial"/>
          <w:i/>
          <w:szCs w:val="18"/>
          <w:lang w:val="pt-PT"/>
        </w:rPr>
        <w:t>‘cempresa’, ‘cbalcao’, ‘cnumecta’, ‘zdeposit’,</w:t>
      </w:r>
      <w:r w:rsidR="00A839B2" w:rsidRPr="00864D30">
        <w:rPr>
          <w:rFonts w:ascii="Santander Text" w:hAnsi="Santander Text" w:cs="Arial"/>
          <w:i/>
          <w:szCs w:val="18"/>
          <w:lang w:val="pt-PT"/>
        </w:rPr>
        <w:t xml:space="preserve"> ‘zcliente’,</w:t>
      </w:r>
      <w:r w:rsidRPr="00864D30">
        <w:rPr>
          <w:rFonts w:ascii="Santander Text" w:hAnsi="Santander Text" w:cs="Arial"/>
          <w:szCs w:val="18"/>
          <w:lang w:val="pt-PT"/>
        </w:rPr>
        <w:t xml:space="preserve"> 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cempbem’</w:t>
      </w:r>
      <w:r w:rsidRPr="00864D30">
        <w:rPr>
          <w:rFonts w:ascii="Santander Text" w:hAnsi="Santander Text" w:cs="Arial"/>
          <w:szCs w:val="18"/>
          <w:lang w:val="pt-PT"/>
        </w:rPr>
        <w:t>, 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ckbalbem’</w:t>
      </w:r>
      <w:r w:rsidRPr="00864D30">
        <w:rPr>
          <w:rFonts w:ascii="Santander Text" w:hAnsi="Santander Text" w:cs="Arial"/>
          <w:szCs w:val="18"/>
          <w:lang w:val="pt-PT"/>
        </w:rPr>
        <w:t>, 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ckctabem’</w:t>
      </w:r>
      <w:r w:rsidRPr="00864D30">
        <w:rPr>
          <w:rFonts w:ascii="Santander Text" w:hAnsi="Santander Text" w:cs="Arial"/>
          <w:szCs w:val="18"/>
          <w:lang w:val="pt-PT"/>
        </w:rPr>
        <w:t xml:space="preserve"> e ‘</w:t>
      </w:r>
      <w:r w:rsidRPr="00864D30">
        <w:rPr>
          <w:rFonts w:ascii="Santander Text" w:hAnsi="Santander Text" w:cs="Arial"/>
          <w:i/>
          <w:iCs/>
          <w:szCs w:val="18"/>
          <w:lang w:val="pt-PT"/>
        </w:rPr>
        <w:t>ckrefbem’</w:t>
      </w:r>
      <w:r w:rsidRPr="00864D30">
        <w:rPr>
          <w:rFonts w:ascii="Santander Text" w:hAnsi="Santander Text" w:cs="Arial"/>
          <w:szCs w:val="18"/>
          <w:lang w:val="pt-PT"/>
        </w:rPr>
        <w:t xml:space="preserve"> constitui a chave da tabela, naturalmente complementada com a respetiva data de referência da informação (variável ‘</w:t>
      </w:r>
      <w:r w:rsidRPr="00864D30">
        <w:rPr>
          <w:rFonts w:ascii="Santander Text" w:hAnsi="Santander Text" w:cs="Arial"/>
          <w:i/>
          <w:szCs w:val="18"/>
          <w:lang w:val="pt-PT"/>
        </w:rPr>
        <w:t>ref_date</w:t>
      </w:r>
      <w:r w:rsidRPr="00864D30">
        <w:rPr>
          <w:rFonts w:ascii="Santander Text" w:hAnsi="Santander Text" w:cs="Arial"/>
          <w:szCs w:val="18"/>
          <w:lang w:val="pt-PT"/>
        </w:rPr>
        <w:t>’).</w:t>
      </w:r>
    </w:p>
    <w:p w14:paraId="38D47CD6" w14:textId="47F66AF2" w:rsidR="008E5B92" w:rsidRPr="00864D30" w:rsidRDefault="008E5B92" w:rsidP="008E5B92">
      <w:pPr>
        <w:pStyle w:val="MyHeading2"/>
        <w:spacing w:after="120" w:line="360" w:lineRule="auto"/>
        <w:jc w:val="both"/>
        <w:rPr>
          <w:rFonts w:cs="Arial"/>
          <w:szCs w:val="20"/>
          <w:lang w:val="pt-PT"/>
        </w:rPr>
      </w:pPr>
      <w:r w:rsidRPr="00864D30">
        <w:rPr>
          <w:rFonts w:cs="Arial"/>
          <w:szCs w:val="20"/>
          <w:lang w:val="pt-PT"/>
        </w:rPr>
        <w:t>Aprovisionamento</w:t>
      </w:r>
    </w:p>
    <w:p w14:paraId="61164251" w14:textId="77777777" w:rsidR="00A839B2" w:rsidRPr="00864D30" w:rsidRDefault="00A839B2" w:rsidP="00A839B2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O universo de partida para aprovisionamento desta tabela, será a ct085_univ_cto_d, sendo efetuado o cruzamento com as tabelas gt001_trz_rsp_gt, gt008_trz_gt_imv (caso se trate de um bem imóvel) ou gt012_trz_gt_mob (caso se trate de um bem móvel) para obtenção de todas as relações entre contratos e bens associados:</w:t>
      </w:r>
    </w:p>
    <w:p w14:paraId="2DFB117E" w14:textId="77777777" w:rsidR="00A839B2" w:rsidRPr="00864D30" w:rsidRDefault="00A839B2" w:rsidP="00A839B2">
      <w:pPr>
        <w:pStyle w:val="ListParagraph"/>
        <w:numPr>
          <w:ilvl w:val="0"/>
          <w:numId w:val="118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Cruzar a chave do contrato ('cempresa','cbalcao','cnumecta','zdeposit') da tabela ct085_univ_cto_d com a chave do contrato (‘cempresp’,’ckbalres’,’ckctares’,’ckrefresp’) da tabela gt001_trz_rsp_gt e obter a chave do processo (‘cempresa’,’ckbalcao’,’cknumcta’,’comp_id_gar’);</w:t>
      </w:r>
    </w:p>
    <w:p w14:paraId="13DAD01D" w14:textId="77777777" w:rsidR="00A839B2" w:rsidRPr="00864D30" w:rsidRDefault="00A839B2" w:rsidP="00A839B2">
      <w:pPr>
        <w:pStyle w:val="ListParagraph"/>
        <w:numPr>
          <w:ilvl w:val="0"/>
          <w:numId w:val="118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Caso se trata de um bem imóvel, cruzar a chave do processo obtida com a chave do processo (‘cempresa’,’ckbalcao’,’cknumcta’,’comp_id_gar’) da tabela gt008_trz_gt_imv e obter a chave do bem imóvel (‘cempbem’,’ckbalbem’,’ckctabem’,’ckrefbem’);</w:t>
      </w:r>
    </w:p>
    <w:p w14:paraId="4C6EAAFF" w14:textId="77777777" w:rsidR="00A839B2" w:rsidRPr="00864D30" w:rsidRDefault="00A839B2" w:rsidP="00A839B2">
      <w:pPr>
        <w:pStyle w:val="ListParagraph"/>
        <w:numPr>
          <w:ilvl w:val="0"/>
          <w:numId w:val="118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Caso se trata de um bem móvel (e de forma supletiva), cruzar a chave do processo obtida com a chave do processo (‘cempresa’,’ckbalcao’,’cknumcta’,’comp_id_gar’) da tabela gt012_trz_gt_mob e obter a chave do bem móvel (‘cempbem’,’ckbalbem’,’ckctabem’,’ckrefbem’).</w:t>
      </w:r>
    </w:p>
    <w:p w14:paraId="4CA2D6E5" w14:textId="77777777" w:rsidR="00A839B2" w:rsidRPr="00864D30" w:rsidRDefault="00A839B2" w:rsidP="00A839B2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Caso não seja possível efetuar o cruzamento anterior, deverá ser feito entre a tabela ct085_univ_cto_d com as tabelas responsibility_process_rel e process_property_rel para obtenção de todas as relações entre contratos e bens associados:</w:t>
      </w:r>
    </w:p>
    <w:p w14:paraId="1E1AFC5D" w14:textId="77777777" w:rsidR="00A839B2" w:rsidRPr="00864D30" w:rsidRDefault="00A839B2" w:rsidP="00A839B2">
      <w:pPr>
        <w:pStyle w:val="ListParagraph"/>
        <w:numPr>
          <w:ilvl w:val="0"/>
          <w:numId w:val="11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Cruzar a chave do contrato ('cempresa','cbalcao','cnumecta','zdeposit') da tabela ct085_univ_cto_d com a chave do contrato ('bank_id','branch_code','contract_id','reference_code') da tabela responsibility_process_rel e obter a chave do processo ('process_bank_id','process_branch_code','process_account_id','process_reference_code');</w:t>
      </w:r>
    </w:p>
    <w:p w14:paraId="0C504837" w14:textId="77777777" w:rsidR="00A839B2" w:rsidRPr="00864D30" w:rsidRDefault="00A839B2" w:rsidP="00A839B2">
      <w:pPr>
        <w:pStyle w:val="ListParagraph"/>
        <w:numPr>
          <w:ilvl w:val="0"/>
          <w:numId w:val="11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Posteriormente, cruzar a chave do processo obtida com a chave do processo ('process_bank_id','process_branch_code','process_account_id','process_reference_code') da tabela process_property_rel, filtrar o campo ‘collateral_property_ind’ = 1 e obter a chave do bem ('property_bank_id','property_branch_code','property_contract_id','property_reference_code').</w:t>
      </w:r>
    </w:p>
    <w:p w14:paraId="537196E9" w14:textId="77777777" w:rsidR="00A839B2" w:rsidRPr="00864D30" w:rsidRDefault="00A839B2" w:rsidP="00A839B2">
      <w:pPr>
        <w:rPr>
          <w:lang w:val="pt-PT"/>
        </w:rPr>
      </w:pPr>
    </w:p>
    <w:p w14:paraId="48015C2F" w14:textId="73C65234" w:rsidR="00B22368" w:rsidRPr="00864D30" w:rsidRDefault="00B22368" w:rsidP="008E5B92">
      <w:pPr>
        <w:pStyle w:val="MyHeading3"/>
        <w:spacing w:after="120" w:line="360" w:lineRule="auto"/>
        <w:jc w:val="both"/>
        <w:rPr>
          <w:rFonts w:cs="Arial"/>
          <w:i/>
          <w:sz w:val="20"/>
          <w:szCs w:val="20"/>
          <w:lang w:val="pt-PT"/>
        </w:rPr>
      </w:pPr>
      <w:r w:rsidRPr="00864D30">
        <w:rPr>
          <w:rFonts w:cs="Arial"/>
          <w:i/>
          <w:sz w:val="20"/>
          <w:szCs w:val="20"/>
          <w:lang w:val="pt-PT"/>
        </w:rPr>
        <w:t>Amount</w:t>
      </w:r>
    </w:p>
    <w:p w14:paraId="1A4C78C6" w14:textId="08AF0139" w:rsidR="00B22368" w:rsidRPr="00864D30" w:rsidRDefault="00B22368" w:rsidP="00B2236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64D30">
        <w:rPr>
          <w:rFonts w:ascii="Santander Text" w:hAnsi="Santander Text"/>
          <w:szCs w:val="18"/>
          <w:lang w:val="pt-PT"/>
        </w:rPr>
        <w:t xml:space="preserve">Esta variável deverá ser resultante da repartição do montante de </w:t>
      </w:r>
      <w:r w:rsidRPr="00864D30">
        <w:rPr>
          <w:rFonts w:ascii="Santander Text" w:hAnsi="Santander Text"/>
          <w:i/>
          <w:szCs w:val="18"/>
          <w:lang w:val="pt-PT"/>
        </w:rPr>
        <w:t>gross carrying amount</w:t>
      </w:r>
      <w:r w:rsidRPr="00864D30">
        <w:rPr>
          <w:rFonts w:ascii="Santander Text" w:hAnsi="Santander Text"/>
          <w:szCs w:val="18"/>
          <w:lang w:val="pt-PT"/>
        </w:rPr>
        <w:t xml:space="preserve"> do contrato para cada bem que se encontra associado a este.</w:t>
      </w:r>
    </w:p>
    <w:p w14:paraId="3CCEAF30" w14:textId="6E557389" w:rsidR="00B22368" w:rsidRPr="00864D30" w:rsidRDefault="00B22368" w:rsidP="00B2236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64D30">
        <w:rPr>
          <w:rFonts w:ascii="Santander Text" w:hAnsi="Santander Text"/>
          <w:szCs w:val="18"/>
          <w:lang w:val="pt-PT"/>
        </w:rPr>
        <w:t xml:space="preserve">Numa fase inicial, deverá ser obtido o valor de </w:t>
      </w:r>
      <w:r w:rsidRPr="00864D30">
        <w:rPr>
          <w:rFonts w:ascii="Santander Text" w:hAnsi="Santander Text"/>
          <w:i/>
          <w:szCs w:val="18"/>
          <w:lang w:val="pt-PT"/>
        </w:rPr>
        <w:t xml:space="preserve">gross carrying amount </w:t>
      </w:r>
      <w:r w:rsidRPr="00864D30">
        <w:rPr>
          <w:rFonts w:ascii="Santander Text" w:hAnsi="Santander Text"/>
          <w:szCs w:val="18"/>
          <w:lang w:val="pt-PT"/>
        </w:rPr>
        <w:t xml:space="preserve">de cada chave de contrato presente na tabela (i.e. obtenção do valor bruto para cada combinação dos campos </w:t>
      </w:r>
      <w:r w:rsidRPr="00864D30">
        <w:rPr>
          <w:rFonts w:ascii="Santander Text" w:hAnsi="Santander Text" w:cs="Arial"/>
          <w:i/>
          <w:szCs w:val="18"/>
          <w:lang w:val="pt-PT"/>
        </w:rPr>
        <w:t>‘cempresa’, ‘cbalcao’, ‘cnumecta’, ‘zdeposit’</w:t>
      </w:r>
      <w:r w:rsidRPr="00864D30">
        <w:rPr>
          <w:rFonts w:ascii="Santander Text" w:hAnsi="Santander Text"/>
          <w:szCs w:val="18"/>
          <w:lang w:val="pt-PT"/>
        </w:rPr>
        <w:t>). Para obter o val</w:t>
      </w:r>
      <w:r w:rsidR="001C2986" w:rsidRPr="00864D30">
        <w:rPr>
          <w:rFonts w:ascii="Santander Text" w:hAnsi="Santander Text"/>
          <w:szCs w:val="18"/>
          <w:lang w:val="pt-PT"/>
        </w:rPr>
        <w:t>o</w:t>
      </w:r>
      <w:r w:rsidRPr="00864D30">
        <w:rPr>
          <w:rFonts w:ascii="Santander Text" w:hAnsi="Santander Text"/>
          <w:szCs w:val="18"/>
          <w:lang w:val="pt-PT"/>
        </w:rPr>
        <w:t xml:space="preserve">r bruto de cada contrato, deverá proceder-se </w:t>
      </w:r>
      <w:r w:rsidR="001C06E9" w:rsidRPr="00864D30">
        <w:rPr>
          <w:rFonts w:ascii="Santander Text" w:hAnsi="Santander Text"/>
          <w:szCs w:val="18"/>
          <w:lang w:val="pt-PT"/>
        </w:rPr>
        <w:t xml:space="preserve">ao somatório dos saldos na tabela </w:t>
      </w:r>
      <w:r w:rsidR="001C06E9" w:rsidRPr="00864D30">
        <w:rPr>
          <w:rFonts w:ascii="Santander Text" w:hAnsi="Santander Text"/>
          <w:i/>
          <w:szCs w:val="18"/>
          <w:lang w:val="pt-PT"/>
        </w:rPr>
        <w:t>ct001_univ_saldo</w:t>
      </w:r>
      <w:r w:rsidR="001C06E9" w:rsidRPr="00864D30">
        <w:rPr>
          <w:rFonts w:ascii="Santander Text" w:hAnsi="Santander Text"/>
          <w:szCs w:val="18"/>
          <w:lang w:val="pt-PT"/>
        </w:rPr>
        <w:t>, considerando apenas as contas contabilísticas que respeitem um dos seguintes conjuntos de atributos</w:t>
      </w:r>
      <w:r w:rsidR="001C06E9" w:rsidRPr="00864D30">
        <w:rPr>
          <w:rStyle w:val="FootnoteReference"/>
          <w:rFonts w:ascii="Santander Text" w:hAnsi="Santander Text"/>
          <w:szCs w:val="18"/>
          <w:lang w:val="pt-PT"/>
        </w:rPr>
        <w:footnoteReference w:id="4"/>
      </w:r>
      <w:r w:rsidR="001C06E9" w:rsidRPr="00864D30">
        <w:rPr>
          <w:rFonts w:ascii="Santander Text" w:hAnsi="Santander Text"/>
          <w:szCs w:val="18"/>
          <w:lang w:val="pt-PT"/>
        </w:rPr>
        <w:t>:</w:t>
      </w:r>
    </w:p>
    <w:p w14:paraId="1AB6A3F9" w14:textId="471A7D3E" w:rsidR="001C06E9" w:rsidRPr="00864D30" w:rsidRDefault="001C06E9" w:rsidP="001C06E9">
      <w:pPr>
        <w:pStyle w:val="ListParagraph"/>
        <w:numPr>
          <w:ilvl w:val="0"/>
          <w:numId w:val="11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64D30">
        <w:rPr>
          <w:rFonts w:ascii="Santander Text" w:hAnsi="Santander Text"/>
          <w:szCs w:val="18"/>
          <w:lang w:val="pt-PT"/>
        </w:rPr>
        <w:t>Tipo_conta = ‘A’, carteira_contabilistica not in ('outros ativos - resto'), composição_valor not in ('juros/rendimentos a receber', 'juros/encargos a pagar', 'capital/nocional/custo de aquisicao') e bruto_imparidade not in ('imparidade');</w:t>
      </w:r>
    </w:p>
    <w:p w14:paraId="5E4389B0" w14:textId="0E091993" w:rsidR="001C06E9" w:rsidRPr="00864D30" w:rsidRDefault="001C06E9" w:rsidP="001C06E9">
      <w:pPr>
        <w:pStyle w:val="ListParagraph"/>
        <w:numPr>
          <w:ilvl w:val="0"/>
          <w:numId w:val="11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64D30">
        <w:rPr>
          <w:rFonts w:ascii="Santander Text" w:hAnsi="Santander Text"/>
          <w:szCs w:val="18"/>
          <w:lang w:val="pt-PT"/>
        </w:rPr>
        <w:t>Tipo_conta = ‘A’, carteira_contabilistica not in ('outros ativos - resto'), composição_valor in ('juros/rendimentos a receber', 'juros/encargos a pagar', 'capital/nocional/custo de aquisicao') e bruto_imparidade not in ('imparidade').</w:t>
      </w:r>
    </w:p>
    <w:p w14:paraId="044CE41F" w14:textId="2C1016BA" w:rsidR="00AD28D1" w:rsidRPr="00864D30" w:rsidRDefault="009032FD" w:rsidP="00AD28D1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64D30">
        <w:rPr>
          <w:rFonts w:ascii="Santander Text" w:hAnsi="Santander Text"/>
          <w:szCs w:val="18"/>
          <w:lang w:val="pt-PT"/>
        </w:rPr>
        <w:t xml:space="preserve">Obtenção do valor de avaliação </w:t>
      </w:r>
      <w:r w:rsidR="00A55261" w:rsidRPr="00864D30">
        <w:rPr>
          <w:rFonts w:ascii="Santander Text" w:hAnsi="Santander Text"/>
          <w:szCs w:val="18"/>
          <w:lang w:val="pt-PT"/>
        </w:rPr>
        <w:t xml:space="preserve">repartido </w:t>
      </w:r>
      <w:r w:rsidRPr="00864D30">
        <w:rPr>
          <w:rFonts w:ascii="Santander Text" w:hAnsi="Santander Text"/>
          <w:szCs w:val="18"/>
          <w:lang w:val="pt-PT"/>
        </w:rPr>
        <w:t xml:space="preserve">de cada bem deverá ser considerado o campo </w:t>
      </w:r>
      <w:r w:rsidRPr="00864D30">
        <w:rPr>
          <w:rFonts w:ascii="Santander Text" w:hAnsi="Santander Text"/>
          <w:i/>
          <w:szCs w:val="18"/>
          <w:lang w:val="pt-PT"/>
        </w:rPr>
        <w:t>‘m</w:t>
      </w:r>
      <w:r w:rsidR="00A767FC" w:rsidRPr="00864D30">
        <w:rPr>
          <w:rFonts w:ascii="Santander Text" w:hAnsi="Santander Text"/>
          <w:i/>
          <w:szCs w:val="18"/>
          <w:lang w:val="pt-PT"/>
        </w:rPr>
        <w:t>a</w:t>
      </w:r>
      <w:r w:rsidRPr="00864D30">
        <w:rPr>
          <w:rFonts w:ascii="Santander Text" w:hAnsi="Santander Text"/>
          <w:i/>
          <w:szCs w:val="18"/>
          <w:lang w:val="pt-PT"/>
        </w:rPr>
        <w:t>vali</w:t>
      </w:r>
      <w:r w:rsidR="00A55261" w:rsidRPr="00864D30">
        <w:rPr>
          <w:rFonts w:ascii="Santander Text" w:hAnsi="Santander Text"/>
          <w:i/>
          <w:szCs w:val="18"/>
          <w:lang w:val="pt-PT"/>
        </w:rPr>
        <w:t>a</w:t>
      </w:r>
      <w:r w:rsidRPr="00864D30">
        <w:rPr>
          <w:rFonts w:ascii="Santander Text" w:hAnsi="Santander Text"/>
          <w:i/>
          <w:szCs w:val="18"/>
          <w:lang w:val="pt-PT"/>
        </w:rPr>
        <w:t>a’</w:t>
      </w:r>
      <w:r w:rsidRPr="00864D30">
        <w:rPr>
          <w:rFonts w:ascii="Santander Text" w:hAnsi="Santander Text"/>
          <w:szCs w:val="18"/>
          <w:lang w:val="pt-PT"/>
        </w:rPr>
        <w:t xml:space="preserve"> presente na tabela </w:t>
      </w:r>
      <w:r w:rsidRPr="00864D30">
        <w:rPr>
          <w:rFonts w:ascii="Santander Text" w:hAnsi="Santander Text"/>
          <w:i/>
          <w:szCs w:val="18"/>
          <w:lang w:val="pt-PT"/>
        </w:rPr>
        <w:t>gt018_rateio_aval</w:t>
      </w:r>
      <w:r w:rsidR="00AD28D1" w:rsidRPr="00864D30">
        <w:rPr>
          <w:rFonts w:ascii="Santander Text" w:hAnsi="Santander Text"/>
          <w:szCs w:val="18"/>
          <w:lang w:val="pt-PT"/>
        </w:rPr>
        <w:t>.</w:t>
      </w:r>
    </w:p>
    <w:p w14:paraId="6027A2AE" w14:textId="60905858" w:rsidR="00C7431C" w:rsidRPr="00864D30" w:rsidRDefault="00C7431C" w:rsidP="00AD28D1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64D30">
        <w:rPr>
          <w:rFonts w:ascii="Santander Text" w:hAnsi="Santander Text"/>
          <w:szCs w:val="18"/>
          <w:lang w:val="pt-PT"/>
        </w:rPr>
        <w:t xml:space="preserve">Numa fase posterior, proceder-se-á ao cálculo do peso do valor de cada bem no valor total do contrato. Para tal, para cada combinação contrato/bem deverá ser dividido o valor de avaliação do </w:t>
      </w:r>
      <w:r w:rsidR="00AD28D1" w:rsidRPr="00864D30">
        <w:rPr>
          <w:rFonts w:ascii="Santander Text" w:hAnsi="Santander Text"/>
          <w:szCs w:val="18"/>
          <w:lang w:val="pt-PT"/>
        </w:rPr>
        <w:t>respetivo bem pela</w:t>
      </w:r>
      <w:r w:rsidRPr="00864D30">
        <w:rPr>
          <w:rFonts w:ascii="Santander Text" w:hAnsi="Santander Text"/>
          <w:szCs w:val="18"/>
          <w:lang w:val="pt-PT"/>
        </w:rPr>
        <w:t xml:space="preserve"> </w:t>
      </w:r>
      <w:r w:rsidR="00AD28D1" w:rsidRPr="00864D30">
        <w:rPr>
          <w:rFonts w:ascii="Santander Text" w:hAnsi="Santander Text"/>
          <w:szCs w:val="18"/>
          <w:lang w:val="pt-PT"/>
        </w:rPr>
        <w:t>soma dos montantes de todos os colaterais associados a este mesmo</w:t>
      </w:r>
      <w:r w:rsidRPr="00864D30">
        <w:rPr>
          <w:rFonts w:ascii="Santander Text" w:hAnsi="Santander Text"/>
          <w:szCs w:val="18"/>
          <w:lang w:val="pt-PT"/>
        </w:rPr>
        <w:t xml:space="preserve"> contrato. Após obtenção dos pesos, é feita a multiplicação do valor do contrato por cada peso de modo a proceder à obtenção do montante que cada bem cobre o contrato (ou contratos) aos quais se encontra associado.</w:t>
      </w:r>
    </w:p>
    <w:p w14:paraId="78096FE5" w14:textId="22DD6C59" w:rsidR="00C7431C" w:rsidRPr="00864D30" w:rsidRDefault="00C7431C" w:rsidP="00C7431C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64D30">
        <w:rPr>
          <w:rFonts w:ascii="Santander Text" w:hAnsi="Santander Text"/>
          <w:szCs w:val="18"/>
          <w:lang w:val="pt-PT"/>
        </w:rPr>
        <w:t>Caso um contrato se encontre associado a mais do que um bem, o seu montante deverá ser repartido por todos os bens aos quais se encontra associado. Se o montante total de avaliação dos bens não cobrir a totalidade de montante em divida, deverá ser criada uma linha do contrato não coberta, sendo que esta linha assumirá o valor remanescente e não possuirá chave de bem associada ao contrato.</w:t>
      </w:r>
    </w:p>
    <w:p w14:paraId="4523E5EE" w14:textId="3A5E2013" w:rsidR="008E5B92" w:rsidRPr="00864D30" w:rsidRDefault="008E5B92" w:rsidP="008E5B92">
      <w:pPr>
        <w:pStyle w:val="MyHeading3"/>
        <w:spacing w:after="120" w:line="360" w:lineRule="auto"/>
        <w:jc w:val="both"/>
        <w:rPr>
          <w:rFonts w:cs="Arial"/>
          <w:sz w:val="20"/>
          <w:szCs w:val="20"/>
          <w:lang w:val="pt-PT"/>
        </w:rPr>
      </w:pPr>
      <w:r w:rsidRPr="00864D30">
        <w:rPr>
          <w:i/>
          <w:lang w:val="pt-PT"/>
        </w:rPr>
        <w:t>origem_</w:t>
      </w:r>
      <w:r w:rsidRPr="00864D30">
        <w:rPr>
          <w:rFonts w:cs="Arial"/>
          <w:i/>
          <w:sz w:val="20"/>
          <w:szCs w:val="20"/>
          <w:lang w:val="pt-PT"/>
        </w:rPr>
        <w:t>scp1_emss, o</w:t>
      </w:r>
      <w:r w:rsidRPr="00864D30">
        <w:rPr>
          <w:i/>
          <w:lang w:val="pt-PT"/>
        </w:rPr>
        <w:t>rigem_</w:t>
      </w:r>
      <w:r w:rsidRPr="00864D30">
        <w:rPr>
          <w:rFonts w:cs="Arial"/>
          <w:i/>
          <w:sz w:val="20"/>
          <w:szCs w:val="20"/>
          <w:lang w:val="pt-PT"/>
        </w:rPr>
        <w:t>scp2_emss</w:t>
      </w:r>
      <w:r w:rsidRPr="00864D30">
        <w:rPr>
          <w:rFonts w:cs="Arial"/>
          <w:sz w:val="20"/>
          <w:szCs w:val="20"/>
          <w:lang w:val="pt-PT"/>
        </w:rPr>
        <w:t xml:space="preserve"> e </w:t>
      </w:r>
      <w:r w:rsidRPr="00864D30">
        <w:rPr>
          <w:rFonts w:cs="Arial"/>
          <w:i/>
          <w:sz w:val="20"/>
          <w:szCs w:val="20"/>
          <w:lang w:val="pt-PT"/>
        </w:rPr>
        <w:t>o</w:t>
      </w:r>
      <w:r w:rsidRPr="00864D30">
        <w:rPr>
          <w:i/>
          <w:lang w:val="pt-PT"/>
        </w:rPr>
        <w:t>rigem_</w:t>
      </w:r>
      <w:r w:rsidRPr="00864D30">
        <w:rPr>
          <w:rFonts w:cs="Arial"/>
          <w:i/>
          <w:sz w:val="20"/>
          <w:szCs w:val="20"/>
          <w:lang w:val="pt-PT"/>
        </w:rPr>
        <w:t>scp3_emss</w:t>
      </w:r>
    </w:p>
    <w:p w14:paraId="0D38AE09" w14:textId="77777777" w:rsidR="008E5B92" w:rsidRPr="00864D30" w:rsidRDefault="008E5B92" w:rsidP="008E5B92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64D30">
        <w:rPr>
          <w:rFonts w:ascii="Santander Text" w:hAnsi="Santander Text"/>
          <w:szCs w:val="18"/>
          <w:lang w:val="pt-PT"/>
        </w:rPr>
        <w:t>Variáveis aprovisionadas com base nos campos ‘</w:t>
      </w:r>
      <w:r w:rsidRPr="00864D30">
        <w:rPr>
          <w:rFonts w:ascii="Santander Text" w:hAnsi="Santander Text"/>
          <w:i/>
          <w:szCs w:val="18"/>
          <w:lang w:val="pt-PT"/>
        </w:rPr>
        <w:t xml:space="preserve">origem_scp1_emss’, ‘origem_scp2_emss’ e ‘origem_scp3_emss’ </w:t>
      </w:r>
      <w:r w:rsidRPr="00864D30">
        <w:rPr>
          <w:rFonts w:ascii="Santander Text" w:hAnsi="Santander Text"/>
          <w:szCs w:val="18"/>
          <w:lang w:val="pt-PT"/>
        </w:rPr>
        <w:t xml:space="preserve">das tabelas </w:t>
      </w:r>
      <w:r w:rsidRPr="00864D30">
        <w:rPr>
          <w:rFonts w:ascii="Santander Text" w:hAnsi="Santander Text"/>
          <w:i/>
          <w:szCs w:val="18"/>
          <w:lang w:val="pt-PT"/>
        </w:rPr>
        <w:t>modesg_out_empr_info_nfin, modesg_out_emss_vcls</w:t>
      </w:r>
      <w:r w:rsidRPr="00864D30">
        <w:rPr>
          <w:rFonts w:ascii="Santander Text" w:hAnsi="Santander Text"/>
          <w:szCs w:val="18"/>
          <w:lang w:val="pt-PT"/>
        </w:rPr>
        <w:t xml:space="preserve"> ou </w:t>
      </w:r>
      <w:r w:rsidRPr="00864D30">
        <w:rPr>
          <w:rFonts w:ascii="Santander Text" w:hAnsi="Santander Text"/>
          <w:i/>
          <w:szCs w:val="18"/>
          <w:lang w:val="pt-PT"/>
        </w:rPr>
        <w:t>modesg_out_bens_imoveis.</w:t>
      </w:r>
      <w:r w:rsidRPr="00864D30">
        <w:rPr>
          <w:rFonts w:ascii="Santander Text" w:hAnsi="Santander Text"/>
          <w:szCs w:val="18"/>
          <w:lang w:val="pt-PT"/>
        </w:rPr>
        <w:t xml:space="preserve"> O preenchimento da informação é efetuado de acordo com a seguinte metodologia:</w:t>
      </w:r>
    </w:p>
    <w:p w14:paraId="52794930" w14:textId="77777777" w:rsidR="008E5B92" w:rsidRPr="00864D30" w:rsidRDefault="008E5B92" w:rsidP="008E5B92">
      <w:pPr>
        <w:pStyle w:val="ListParagraph"/>
        <w:numPr>
          <w:ilvl w:val="0"/>
          <w:numId w:val="113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864D30">
        <w:rPr>
          <w:rFonts w:ascii="Santander Text" w:hAnsi="Santander Text"/>
          <w:szCs w:val="18"/>
          <w:lang w:val="pt-PT"/>
        </w:rPr>
        <w:t xml:space="preserve">Caso seja possível efetuar o cruzamento com as tabelas </w:t>
      </w:r>
      <w:r w:rsidRPr="00864D30">
        <w:rPr>
          <w:rFonts w:ascii="Santander Text" w:hAnsi="Santander Text"/>
          <w:i/>
          <w:szCs w:val="18"/>
          <w:lang w:val="pt-PT"/>
        </w:rPr>
        <w:t>modesg_out_emss_vcls</w:t>
      </w:r>
      <w:r w:rsidRPr="00864D30">
        <w:rPr>
          <w:rFonts w:ascii="Santander Text" w:hAnsi="Santander Text"/>
          <w:szCs w:val="18"/>
          <w:lang w:val="pt-PT"/>
        </w:rPr>
        <w:t xml:space="preserve"> ou </w:t>
      </w:r>
      <w:r w:rsidRPr="00864D30">
        <w:rPr>
          <w:rFonts w:ascii="Santander Text" w:hAnsi="Santander Text"/>
          <w:i/>
          <w:szCs w:val="18"/>
          <w:lang w:val="pt-PT"/>
        </w:rPr>
        <w:t>modesg_out_bens_imoveis</w:t>
      </w:r>
      <w:r w:rsidRPr="00864D30">
        <w:rPr>
          <w:rFonts w:ascii="Santander Text" w:hAnsi="Santander Text"/>
          <w:szCs w:val="18"/>
          <w:lang w:val="pt-PT"/>
        </w:rPr>
        <w:t>, deverá ser dada prioridade ao mapeamento dos campos tendo em conta os valores presentes nos campos ‘</w:t>
      </w:r>
      <w:r w:rsidRPr="00864D30">
        <w:rPr>
          <w:rFonts w:ascii="Santander Text" w:hAnsi="Santander Text"/>
          <w:i/>
          <w:szCs w:val="18"/>
          <w:lang w:val="pt-PT"/>
        </w:rPr>
        <w:t>origem_scp1_emss’, ‘origem_scp2_emss’ e ‘origem_scp3_emss’</w:t>
      </w:r>
      <w:r w:rsidRPr="00864D30">
        <w:rPr>
          <w:rFonts w:ascii="Santander Text" w:hAnsi="Santander Text"/>
          <w:szCs w:val="18"/>
          <w:lang w:val="pt-PT"/>
        </w:rPr>
        <w:t xml:space="preserve">, de uma destas duas tabelas. Este cruzamento deverá ser efetuado através dos campos da </w:t>
      </w:r>
      <w:r w:rsidRPr="00864D30">
        <w:rPr>
          <w:rFonts w:ascii="Santander Text" w:hAnsi="Santander Text"/>
          <w:i/>
          <w:szCs w:val="18"/>
          <w:lang w:val="pt-PT"/>
        </w:rPr>
        <w:t>‘cempbem’, ‘ckbalbem’,</w:t>
      </w:r>
      <w:r w:rsidRPr="00864D30">
        <w:rPr>
          <w:rFonts w:ascii="Santander Text" w:hAnsi="Santander Text"/>
          <w:szCs w:val="18"/>
          <w:lang w:val="pt-PT"/>
        </w:rPr>
        <w:t xml:space="preserve"> </w:t>
      </w:r>
      <w:r w:rsidRPr="00864D30">
        <w:rPr>
          <w:rFonts w:ascii="Santander Text" w:hAnsi="Santander Text"/>
          <w:i/>
          <w:szCs w:val="18"/>
          <w:lang w:val="pt-PT"/>
        </w:rPr>
        <w:t>‘ckctabem’</w:t>
      </w:r>
      <w:r w:rsidRPr="00864D30">
        <w:rPr>
          <w:rFonts w:ascii="Santander Text" w:hAnsi="Santander Text"/>
          <w:szCs w:val="18"/>
          <w:lang w:val="pt-PT"/>
        </w:rPr>
        <w:t xml:space="preserve"> e </w:t>
      </w:r>
      <w:r w:rsidRPr="00864D30">
        <w:rPr>
          <w:rFonts w:ascii="Santander Text" w:hAnsi="Santander Text"/>
          <w:i/>
          <w:szCs w:val="18"/>
          <w:lang w:val="pt-PT"/>
        </w:rPr>
        <w:t>‘ckrefbem’</w:t>
      </w:r>
      <w:r w:rsidRPr="00864D30">
        <w:rPr>
          <w:rFonts w:ascii="Santander Text" w:hAnsi="Santander Text"/>
          <w:szCs w:val="18"/>
          <w:lang w:val="pt-PT"/>
        </w:rPr>
        <w:t xml:space="preserve"> da tabela </w:t>
      </w:r>
      <w:r w:rsidRPr="00864D30">
        <w:rPr>
          <w:rFonts w:ascii="Santander Text" w:hAnsi="Santander Text"/>
          <w:i/>
          <w:szCs w:val="18"/>
          <w:lang w:val="pt-PT"/>
        </w:rPr>
        <w:t>modesg_out_emss_fncd</w:t>
      </w:r>
      <w:r w:rsidRPr="00864D30">
        <w:rPr>
          <w:rFonts w:ascii="Santander Text" w:hAnsi="Santander Text"/>
          <w:szCs w:val="18"/>
          <w:lang w:val="pt-PT"/>
        </w:rPr>
        <w:t xml:space="preserve">, com os campos </w:t>
      </w:r>
      <w:r w:rsidRPr="00864D30">
        <w:rPr>
          <w:rFonts w:ascii="Santander Text" w:hAnsi="Santander Text"/>
          <w:i/>
          <w:szCs w:val="18"/>
          <w:lang w:val="pt-PT"/>
        </w:rPr>
        <w:t>‘cempbem’, ‘ckbalbem’,</w:t>
      </w:r>
      <w:r w:rsidRPr="00864D30">
        <w:rPr>
          <w:rFonts w:ascii="Santander Text" w:hAnsi="Santander Text"/>
          <w:szCs w:val="18"/>
          <w:lang w:val="pt-PT"/>
        </w:rPr>
        <w:t xml:space="preserve"> </w:t>
      </w:r>
      <w:r w:rsidRPr="00864D30">
        <w:rPr>
          <w:rFonts w:ascii="Santander Text" w:hAnsi="Santander Text"/>
          <w:i/>
          <w:szCs w:val="18"/>
          <w:lang w:val="pt-PT"/>
        </w:rPr>
        <w:t>‘ckctabem’</w:t>
      </w:r>
      <w:r w:rsidRPr="00864D30">
        <w:rPr>
          <w:rFonts w:ascii="Santander Text" w:hAnsi="Santander Text"/>
          <w:szCs w:val="18"/>
          <w:lang w:val="pt-PT"/>
        </w:rPr>
        <w:t xml:space="preserve"> e </w:t>
      </w:r>
      <w:r w:rsidRPr="00864D30">
        <w:rPr>
          <w:rFonts w:ascii="Santander Text" w:hAnsi="Santander Text"/>
          <w:i/>
          <w:szCs w:val="18"/>
          <w:lang w:val="pt-PT"/>
        </w:rPr>
        <w:t>‘ckrefbem’</w:t>
      </w:r>
      <w:r w:rsidRPr="00864D30">
        <w:rPr>
          <w:rFonts w:ascii="Santander Text" w:hAnsi="Santander Text"/>
          <w:szCs w:val="18"/>
          <w:lang w:val="pt-PT"/>
        </w:rPr>
        <w:t xml:space="preserve"> da tabela </w:t>
      </w:r>
      <w:r w:rsidRPr="00864D30">
        <w:rPr>
          <w:rFonts w:ascii="Santander Text" w:hAnsi="Santander Text"/>
          <w:i/>
          <w:szCs w:val="18"/>
          <w:lang w:val="pt-PT"/>
        </w:rPr>
        <w:t>modesg_out_emss_vcls</w:t>
      </w:r>
      <w:r w:rsidRPr="00864D30">
        <w:rPr>
          <w:rFonts w:ascii="Santander Text" w:hAnsi="Santander Text"/>
          <w:szCs w:val="18"/>
          <w:lang w:val="pt-PT"/>
        </w:rPr>
        <w:t xml:space="preserve"> (caso o bem financiado seja um bem móvel) ou da tabela </w:t>
      </w:r>
      <w:r w:rsidRPr="00864D30">
        <w:rPr>
          <w:rFonts w:ascii="Santander Text" w:hAnsi="Santander Text"/>
          <w:i/>
          <w:szCs w:val="18"/>
          <w:lang w:val="pt-PT"/>
        </w:rPr>
        <w:t xml:space="preserve">modesg_out_bens_imoveis </w:t>
      </w:r>
      <w:r w:rsidRPr="00864D30">
        <w:rPr>
          <w:rFonts w:ascii="Santander Text" w:hAnsi="Santander Text"/>
          <w:szCs w:val="18"/>
          <w:lang w:val="pt-PT"/>
        </w:rPr>
        <w:t>(caso o bem financiado seja um bem imóvel);</w:t>
      </w:r>
    </w:p>
    <w:p w14:paraId="11F99FF1" w14:textId="77777777" w:rsidR="008E5B92" w:rsidRPr="00864D30" w:rsidRDefault="008E5B92" w:rsidP="008E5B92">
      <w:pPr>
        <w:pStyle w:val="ListParagraph"/>
        <w:numPr>
          <w:ilvl w:val="0"/>
          <w:numId w:val="113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864D30">
        <w:rPr>
          <w:rFonts w:ascii="Santander Text" w:hAnsi="Santander Text"/>
          <w:szCs w:val="18"/>
          <w:lang w:val="pt-PT"/>
        </w:rPr>
        <w:t xml:space="preserve">Caso não seja possível efetuar a ligação evidenciada no ponto supra, deverá ser efetuado o cruzamento com a informação da tabela presente na tabela </w:t>
      </w:r>
      <w:r w:rsidRPr="00864D30">
        <w:rPr>
          <w:rFonts w:ascii="Santander Text" w:hAnsi="Santander Text"/>
          <w:i/>
          <w:szCs w:val="18"/>
          <w:lang w:val="pt-PT"/>
        </w:rPr>
        <w:t>modesg_out_empr_info_nfin</w:t>
      </w:r>
      <w:r w:rsidRPr="00864D30">
        <w:rPr>
          <w:rFonts w:ascii="Santander Text" w:hAnsi="Santander Text"/>
          <w:szCs w:val="18"/>
          <w:lang w:val="pt-PT"/>
        </w:rPr>
        <w:t xml:space="preserve">. Este cruzamento será efetuado através do campo </w:t>
      </w:r>
      <w:r w:rsidRPr="00864D30">
        <w:rPr>
          <w:rFonts w:ascii="Santander Text" w:hAnsi="Santander Text"/>
          <w:i/>
          <w:szCs w:val="18"/>
          <w:lang w:val="pt-PT"/>
        </w:rPr>
        <w:t>‘zcliente’</w:t>
      </w:r>
      <w:r w:rsidRPr="00864D30">
        <w:rPr>
          <w:rFonts w:ascii="Santander Text" w:hAnsi="Santander Text"/>
          <w:szCs w:val="18"/>
          <w:lang w:val="pt-PT"/>
        </w:rPr>
        <w:t xml:space="preserve"> de ambas as tabelas.</w:t>
      </w:r>
    </w:p>
    <w:p w14:paraId="30798A70" w14:textId="77777777" w:rsidR="008E5B92" w:rsidRPr="00864D30" w:rsidRDefault="008E5B92" w:rsidP="008E5B92">
      <w:pPr>
        <w:pStyle w:val="MyHeading3"/>
        <w:spacing w:after="120" w:line="360" w:lineRule="auto"/>
        <w:jc w:val="both"/>
        <w:rPr>
          <w:rFonts w:cs="Arial"/>
          <w:sz w:val="20"/>
          <w:szCs w:val="20"/>
          <w:lang w:val="pt-PT"/>
        </w:rPr>
      </w:pPr>
      <w:r w:rsidRPr="00864D30">
        <w:rPr>
          <w:rFonts w:cs="Arial"/>
          <w:i/>
          <w:sz w:val="20"/>
          <w:szCs w:val="20"/>
          <w:lang w:val="pt-PT"/>
        </w:rPr>
        <w:t>scp1_emss_fncd, scp2_emss_fncd e scp3_emss_fncd</w:t>
      </w:r>
    </w:p>
    <w:p w14:paraId="41C0B2C5" w14:textId="77777777" w:rsidR="008E5B92" w:rsidRPr="00864D30" w:rsidRDefault="008E5B92" w:rsidP="008E5B92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64D30">
        <w:rPr>
          <w:rFonts w:ascii="Santander Text" w:hAnsi="Santander Text"/>
          <w:szCs w:val="18"/>
          <w:lang w:val="pt-PT"/>
        </w:rPr>
        <w:t xml:space="preserve">Estas variáveis serão aprovisionadas com base na informação proveniente das tabelas </w:t>
      </w:r>
      <w:r w:rsidRPr="00864D30">
        <w:rPr>
          <w:rFonts w:ascii="Santander Text" w:hAnsi="Santander Text"/>
          <w:i/>
          <w:szCs w:val="18"/>
          <w:lang w:val="pt-PT"/>
        </w:rPr>
        <w:t>modesg_out_empr_info_nfin, modesg_out_emss_vcls</w:t>
      </w:r>
      <w:r w:rsidRPr="00864D30">
        <w:rPr>
          <w:rFonts w:ascii="Santander Text" w:hAnsi="Santander Text"/>
          <w:szCs w:val="18"/>
          <w:lang w:val="pt-PT"/>
        </w:rPr>
        <w:t xml:space="preserve"> ou </w:t>
      </w:r>
      <w:r w:rsidRPr="00864D30">
        <w:rPr>
          <w:rFonts w:ascii="Santander Text" w:hAnsi="Santander Text"/>
          <w:i/>
          <w:szCs w:val="18"/>
          <w:lang w:val="pt-PT"/>
        </w:rPr>
        <w:t>modesg_out_bens_imoveis</w:t>
      </w:r>
      <w:r w:rsidRPr="00864D30">
        <w:rPr>
          <w:rFonts w:ascii="Santander Text" w:hAnsi="Santander Text"/>
          <w:szCs w:val="18"/>
          <w:lang w:val="pt-PT"/>
        </w:rPr>
        <w:t>, dependente do portefólio associado ao cálculo de emissões (cujo mapeamento se encontra evidenciado através dos campos ‘</w:t>
      </w:r>
      <w:r w:rsidRPr="00864D30">
        <w:rPr>
          <w:rFonts w:ascii="Santander Text" w:hAnsi="Santander Text"/>
          <w:i/>
          <w:szCs w:val="18"/>
          <w:lang w:val="pt-PT"/>
        </w:rPr>
        <w:t>origem_scp1_emss’, ‘origem_scp2_emss’ e ‘origem_scp3_emss’</w:t>
      </w:r>
      <w:r w:rsidRPr="00864D30">
        <w:rPr>
          <w:rFonts w:ascii="Santander Text" w:hAnsi="Santander Text"/>
          <w:szCs w:val="18"/>
          <w:lang w:val="pt-PT"/>
        </w:rPr>
        <w:t>).</w:t>
      </w:r>
    </w:p>
    <w:p w14:paraId="1896FF5E" w14:textId="77777777" w:rsidR="008E5B92" w:rsidRPr="00864D30" w:rsidRDefault="008E5B92" w:rsidP="008E5B92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64D30">
        <w:rPr>
          <w:rFonts w:ascii="Santander Text" w:hAnsi="Santander Text"/>
          <w:szCs w:val="18"/>
          <w:lang w:val="pt-PT"/>
        </w:rPr>
        <w:t>Neste sentido, o aprovisionamento destas variáveis será efetuado através da seguinte metodologia:</w:t>
      </w:r>
    </w:p>
    <w:p w14:paraId="73CF7DC8" w14:textId="77777777" w:rsidR="008E5B92" w:rsidRPr="00864D30" w:rsidRDefault="008E5B92" w:rsidP="008E5B92">
      <w:pPr>
        <w:pStyle w:val="ListParagraph"/>
        <w:numPr>
          <w:ilvl w:val="0"/>
          <w:numId w:val="111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864D30">
        <w:rPr>
          <w:rFonts w:ascii="Santander Text" w:hAnsi="Santander Text"/>
          <w:szCs w:val="18"/>
          <w:lang w:val="pt-PT"/>
        </w:rPr>
        <w:t>No caso de o campo ‘</w:t>
      </w:r>
      <w:r w:rsidRPr="00864D30">
        <w:rPr>
          <w:rFonts w:ascii="Santander Text" w:hAnsi="Santander Text"/>
          <w:i/>
          <w:szCs w:val="18"/>
          <w:lang w:val="pt-PT"/>
        </w:rPr>
        <w:t>origem_scp1_emss</w:t>
      </w:r>
      <w:r w:rsidRPr="00864D30">
        <w:rPr>
          <w:rFonts w:ascii="Santander Text" w:hAnsi="Santander Text"/>
          <w:szCs w:val="18"/>
          <w:lang w:val="pt-PT"/>
        </w:rPr>
        <w:t>’ (ou ‘</w:t>
      </w:r>
      <w:r w:rsidRPr="00864D30">
        <w:rPr>
          <w:rFonts w:ascii="Santander Text" w:hAnsi="Santander Text"/>
          <w:i/>
          <w:szCs w:val="18"/>
          <w:lang w:val="pt-PT"/>
        </w:rPr>
        <w:t>origem_scp2_emss</w:t>
      </w:r>
      <w:r w:rsidRPr="00864D30">
        <w:rPr>
          <w:rFonts w:ascii="Santander Text" w:hAnsi="Santander Text"/>
          <w:szCs w:val="18"/>
          <w:lang w:val="pt-PT"/>
        </w:rPr>
        <w:t>’ ou ‘</w:t>
      </w:r>
      <w:r w:rsidRPr="00864D30">
        <w:rPr>
          <w:rFonts w:ascii="Santander Text" w:hAnsi="Santander Text"/>
          <w:i/>
          <w:szCs w:val="18"/>
          <w:lang w:val="pt-PT"/>
        </w:rPr>
        <w:t>origem_scp3_emss</w:t>
      </w:r>
      <w:r w:rsidRPr="00864D30">
        <w:rPr>
          <w:rFonts w:ascii="Santander Text" w:hAnsi="Santander Text"/>
          <w:szCs w:val="18"/>
          <w:lang w:val="pt-PT"/>
        </w:rPr>
        <w:t>’) possuir valor igual a ‘MVL_DQS3_2B’, ‘MVL_DQS4_3A’ ou ‘MVL_DQS4_3B’ para obtenção das emissões financiadas é efetuada a multiplicação do campo ‘</w:t>
      </w:r>
      <w:r w:rsidRPr="00864D30">
        <w:rPr>
          <w:rFonts w:ascii="Santander Text" w:hAnsi="Santander Text"/>
          <w:i/>
          <w:szCs w:val="18"/>
          <w:lang w:val="pt-PT"/>
        </w:rPr>
        <w:t>scp1_emss</w:t>
      </w:r>
      <w:r w:rsidRPr="00864D30">
        <w:rPr>
          <w:rFonts w:ascii="Santander Text" w:hAnsi="Santander Text"/>
          <w:szCs w:val="18"/>
          <w:lang w:val="pt-PT"/>
        </w:rPr>
        <w:t>’ (ou ‘</w:t>
      </w:r>
      <w:r w:rsidRPr="00864D30">
        <w:rPr>
          <w:rFonts w:ascii="Santander Text" w:hAnsi="Santander Text"/>
          <w:i/>
          <w:szCs w:val="18"/>
          <w:lang w:val="pt-PT"/>
        </w:rPr>
        <w:t>scp2_emss</w:t>
      </w:r>
      <w:r w:rsidRPr="00864D30">
        <w:rPr>
          <w:rFonts w:ascii="Santander Text" w:hAnsi="Santander Text"/>
          <w:szCs w:val="18"/>
          <w:lang w:val="pt-PT"/>
        </w:rPr>
        <w:t>’ ou ‘</w:t>
      </w:r>
      <w:r w:rsidRPr="00864D30">
        <w:rPr>
          <w:rFonts w:ascii="Santander Text" w:hAnsi="Santander Text"/>
          <w:i/>
          <w:szCs w:val="18"/>
          <w:lang w:val="pt-PT"/>
        </w:rPr>
        <w:t>scp3_emss</w:t>
      </w:r>
      <w:r w:rsidRPr="00864D30">
        <w:rPr>
          <w:rFonts w:ascii="Santander Text" w:hAnsi="Santander Text"/>
          <w:szCs w:val="18"/>
          <w:lang w:val="pt-PT"/>
        </w:rPr>
        <w:t>’) associado à respetiva chave contrato/bem móvel pelo rácio entre o valor de exposição associado ao financiamento do respetivo bem móvel (campo ‘</w:t>
      </w:r>
      <w:r w:rsidRPr="00864D30">
        <w:rPr>
          <w:rFonts w:ascii="Santander Text" w:hAnsi="Santander Text"/>
          <w:i/>
          <w:szCs w:val="18"/>
          <w:lang w:val="pt-PT"/>
        </w:rPr>
        <w:t>amount</w:t>
      </w:r>
      <w:r w:rsidRPr="00864D30">
        <w:rPr>
          <w:rFonts w:ascii="Santander Text" w:hAnsi="Santander Text"/>
          <w:szCs w:val="18"/>
          <w:lang w:val="pt-PT"/>
        </w:rPr>
        <w:t>’) e o campo ‘</w:t>
      </w:r>
      <w:r w:rsidRPr="00864D30">
        <w:rPr>
          <w:rFonts w:ascii="Santander Text" w:hAnsi="Santander Text"/>
          <w:i/>
          <w:szCs w:val="18"/>
          <w:lang w:val="pt-PT"/>
        </w:rPr>
        <w:t>preco_aquisicao</w:t>
      </w:r>
      <w:r w:rsidRPr="00864D30">
        <w:rPr>
          <w:rFonts w:ascii="Santander Text" w:hAnsi="Santander Text"/>
          <w:szCs w:val="18"/>
          <w:lang w:val="pt-PT"/>
        </w:rPr>
        <w:t xml:space="preserve">’ proveniente da tabela </w:t>
      </w:r>
      <w:r w:rsidRPr="00864D30">
        <w:rPr>
          <w:rFonts w:ascii="Santander Text" w:hAnsi="Santander Text"/>
          <w:bCs/>
          <w:i/>
          <w:iCs/>
          <w:szCs w:val="18"/>
          <w:lang w:val="pt-PT"/>
        </w:rPr>
        <w:t xml:space="preserve">gt018_rateio_aval </w:t>
      </w:r>
      <w:r w:rsidRPr="00864D30">
        <w:rPr>
          <w:rFonts w:ascii="Santander Text" w:hAnsi="Santander Text"/>
          <w:bCs/>
          <w:iCs/>
          <w:szCs w:val="18"/>
          <w:lang w:val="pt-PT"/>
        </w:rPr>
        <w:t xml:space="preserve">(sendo o cruzamento efetuado tendo em conta os campos </w:t>
      </w:r>
      <w:r w:rsidRPr="00864D30">
        <w:rPr>
          <w:rFonts w:ascii="Santander Text" w:hAnsi="Santander Text"/>
          <w:i/>
          <w:szCs w:val="18"/>
          <w:lang w:val="pt-PT"/>
        </w:rPr>
        <w:t>‘cempbem’, ‘ckbalbem’,</w:t>
      </w:r>
      <w:r w:rsidRPr="00864D30">
        <w:rPr>
          <w:rFonts w:ascii="Santander Text" w:hAnsi="Santander Text"/>
          <w:szCs w:val="18"/>
          <w:lang w:val="pt-PT"/>
        </w:rPr>
        <w:t xml:space="preserve"> </w:t>
      </w:r>
      <w:r w:rsidRPr="00864D30">
        <w:rPr>
          <w:rFonts w:ascii="Santander Text" w:hAnsi="Santander Text"/>
          <w:i/>
          <w:szCs w:val="18"/>
          <w:lang w:val="pt-PT"/>
        </w:rPr>
        <w:t>‘ckctabem’</w:t>
      </w:r>
      <w:r w:rsidRPr="00864D30">
        <w:rPr>
          <w:rFonts w:ascii="Santander Text" w:hAnsi="Santander Text"/>
          <w:szCs w:val="18"/>
          <w:lang w:val="pt-PT"/>
        </w:rPr>
        <w:t xml:space="preserve"> e </w:t>
      </w:r>
      <w:r w:rsidRPr="00864D30">
        <w:rPr>
          <w:rFonts w:ascii="Santander Text" w:hAnsi="Santander Text"/>
          <w:i/>
          <w:szCs w:val="18"/>
          <w:lang w:val="pt-PT"/>
        </w:rPr>
        <w:t xml:space="preserve">‘ckrefbem’ </w:t>
      </w:r>
      <w:r w:rsidRPr="00864D30">
        <w:rPr>
          <w:rFonts w:ascii="Santander Text" w:hAnsi="Santander Text"/>
          <w:szCs w:val="18"/>
          <w:lang w:val="pt-PT"/>
        </w:rPr>
        <w:t>de ambas as tabelas). Para obtenção dos campos ‘</w:t>
      </w:r>
      <w:r w:rsidRPr="00864D30">
        <w:rPr>
          <w:rFonts w:ascii="Santander Text" w:hAnsi="Santander Text"/>
          <w:i/>
          <w:szCs w:val="18"/>
          <w:lang w:val="pt-PT"/>
        </w:rPr>
        <w:t>scp1_emss</w:t>
      </w:r>
      <w:r w:rsidRPr="00864D30">
        <w:rPr>
          <w:rFonts w:ascii="Santander Text" w:hAnsi="Santander Text"/>
          <w:szCs w:val="18"/>
          <w:lang w:val="pt-PT"/>
        </w:rPr>
        <w:t>’, ‘</w:t>
      </w:r>
      <w:r w:rsidRPr="00864D30">
        <w:rPr>
          <w:rFonts w:ascii="Santander Text" w:hAnsi="Santander Text"/>
          <w:i/>
          <w:szCs w:val="18"/>
          <w:lang w:val="pt-PT"/>
        </w:rPr>
        <w:t>scp2_emss</w:t>
      </w:r>
      <w:r w:rsidRPr="00864D30">
        <w:rPr>
          <w:rFonts w:ascii="Santander Text" w:hAnsi="Santander Text"/>
          <w:szCs w:val="18"/>
          <w:lang w:val="pt-PT"/>
        </w:rPr>
        <w:t>’ e ‘</w:t>
      </w:r>
      <w:r w:rsidRPr="00864D30">
        <w:rPr>
          <w:rFonts w:ascii="Santander Text" w:hAnsi="Santander Text"/>
          <w:i/>
          <w:szCs w:val="18"/>
          <w:lang w:val="pt-PT"/>
        </w:rPr>
        <w:t>scp3_emss</w:t>
      </w:r>
      <w:r w:rsidRPr="00864D30">
        <w:rPr>
          <w:rFonts w:ascii="Santander Text" w:hAnsi="Santander Text"/>
          <w:szCs w:val="18"/>
          <w:lang w:val="pt-PT"/>
        </w:rPr>
        <w:t xml:space="preserve">’ é efetuado o cruzamento com a tabela </w:t>
      </w:r>
      <w:r w:rsidRPr="00864D30">
        <w:rPr>
          <w:rFonts w:ascii="Santander Text" w:hAnsi="Santander Text"/>
          <w:i/>
          <w:szCs w:val="18"/>
          <w:lang w:val="pt-PT"/>
        </w:rPr>
        <w:t>modesg_out_emss_vcls</w:t>
      </w:r>
      <w:r w:rsidRPr="00864D30">
        <w:rPr>
          <w:rFonts w:ascii="Santander Text" w:hAnsi="Santander Text"/>
          <w:szCs w:val="18"/>
          <w:lang w:val="pt-PT"/>
        </w:rPr>
        <w:t xml:space="preserve"> através dos campos </w:t>
      </w:r>
      <w:r w:rsidRPr="00864D30">
        <w:rPr>
          <w:rFonts w:ascii="Santander Text" w:hAnsi="Santander Text"/>
          <w:i/>
          <w:szCs w:val="18"/>
          <w:lang w:val="pt-PT"/>
        </w:rPr>
        <w:t>‘cempbem’, ‘ckbalbem’,</w:t>
      </w:r>
      <w:r w:rsidRPr="00864D30">
        <w:rPr>
          <w:rFonts w:ascii="Santander Text" w:hAnsi="Santander Text"/>
          <w:szCs w:val="18"/>
          <w:lang w:val="pt-PT"/>
        </w:rPr>
        <w:t xml:space="preserve"> </w:t>
      </w:r>
      <w:r w:rsidRPr="00864D30">
        <w:rPr>
          <w:rFonts w:ascii="Santander Text" w:hAnsi="Santander Text"/>
          <w:i/>
          <w:szCs w:val="18"/>
          <w:lang w:val="pt-PT"/>
        </w:rPr>
        <w:t>‘ckctabem’</w:t>
      </w:r>
      <w:r w:rsidRPr="00864D30">
        <w:rPr>
          <w:rFonts w:ascii="Santander Text" w:hAnsi="Santander Text"/>
          <w:szCs w:val="18"/>
          <w:lang w:val="pt-PT"/>
        </w:rPr>
        <w:t xml:space="preserve"> e </w:t>
      </w:r>
      <w:r w:rsidRPr="00864D30">
        <w:rPr>
          <w:rFonts w:ascii="Santander Text" w:hAnsi="Santander Text"/>
          <w:i/>
          <w:szCs w:val="18"/>
          <w:lang w:val="pt-PT"/>
        </w:rPr>
        <w:t xml:space="preserve">‘ckrefbem’ </w:t>
      </w:r>
      <w:r w:rsidRPr="00864D30">
        <w:rPr>
          <w:rFonts w:ascii="Santander Text" w:hAnsi="Santander Text"/>
          <w:szCs w:val="18"/>
          <w:lang w:val="pt-PT"/>
        </w:rPr>
        <w:t>de ambas as tabelas;</w:t>
      </w:r>
    </w:p>
    <w:p w14:paraId="7A194A2E" w14:textId="77777777" w:rsidR="008E5B92" w:rsidRPr="00864D30" w:rsidRDefault="008E5B92" w:rsidP="008E5B92">
      <w:pPr>
        <w:pStyle w:val="ListParagraph"/>
        <w:numPr>
          <w:ilvl w:val="0"/>
          <w:numId w:val="111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864D30">
        <w:rPr>
          <w:rFonts w:ascii="Santander Text" w:hAnsi="Santander Text"/>
          <w:szCs w:val="18"/>
          <w:lang w:val="pt-PT"/>
        </w:rPr>
        <w:t>No caso de o campo ‘</w:t>
      </w:r>
      <w:r w:rsidRPr="00864D30">
        <w:rPr>
          <w:rFonts w:ascii="Santander Text" w:hAnsi="Santander Text"/>
          <w:i/>
          <w:szCs w:val="18"/>
          <w:lang w:val="pt-PT"/>
        </w:rPr>
        <w:t>origem_scp1_emss</w:t>
      </w:r>
      <w:r w:rsidRPr="00864D30">
        <w:rPr>
          <w:rFonts w:ascii="Santander Text" w:hAnsi="Santander Text"/>
          <w:szCs w:val="18"/>
          <w:lang w:val="pt-PT"/>
        </w:rPr>
        <w:t>’ (ou ‘</w:t>
      </w:r>
      <w:r w:rsidRPr="00864D30">
        <w:rPr>
          <w:rFonts w:ascii="Santander Text" w:hAnsi="Santander Text"/>
          <w:i/>
          <w:szCs w:val="18"/>
          <w:lang w:val="pt-PT"/>
        </w:rPr>
        <w:t>origem_scp2_emss</w:t>
      </w:r>
      <w:r w:rsidRPr="00864D30">
        <w:rPr>
          <w:rFonts w:ascii="Santander Text" w:hAnsi="Santander Text"/>
          <w:szCs w:val="18"/>
          <w:lang w:val="pt-PT"/>
        </w:rPr>
        <w:t>’ ou ‘</w:t>
      </w:r>
      <w:r w:rsidRPr="00864D30">
        <w:rPr>
          <w:rFonts w:ascii="Santander Text" w:hAnsi="Santander Text"/>
          <w:i/>
          <w:szCs w:val="18"/>
          <w:lang w:val="pt-PT"/>
        </w:rPr>
        <w:t>origem_scp3_emss</w:t>
      </w:r>
      <w:r w:rsidRPr="00864D30">
        <w:rPr>
          <w:rFonts w:ascii="Santander Text" w:hAnsi="Santander Text"/>
          <w:szCs w:val="18"/>
          <w:lang w:val="pt-PT"/>
        </w:rPr>
        <w:t>’) possuir valor igual a ‘RE_DQS3_2A’, ‘RE_DQS4_2B’ ou ‘RE_DQS5_3’ para obtenção das emissões financiadas é efetuada a multiplicação do campo ‘</w:t>
      </w:r>
      <w:r w:rsidRPr="00864D30">
        <w:rPr>
          <w:rFonts w:ascii="Santander Text" w:hAnsi="Santander Text"/>
          <w:i/>
          <w:szCs w:val="18"/>
          <w:lang w:val="pt-PT"/>
        </w:rPr>
        <w:t>scp1_emss</w:t>
      </w:r>
      <w:r w:rsidRPr="00864D30">
        <w:rPr>
          <w:rFonts w:ascii="Santander Text" w:hAnsi="Santander Text"/>
          <w:szCs w:val="18"/>
          <w:lang w:val="pt-PT"/>
        </w:rPr>
        <w:t>’ (ou ‘</w:t>
      </w:r>
      <w:r w:rsidRPr="00864D30">
        <w:rPr>
          <w:rFonts w:ascii="Santander Text" w:hAnsi="Santander Text"/>
          <w:i/>
          <w:szCs w:val="18"/>
          <w:lang w:val="pt-PT"/>
        </w:rPr>
        <w:t>scp2_emss</w:t>
      </w:r>
      <w:r w:rsidRPr="00864D30">
        <w:rPr>
          <w:rFonts w:ascii="Santander Text" w:hAnsi="Santander Text"/>
          <w:szCs w:val="18"/>
          <w:lang w:val="pt-PT"/>
        </w:rPr>
        <w:t>’ ou ‘</w:t>
      </w:r>
      <w:r w:rsidRPr="00864D30">
        <w:rPr>
          <w:rFonts w:ascii="Santander Text" w:hAnsi="Santander Text"/>
          <w:i/>
          <w:szCs w:val="18"/>
          <w:lang w:val="pt-PT"/>
        </w:rPr>
        <w:t>scp3_emss</w:t>
      </w:r>
      <w:r w:rsidRPr="00864D30">
        <w:rPr>
          <w:rFonts w:ascii="Santander Text" w:hAnsi="Santander Text"/>
          <w:szCs w:val="18"/>
          <w:lang w:val="pt-PT"/>
        </w:rPr>
        <w:t>’) associado à respetiva chave contrato/bem imóvel pelo rácio entre o valor de exposição associado ao financiamento do respetivo bem imóvel e o campo ‘</w:t>
      </w:r>
      <w:r w:rsidRPr="00864D30">
        <w:rPr>
          <w:rFonts w:ascii="Santander Text" w:hAnsi="Santander Text"/>
          <w:i/>
          <w:szCs w:val="18"/>
          <w:lang w:val="pt-PT"/>
        </w:rPr>
        <w:t>preco_aquisicao</w:t>
      </w:r>
      <w:r w:rsidRPr="00864D30">
        <w:rPr>
          <w:rFonts w:ascii="Santander Text" w:hAnsi="Santander Text"/>
          <w:szCs w:val="18"/>
          <w:lang w:val="pt-PT"/>
        </w:rPr>
        <w:t xml:space="preserve">’ proveniente da tabela </w:t>
      </w:r>
      <w:r w:rsidRPr="00864D30">
        <w:rPr>
          <w:rFonts w:ascii="Santander Text" w:hAnsi="Santander Text"/>
          <w:bCs/>
          <w:i/>
          <w:iCs/>
          <w:szCs w:val="18"/>
          <w:lang w:val="pt-PT"/>
        </w:rPr>
        <w:t xml:space="preserve">gt018_rateio_aval </w:t>
      </w:r>
      <w:r w:rsidRPr="00864D30">
        <w:rPr>
          <w:rFonts w:ascii="Santander Text" w:hAnsi="Santander Text"/>
          <w:bCs/>
          <w:iCs/>
          <w:szCs w:val="18"/>
          <w:lang w:val="pt-PT"/>
        </w:rPr>
        <w:t xml:space="preserve">(sendo o cruzamento efetuado tendo em conta os campos </w:t>
      </w:r>
      <w:r w:rsidRPr="00864D30">
        <w:rPr>
          <w:rFonts w:ascii="Santander Text" w:hAnsi="Santander Text"/>
          <w:i/>
          <w:szCs w:val="18"/>
          <w:lang w:val="pt-PT"/>
        </w:rPr>
        <w:t>‘cempbem’, ‘ckbalbem’,</w:t>
      </w:r>
      <w:r w:rsidRPr="00864D30">
        <w:rPr>
          <w:rFonts w:ascii="Santander Text" w:hAnsi="Santander Text"/>
          <w:szCs w:val="18"/>
          <w:lang w:val="pt-PT"/>
        </w:rPr>
        <w:t xml:space="preserve"> </w:t>
      </w:r>
      <w:r w:rsidRPr="00864D30">
        <w:rPr>
          <w:rFonts w:ascii="Santander Text" w:hAnsi="Santander Text"/>
          <w:i/>
          <w:szCs w:val="18"/>
          <w:lang w:val="pt-PT"/>
        </w:rPr>
        <w:t>‘ckctabem’</w:t>
      </w:r>
      <w:r w:rsidRPr="00864D30">
        <w:rPr>
          <w:rFonts w:ascii="Santander Text" w:hAnsi="Santander Text"/>
          <w:szCs w:val="18"/>
          <w:lang w:val="pt-PT"/>
        </w:rPr>
        <w:t xml:space="preserve"> e </w:t>
      </w:r>
      <w:r w:rsidRPr="00864D30">
        <w:rPr>
          <w:rFonts w:ascii="Santander Text" w:hAnsi="Santander Text"/>
          <w:i/>
          <w:szCs w:val="18"/>
          <w:lang w:val="pt-PT"/>
        </w:rPr>
        <w:t xml:space="preserve">‘ckrefbem’ </w:t>
      </w:r>
      <w:r w:rsidRPr="00864D30">
        <w:rPr>
          <w:rFonts w:ascii="Santander Text" w:hAnsi="Santander Text"/>
          <w:szCs w:val="18"/>
          <w:lang w:val="pt-PT"/>
        </w:rPr>
        <w:t>de ambas as tabelas). Para obtenção dos campos ‘</w:t>
      </w:r>
      <w:r w:rsidRPr="00864D30">
        <w:rPr>
          <w:rFonts w:ascii="Santander Text" w:hAnsi="Santander Text"/>
          <w:i/>
          <w:szCs w:val="18"/>
          <w:lang w:val="pt-PT"/>
        </w:rPr>
        <w:t>scp1_emss</w:t>
      </w:r>
      <w:r w:rsidRPr="00864D30">
        <w:rPr>
          <w:rFonts w:ascii="Santander Text" w:hAnsi="Santander Text"/>
          <w:szCs w:val="18"/>
          <w:lang w:val="pt-PT"/>
        </w:rPr>
        <w:t>’, ‘</w:t>
      </w:r>
      <w:r w:rsidRPr="00864D30">
        <w:rPr>
          <w:rFonts w:ascii="Santander Text" w:hAnsi="Santander Text"/>
          <w:i/>
          <w:szCs w:val="18"/>
          <w:lang w:val="pt-PT"/>
        </w:rPr>
        <w:t>scp2_emss</w:t>
      </w:r>
      <w:r w:rsidRPr="00864D30">
        <w:rPr>
          <w:rFonts w:ascii="Santander Text" w:hAnsi="Santander Text"/>
          <w:szCs w:val="18"/>
          <w:lang w:val="pt-PT"/>
        </w:rPr>
        <w:t>’ e ‘</w:t>
      </w:r>
      <w:r w:rsidRPr="00864D30">
        <w:rPr>
          <w:rFonts w:ascii="Santander Text" w:hAnsi="Santander Text"/>
          <w:i/>
          <w:szCs w:val="18"/>
          <w:lang w:val="pt-PT"/>
        </w:rPr>
        <w:t>scp3_emss</w:t>
      </w:r>
      <w:r w:rsidRPr="00864D30">
        <w:rPr>
          <w:rFonts w:ascii="Santander Text" w:hAnsi="Santander Text"/>
          <w:szCs w:val="18"/>
          <w:lang w:val="pt-PT"/>
        </w:rPr>
        <w:t xml:space="preserve">’ é efetuado o cruzamento com a tabela </w:t>
      </w:r>
      <w:r w:rsidRPr="00864D30">
        <w:rPr>
          <w:rFonts w:ascii="Santander Text" w:hAnsi="Santander Text"/>
          <w:i/>
          <w:szCs w:val="18"/>
          <w:lang w:val="pt-PT"/>
        </w:rPr>
        <w:t>modesg_out_bens_imoveis</w:t>
      </w:r>
      <w:r w:rsidRPr="00864D30">
        <w:rPr>
          <w:rFonts w:ascii="Santander Text" w:hAnsi="Santander Text"/>
          <w:szCs w:val="18"/>
          <w:lang w:val="pt-PT"/>
        </w:rPr>
        <w:t xml:space="preserve"> através dos campos </w:t>
      </w:r>
      <w:r w:rsidRPr="00864D30">
        <w:rPr>
          <w:rFonts w:ascii="Santander Text" w:hAnsi="Santander Text"/>
          <w:i/>
          <w:szCs w:val="18"/>
          <w:lang w:val="pt-PT"/>
        </w:rPr>
        <w:t>‘cempbem’, ‘ckbalbem’,</w:t>
      </w:r>
      <w:r w:rsidRPr="00864D30">
        <w:rPr>
          <w:rFonts w:ascii="Santander Text" w:hAnsi="Santander Text"/>
          <w:szCs w:val="18"/>
          <w:lang w:val="pt-PT"/>
        </w:rPr>
        <w:t xml:space="preserve"> </w:t>
      </w:r>
      <w:r w:rsidRPr="00864D30">
        <w:rPr>
          <w:rFonts w:ascii="Santander Text" w:hAnsi="Santander Text"/>
          <w:i/>
          <w:szCs w:val="18"/>
          <w:lang w:val="pt-PT"/>
        </w:rPr>
        <w:t>‘ckctabem’</w:t>
      </w:r>
      <w:r w:rsidRPr="00864D30">
        <w:rPr>
          <w:rFonts w:ascii="Santander Text" w:hAnsi="Santander Text"/>
          <w:szCs w:val="18"/>
          <w:lang w:val="pt-PT"/>
        </w:rPr>
        <w:t xml:space="preserve"> e </w:t>
      </w:r>
      <w:r w:rsidRPr="00864D30">
        <w:rPr>
          <w:rFonts w:ascii="Santander Text" w:hAnsi="Santander Text"/>
          <w:i/>
          <w:szCs w:val="18"/>
          <w:lang w:val="pt-PT"/>
        </w:rPr>
        <w:t xml:space="preserve">‘ckrefbem’ </w:t>
      </w:r>
      <w:r w:rsidRPr="00864D30">
        <w:rPr>
          <w:rFonts w:ascii="Santander Text" w:hAnsi="Santander Text"/>
          <w:szCs w:val="18"/>
          <w:lang w:val="pt-PT"/>
        </w:rPr>
        <w:t>de ambas as tabelas;</w:t>
      </w:r>
    </w:p>
    <w:p w14:paraId="373FAF89" w14:textId="77777777" w:rsidR="008E5B92" w:rsidRPr="00864D30" w:rsidRDefault="008E5B92" w:rsidP="008E5B92">
      <w:pPr>
        <w:pStyle w:val="ListParagraph"/>
        <w:numPr>
          <w:ilvl w:val="0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864D30">
        <w:rPr>
          <w:rFonts w:ascii="Santander Text" w:hAnsi="Santander Text"/>
          <w:szCs w:val="18"/>
          <w:lang w:val="pt-PT"/>
        </w:rPr>
        <w:t>No caso de o campo ‘</w:t>
      </w:r>
      <w:r w:rsidRPr="00864D30">
        <w:rPr>
          <w:rFonts w:ascii="Santander Text" w:hAnsi="Santander Text"/>
          <w:i/>
          <w:szCs w:val="18"/>
          <w:lang w:val="pt-PT"/>
        </w:rPr>
        <w:t>origem_scp1_emss’</w:t>
      </w:r>
      <w:r w:rsidRPr="00864D30">
        <w:rPr>
          <w:rFonts w:ascii="Santander Text" w:hAnsi="Santander Text"/>
          <w:szCs w:val="18"/>
          <w:lang w:val="pt-PT"/>
        </w:rPr>
        <w:t xml:space="preserve"> (ou ‘</w:t>
      </w:r>
      <w:r w:rsidRPr="00864D30">
        <w:rPr>
          <w:rFonts w:ascii="Santander Text" w:hAnsi="Santander Text"/>
          <w:i/>
          <w:szCs w:val="18"/>
          <w:lang w:val="pt-PT"/>
        </w:rPr>
        <w:t>origem_scp2_emss’</w:t>
      </w:r>
      <w:r w:rsidRPr="00864D30">
        <w:rPr>
          <w:rFonts w:ascii="Santander Text" w:hAnsi="Santander Text"/>
          <w:szCs w:val="18"/>
          <w:lang w:val="pt-PT"/>
        </w:rPr>
        <w:t xml:space="preserve"> ou ‘</w:t>
      </w:r>
      <w:r w:rsidRPr="00864D30">
        <w:rPr>
          <w:rFonts w:ascii="Santander Text" w:hAnsi="Santander Text"/>
          <w:i/>
          <w:szCs w:val="18"/>
          <w:lang w:val="pt-PT"/>
        </w:rPr>
        <w:t>origem_scp3_emss</w:t>
      </w:r>
      <w:r w:rsidRPr="00864D30">
        <w:rPr>
          <w:rFonts w:ascii="Santander Text" w:hAnsi="Santander Text"/>
          <w:szCs w:val="18"/>
          <w:lang w:val="pt-PT"/>
        </w:rPr>
        <w:t>’) possuir valor igual a ‘BCL_DQS1_SCIB’, ‘BCL_DQS2_SCIB’, ‘BCL_DQS3_SCIB’, ‘BCL_DQS4_SCIB’, ‘PF_DQS1_SCIB’, ‘PF_DQS2_SCIB’, ‘PF_DQS3_SCIB’ ou ‘PF_DQS4_SCIB’ para obtenção das emissões financiadas é efetuada a multiplicação do campo ‘</w:t>
      </w:r>
      <w:r w:rsidRPr="00864D30">
        <w:rPr>
          <w:rFonts w:ascii="Santander Text" w:hAnsi="Santander Text"/>
          <w:i/>
          <w:szCs w:val="18"/>
          <w:lang w:val="pt-PT"/>
        </w:rPr>
        <w:t>scp1_emss</w:t>
      </w:r>
      <w:r w:rsidRPr="00864D30">
        <w:rPr>
          <w:rFonts w:ascii="Santander Text" w:hAnsi="Santander Text"/>
          <w:szCs w:val="18"/>
          <w:lang w:val="pt-PT"/>
        </w:rPr>
        <w:t>’ (ou ‘</w:t>
      </w:r>
      <w:r w:rsidRPr="00864D30">
        <w:rPr>
          <w:rFonts w:ascii="Santander Text" w:hAnsi="Santander Text"/>
          <w:i/>
          <w:szCs w:val="18"/>
          <w:lang w:val="pt-PT"/>
        </w:rPr>
        <w:t>scp2_emss</w:t>
      </w:r>
      <w:r w:rsidRPr="00864D30">
        <w:rPr>
          <w:rFonts w:ascii="Santander Text" w:hAnsi="Santander Text"/>
          <w:szCs w:val="18"/>
          <w:lang w:val="pt-PT"/>
        </w:rPr>
        <w:t>’ ou ‘</w:t>
      </w:r>
      <w:r w:rsidRPr="00864D30">
        <w:rPr>
          <w:rFonts w:ascii="Santander Text" w:hAnsi="Santander Text"/>
          <w:i/>
          <w:szCs w:val="18"/>
          <w:lang w:val="pt-PT"/>
        </w:rPr>
        <w:t>scp3_emss</w:t>
      </w:r>
      <w:r w:rsidRPr="00864D30">
        <w:rPr>
          <w:rFonts w:ascii="Santander Text" w:hAnsi="Santander Text"/>
          <w:szCs w:val="18"/>
          <w:lang w:val="pt-PT"/>
        </w:rPr>
        <w:t>’) associado à respetiva contraparte pelo rácio entre o campo ‘</w:t>
      </w:r>
      <w:r w:rsidRPr="00864D30">
        <w:rPr>
          <w:rFonts w:ascii="Santander Text" w:hAnsi="Santander Text"/>
          <w:i/>
          <w:szCs w:val="18"/>
          <w:lang w:val="pt-PT"/>
        </w:rPr>
        <w:t>amount’</w:t>
      </w:r>
      <w:r w:rsidRPr="00864D30">
        <w:rPr>
          <w:rFonts w:ascii="Santander Text" w:hAnsi="Santander Text"/>
          <w:szCs w:val="18"/>
          <w:lang w:val="pt-PT"/>
        </w:rPr>
        <w:t xml:space="preserve"> e a soma dos campos ‘</w:t>
      </w:r>
      <w:r w:rsidRPr="00864D30">
        <w:rPr>
          <w:rFonts w:ascii="Santander Text" w:hAnsi="Santander Text"/>
          <w:i/>
          <w:szCs w:val="18"/>
          <w:lang w:val="pt-PT"/>
        </w:rPr>
        <w:t>divida_total</w:t>
      </w:r>
      <w:r w:rsidRPr="00864D30">
        <w:rPr>
          <w:rFonts w:ascii="Santander Text" w:hAnsi="Santander Text"/>
          <w:szCs w:val="18"/>
          <w:lang w:val="pt-PT"/>
        </w:rPr>
        <w:t>’ e ‘</w:t>
      </w:r>
      <w:r w:rsidRPr="00864D30">
        <w:rPr>
          <w:rFonts w:ascii="Santander Text" w:hAnsi="Santander Text"/>
          <w:i/>
          <w:szCs w:val="18"/>
          <w:lang w:val="pt-PT"/>
        </w:rPr>
        <w:t>capital_proprio</w:t>
      </w:r>
      <w:r w:rsidRPr="00864D30">
        <w:rPr>
          <w:rFonts w:ascii="Santander Text" w:hAnsi="Santander Text"/>
          <w:szCs w:val="18"/>
          <w:lang w:val="pt-PT"/>
        </w:rPr>
        <w:t>’</w:t>
      </w:r>
      <w:r w:rsidRPr="00864D30">
        <w:rPr>
          <w:rFonts w:ascii="Santander Text" w:hAnsi="Santander Text"/>
          <w:i/>
          <w:szCs w:val="18"/>
          <w:lang w:val="pt-PT"/>
        </w:rPr>
        <w:t xml:space="preserve">. </w:t>
      </w:r>
      <w:r w:rsidRPr="00864D30">
        <w:rPr>
          <w:rFonts w:ascii="Santander Text" w:hAnsi="Santander Text"/>
          <w:szCs w:val="18"/>
          <w:lang w:val="pt-PT"/>
        </w:rPr>
        <w:t>Para obtenção dos campos ‘</w:t>
      </w:r>
      <w:r w:rsidRPr="00864D30">
        <w:rPr>
          <w:rFonts w:ascii="Santander Text" w:hAnsi="Santander Text"/>
          <w:i/>
          <w:szCs w:val="18"/>
          <w:lang w:val="pt-PT"/>
        </w:rPr>
        <w:t>scp1_emss</w:t>
      </w:r>
      <w:r w:rsidRPr="00864D30">
        <w:rPr>
          <w:rFonts w:ascii="Santander Text" w:hAnsi="Santander Text"/>
          <w:szCs w:val="18"/>
          <w:lang w:val="pt-PT"/>
        </w:rPr>
        <w:t>’, ‘</w:t>
      </w:r>
      <w:r w:rsidRPr="00864D30">
        <w:rPr>
          <w:rFonts w:ascii="Santander Text" w:hAnsi="Santander Text"/>
          <w:i/>
          <w:szCs w:val="18"/>
          <w:lang w:val="pt-PT"/>
        </w:rPr>
        <w:t>scp2_emss</w:t>
      </w:r>
      <w:r w:rsidRPr="00864D30">
        <w:rPr>
          <w:rFonts w:ascii="Santander Text" w:hAnsi="Santander Text"/>
          <w:szCs w:val="18"/>
          <w:lang w:val="pt-PT"/>
        </w:rPr>
        <w:t>’, ‘</w:t>
      </w:r>
      <w:r w:rsidRPr="00864D30">
        <w:rPr>
          <w:rFonts w:ascii="Santander Text" w:hAnsi="Santander Text"/>
          <w:i/>
          <w:szCs w:val="18"/>
          <w:lang w:val="pt-PT"/>
        </w:rPr>
        <w:t>scp3_emss</w:t>
      </w:r>
      <w:r w:rsidRPr="00864D30">
        <w:rPr>
          <w:rFonts w:ascii="Santander Text" w:hAnsi="Santander Text"/>
          <w:szCs w:val="18"/>
          <w:lang w:val="pt-PT"/>
        </w:rPr>
        <w:t>’, ‘</w:t>
      </w:r>
      <w:r w:rsidRPr="00864D30">
        <w:rPr>
          <w:rFonts w:ascii="Santander Text" w:hAnsi="Santander Text"/>
          <w:i/>
          <w:szCs w:val="18"/>
          <w:lang w:val="pt-PT"/>
        </w:rPr>
        <w:t>divida_total</w:t>
      </w:r>
      <w:r w:rsidRPr="00864D30">
        <w:rPr>
          <w:rFonts w:ascii="Santander Text" w:hAnsi="Santander Text"/>
          <w:szCs w:val="18"/>
          <w:lang w:val="pt-PT"/>
        </w:rPr>
        <w:t>’ e ‘</w:t>
      </w:r>
      <w:r w:rsidRPr="00864D30">
        <w:rPr>
          <w:rFonts w:ascii="Santander Text" w:hAnsi="Santander Text"/>
          <w:i/>
          <w:szCs w:val="18"/>
          <w:lang w:val="pt-PT"/>
        </w:rPr>
        <w:t>capital_proprio</w:t>
      </w:r>
      <w:r w:rsidRPr="00864D30">
        <w:rPr>
          <w:rFonts w:ascii="Santander Text" w:hAnsi="Santander Text"/>
          <w:szCs w:val="18"/>
          <w:lang w:val="pt-PT"/>
        </w:rPr>
        <w:t xml:space="preserve">’ é efetuado o cruzamento com a tabela </w:t>
      </w:r>
      <w:r w:rsidRPr="00864D30">
        <w:rPr>
          <w:rFonts w:ascii="Santander Text" w:hAnsi="Santander Text"/>
          <w:i/>
          <w:szCs w:val="18"/>
          <w:lang w:val="pt-PT"/>
        </w:rPr>
        <w:t>modesg_out_empr_info_nfin</w:t>
      </w:r>
      <w:r w:rsidRPr="00864D30">
        <w:rPr>
          <w:rFonts w:ascii="Santander Text" w:hAnsi="Santander Text"/>
          <w:szCs w:val="18"/>
          <w:lang w:val="pt-PT"/>
        </w:rPr>
        <w:t xml:space="preserve"> através dos campos </w:t>
      </w:r>
      <w:r w:rsidRPr="00864D30">
        <w:rPr>
          <w:rFonts w:ascii="Santander Text" w:hAnsi="Santander Text"/>
          <w:i/>
          <w:szCs w:val="18"/>
          <w:lang w:val="pt-PT"/>
        </w:rPr>
        <w:t xml:space="preserve">‘zcliente’ </w:t>
      </w:r>
      <w:r w:rsidRPr="00864D30">
        <w:rPr>
          <w:rFonts w:ascii="Santander Text" w:hAnsi="Santander Text"/>
          <w:szCs w:val="18"/>
          <w:lang w:val="pt-PT"/>
        </w:rPr>
        <w:t>de ambas as tabelas;</w:t>
      </w:r>
    </w:p>
    <w:p w14:paraId="213DF91B" w14:textId="77777777" w:rsidR="008E5B92" w:rsidRPr="00864D30" w:rsidRDefault="008E5B92" w:rsidP="008E5B92">
      <w:pPr>
        <w:pStyle w:val="ListParagraph"/>
        <w:numPr>
          <w:ilvl w:val="0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864D30">
        <w:rPr>
          <w:rFonts w:ascii="Santander Text" w:hAnsi="Santander Text"/>
          <w:szCs w:val="18"/>
          <w:lang w:val="pt-PT"/>
        </w:rPr>
        <w:t>No caso de o campo ‘</w:t>
      </w:r>
      <w:r w:rsidRPr="00864D30">
        <w:rPr>
          <w:rFonts w:ascii="Santander Text" w:hAnsi="Santander Text"/>
          <w:i/>
          <w:szCs w:val="18"/>
          <w:lang w:val="pt-PT"/>
        </w:rPr>
        <w:t>origem_scp1_emss</w:t>
      </w:r>
      <w:r w:rsidRPr="00864D30">
        <w:rPr>
          <w:rFonts w:ascii="Santander Text" w:hAnsi="Santander Text"/>
          <w:szCs w:val="18"/>
          <w:lang w:val="pt-PT"/>
        </w:rPr>
        <w:t>’ (ou ‘origem_scp2_emss’ ou ‘</w:t>
      </w:r>
      <w:r w:rsidRPr="00864D30">
        <w:rPr>
          <w:rFonts w:ascii="Santander Text" w:hAnsi="Santander Text"/>
          <w:i/>
          <w:szCs w:val="18"/>
          <w:lang w:val="pt-PT"/>
        </w:rPr>
        <w:t>origem_scp3_emss</w:t>
      </w:r>
      <w:r w:rsidRPr="00864D30">
        <w:rPr>
          <w:rFonts w:ascii="Santander Text" w:hAnsi="Santander Text"/>
          <w:szCs w:val="18"/>
          <w:lang w:val="pt-PT"/>
        </w:rPr>
        <w:t>’) possuir o valor ‘BCL_DQS4_3A’ para obtenção das emissões financiadas é efetuada a multiplicação do campo ‘</w:t>
      </w:r>
      <w:r w:rsidRPr="00864D30">
        <w:rPr>
          <w:rFonts w:ascii="Santander Text" w:hAnsi="Santander Text"/>
          <w:i/>
          <w:szCs w:val="18"/>
          <w:lang w:val="pt-PT"/>
        </w:rPr>
        <w:t>scp1_emss’</w:t>
      </w:r>
      <w:r w:rsidRPr="00864D30">
        <w:rPr>
          <w:rFonts w:ascii="Santander Text" w:hAnsi="Santander Text"/>
          <w:szCs w:val="18"/>
          <w:lang w:val="pt-PT"/>
        </w:rPr>
        <w:t xml:space="preserve"> (ou ‘</w:t>
      </w:r>
      <w:r w:rsidRPr="00864D30">
        <w:rPr>
          <w:rFonts w:ascii="Santander Text" w:hAnsi="Santander Text"/>
          <w:i/>
          <w:szCs w:val="18"/>
          <w:lang w:val="pt-PT"/>
        </w:rPr>
        <w:t>scp2_emss’</w:t>
      </w:r>
      <w:r w:rsidRPr="00864D30">
        <w:rPr>
          <w:rFonts w:ascii="Santander Text" w:hAnsi="Santander Text"/>
          <w:szCs w:val="18"/>
          <w:lang w:val="pt-PT"/>
        </w:rPr>
        <w:t xml:space="preserve"> ou ‘</w:t>
      </w:r>
      <w:r w:rsidRPr="00864D30">
        <w:rPr>
          <w:rFonts w:ascii="Santander Text" w:hAnsi="Santander Text"/>
          <w:i/>
          <w:szCs w:val="18"/>
          <w:lang w:val="pt-PT"/>
        </w:rPr>
        <w:t>scp3_emss’</w:t>
      </w:r>
      <w:r w:rsidRPr="00864D30">
        <w:rPr>
          <w:rFonts w:ascii="Santander Text" w:hAnsi="Santander Text"/>
          <w:szCs w:val="18"/>
          <w:lang w:val="pt-PT"/>
        </w:rPr>
        <w:t xml:space="preserve">) (obtidos através do cruzamento com a tabela </w:t>
      </w:r>
      <w:r w:rsidRPr="00864D30">
        <w:rPr>
          <w:rFonts w:ascii="Santander Text" w:hAnsi="Santander Text"/>
          <w:i/>
          <w:szCs w:val="18"/>
          <w:lang w:val="pt-PT"/>
        </w:rPr>
        <w:t>modesg_out_empr_info_nfin</w:t>
      </w:r>
      <w:r w:rsidRPr="00864D30">
        <w:rPr>
          <w:rFonts w:ascii="Santander Text" w:hAnsi="Santander Text"/>
          <w:szCs w:val="18"/>
          <w:lang w:val="pt-PT"/>
        </w:rPr>
        <w:t xml:space="preserve"> através dos campos </w:t>
      </w:r>
      <w:r w:rsidRPr="00864D30">
        <w:rPr>
          <w:rFonts w:ascii="Santander Text" w:hAnsi="Santander Text"/>
          <w:i/>
          <w:szCs w:val="18"/>
          <w:lang w:val="pt-PT"/>
        </w:rPr>
        <w:t xml:space="preserve">‘zcliente’ </w:t>
      </w:r>
      <w:r w:rsidRPr="00864D30">
        <w:rPr>
          <w:rFonts w:ascii="Santander Text" w:hAnsi="Santander Text"/>
          <w:szCs w:val="18"/>
          <w:lang w:val="pt-PT"/>
        </w:rPr>
        <w:t>de ambas as tabelas) pelo rácio entre o campo ‘</w:t>
      </w:r>
      <w:r w:rsidRPr="00864D30">
        <w:rPr>
          <w:rFonts w:ascii="Santander Text" w:hAnsi="Santander Text"/>
          <w:i/>
          <w:szCs w:val="18"/>
          <w:lang w:val="pt-PT"/>
        </w:rPr>
        <w:t>amount’</w:t>
      </w:r>
      <w:r w:rsidRPr="00864D30">
        <w:rPr>
          <w:rFonts w:ascii="Santander Text" w:hAnsi="Santander Text"/>
          <w:szCs w:val="18"/>
          <w:lang w:val="pt-PT"/>
        </w:rPr>
        <w:t xml:space="preserve"> e a soma dos campos ‘</w:t>
      </w:r>
      <w:r w:rsidRPr="00864D30">
        <w:rPr>
          <w:rFonts w:ascii="Santander Text" w:hAnsi="Santander Text"/>
          <w:i/>
          <w:szCs w:val="18"/>
          <w:lang w:val="pt-PT"/>
        </w:rPr>
        <w:t>client_own_funds</w:t>
      </w:r>
      <w:r w:rsidRPr="00864D30">
        <w:rPr>
          <w:rFonts w:ascii="Santander Text" w:hAnsi="Santander Text"/>
          <w:szCs w:val="18"/>
          <w:lang w:val="pt-PT"/>
        </w:rPr>
        <w:t>’ (corresponde ao campo ‘</w:t>
      </w:r>
      <w:r w:rsidRPr="00864D30">
        <w:rPr>
          <w:rFonts w:ascii="Santander Text" w:hAnsi="Santander Text"/>
          <w:i/>
          <w:szCs w:val="18"/>
          <w:lang w:val="pt-PT"/>
        </w:rPr>
        <w:t>vcpim</w:t>
      </w:r>
      <w:r w:rsidRPr="00864D30">
        <w:rPr>
          <w:rFonts w:ascii="Santander Text" w:hAnsi="Santander Text"/>
          <w:szCs w:val="18"/>
          <w:lang w:val="pt-PT"/>
        </w:rPr>
        <w:t xml:space="preserve">’ da tabela </w:t>
      </w:r>
      <w:r w:rsidRPr="00864D30">
        <w:rPr>
          <w:rFonts w:ascii="Santander Text" w:hAnsi="Santander Text"/>
          <w:i/>
          <w:szCs w:val="18"/>
          <w:lang w:val="pt-PT"/>
        </w:rPr>
        <w:t>rsv176sa1_balanco</w:t>
      </w:r>
      <w:r w:rsidRPr="00864D30">
        <w:rPr>
          <w:rFonts w:ascii="Santander Text" w:hAnsi="Santander Text"/>
          <w:szCs w:val="18"/>
          <w:lang w:val="pt-PT"/>
        </w:rPr>
        <w:t>) e ‘</w:t>
      </w:r>
      <w:r w:rsidRPr="00864D30">
        <w:rPr>
          <w:rFonts w:ascii="Santander Text" w:hAnsi="Santander Text"/>
          <w:i/>
          <w:szCs w:val="18"/>
          <w:lang w:val="pt-PT"/>
        </w:rPr>
        <w:t>client_debt</w:t>
      </w:r>
      <w:r w:rsidRPr="00864D30">
        <w:rPr>
          <w:rFonts w:ascii="Santander Text" w:hAnsi="Santander Text"/>
          <w:szCs w:val="18"/>
          <w:lang w:val="pt-PT"/>
        </w:rPr>
        <w:t>’ (corresponde à soma dos campos ‘</w:t>
      </w:r>
      <w:r w:rsidRPr="00864D30">
        <w:rPr>
          <w:rFonts w:ascii="Santander Text" w:hAnsi="Santander Text"/>
          <w:i/>
          <w:szCs w:val="18"/>
          <w:lang w:val="pt-PT"/>
        </w:rPr>
        <w:t>vpnicsfin</w:t>
      </w:r>
      <w:r w:rsidRPr="00864D30">
        <w:rPr>
          <w:rFonts w:ascii="Santander Text" w:hAnsi="Santander Text"/>
          <w:szCs w:val="18"/>
          <w:lang w:val="pt-PT"/>
        </w:rPr>
        <w:t>’, ‘</w:t>
      </w:r>
      <w:r w:rsidRPr="00864D30">
        <w:rPr>
          <w:rFonts w:ascii="Santander Text" w:hAnsi="Santander Text"/>
          <w:i/>
          <w:szCs w:val="18"/>
          <w:lang w:val="pt-PT"/>
        </w:rPr>
        <w:t>vpnpaslf</w:t>
      </w:r>
      <w:r w:rsidRPr="00864D30">
        <w:rPr>
          <w:rFonts w:ascii="Santander Text" w:hAnsi="Santander Text"/>
          <w:szCs w:val="18"/>
          <w:lang w:val="pt-PT"/>
        </w:rPr>
        <w:t>’, ‘</w:t>
      </w:r>
      <w:r w:rsidRPr="00864D30">
        <w:rPr>
          <w:rFonts w:ascii="Santander Text" w:hAnsi="Santander Text"/>
          <w:i/>
          <w:szCs w:val="18"/>
          <w:lang w:val="pt-PT"/>
        </w:rPr>
        <w:t>vpnopfin</w:t>
      </w:r>
      <w:r w:rsidRPr="00864D30">
        <w:rPr>
          <w:rFonts w:ascii="Santander Text" w:hAnsi="Santander Text"/>
          <w:szCs w:val="18"/>
          <w:lang w:val="pt-PT"/>
        </w:rPr>
        <w:t>’, ‘</w:t>
      </w:r>
      <w:r w:rsidRPr="00864D30">
        <w:rPr>
          <w:rFonts w:ascii="Santander Text" w:hAnsi="Santander Text"/>
          <w:i/>
          <w:szCs w:val="18"/>
          <w:lang w:val="pt-PT"/>
        </w:rPr>
        <w:t>vpcicsfin</w:t>
      </w:r>
      <w:r w:rsidRPr="00864D30">
        <w:rPr>
          <w:rFonts w:ascii="Santander Text" w:hAnsi="Santander Text"/>
          <w:szCs w:val="18"/>
          <w:lang w:val="pt-PT"/>
        </w:rPr>
        <w:t>’, ‘</w:t>
      </w:r>
      <w:r w:rsidRPr="00864D30">
        <w:rPr>
          <w:rFonts w:ascii="Santander Text" w:hAnsi="Santander Text"/>
          <w:i/>
          <w:szCs w:val="18"/>
          <w:lang w:val="pt-PT"/>
        </w:rPr>
        <w:t>vpcopfin</w:t>
      </w:r>
      <w:r w:rsidRPr="00864D30">
        <w:rPr>
          <w:rFonts w:ascii="Santander Text" w:hAnsi="Santander Text"/>
          <w:szCs w:val="18"/>
          <w:lang w:val="pt-PT"/>
        </w:rPr>
        <w:t>’ e ‘</w:t>
      </w:r>
      <w:r w:rsidRPr="00864D30">
        <w:rPr>
          <w:rFonts w:ascii="Santander Text" w:hAnsi="Santander Text"/>
          <w:i/>
          <w:szCs w:val="18"/>
          <w:lang w:val="pt-PT"/>
        </w:rPr>
        <w:t>vpcpaslf</w:t>
      </w:r>
      <w:r w:rsidRPr="00864D30">
        <w:rPr>
          <w:rFonts w:ascii="Santander Text" w:hAnsi="Santander Text"/>
          <w:szCs w:val="18"/>
          <w:lang w:val="pt-PT"/>
        </w:rPr>
        <w:t xml:space="preserve">’ da tabela </w:t>
      </w:r>
      <w:r w:rsidRPr="00864D30">
        <w:rPr>
          <w:rFonts w:ascii="Santander Text" w:hAnsi="Santander Text"/>
          <w:i/>
          <w:szCs w:val="18"/>
          <w:lang w:val="pt-PT"/>
        </w:rPr>
        <w:t>rsv176sa1_balanco</w:t>
      </w:r>
      <w:r w:rsidRPr="00864D30">
        <w:rPr>
          <w:rFonts w:ascii="Santander Text" w:hAnsi="Santander Text"/>
          <w:szCs w:val="18"/>
          <w:lang w:val="pt-PT"/>
        </w:rPr>
        <w:t>). Para obtenção dos campos ‘</w:t>
      </w:r>
      <w:r w:rsidRPr="00864D30">
        <w:rPr>
          <w:rFonts w:ascii="Santander Text" w:hAnsi="Santander Text"/>
          <w:i/>
          <w:szCs w:val="18"/>
          <w:lang w:val="pt-PT"/>
        </w:rPr>
        <w:t>vcpim</w:t>
      </w:r>
      <w:r w:rsidRPr="00864D30">
        <w:rPr>
          <w:rFonts w:ascii="Santander Text" w:hAnsi="Santander Text"/>
          <w:szCs w:val="18"/>
          <w:lang w:val="pt-PT"/>
        </w:rPr>
        <w:t>’, ‘</w:t>
      </w:r>
      <w:r w:rsidRPr="00864D30">
        <w:rPr>
          <w:rFonts w:ascii="Santander Text" w:hAnsi="Santander Text"/>
          <w:i/>
          <w:szCs w:val="18"/>
          <w:lang w:val="pt-PT"/>
        </w:rPr>
        <w:t>vpnicsfin</w:t>
      </w:r>
      <w:r w:rsidRPr="00864D30">
        <w:rPr>
          <w:rFonts w:ascii="Santander Text" w:hAnsi="Santander Text"/>
          <w:szCs w:val="18"/>
          <w:lang w:val="pt-PT"/>
        </w:rPr>
        <w:t>’, ‘</w:t>
      </w:r>
      <w:r w:rsidRPr="00864D30">
        <w:rPr>
          <w:rFonts w:ascii="Santander Text" w:hAnsi="Santander Text"/>
          <w:i/>
          <w:szCs w:val="18"/>
          <w:lang w:val="pt-PT"/>
        </w:rPr>
        <w:t>vpnpaslf</w:t>
      </w:r>
      <w:r w:rsidRPr="00864D30">
        <w:rPr>
          <w:rFonts w:ascii="Santander Text" w:hAnsi="Santander Text"/>
          <w:szCs w:val="18"/>
          <w:lang w:val="pt-PT"/>
        </w:rPr>
        <w:t>’, ‘</w:t>
      </w:r>
      <w:r w:rsidRPr="00864D30">
        <w:rPr>
          <w:rFonts w:ascii="Santander Text" w:hAnsi="Santander Text"/>
          <w:i/>
          <w:szCs w:val="18"/>
          <w:lang w:val="pt-PT"/>
        </w:rPr>
        <w:t>vpnopfin</w:t>
      </w:r>
      <w:r w:rsidRPr="00864D30">
        <w:rPr>
          <w:rFonts w:ascii="Santander Text" w:hAnsi="Santander Text"/>
          <w:szCs w:val="18"/>
          <w:lang w:val="pt-PT"/>
        </w:rPr>
        <w:t>’, ‘</w:t>
      </w:r>
      <w:r w:rsidRPr="00864D30">
        <w:rPr>
          <w:rFonts w:ascii="Santander Text" w:hAnsi="Santander Text"/>
          <w:i/>
          <w:szCs w:val="18"/>
          <w:lang w:val="pt-PT"/>
        </w:rPr>
        <w:t>vpcicsfin</w:t>
      </w:r>
      <w:r w:rsidRPr="00864D30">
        <w:rPr>
          <w:rFonts w:ascii="Santander Text" w:hAnsi="Santander Text"/>
          <w:szCs w:val="18"/>
          <w:lang w:val="pt-PT"/>
        </w:rPr>
        <w:t>’, ‘</w:t>
      </w:r>
      <w:r w:rsidRPr="00864D30">
        <w:rPr>
          <w:rFonts w:ascii="Santander Text" w:hAnsi="Santander Text"/>
          <w:i/>
          <w:szCs w:val="18"/>
          <w:lang w:val="pt-PT"/>
        </w:rPr>
        <w:t>vpcopfin</w:t>
      </w:r>
      <w:r w:rsidRPr="00864D30">
        <w:rPr>
          <w:rFonts w:ascii="Santander Text" w:hAnsi="Santander Text"/>
          <w:szCs w:val="18"/>
          <w:lang w:val="pt-PT"/>
        </w:rPr>
        <w:t>’ e ‘</w:t>
      </w:r>
      <w:r w:rsidRPr="00864D30">
        <w:rPr>
          <w:rFonts w:ascii="Santander Text" w:hAnsi="Santander Text"/>
          <w:i/>
          <w:szCs w:val="18"/>
          <w:lang w:val="pt-PT"/>
        </w:rPr>
        <w:t>vpcpaslf</w:t>
      </w:r>
      <w:r w:rsidRPr="00864D30">
        <w:rPr>
          <w:rFonts w:ascii="Santander Text" w:hAnsi="Santander Text"/>
          <w:szCs w:val="18"/>
          <w:lang w:val="pt-PT"/>
        </w:rPr>
        <w:t>’ são necessárias as seguintes etapas:</w:t>
      </w:r>
    </w:p>
    <w:p w14:paraId="618A4E95" w14:textId="77777777" w:rsidR="008E5B92" w:rsidRPr="00864D30" w:rsidRDefault="008E5B92" w:rsidP="008E5B92">
      <w:pPr>
        <w:pStyle w:val="ListParagraph"/>
        <w:numPr>
          <w:ilvl w:val="1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864D30">
        <w:rPr>
          <w:rFonts w:ascii="Santander Text" w:hAnsi="Santander Text"/>
          <w:szCs w:val="18"/>
          <w:lang w:val="pt-PT"/>
        </w:rPr>
        <w:t xml:space="preserve">Obtenção dos </w:t>
      </w:r>
      <w:r w:rsidRPr="00864D30">
        <w:rPr>
          <w:rFonts w:ascii="Santander Text" w:hAnsi="Santander Text"/>
          <w:i/>
          <w:szCs w:val="18"/>
          <w:lang w:val="pt-PT"/>
        </w:rPr>
        <w:t>‘ccli_grupo’</w:t>
      </w:r>
      <w:r w:rsidRPr="00864D30">
        <w:rPr>
          <w:rFonts w:ascii="Santander Text" w:hAnsi="Santander Text"/>
          <w:szCs w:val="18"/>
          <w:lang w:val="pt-PT"/>
        </w:rPr>
        <w:t xml:space="preserve"> e </w:t>
      </w:r>
      <w:r w:rsidRPr="00864D30">
        <w:rPr>
          <w:rFonts w:ascii="Santander Text" w:hAnsi="Santander Text"/>
          <w:i/>
          <w:szCs w:val="18"/>
          <w:lang w:val="pt-PT"/>
        </w:rPr>
        <w:t xml:space="preserve">‘dconstituicao’ </w:t>
      </w:r>
      <w:r w:rsidRPr="00864D30">
        <w:rPr>
          <w:rFonts w:ascii="Santander Text" w:hAnsi="Santander Text"/>
          <w:szCs w:val="18"/>
          <w:lang w:val="pt-PT"/>
        </w:rPr>
        <w:t>(data de constituição do cliente)</w:t>
      </w:r>
      <w:r w:rsidRPr="00864D30">
        <w:rPr>
          <w:rFonts w:ascii="Santander Text" w:hAnsi="Santander Text"/>
          <w:i/>
          <w:szCs w:val="18"/>
          <w:lang w:val="pt-PT"/>
        </w:rPr>
        <w:t xml:space="preserve"> </w:t>
      </w:r>
      <w:r w:rsidRPr="00864D30">
        <w:rPr>
          <w:rFonts w:ascii="Santander Text" w:hAnsi="Santander Text"/>
          <w:szCs w:val="18"/>
          <w:lang w:val="pt-PT"/>
        </w:rPr>
        <w:t xml:space="preserve">de cada </w:t>
      </w:r>
      <w:r w:rsidRPr="00864D30">
        <w:rPr>
          <w:rFonts w:ascii="Santander Text" w:hAnsi="Santander Text"/>
          <w:i/>
          <w:szCs w:val="18"/>
          <w:lang w:val="pt-PT"/>
        </w:rPr>
        <w:t>‘zcliente’</w:t>
      </w:r>
      <w:r w:rsidRPr="00864D30">
        <w:rPr>
          <w:rFonts w:ascii="Santander Text" w:hAnsi="Santander Text"/>
          <w:szCs w:val="18"/>
          <w:lang w:val="pt-PT"/>
        </w:rPr>
        <w:t xml:space="preserve">: cruzar a tabela </w:t>
      </w:r>
      <w:r w:rsidRPr="00864D30">
        <w:rPr>
          <w:rFonts w:ascii="Santander Text" w:hAnsi="Santander Text"/>
          <w:i/>
          <w:szCs w:val="18"/>
          <w:lang w:val="pt-PT"/>
        </w:rPr>
        <w:t xml:space="preserve">modesg_out_emss_fncd </w:t>
      </w:r>
      <w:r w:rsidRPr="00864D30">
        <w:rPr>
          <w:rFonts w:ascii="Santander Text" w:hAnsi="Santander Text"/>
          <w:szCs w:val="18"/>
          <w:lang w:val="pt-PT"/>
        </w:rPr>
        <w:t>com</w:t>
      </w:r>
      <w:r w:rsidRPr="00864D30">
        <w:rPr>
          <w:rFonts w:ascii="Santander Text" w:hAnsi="Santander Text"/>
          <w:i/>
          <w:szCs w:val="18"/>
          <w:lang w:val="pt-PT"/>
        </w:rPr>
        <w:t xml:space="preserve"> </w:t>
      </w:r>
      <w:r w:rsidRPr="00864D30">
        <w:rPr>
          <w:rFonts w:ascii="Santander Text" w:hAnsi="Santander Text"/>
          <w:szCs w:val="18"/>
          <w:lang w:val="pt-PT"/>
        </w:rPr>
        <w:t xml:space="preserve">a tabela </w:t>
      </w:r>
      <w:r w:rsidRPr="00864D30">
        <w:rPr>
          <w:rFonts w:ascii="Santander Text" w:hAnsi="Santander Text"/>
          <w:i/>
          <w:szCs w:val="18"/>
          <w:lang w:val="pt-PT"/>
        </w:rPr>
        <w:t xml:space="preserve">ct003_univ_cli </w:t>
      </w:r>
      <w:r w:rsidRPr="00864D30">
        <w:rPr>
          <w:rFonts w:ascii="Santander Text" w:hAnsi="Santander Text"/>
          <w:szCs w:val="18"/>
          <w:lang w:val="pt-PT"/>
        </w:rPr>
        <w:t xml:space="preserve">para obter informação dos campos </w:t>
      </w:r>
      <w:r w:rsidRPr="00864D30">
        <w:rPr>
          <w:rFonts w:ascii="Santander Text" w:hAnsi="Santander Text"/>
          <w:i/>
          <w:szCs w:val="18"/>
          <w:lang w:val="pt-PT"/>
        </w:rPr>
        <w:t xml:space="preserve">‘ccli_grupo’ </w:t>
      </w:r>
      <w:r w:rsidRPr="00864D30">
        <w:rPr>
          <w:rFonts w:ascii="Santander Text" w:hAnsi="Santander Text"/>
          <w:szCs w:val="18"/>
          <w:lang w:val="pt-PT"/>
        </w:rPr>
        <w:t>e</w:t>
      </w:r>
      <w:r w:rsidRPr="00864D30">
        <w:rPr>
          <w:rFonts w:ascii="Santander Text" w:hAnsi="Santander Text"/>
          <w:i/>
          <w:szCs w:val="18"/>
          <w:lang w:val="pt-PT"/>
        </w:rPr>
        <w:t xml:space="preserve"> ‘dconstituicao’; </w:t>
      </w:r>
    </w:p>
    <w:p w14:paraId="11F598CD" w14:textId="77777777" w:rsidR="008E5B92" w:rsidRPr="00864D30" w:rsidRDefault="008E5B92" w:rsidP="008E5B92">
      <w:pPr>
        <w:pStyle w:val="ListParagraph"/>
        <w:numPr>
          <w:ilvl w:val="1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864D30">
        <w:rPr>
          <w:rFonts w:ascii="Santander Text" w:hAnsi="Santander Text"/>
          <w:szCs w:val="18"/>
          <w:lang w:val="pt-PT"/>
        </w:rPr>
        <w:t>Cruzamento entre a tabela obtida</w:t>
      </w:r>
      <w:r w:rsidRPr="00864D30">
        <w:rPr>
          <w:rFonts w:ascii="Santander Text" w:hAnsi="Santander Text"/>
          <w:i/>
          <w:szCs w:val="18"/>
          <w:lang w:val="pt-PT"/>
        </w:rPr>
        <w:t xml:space="preserve"> </w:t>
      </w:r>
      <w:r w:rsidRPr="00864D30">
        <w:rPr>
          <w:rFonts w:ascii="Santander Text" w:hAnsi="Santander Text"/>
          <w:szCs w:val="18"/>
          <w:lang w:val="pt-PT"/>
        </w:rPr>
        <w:t xml:space="preserve">no ponto anterior e a tabela </w:t>
      </w:r>
      <w:r w:rsidRPr="00864D30">
        <w:rPr>
          <w:rFonts w:ascii="Santander Text" w:hAnsi="Santander Text"/>
          <w:i/>
          <w:szCs w:val="18"/>
          <w:lang w:val="pt-PT"/>
        </w:rPr>
        <w:t xml:space="preserve">rsv176sa1_balanco </w:t>
      </w:r>
      <w:r w:rsidRPr="00864D30">
        <w:rPr>
          <w:rFonts w:ascii="Santander Text" w:hAnsi="Santander Text"/>
          <w:szCs w:val="18"/>
          <w:lang w:val="pt-PT"/>
        </w:rPr>
        <w:t>(filtrada por informação anual e individual, ‘</w:t>
      </w:r>
      <w:r w:rsidRPr="00864D30">
        <w:rPr>
          <w:rFonts w:ascii="Santander Text" w:hAnsi="Santander Text"/>
          <w:i/>
          <w:szCs w:val="18"/>
          <w:lang w:val="pt-PT"/>
        </w:rPr>
        <w:t xml:space="preserve">cperiodo’ </w:t>
      </w:r>
      <w:r w:rsidRPr="00864D30">
        <w:rPr>
          <w:rFonts w:ascii="Santander Text" w:hAnsi="Santander Text"/>
          <w:szCs w:val="18"/>
          <w:lang w:val="pt-PT"/>
        </w:rPr>
        <w:t>= '212' e ‘</w:t>
      </w:r>
      <w:r w:rsidRPr="00864D30">
        <w:rPr>
          <w:rFonts w:ascii="Santander Text" w:hAnsi="Santander Text"/>
          <w:i/>
          <w:szCs w:val="18"/>
          <w:lang w:val="pt-PT"/>
        </w:rPr>
        <w:t>itip_inf’</w:t>
      </w:r>
      <w:r w:rsidRPr="00864D30">
        <w:rPr>
          <w:rFonts w:ascii="Santander Text" w:hAnsi="Santander Text"/>
          <w:szCs w:val="18"/>
          <w:lang w:val="pt-PT"/>
        </w:rPr>
        <w:t xml:space="preserve"> = 'I'), de modo a garantir que a informação extraída para cada </w:t>
      </w:r>
      <w:r w:rsidRPr="00864D30">
        <w:rPr>
          <w:rFonts w:ascii="Santander Text" w:hAnsi="Santander Text"/>
          <w:i/>
          <w:szCs w:val="18"/>
          <w:lang w:val="pt-PT"/>
        </w:rPr>
        <w:t>‘ccligrupo’</w:t>
      </w:r>
      <w:r w:rsidRPr="00864D30">
        <w:rPr>
          <w:rFonts w:ascii="Santander Text" w:hAnsi="Santander Text"/>
          <w:szCs w:val="18"/>
          <w:lang w:val="pt-PT"/>
        </w:rPr>
        <w:t xml:space="preserve"> se apresenta mais atualizada dentro do período temporal compreendido entre o mês de análise (campo </w:t>
      </w:r>
      <w:r w:rsidRPr="00864D30">
        <w:rPr>
          <w:rFonts w:ascii="Santander Text" w:hAnsi="Santander Text"/>
          <w:i/>
          <w:szCs w:val="18"/>
          <w:lang w:val="pt-PT"/>
        </w:rPr>
        <w:t>‘data_date_part’</w:t>
      </w:r>
      <w:r w:rsidRPr="00864D30">
        <w:rPr>
          <w:rFonts w:ascii="Santander Text" w:hAnsi="Santander Text"/>
          <w:szCs w:val="18"/>
          <w:lang w:val="pt-PT"/>
        </w:rPr>
        <w:t>) e a data de constituição do cliente (</w:t>
      </w:r>
      <w:r w:rsidRPr="00864D30">
        <w:rPr>
          <w:rFonts w:ascii="Santander Text" w:hAnsi="Santander Text"/>
          <w:i/>
          <w:szCs w:val="18"/>
          <w:lang w:val="pt-PT"/>
        </w:rPr>
        <w:t>‘dconstituicao’</w:t>
      </w:r>
      <w:r w:rsidRPr="00864D30">
        <w:rPr>
          <w:rFonts w:ascii="Santander Text" w:hAnsi="Santander Text"/>
          <w:szCs w:val="18"/>
          <w:lang w:val="pt-PT"/>
        </w:rPr>
        <w:t>).</w:t>
      </w:r>
    </w:p>
    <w:p w14:paraId="71A7896E" w14:textId="0F28AB52" w:rsidR="008E5B92" w:rsidRPr="00864D30" w:rsidRDefault="008E5B92" w:rsidP="008E5B92">
      <w:pPr>
        <w:pStyle w:val="ListParagraph"/>
        <w:numPr>
          <w:ilvl w:val="0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864D30">
        <w:rPr>
          <w:rFonts w:ascii="Santander Text" w:hAnsi="Santander Text"/>
          <w:szCs w:val="18"/>
          <w:lang w:val="pt-PT"/>
        </w:rPr>
        <w:t>No caso do campo ‘</w:t>
      </w:r>
      <w:r w:rsidRPr="00864D30">
        <w:rPr>
          <w:rFonts w:ascii="Santander Text" w:hAnsi="Santander Text"/>
          <w:i/>
          <w:szCs w:val="18"/>
          <w:lang w:val="pt-PT"/>
        </w:rPr>
        <w:t>origem_scp1_emss</w:t>
      </w:r>
      <w:r w:rsidRPr="00864D30">
        <w:rPr>
          <w:rFonts w:ascii="Santander Text" w:hAnsi="Santander Text"/>
          <w:szCs w:val="18"/>
          <w:lang w:val="pt-PT"/>
        </w:rPr>
        <w:t>’ (ou ‘</w:t>
      </w:r>
      <w:r w:rsidRPr="00864D30">
        <w:rPr>
          <w:rFonts w:ascii="Santander Text" w:hAnsi="Santander Text"/>
          <w:i/>
          <w:szCs w:val="18"/>
          <w:lang w:val="pt-PT"/>
        </w:rPr>
        <w:t>origem_scp2_emss</w:t>
      </w:r>
      <w:r w:rsidRPr="00864D30">
        <w:rPr>
          <w:rFonts w:ascii="Santander Text" w:hAnsi="Santander Text"/>
          <w:szCs w:val="18"/>
          <w:lang w:val="pt-PT"/>
        </w:rPr>
        <w:t>’ ou ‘</w:t>
      </w:r>
      <w:r w:rsidRPr="00864D30">
        <w:rPr>
          <w:rFonts w:ascii="Santander Text" w:hAnsi="Santander Text"/>
          <w:i/>
          <w:szCs w:val="18"/>
          <w:lang w:val="pt-PT"/>
        </w:rPr>
        <w:t>origem_scp3_emss</w:t>
      </w:r>
      <w:r w:rsidRPr="00864D30">
        <w:rPr>
          <w:rFonts w:ascii="Santander Text" w:hAnsi="Santander Text"/>
          <w:szCs w:val="18"/>
          <w:lang w:val="pt-PT"/>
        </w:rPr>
        <w:t>’) possuir o valor ‘BCL_DQS5_3B’ ou ‘PF_DQS5_3B’ para obtenção das emissões financiadas deve ser mapeado diretamente para as variáveis ‘</w:t>
      </w:r>
      <w:r w:rsidRPr="00864D30">
        <w:rPr>
          <w:rFonts w:ascii="Santander Text" w:hAnsi="Santander Text"/>
          <w:i/>
          <w:szCs w:val="18"/>
          <w:lang w:val="pt-PT"/>
        </w:rPr>
        <w:t>scp1_emss</w:t>
      </w:r>
      <w:r w:rsidRPr="00864D30">
        <w:rPr>
          <w:rFonts w:ascii="Santander Text" w:hAnsi="Santander Text"/>
          <w:szCs w:val="18"/>
          <w:lang w:val="pt-PT"/>
        </w:rPr>
        <w:t>’ (ou ‘</w:t>
      </w:r>
      <w:r w:rsidRPr="00864D30">
        <w:rPr>
          <w:rFonts w:ascii="Santander Text" w:hAnsi="Santander Text"/>
          <w:i/>
          <w:szCs w:val="18"/>
          <w:lang w:val="pt-PT"/>
        </w:rPr>
        <w:t>scp2_emss</w:t>
      </w:r>
      <w:r w:rsidRPr="00864D30">
        <w:rPr>
          <w:rFonts w:ascii="Santander Text" w:hAnsi="Santander Text"/>
          <w:szCs w:val="18"/>
          <w:lang w:val="pt-PT"/>
        </w:rPr>
        <w:t>’ ou ‘</w:t>
      </w:r>
      <w:r w:rsidRPr="00864D30">
        <w:rPr>
          <w:rFonts w:ascii="Santander Text" w:hAnsi="Santander Text"/>
          <w:i/>
          <w:szCs w:val="18"/>
          <w:lang w:val="pt-PT"/>
        </w:rPr>
        <w:t>scp3_emss</w:t>
      </w:r>
      <w:r w:rsidRPr="00864D30">
        <w:rPr>
          <w:rFonts w:ascii="Santander Text" w:hAnsi="Santander Text"/>
          <w:szCs w:val="18"/>
          <w:lang w:val="pt-PT"/>
        </w:rPr>
        <w:t>’). Para obtenção dos campos ‘</w:t>
      </w:r>
      <w:r w:rsidRPr="00864D30">
        <w:rPr>
          <w:rFonts w:ascii="Santander Text" w:hAnsi="Santander Text"/>
          <w:i/>
          <w:szCs w:val="18"/>
          <w:lang w:val="pt-PT"/>
        </w:rPr>
        <w:t>scp1_emss</w:t>
      </w:r>
      <w:r w:rsidRPr="00864D30">
        <w:rPr>
          <w:rFonts w:ascii="Santander Text" w:hAnsi="Santander Text"/>
          <w:szCs w:val="18"/>
          <w:lang w:val="pt-PT"/>
        </w:rPr>
        <w:t>’, ‘</w:t>
      </w:r>
      <w:r w:rsidRPr="00864D30">
        <w:rPr>
          <w:rFonts w:ascii="Santander Text" w:hAnsi="Santander Text"/>
          <w:i/>
          <w:szCs w:val="18"/>
          <w:lang w:val="pt-PT"/>
        </w:rPr>
        <w:t>scp2_emss</w:t>
      </w:r>
      <w:r w:rsidRPr="00864D30">
        <w:rPr>
          <w:rFonts w:ascii="Santander Text" w:hAnsi="Santander Text"/>
          <w:szCs w:val="18"/>
          <w:lang w:val="pt-PT"/>
        </w:rPr>
        <w:t>’ e ‘</w:t>
      </w:r>
      <w:r w:rsidRPr="00864D30">
        <w:rPr>
          <w:rFonts w:ascii="Santander Text" w:hAnsi="Santander Text"/>
          <w:i/>
          <w:szCs w:val="18"/>
          <w:lang w:val="pt-PT"/>
        </w:rPr>
        <w:t>scp3_emss</w:t>
      </w:r>
      <w:r w:rsidRPr="00864D30">
        <w:rPr>
          <w:rFonts w:ascii="Santander Text" w:hAnsi="Santander Text"/>
          <w:szCs w:val="18"/>
          <w:lang w:val="pt-PT"/>
        </w:rPr>
        <w:t xml:space="preserve">’ é efetuado o cruzamento com a tabela </w:t>
      </w:r>
      <w:r w:rsidRPr="00864D30">
        <w:rPr>
          <w:rFonts w:ascii="Santander Text" w:hAnsi="Santander Text"/>
          <w:i/>
          <w:szCs w:val="18"/>
          <w:lang w:val="pt-PT"/>
        </w:rPr>
        <w:t>modesg_out_empr_info_nfin</w:t>
      </w:r>
      <w:r w:rsidRPr="00864D30">
        <w:rPr>
          <w:rFonts w:ascii="Santander Text" w:hAnsi="Santander Text"/>
          <w:szCs w:val="18"/>
          <w:lang w:val="pt-PT"/>
        </w:rPr>
        <w:t xml:space="preserve"> através dos campos </w:t>
      </w:r>
      <w:r w:rsidRPr="00864D30">
        <w:rPr>
          <w:rFonts w:ascii="Santander Text" w:hAnsi="Santander Text"/>
          <w:i/>
          <w:szCs w:val="18"/>
          <w:lang w:val="pt-PT"/>
        </w:rPr>
        <w:t xml:space="preserve">‘zcliente’ </w:t>
      </w:r>
      <w:r w:rsidRPr="00864D30">
        <w:rPr>
          <w:rFonts w:ascii="Santander Text" w:hAnsi="Santander Text"/>
          <w:szCs w:val="18"/>
          <w:lang w:val="pt-PT"/>
        </w:rPr>
        <w:t>de ambas as tabelas.</w:t>
      </w:r>
    </w:p>
    <w:p w14:paraId="2CC548E8" w14:textId="43BE46EF" w:rsidR="008435E7" w:rsidRPr="00864D30" w:rsidRDefault="008435E7" w:rsidP="007E3521">
      <w:pPr>
        <w:pStyle w:val="Contentstitle"/>
        <w:spacing w:after="120" w:line="360" w:lineRule="auto"/>
        <w:rPr>
          <w:lang w:val="pt-PT"/>
        </w:rPr>
      </w:pPr>
      <w:r w:rsidRPr="00864D30">
        <w:rPr>
          <w:lang w:val="pt-PT"/>
        </w:rPr>
        <w:t xml:space="preserve">Guia Carregamento </w:t>
      </w:r>
      <w:r w:rsidRPr="00864D30">
        <w:rPr>
          <w:i/>
          <w:lang w:val="pt-PT"/>
        </w:rPr>
        <w:t>Inputs</w:t>
      </w:r>
      <w:bookmarkEnd w:id="506"/>
    </w:p>
    <w:p w14:paraId="173607CA" w14:textId="2DE428F5" w:rsidR="00580093" w:rsidRPr="00864D30" w:rsidRDefault="008435E7" w:rsidP="007E3521">
      <w:pPr>
        <w:pStyle w:val="MyHeading1"/>
        <w:spacing w:after="120" w:line="360" w:lineRule="auto"/>
        <w:jc w:val="both"/>
        <w:rPr>
          <w:rFonts w:cs="Arial"/>
          <w:lang w:val="pt-PT"/>
        </w:rPr>
      </w:pPr>
      <w:bookmarkStart w:id="510" w:name="_Ref193107114"/>
      <w:bookmarkStart w:id="511" w:name="_Toc194943251"/>
      <w:r w:rsidRPr="00864D30">
        <w:rPr>
          <w:rFonts w:cs="Arial"/>
          <w:lang w:val="pt-PT"/>
        </w:rPr>
        <w:t xml:space="preserve">Riscos físicos agudo e crónico via NUTS – </w:t>
      </w:r>
      <w:r w:rsidRPr="00864D30">
        <w:rPr>
          <w:rFonts w:cs="Arial"/>
          <w:i/>
          <w:lang w:val="pt-PT"/>
        </w:rPr>
        <w:t>modesg_inp_risco_fisico</w:t>
      </w:r>
      <w:bookmarkEnd w:id="510"/>
      <w:bookmarkEnd w:id="511"/>
    </w:p>
    <w:p w14:paraId="27B51934" w14:textId="7703F509" w:rsidR="00394492" w:rsidRPr="00864D30" w:rsidRDefault="00FA3E1F" w:rsidP="008E5B92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color w:val="000000" w:themeColor="text1"/>
          <w:szCs w:val="18"/>
          <w:lang w:val="pt-PT"/>
        </w:rPr>
      </w:pPr>
      <w:r w:rsidRPr="00864D30">
        <w:rPr>
          <w:rFonts w:ascii="Santander Text" w:hAnsi="Santander Text" w:cs="Arial"/>
          <w:color w:val="000000" w:themeColor="text1"/>
          <w:szCs w:val="18"/>
          <w:lang w:val="pt-PT"/>
        </w:rPr>
        <w:t xml:space="preserve">Junção da informação das </w:t>
      </w:r>
      <w:r w:rsidRPr="00864D30">
        <w:rPr>
          <w:rFonts w:ascii="Santander Text" w:hAnsi="Santander Text" w:cs="Arial"/>
          <w:i/>
          <w:color w:val="000000" w:themeColor="text1"/>
          <w:szCs w:val="18"/>
          <w:lang w:val="pt-PT"/>
        </w:rPr>
        <w:t>sheets</w:t>
      </w:r>
      <w:r w:rsidRPr="00864D30">
        <w:rPr>
          <w:rFonts w:ascii="Santander Text" w:hAnsi="Santander Text" w:cs="Arial"/>
          <w:color w:val="000000" w:themeColor="text1"/>
          <w:szCs w:val="18"/>
          <w:lang w:val="pt-PT"/>
        </w:rPr>
        <w:t xml:space="preserve"> ‘NUTS’ e ‘Proxy_Country’ numa só;</w:t>
      </w:r>
    </w:p>
    <w:p w14:paraId="42F17952" w14:textId="77777777" w:rsidR="002A0C2F" w:rsidRPr="00864D30" w:rsidRDefault="004E7DFE" w:rsidP="008E5B92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color w:val="000000" w:themeColor="text1"/>
          <w:szCs w:val="18"/>
          <w:lang w:val="pt-PT"/>
        </w:rPr>
      </w:pPr>
      <w:r w:rsidRPr="00864D30">
        <w:rPr>
          <w:rFonts w:ascii="Santander Text" w:hAnsi="Santander Text" w:cs="Arial"/>
          <w:lang w:val="pt-PT"/>
        </w:rPr>
        <w:t>Os códigos Nace (campo ‘</w:t>
      </w:r>
      <w:r w:rsidRPr="00864D30">
        <w:rPr>
          <w:rFonts w:ascii="Santander Text" w:hAnsi="Santander Text" w:cs="Arial"/>
          <w:i/>
          <w:lang w:val="pt-PT"/>
        </w:rPr>
        <w:t>cod_nace_esg’</w:t>
      </w:r>
      <w:r w:rsidRPr="00864D30">
        <w:rPr>
          <w:rFonts w:ascii="Santander Text" w:hAnsi="Santander Text" w:cs="Arial"/>
          <w:lang w:val="pt-PT"/>
        </w:rPr>
        <w:t>) têm de ser alterados manualmente, garantindo a uniformidade com o formato dos códigos utilizados internamente</w:t>
      </w:r>
      <w:r w:rsidR="002A0C2F" w:rsidRPr="00864D30">
        <w:rPr>
          <w:rFonts w:ascii="Santander Text" w:hAnsi="Santander Text" w:cs="Arial"/>
          <w:lang w:val="pt-PT"/>
        </w:rPr>
        <w:t>: retirar os pontos e os zeros à esquerda. Exemplo:</w:t>
      </w:r>
    </w:p>
    <w:tbl>
      <w:tblPr>
        <w:tblStyle w:val="TableGridLight"/>
        <w:tblW w:w="4648" w:type="dxa"/>
        <w:tblInd w:w="607" w:type="dxa"/>
        <w:tblLook w:val="04A0" w:firstRow="1" w:lastRow="0" w:firstColumn="1" w:lastColumn="0" w:noHBand="0" w:noVBand="1"/>
      </w:tblPr>
      <w:tblGrid>
        <w:gridCol w:w="2324"/>
        <w:gridCol w:w="2324"/>
      </w:tblGrid>
      <w:tr w:rsidR="002A0C2F" w:rsidRPr="00864D30" w14:paraId="283406E6" w14:textId="17BBA108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38121172" w14:textId="241C0C4A" w:rsidR="002A0C2F" w:rsidRPr="00864D30" w:rsidRDefault="002A0C2F" w:rsidP="00940209">
            <w:pPr>
              <w:spacing w:after="0" w:line="360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A.01</w:t>
            </w:r>
          </w:p>
        </w:tc>
        <w:tc>
          <w:tcPr>
            <w:tcW w:w="2324" w:type="dxa"/>
          </w:tcPr>
          <w:p w14:paraId="141D6436" w14:textId="77F00A70" w:rsidR="002A0C2F" w:rsidRPr="00864D30" w:rsidRDefault="002A0C2F" w:rsidP="00940209">
            <w:pPr>
              <w:spacing w:after="0" w:line="360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A1</w:t>
            </w:r>
          </w:p>
        </w:tc>
      </w:tr>
      <w:tr w:rsidR="002A0C2F" w:rsidRPr="00864D30" w14:paraId="74B5D611" w14:textId="469A16DA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6EF98024" w14:textId="14BFAAB7" w:rsidR="002A0C2F" w:rsidRPr="00864D30" w:rsidRDefault="002A0C2F" w:rsidP="00940209">
            <w:pPr>
              <w:spacing w:after="0" w:line="360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C.10</w:t>
            </w:r>
          </w:p>
        </w:tc>
        <w:tc>
          <w:tcPr>
            <w:tcW w:w="2324" w:type="dxa"/>
          </w:tcPr>
          <w:p w14:paraId="206B7B9E" w14:textId="5212D05B" w:rsidR="002A0C2F" w:rsidRPr="00864D30" w:rsidRDefault="002A0C2F" w:rsidP="00940209">
            <w:pPr>
              <w:spacing w:after="0" w:line="360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C10</w:t>
            </w:r>
          </w:p>
        </w:tc>
      </w:tr>
    </w:tbl>
    <w:p w14:paraId="2417DC67" w14:textId="06D535CA" w:rsidR="004E7DFE" w:rsidRPr="00864D30" w:rsidRDefault="004E7DFE" w:rsidP="007E3521">
      <w:pPr>
        <w:pStyle w:val="ListParagraph"/>
        <w:spacing w:line="360" w:lineRule="auto"/>
        <w:jc w:val="both"/>
        <w:rPr>
          <w:rFonts w:ascii="Santander Text" w:hAnsi="Santander Text" w:cs="Arial"/>
          <w:color w:val="000000" w:themeColor="text1"/>
          <w:szCs w:val="18"/>
          <w:lang w:val="pt-PT"/>
        </w:rPr>
      </w:pPr>
    </w:p>
    <w:p w14:paraId="4A07756E" w14:textId="01D00336" w:rsidR="00FA3E1F" w:rsidRPr="00864D30" w:rsidRDefault="00FA3E1F" w:rsidP="008E5B92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color w:val="000000" w:themeColor="text1"/>
          <w:szCs w:val="18"/>
          <w:lang w:val="pt-PT"/>
        </w:rPr>
      </w:pPr>
      <w:r w:rsidRPr="00864D30">
        <w:rPr>
          <w:rFonts w:ascii="Santander Text" w:hAnsi="Santander Text" w:cs="Arial"/>
          <w:color w:val="000000" w:themeColor="text1"/>
          <w:szCs w:val="18"/>
          <w:lang w:val="pt-PT"/>
        </w:rPr>
        <w:t>Ordem das colunas a carregar e respetivos nomes deverá ser a seguinte:</w:t>
      </w:r>
    </w:p>
    <w:tbl>
      <w:tblPr>
        <w:tblStyle w:val="TableGridLight"/>
        <w:tblW w:w="2324" w:type="dxa"/>
        <w:tblInd w:w="607" w:type="dxa"/>
        <w:tblLook w:val="04A0" w:firstRow="1" w:lastRow="0" w:firstColumn="1" w:lastColumn="0" w:noHBand="0" w:noVBand="1"/>
      </w:tblPr>
      <w:tblGrid>
        <w:gridCol w:w="2324"/>
      </w:tblGrid>
      <w:tr w:rsidR="009C4880" w:rsidRPr="00864D30" w14:paraId="187AF24B" w14:textId="77777777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5B2E40DB" w14:textId="77777777" w:rsidR="00FA3E1F" w:rsidRPr="00864D30" w:rsidRDefault="00FA3E1F" w:rsidP="007E3521">
            <w:pPr>
              <w:spacing w:after="0" w:line="360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cod_pais</w:t>
            </w:r>
          </w:p>
        </w:tc>
      </w:tr>
      <w:tr w:rsidR="009C4880" w:rsidRPr="00864D30" w14:paraId="0E89BBE7" w14:textId="77777777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3FADEDD4" w14:textId="77777777" w:rsidR="00FA3E1F" w:rsidRPr="00864D30" w:rsidRDefault="00FA3E1F" w:rsidP="007E3521">
            <w:pPr>
              <w:spacing w:after="0" w:line="360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cod_nutiii</w:t>
            </w:r>
          </w:p>
        </w:tc>
      </w:tr>
      <w:tr w:rsidR="009C4880" w:rsidRPr="00864D30" w14:paraId="22F1ECEC" w14:textId="77777777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54FA573F" w14:textId="77777777" w:rsidR="00FA3E1F" w:rsidRPr="00864D30" w:rsidRDefault="00FA3E1F" w:rsidP="007E3521">
            <w:pPr>
              <w:spacing w:after="0" w:line="360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cod_nace_esg</w:t>
            </w:r>
          </w:p>
        </w:tc>
      </w:tr>
      <w:tr w:rsidR="009C4880" w:rsidRPr="00864D30" w14:paraId="3E89F36B" w14:textId="77777777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361AD5D4" w14:textId="77777777" w:rsidR="00FA3E1F" w:rsidRPr="00864D30" w:rsidRDefault="00FA3E1F" w:rsidP="007E3521">
            <w:pPr>
              <w:spacing w:after="0" w:line="360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flg_rsc_fsc_agd</w:t>
            </w:r>
          </w:p>
        </w:tc>
      </w:tr>
      <w:tr w:rsidR="009C4880" w:rsidRPr="00864D30" w14:paraId="7BCF74F8" w14:textId="77777777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4D4C1BB3" w14:textId="42884245" w:rsidR="000D6C78" w:rsidRPr="00864D30" w:rsidRDefault="00FA3E1F" w:rsidP="007E3521">
            <w:pPr>
              <w:spacing w:after="0" w:line="360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flg_rsc_fsc_crnc</w:t>
            </w:r>
          </w:p>
        </w:tc>
      </w:tr>
    </w:tbl>
    <w:p w14:paraId="0D449A98" w14:textId="17CCD7B1" w:rsidR="00580093" w:rsidRPr="00864D30" w:rsidRDefault="008435E7" w:rsidP="007E3521">
      <w:pPr>
        <w:pStyle w:val="MyHeading1"/>
        <w:spacing w:before="240" w:after="120" w:line="360" w:lineRule="auto"/>
        <w:jc w:val="both"/>
        <w:rPr>
          <w:rFonts w:cs="Arial"/>
          <w:lang w:val="pt-PT"/>
        </w:rPr>
      </w:pPr>
      <w:bookmarkStart w:id="512" w:name="_Toc192777753"/>
      <w:bookmarkStart w:id="513" w:name="_Toc192777869"/>
      <w:bookmarkStart w:id="514" w:name="_Toc194943252"/>
      <w:bookmarkEnd w:id="512"/>
      <w:bookmarkEnd w:id="513"/>
      <w:r w:rsidRPr="00864D30">
        <w:rPr>
          <w:rFonts w:cs="Arial"/>
          <w:lang w:val="pt-PT"/>
        </w:rPr>
        <w:t xml:space="preserve">Riscos físicos agudo e crónico via </w:t>
      </w:r>
      <w:r w:rsidRPr="00864D30">
        <w:rPr>
          <w:rFonts w:cs="Arial"/>
          <w:i/>
          <w:lang w:val="pt-PT"/>
        </w:rPr>
        <w:t xml:space="preserve">Zip Code </w:t>
      </w:r>
      <w:r w:rsidRPr="00864D30">
        <w:rPr>
          <w:rFonts w:cs="Arial"/>
          <w:lang w:val="pt-PT"/>
        </w:rPr>
        <w:t xml:space="preserve">– </w:t>
      </w:r>
      <w:r w:rsidRPr="00864D30">
        <w:rPr>
          <w:rFonts w:cs="Arial"/>
          <w:i/>
          <w:lang w:val="pt-PT"/>
        </w:rPr>
        <w:t>modesg_inp_risco_fisico_zipcode</w:t>
      </w:r>
      <w:bookmarkEnd w:id="514"/>
    </w:p>
    <w:p w14:paraId="16376FF6" w14:textId="4F1532FB" w:rsidR="004E7DFE" w:rsidRPr="00864D30" w:rsidRDefault="004E7DFE" w:rsidP="008E5B92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color w:val="000000" w:themeColor="text1"/>
          <w:szCs w:val="18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Os códigos Nace (campo </w:t>
      </w:r>
      <w:r w:rsidRPr="00864D30">
        <w:rPr>
          <w:rFonts w:ascii="Santander Text" w:hAnsi="Santander Text" w:cs="Arial"/>
          <w:i/>
          <w:lang w:val="pt-PT"/>
        </w:rPr>
        <w:t>‘cod_nace_esg’</w:t>
      </w:r>
      <w:r w:rsidRPr="00864D30">
        <w:rPr>
          <w:rFonts w:ascii="Santander Text" w:hAnsi="Santander Text" w:cs="Arial"/>
          <w:lang w:val="pt-PT"/>
        </w:rPr>
        <w:t>) têm de ser alterados manualmente, garantindo a uniformidade com o formato dos códigos utilizados internamente</w:t>
      </w:r>
      <w:r w:rsidR="002A0C2F" w:rsidRPr="00864D30">
        <w:rPr>
          <w:rFonts w:ascii="Santander Text" w:hAnsi="Santander Text" w:cs="Arial"/>
          <w:lang w:val="pt-PT"/>
        </w:rPr>
        <w:t xml:space="preserve">, conforme descrito na secção </w:t>
      </w:r>
      <w:r w:rsidR="002A0C2F" w:rsidRPr="00864D30">
        <w:rPr>
          <w:rFonts w:ascii="Santander Text" w:hAnsi="Santander Text" w:cs="Arial"/>
          <w:lang w:val="pt-PT"/>
        </w:rPr>
        <w:fldChar w:fldCharType="begin"/>
      </w:r>
      <w:r w:rsidR="002A0C2F" w:rsidRPr="00864D30">
        <w:rPr>
          <w:rFonts w:ascii="Santander Text" w:hAnsi="Santander Text" w:cs="Arial"/>
          <w:lang w:val="pt-PT"/>
        </w:rPr>
        <w:instrText xml:space="preserve"> REF _Ref193107114 \r \h </w:instrText>
      </w:r>
      <w:r w:rsidR="00864D30">
        <w:rPr>
          <w:rFonts w:ascii="Santander Text" w:hAnsi="Santander Text" w:cs="Arial"/>
          <w:lang w:val="pt-PT"/>
        </w:rPr>
        <w:instrText xml:space="preserve"> \* MERGEFORMAT </w:instrText>
      </w:r>
      <w:r w:rsidR="002A0C2F" w:rsidRPr="00864D30">
        <w:rPr>
          <w:rFonts w:ascii="Santander Text" w:hAnsi="Santander Text" w:cs="Arial"/>
          <w:lang w:val="pt-PT"/>
        </w:rPr>
      </w:r>
      <w:r w:rsidR="002A0C2F" w:rsidRPr="00864D30">
        <w:rPr>
          <w:rFonts w:ascii="Santander Text" w:hAnsi="Santander Text" w:cs="Arial"/>
          <w:lang w:val="pt-PT"/>
        </w:rPr>
        <w:fldChar w:fldCharType="separate"/>
      </w:r>
      <w:r w:rsidR="002A0C2F" w:rsidRPr="00864D30">
        <w:rPr>
          <w:rFonts w:ascii="Santander Text" w:hAnsi="Santander Text" w:cs="Arial"/>
          <w:lang w:val="pt-PT"/>
        </w:rPr>
        <w:t>8.1</w:t>
      </w:r>
      <w:r w:rsidR="002A0C2F" w:rsidRPr="00864D30">
        <w:rPr>
          <w:rFonts w:ascii="Santander Text" w:hAnsi="Santander Text" w:cs="Arial"/>
          <w:lang w:val="pt-PT"/>
        </w:rPr>
        <w:fldChar w:fldCharType="end"/>
      </w:r>
      <w:r w:rsidRPr="00864D30">
        <w:rPr>
          <w:rFonts w:ascii="Santander Text" w:hAnsi="Santander Text" w:cs="Arial"/>
          <w:color w:val="000000" w:themeColor="text1"/>
          <w:szCs w:val="18"/>
          <w:lang w:val="pt-PT"/>
        </w:rPr>
        <w:t>;</w:t>
      </w:r>
    </w:p>
    <w:p w14:paraId="21B043CA" w14:textId="77777777" w:rsidR="004E7DFE" w:rsidRPr="00864D30" w:rsidRDefault="004E7DFE" w:rsidP="008E5B92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color w:val="000000" w:themeColor="text1"/>
          <w:szCs w:val="18"/>
          <w:lang w:val="pt-PT"/>
        </w:rPr>
      </w:pPr>
      <w:r w:rsidRPr="00864D30">
        <w:rPr>
          <w:rFonts w:ascii="Santander Text" w:hAnsi="Santander Text" w:cs="Arial"/>
          <w:color w:val="000000" w:themeColor="text1"/>
          <w:szCs w:val="18"/>
          <w:lang w:val="pt-PT"/>
        </w:rPr>
        <w:t>Ordem das colunas a carregar e respetivos nomes deverá ser a seguinte: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="004E7DFE" w:rsidRPr="00864D30" w14:paraId="61950DDE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1C46C234" w14:textId="77777777" w:rsidR="004E7DFE" w:rsidRPr="00864D30" w:rsidRDefault="004E7DF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cod_pais</w:t>
            </w:r>
          </w:p>
        </w:tc>
      </w:tr>
      <w:tr w:rsidR="004E7DFE" w:rsidRPr="00864D30" w14:paraId="343BAB4D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2E41FAB5" w14:textId="6D91CA6E" w:rsidR="004E7DFE" w:rsidRPr="00864D30" w:rsidRDefault="004E7DF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localizacao</w:t>
            </w:r>
          </w:p>
        </w:tc>
      </w:tr>
      <w:tr w:rsidR="004E7DFE" w:rsidRPr="00864D30" w14:paraId="33F25858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70276FA1" w14:textId="77777777" w:rsidR="004E7DFE" w:rsidRPr="00864D30" w:rsidRDefault="004E7DF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cod_nace_esg</w:t>
            </w:r>
          </w:p>
        </w:tc>
      </w:tr>
      <w:tr w:rsidR="004E7DFE" w:rsidRPr="00864D30" w14:paraId="2A4AD57F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7333EE53" w14:textId="77777777" w:rsidR="004E7DFE" w:rsidRPr="00864D30" w:rsidRDefault="004E7DF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flg_rsc_fsc_agd</w:t>
            </w:r>
          </w:p>
        </w:tc>
      </w:tr>
      <w:tr w:rsidR="004E7DFE" w:rsidRPr="00864D30" w14:paraId="0FBC47AB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13ED3FFB" w14:textId="77777777" w:rsidR="004E7DFE" w:rsidRPr="00864D30" w:rsidRDefault="004E7DF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flg_rsc_fsc_crnc</w:t>
            </w:r>
          </w:p>
        </w:tc>
      </w:tr>
    </w:tbl>
    <w:p w14:paraId="6AEBB322" w14:textId="03D4EF9B" w:rsidR="005663CE" w:rsidRPr="00864D30" w:rsidRDefault="005663CE" w:rsidP="0012229D">
      <w:pPr>
        <w:pStyle w:val="MyHeading1"/>
        <w:spacing w:before="240" w:after="120" w:line="360" w:lineRule="auto"/>
        <w:rPr>
          <w:lang w:val="pt-PT"/>
        </w:rPr>
      </w:pPr>
      <w:bookmarkStart w:id="515" w:name="_Toc192777755"/>
      <w:bookmarkStart w:id="516" w:name="_Toc192777871"/>
      <w:bookmarkStart w:id="517" w:name="_Toc192777756"/>
      <w:bookmarkStart w:id="518" w:name="_Toc192777872"/>
      <w:bookmarkStart w:id="519" w:name="_Toc194943253"/>
      <w:bookmarkEnd w:id="515"/>
      <w:bookmarkEnd w:id="516"/>
      <w:bookmarkEnd w:id="517"/>
      <w:bookmarkEnd w:id="518"/>
      <w:r w:rsidRPr="00864D30">
        <w:rPr>
          <w:lang w:val="pt-PT"/>
        </w:rPr>
        <w:t xml:space="preserve">Marcação CSRD e Rácio de Alinhamento – </w:t>
      </w:r>
      <w:r w:rsidRPr="00864D30">
        <w:rPr>
          <w:i/>
          <w:lang w:val="pt-PT"/>
        </w:rPr>
        <w:t>modesg_inp_csrd_alinhamento_tax</w:t>
      </w:r>
      <w:bookmarkEnd w:id="519"/>
    </w:p>
    <w:p w14:paraId="6778AEDB" w14:textId="75105716" w:rsidR="00653E1F" w:rsidRPr="00864D30" w:rsidRDefault="00653E1F" w:rsidP="008E5B92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Em primeira instância, deverão ser eliminados todos os registos da tabela cujos campos ‘</w:t>
      </w:r>
      <w:r w:rsidRPr="00864D30">
        <w:rPr>
          <w:rFonts w:ascii="Santander Text" w:hAnsi="Santander Text" w:cs="Arial"/>
          <w:i/>
          <w:lang w:val="pt-PT"/>
        </w:rPr>
        <w:t xml:space="preserve">ccli_kgl’ </w:t>
      </w:r>
      <w:r w:rsidRPr="00864D30">
        <w:rPr>
          <w:rFonts w:ascii="Santander Text" w:hAnsi="Santander Text" w:cs="Arial"/>
          <w:lang w:val="pt-PT"/>
        </w:rPr>
        <w:t>e ‘</w:t>
      </w:r>
      <w:r w:rsidRPr="00864D30">
        <w:rPr>
          <w:rFonts w:ascii="Santander Text" w:hAnsi="Santander Text" w:cs="Arial"/>
          <w:i/>
          <w:lang w:val="pt-PT"/>
        </w:rPr>
        <w:t>clei’</w:t>
      </w:r>
      <w:r w:rsidRPr="00864D30">
        <w:rPr>
          <w:rFonts w:ascii="Santander Text" w:hAnsi="Santander Text" w:cs="Arial"/>
          <w:lang w:val="pt-PT"/>
        </w:rPr>
        <w:t xml:space="preserve"> não estejam preenchidos</w:t>
      </w:r>
      <w:r w:rsidR="00C5409A" w:rsidRPr="00864D30">
        <w:rPr>
          <w:rFonts w:ascii="Santander Text" w:hAnsi="Santander Text" w:cs="Arial"/>
          <w:lang w:val="pt-PT"/>
        </w:rPr>
        <w:t xml:space="preserve"> simultaneamente</w:t>
      </w:r>
      <w:r w:rsidRPr="00864D30">
        <w:rPr>
          <w:rFonts w:ascii="Santander Text" w:hAnsi="Santander Text" w:cs="Arial"/>
          <w:lang w:val="pt-PT"/>
        </w:rPr>
        <w:t xml:space="preserve">; </w:t>
      </w:r>
    </w:p>
    <w:p w14:paraId="761E7A7D" w14:textId="7BFF3A5B" w:rsidR="00725430" w:rsidRPr="00864D30" w:rsidRDefault="00FA3E1F" w:rsidP="008E5B92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 xml:space="preserve">Campo </w:t>
      </w:r>
      <w:r w:rsidRPr="00864D30">
        <w:rPr>
          <w:rFonts w:ascii="Santander Text" w:hAnsi="Santander Text" w:cs="Arial"/>
          <w:i/>
          <w:szCs w:val="18"/>
          <w:lang w:val="pt-PT"/>
        </w:rPr>
        <w:t>'flg_csrd'</w:t>
      </w:r>
      <w:r w:rsidRPr="00864D30">
        <w:rPr>
          <w:rFonts w:ascii="Santander Text" w:hAnsi="Santander Text" w:cs="Arial"/>
          <w:szCs w:val="18"/>
          <w:lang w:val="pt-PT"/>
        </w:rPr>
        <w:t xml:space="preserve"> é representado por 0 se o valor do campo </w:t>
      </w:r>
      <w:r w:rsidR="00725430" w:rsidRPr="00864D30">
        <w:rPr>
          <w:rFonts w:ascii="Santander Text" w:hAnsi="Santander Text" w:cs="Arial"/>
          <w:szCs w:val="18"/>
          <w:lang w:val="pt-PT"/>
        </w:rPr>
        <w:t>‘</w:t>
      </w:r>
      <w:r w:rsidR="00D568B9" w:rsidRPr="00864D30">
        <w:rPr>
          <w:rFonts w:ascii="Santander Text" w:hAnsi="Santander Text" w:cs="Arial"/>
          <w:szCs w:val="18"/>
          <w:lang w:val="pt-PT"/>
        </w:rPr>
        <w:t>CSRD</w:t>
      </w:r>
      <w:r w:rsidR="00725430" w:rsidRPr="00864D30">
        <w:rPr>
          <w:rFonts w:ascii="Santander Text" w:hAnsi="Santander Text" w:cs="Arial"/>
          <w:szCs w:val="18"/>
          <w:lang w:val="pt-PT"/>
        </w:rPr>
        <w:t>.</w:t>
      </w:r>
      <w:r w:rsidRPr="00864D30">
        <w:rPr>
          <w:rFonts w:ascii="Santander Text" w:hAnsi="Santander Text" w:cs="Arial"/>
          <w:szCs w:val="18"/>
          <w:lang w:val="pt-PT"/>
        </w:rPr>
        <w:t>VALUE</w:t>
      </w:r>
      <w:r w:rsidR="00725430" w:rsidRPr="00864D30">
        <w:rPr>
          <w:rFonts w:ascii="Santander Text" w:hAnsi="Santander Text" w:cs="Arial"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fo</w:t>
      </w:r>
      <w:r w:rsidR="00725430" w:rsidRPr="00864D30">
        <w:rPr>
          <w:rFonts w:ascii="Santander Text" w:hAnsi="Santander Text" w:cs="Arial"/>
          <w:szCs w:val="18"/>
          <w:lang w:val="pt-PT"/>
        </w:rPr>
        <w:t>r FALSE e 1 se o valor for TRUE;</w:t>
      </w:r>
    </w:p>
    <w:p w14:paraId="583D6300" w14:textId="48483170" w:rsidR="00725430" w:rsidRPr="00864D30" w:rsidRDefault="00725430" w:rsidP="008E5B92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C</w:t>
      </w:r>
      <w:r w:rsidR="004E7DFE" w:rsidRPr="00864D30">
        <w:rPr>
          <w:rFonts w:ascii="Santander Text" w:hAnsi="Santander Text" w:cs="Arial"/>
          <w:szCs w:val="18"/>
          <w:lang w:val="pt-PT"/>
        </w:rPr>
        <w:t>ampos decimais (t</w:t>
      </w:r>
      <w:r w:rsidRPr="00864D30">
        <w:rPr>
          <w:rFonts w:ascii="Santander Text" w:hAnsi="Santander Text" w:cs="Arial"/>
          <w:szCs w:val="18"/>
          <w:lang w:val="pt-PT"/>
        </w:rPr>
        <w:t xml:space="preserve">odos os rácios de </w:t>
      </w:r>
      <w:r w:rsidR="00F00CD3" w:rsidRPr="00864D30">
        <w:rPr>
          <w:rFonts w:ascii="Santander Text" w:hAnsi="Santander Text" w:cs="Arial"/>
          <w:szCs w:val="18"/>
          <w:lang w:val="pt-PT"/>
        </w:rPr>
        <w:t>elegibilidade</w:t>
      </w:r>
      <w:r w:rsidRPr="00864D30">
        <w:rPr>
          <w:rFonts w:ascii="Santander Text" w:hAnsi="Santander Text" w:cs="Arial"/>
          <w:szCs w:val="18"/>
          <w:lang w:val="pt-PT"/>
        </w:rPr>
        <w:t xml:space="preserve"> - campos desde o </w:t>
      </w:r>
      <w:r w:rsidR="00762880" w:rsidRPr="00864D30">
        <w:rPr>
          <w:rFonts w:ascii="Santander Text" w:hAnsi="Santander Text" w:cs="Arial"/>
          <w:i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cca_trnvr_ttl_elgbl</w:t>
      </w:r>
      <w:r w:rsidR="00762880" w:rsidRPr="00864D30">
        <w:rPr>
          <w:rFonts w:ascii="Santander Text" w:hAnsi="Santander Text" w:cs="Arial"/>
          <w:i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 xml:space="preserve"> até ao </w:t>
      </w:r>
      <w:r w:rsidR="00762880" w:rsidRPr="00864D30">
        <w:rPr>
          <w:rFonts w:ascii="Santander Text" w:hAnsi="Santander Text" w:cs="Arial"/>
          <w:i/>
          <w:szCs w:val="18"/>
          <w:lang w:val="pt-PT"/>
        </w:rPr>
        <w:t>‘</w:t>
      </w:r>
      <w:r w:rsidRPr="00864D30">
        <w:rPr>
          <w:rFonts w:ascii="Santander Text" w:hAnsi="Santander Text" w:cs="Arial"/>
          <w:i/>
          <w:szCs w:val="18"/>
          <w:lang w:val="pt-PT"/>
        </w:rPr>
        <w:t>ce_capex_own_prfrmnce_algnd</w:t>
      </w:r>
      <w:r w:rsidR="00762880" w:rsidRPr="00864D30">
        <w:rPr>
          <w:rFonts w:ascii="Santander Text" w:hAnsi="Santander Text" w:cs="Arial"/>
          <w:szCs w:val="18"/>
          <w:lang w:val="pt-PT"/>
        </w:rPr>
        <w:t>’</w:t>
      </w:r>
      <w:r w:rsidRPr="00864D30">
        <w:rPr>
          <w:rFonts w:ascii="Santander Text" w:hAnsi="Santander Text" w:cs="Arial"/>
          <w:szCs w:val="18"/>
          <w:lang w:val="pt-PT"/>
        </w:rPr>
        <w:t>) devem ter 20 casas decimais e as casas decimais devem estar representadas com um ponto e não com uma vírgula;</w:t>
      </w:r>
    </w:p>
    <w:p w14:paraId="53B8A367" w14:textId="77777777" w:rsidR="00725430" w:rsidRPr="00864D30" w:rsidRDefault="00725430" w:rsidP="008E5B92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864D30">
        <w:rPr>
          <w:rFonts w:ascii="Santander Text" w:hAnsi="Santander Text" w:cs="Arial"/>
          <w:szCs w:val="18"/>
          <w:lang w:val="pt-PT"/>
        </w:rPr>
        <w:t>Ordem das colunas a carregar e respetivos nomes deverá ser a seguinte:</w:t>
      </w:r>
    </w:p>
    <w:tbl>
      <w:tblPr>
        <w:tblStyle w:val="TableGridLight"/>
        <w:tblW w:w="2984" w:type="dxa"/>
        <w:tblInd w:w="607" w:type="dxa"/>
        <w:tblLook w:val="04A0" w:firstRow="1" w:lastRow="0" w:firstColumn="1" w:lastColumn="0" w:noHBand="0" w:noVBand="1"/>
      </w:tblPr>
      <w:tblGrid>
        <w:gridCol w:w="2984"/>
      </w:tblGrid>
      <w:tr w:rsidR="00725430" w:rsidRPr="00864D30" w14:paraId="6A6DE7A4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1AC749FB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ccli_kgl</w:t>
            </w:r>
          </w:p>
        </w:tc>
      </w:tr>
      <w:tr w:rsidR="00725430" w:rsidRPr="00864D30" w14:paraId="14E95954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155C6708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clei</w:t>
            </w:r>
          </w:p>
        </w:tc>
      </w:tr>
      <w:tr w:rsidR="00725430" w:rsidRPr="00864D30" w14:paraId="4D60A53B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5714A090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perm_id</w:t>
            </w:r>
          </w:p>
        </w:tc>
      </w:tr>
      <w:tr w:rsidR="00725430" w:rsidRPr="00864D30" w14:paraId="5E675AD1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0FAF9803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nome_entidade</w:t>
            </w:r>
          </w:p>
        </w:tc>
      </w:tr>
      <w:tr w:rsidR="00725430" w:rsidRPr="00864D30" w14:paraId="1F3D2B31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3E13F8D0" w14:textId="7B1ADE14" w:rsidR="00725430" w:rsidRPr="00864D30" w:rsidRDefault="00BF5159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flg_cs</w:t>
            </w:r>
            <w:r w:rsidR="00725430"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rd</w:t>
            </w:r>
          </w:p>
        </w:tc>
      </w:tr>
      <w:tr w:rsidR="00725430" w:rsidRPr="00864D30" w14:paraId="30FAC9A1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08AEB24C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cca_trnvr_ttl_elgbl</w:t>
            </w:r>
          </w:p>
        </w:tc>
      </w:tr>
      <w:tr w:rsidR="00725430" w:rsidRPr="00864D30" w14:paraId="04088CB0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2015EBEC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cca_trnvr_enblng_alignd</w:t>
            </w:r>
          </w:p>
        </w:tc>
      </w:tr>
      <w:tr w:rsidR="00725430" w:rsidRPr="00864D30" w14:paraId="321BB3BA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5709E825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cca_turnover_own_prfrmnce_algnd</w:t>
            </w:r>
          </w:p>
        </w:tc>
      </w:tr>
      <w:tr w:rsidR="00725430" w:rsidRPr="00864D30" w14:paraId="58DD5500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6BCAA9B4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cca_capex_ttl_elgbl</w:t>
            </w:r>
          </w:p>
        </w:tc>
      </w:tr>
      <w:tr w:rsidR="00725430" w:rsidRPr="00864D30" w14:paraId="72AFF815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3E12CF85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cca_capex_enblng_algnd</w:t>
            </w:r>
          </w:p>
        </w:tc>
      </w:tr>
      <w:tr w:rsidR="00725430" w:rsidRPr="00864D30" w14:paraId="4FFE51D6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63CD2481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cca_capex_own_prfrmnce_algnd</w:t>
            </w:r>
          </w:p>
        </w:tc>
      </w:tr>
      <w:tr w:rsidR="00725430" w:rsidRPr="00864D30" w14:paraId="27915E1E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6A966AF0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ccm_trnvr_ttl_elgbl</w:t>
            </w:r>
          </w:p>
        </w:tc>
      </w:tr>
      <w:tr w:rsidR="00725430" w:rsidRPr="00864D30" w14:paraId="07292031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0ED47214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ccm_trnvr_enblng_algnd</w:t>
            </w:r>
          </w:p>
        </w:tc>
      </w:tr>
      <w:tr w:rsidR="00725430" w:rsidRPr="00864D30" w14:paraId="47BD6B06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4FC4B0BF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ccm_trnvr_trnstn_alignd</w:t>
            </w:r>
          </w:p>
        </w:tc>
      </w:tr>
      <w:tr w:rsidR="00725430" w:rsidRPr="00864D30" w14:paraId="7B1BEAC9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48BFA4A3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ccm_trnvr_own_prfrmnce_algnd</w:t>
            </w:r>
          </w:p>
        </w:tc>
      </w:tr>
      <w:tr w:rsidR="00725430" w:rsidRPr="00864D30" w14:paraId="3AA1BDE8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790B1E99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ccm_capex_ttl_elgbl</w:t>
            </w:r>
          </w:p>
        </w:tc>
      </w:tr>
      <w:tr w:rsidR="00725430" w:rsidRPr="00864D30" w14:paraId="7FE8527C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69FF3D87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ccm_capex_enblng_algnd</w:t>
            </w:r>
          </w:p>
        </w:tc>
      </w:tr>
      <w:tr w:rsidR="00725430" w:rsidRPr="00864D30" w14:paraId="441EBD54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0EB15536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ccm_capex_trnstn_algnd</w:t>
            </w:r>
          </w:p>
        </w:tc>
      </w:tr>
      <w:tr w:rsidR="00725430" w:rsidRPr="00864D30" w14:paraId="68228691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6A5208A5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ccm_capex_own_prfrmnce_algnd</w:t>
            </w:r>
          </w:p>
        </w:tc>
      </w:tr>
      <w:tr w:rsidR="00725430" w:rsidRPr="00864D30" w14:paraId="581DF529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0F9166B5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ppc_trnvr_ttl_elgbl</w:t>
            </w:r>
          </w:p>
        </w:tc>
      </w:tr>
      <w:tr w:rsidR="00725430" w:rsidRPr="00864D30" w14:paraId="5BC1FA1D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105303B5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ppc_turnover_own_prfrmnce_algnd</w:t>
            </w:r>
          </w:p>
        </w:tc>
      </w:tr>
      <w:tr w:rsidR="00725430" w:rsidRPr="00864D30" w14:paraId="4657B505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3BA50FB0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ppc_capex_ttl_elgbl</w:t>
            </w:r>
          </w:p>
        </w:tc>
      </w:tr>
      <w:tr w:rsidR="00725430" w:rsidRPr="00864D30" w14:paraId="78F4A017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2DC851BE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ppc_capex_own_prfrmnce_algnd</w:t>
            </w:r>
          </w:p>
        </w:tc>
      </w:tr>
      <w:tr w:rsidR="00725430" w:rsidRPr="00864D30" w14:paraId="51E8F8E7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5BAE89CA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bio_trnvr_ttl_elgbl</w:t>
            </w:r>
          </w:p>
        </w:tc>
      </w:tr>
      <w:tr w:rsidR="00725430" w:rsidRPr="00864D30" w14:paraId="5D9EFC73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71A18CAF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bio_turnover_own_prfrmnce_algnd</w:t>
            </w:r>
          </w:p>
        </w:tc>
      </w:tr>
      <w:tr w:rsidR="00725430" w:rsidRPr="00864D30" w14:paraId="5454A1F2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3747B0C1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bio_capex_ttl_elgbl</w:t>
            </w:r>
          </w:p>
        </w:tc>
      </w:tr>
      <w:tr w:rsidR="00725430" w:rsidRPr="00864D30" w14:paraId="18481CA6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4DD5A5D8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bio_capex_own_prfrmnce_algnd</w:t>
            </w:r>
          </w:p>
        </w:tc>
      </w:tr>
      <w:tr w:rsidR="00725430" w:rsidRPr="00864D30" w14:paraId="3D716761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217FC33B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wtr_trnvr_ttl_elgbl</w:t>
            </w:r>
          </w:p>
        </w:tc>
      </w:tr>
      <w:tr w:rsidR="00725430" w:rsidRPr="00864D30" w14:paraId="550EA3D5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4297CFE0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wtr_trnvr_enblng_alignd</w:t>
            </w:r>
          </w:p>
        </w:tc>
      </w:tr>
      <w:tr w:rsidR="00725430" w:rsidRPr="00864D30" w14:paraId="55C766DB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2DB00BF4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wtr_turnover_own_prfrmnce_algnd</w:t>
            </w:r>
          </w:p>
        </w:tc>
      </w:tr>
      <w:tr w:rsidR="00725430" w:rsidRPr="00864D30" w14:paraId="6E6AB346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5DC1C9E1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wtr_capex_ttl_elgbl</w:t>
            </w:r>
          </w:p>
        </w:tc>
      </w:tr>
      <w:tr w:rsidR="00725430" w:rsidRPr="00864D30" w14:paraId="70747746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0E6C6BE9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wtr_capex_enblng_algnd</w:t>
            </w:r>
          </w:p>
        </w:tc>
      </w:tr>
      <w:tr w:rsidR="00725430" w:rsidRPr="00864D30" w14:paraId="7D5769BD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3F10AA05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wtr_capex_own_prfrmnce_algnd</w:t>
            </w:r>
          </w:p>
        </w:tc>
      </w:tr>
      <w:tr w:rsidR="00725430" w:rsidRPr="00864D30" w14:paraId="64244F5F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1D807564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ce_trnvr_ttl_elgbl</w:t>
            </w:r>
          </w:p>
        </w:tc>
      </w:tr>
      <w:tr w:rsidR="00725430" w:rsidRPr="00864D30" w14:paraId="5E31B801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6005EBBE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ce_trnvr_enblng_alignd</w:t>
            </w:r>
          </w:p>
        </w:tc>
      </w:tr>
      <w:tr w:rsidR="00725430" w:rsidRPr="00864D30" w14:paraId="529A476D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346CF25A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ce_turnover_own_prfrmnce_algnd</w:t>
            </w:r>
          </w:p>
        </w:tc>
      </w:tr>
      <w:tr w:rsidR="00725430" w:rsidRPr="00864D30" w14:paraId="071B6B63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03B30D8C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ce_capex_ttl_elgbl</w:t>
            </w:r>
          </w:p>
        </w:tc>
      </w:tr>
      <w:tr w:rsidR="00725430" w:rsidRPr="00864D30" w14:paraId="2FA7837F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41F358EE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ce_capex_enblng_algnd</w:t>
            </w:r>
          </w:p>
        </w:tc>
      </w:tr>
      <w:tr w:rsidR="00725430" w:rsidRPr="00864D30" w14:paraId="7FF4B3D5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486C5B3B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ce_capex_own_prfrmnce_algnd</w:t>
            </w:r>
          </w:p>
        </w:tc>
      </w:tr>
      <w:tr w:rsidR="00725430" w:rsidRPr="00864D30" w14:paraId="4F8487FC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69A3E491" w14:textId="77777777" w:rsidR="00725430" w:rsidRPr="00864D30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nome_pais</w:t>
            </w:r>
          </w:p>
        </w:tc>
      </w:tr>
    </w:tbl>
    <w:p w14:paraId="5FB73BBD" w14:textId="5DB47C55" w:rsidR="007E49BE" w:rsidRPr="00864D30" w:rsidRDefault="00BF5159" w:rsidP="007E3521">
      <w:pPr>
        <w:pStyle w:val="MyHeading1"/>
        <w:spacing w:before="240" w:after="120" w:line="360" w:lineRule="auto"/>
        <w:jc w:val="both"/>
        <w:rPr>
          <w:i/>
          <w:lang w:val="pt-PT"/>
        </w:rPr>
      </w:pPr>
      <w:bookmarkStart w:id="520" w:name="_Toc194943254"/>
      <w:r w:rsidRPr="00864D30">
        <w:rPr>
          <w:lang w:val="pt-PT"/>
        </w:rPr>
        <w:t xml:space="preserve">Empresas </w:t>
      </w:r>
      <w:r w:rsidR="00472C59" w:rsidRPr="00864D30">
        <w:rPr>
          <w:lang w:val="pt-PT"/>
        </w:rPr>
        <w:t>E</w:t>
      </w:r>
      <w:r w:rsidRPr="00864D30">
        <w:rPr>
          <w:lang w:val="pt-PT"/>
        </w:rPr>
        <w:t>xcluídas do Acordo de Paris –</w:t>
      </w:r>
      <w:r w:rsidRPr="00864D30">
        <w:rPr>
          <w:i/>
          <w:lang w:val="pt-PT"/>
        </w:rPr>
        <w:t>modesg_inp_empr_excl_paris</w:t>
      </w:r>
      <w:bookmarkEnd w:id="520"/>
    </w:p>
    <w:p w14:paraId="703507CC" w14:textId="7CE49E4B" w:rsidR="00BF5159" w:rsidRPr="00864D30" w:rsidRDefault="00BF5159" w:rsidP="008E5B92">
      <w:pPr>
        <w:pStyle w:val="ListParagraph"/>
        <w:numPr>
          <w:ilvl w:val="0"/>
          <w:numId w:val="6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Junção das</w:t>
      </w:r>
      <w:r w:rsidRPr="00864D30">
        <w:rPr>
          <w:rFonts w:ascii="Santander Text" w:hAnsi="Santander Text" w:cs="Arial"/>
          <w:i/>
          <w:lang w:val="pt-PT"/>
        </w:rPr>
        <w:t xml:space="preserve"> sheets</w:t>
      </w:r>
      <w:r w:rsidRPr="00864D30">
        <w:rPr>
          <w:rFonts w:ascii="Santander Text" w:hAnsi="Santander Text" w:cs="Arial"/>
          <w:lang w:val="pt-PT"/>
        </w:rPr>
        <w:t xml:space="preserve"> ‘SCIB COMPANIES EXCLUDED’ e ‘NON-SCIB COMPANIES EXCLUDED’, adicio</w:t>
      </w:r>
      <w:r w:rsidR="004E7DFE" w:rsidRPr="00864D30">
        <w:rPr>
          <w:rFonts w:ascii="Santander Text" w:hAnsi="Santander Text" w:cs="Arial"/>
          <w:lang w:val="pt-PT"/>
        </w:rPr>
        <w:t xml:space="preserve">nando o campo </w:t>
      </w:r>
      <w:r w:rsidR="004E7DFE" w:rsidRPr="00864D30">
        <w:rPr>
          <w:rFonts w:ascii="Santander Text" w:hAnsi="Santander Text" w:cs="Arial"/>
          <w:i/>
          <w:lang w:val="pt-PT"/>
        </w:rPr>
        <w:t>'flg_scib'</w:t>
      </w:r>
      <w:r w:rsidR="004E7DFE" w:rsidRPr="00864D30">
        <w:rPr>
          <w:rFonts w:ascii="Santander Text" w:hAnsi="Santander Text" w:cs="Arial"/>
          <w:lang w:val="pt-PT"/>
        </w:rPr>
        <w:t xml:space="preserve"> que é aprovisionado</w:t>
      </w:r>
      <w:r w:rsidRPr="00864D30">
        <w:rPr>
          <w:rFonts w:ascii="Santander Text" w:hAnsi="Santander Text" w:cs="Arial"/>
          <w:lang w:val="pt-PT"/>
        </w:rPr>
        <w:t xml:space="preserve"> por 0 se o cliente for Non-SCIB e 1 se o cliente for SCIB;</w:t>
      </w:r>
    </w:p>
    <w:p w14:paraId="0020BB5F" w14:textId="77777777" w:rsidR="00BF5159" w:rsidRPr="00864D30" w:rsidRDefault="00BF5159" w:rsidP="008E5B92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Ordem das colunas a carregar e respetivos nomes deverá ser a seguinte: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="00BF5159" w:rsidRPr="00864D30" w14:paraId="40DDC846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268E6C4F" w14:textId="77777777" w:rsidR="00BF5159" w:rsidRPr="00864D30" w:rsidRDefault="00BF5159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isin</w:t>
            </w:r>
          </w:p>
        </w:tc>
      </w:tr>
      <w:tr w:rsidR="00BF5159" w:rsidRPr="00864D30" w14:paraId="4B8AF425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1758FA67" w14:textId="77777777" w:rsidR="00BF5159" w:rsidRPr="00864D30" w:rsidRDefault="00BF5159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clei</w:t>
            </w:r>
          </w:p>
        </w:tc>
      </w:tr>
      <w:tr w:rsidR="00BF5159" w:rsidRPr="00864D30" w14:paraId="1DD6C2C5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2CC50828" w14:textId="77777777" w:rsidR="00BF5159" w:rsidRPr="00864D30" w:rsidRDefault="00BF5159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ccli_kgl</w:t>
            </w:r>
          </w:p>
        </w:tc>
      </w:tr>
      <w:tr w:rsidR="00BF5159" w:rsidRPr="00864D30" w14:paraId="7A25F6F6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52FACA0B" w14:textId="77777777" w:rsidR="00BF5159" w:rsidRPr="00864D30" w:rsidRDefault="00BF5159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nome_entidade</w:t>
            </w:r>
          </w:p>
        </w:tc>
      </w:tr>
      <w:tr w:rsidR="00BF5159" w:rsidRPr="00864D30" w14:paraId="5B888110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1D803BF2" w14:textId="77777777" w:rsidR="00BF5159" w:rsidRPr="00864D30" w:rsidRDefault="00BF5159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flg_scib</w:t>
            </w:r>
          </w:p>
        </w:tc>
      </w:tr>
      <w:tr w:rsidR="00BF5159" w:rsidRPr="00864D30" w14:paraId="1A0C0678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1ECC2DF6" w14:textId="77777777" w:rsidR="00BF5159" w:rsidRPr="00864D30" w:rsidRDefault="00BF5159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nome_pais</w:t>
            </w:r>
          </w:p>
        </w:tc>
      </w:tr>
    </w:tbl>
    <w:p w14:paraId="2B027423" w14:textId="6F8296D0" w:rsidR="008435E7" w:rsidRPr="00864D30" w:rsidRDefault="008435E7" w:rsidP="007E3521">
      <w:pPr>
        <w:pStyle w:val="MyHeading1"/>
        <w:spacing w:before="240" w:after="120" w:line="360" w:lineRule="auto"/>
        <w:rPr>
          <w:lang w:val="pt-PT"/>
        </w:rPr>
      </w:pPr>
      <w:bookmarkStart w:id="521" w:name="_Toc192760834"/>
      <w:bookmarkStart w:id="522" w:name="_Toc192777759"/>
      <w:bookmarkStart w:id="523" w:name="_Toc192777875"/>
      <w:bookmarkStart w:id="524" w:name="_Toc192777760"/>
      <w:bookmarkStart w:id="525" w:name="_Toc192777876"/>
      <w:bookmarkStart w:id="526" w:name="_Toc194943255"/>
      <w:bookmarkEnd w:id="521"/>
      <w:bookmarkEnd w:id="522"/>
      <w:bookmarkEnd w:id="523"/>
      <w:bookmarkEnd w:id="524"/>
      <w:bookmarkEnd w:id="525"/>
      <w:r w:rsidRPr="00864D30">
        <w:rPr>
          <w:lang w:val="pt-PT"/>
        </w:rPr>
        <w:t xml:space="preserve">Emissões </w:t>
      </w:r>
      <w:r w:rsidRPr="00864D30">
        <w:rPr>
          <w:i/>
          <w:lang w:val="pt-PT"/>
        </w:rPr>
        <w:t>scope</w:t>
      </w:r>
      <w:r w:rsidRPr="00864D30">
        <w:rPr>
          <w:lang w:val="pt-PT"/>
        </w:rPr>
        <w:t xml:space="preserve"> 1 e 2 para bens imóveis – </w:t>
      </w:r>
      <w:r w:rsidRPr="00864D30">
        <w:rPr>
          <w:i/>
          <w:lang w:val="pt-PT"/>
        </w:rPr>
        <w:t>modesg_inp_emss_bens_imoveis</w:t>
      </w:r>
      <w:bookmarkEnd w:id="526"/>
    </w:p>
    <w:p w14:paraId="72C02DCA" w14:textId="3162E4C4" w:rsidR="00EA6D90" w:rsidRPr="00864D30" w:rsidRDefault="00EA6D90" w:rsidP="008E5B92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Campos</w:t>
      </w:r>
      <w:r w:rsidR="0094566A" w:rsidRPr="00864D30">
        <w:rPr>
          <w:rFonts w:ascii="Santander Text" w:hAnsi="Santander Text" w:cs="Arial"/>
          <w:lang w:val="pt-PT"/>
        </w:rPr>
        <w:t xml:space="preserve"> d</w:t>
      </w:r>
      <w:r w:rsidRPr="00864D30">
        <w:rPr>
          <w:rFonts w:ascii="Santander Text" w:hAnsi="Santander Text" w:cs="Arial"/>
          <w:lang w:val="pt-PT"/>
        </w:rPr>
        <w:t>ecimais (</w:t>
      </w:r>
      <w:r w:rsidR="000B70C5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scp1_ftr_emss</w:t>
      </w:r>
      <w:r w:rsidR="000B70C5" w:rsidRPr="00864D30">
        <w:rPr>
          <w:rFonts w:ascii="Santander Text" w:hAnsi="Santander Text" w:cs="Arial"/>
          <w:i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 xml:space="preserve"> e </w:t>
      </w:r>
      <w:r w:rsidR="000B70C5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scp2_ftr_emss</w:t>
      </w:r>
      <w:r w:rsidR="000B70C5" w:rsidRPr="00864D30">
        <w:rPr>
          <w:rFonts w:ascii="Santander Text" w:hAnsi="Santander Text" w:cs="Arial"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>) devem ter 20 casas decimais e as casas decimais devem estar representadas com um ponto e não com uma vírgula</w:t>
      </w:r>
      <w:r w:rsidR="00C3674F" w:rsidRPr="00864D30">
        <w:rPr>
          <w:rFonts w:ascii="Santander Text" w:hAnsi="Santander Text" w:cs="Arial"/>
          <w:lang w:val="pt-PT"/>
        </w:rPr>
        <w:t>;</w:t>
      </w:r>
    </w:p>
    <w:p w14:paraId="71009AFF" w14:textId="77777777" w:rsidR="00EA6D90" w:rsidRPr="00864D30" w:rsidRDefault="00EA6D90" w:rsidP="008E5B92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Ordem das colunas a carregar e respetivos nomes deverá ser a seguinte: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="00EA6D90" w:rsidRPr="00864D30" w14:paraId="398343DE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2BE2DE9F" w14:textId="77777777" w:rsidR="00EA6D90" w:rsidRPr="00864D30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nome_pais</w:t>
            </w:r>
          </w:p>
        </w:tc>
      </w:tr>
      <w:tr w:rsidR="00EA6D90" w:rsidRPr="00864D30" w14:paraId="5ECD05BF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7BCF67C6" w14:textId="77777777" w:rsidR="00EA6D90" w:rsidRPr="00864D30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nome_estado</w:t>
            </w:r>
          </w:p>
        </w:tc>
      </w:tr>
      <w:tr w:rsidR="00EA6D90" w:rsidRPr="00864D30" w14:paraId="2B80B9CF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7A626319" w14:textId="77777777" w:rsidR="00EA6D90" w:rsidRPr="00864D30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tipo_bem</w:t>
            </w:r>
          </w:p>
        </w:tc>
      </w:tr>
      <w:tr w:rsidR="00EA6D90" w:rsidRPr="00864D30" w14:paraId="30E1C1CB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0464FA44" w14:textId="77777777" w:rsidR="00EA6D90" w:rsidRPr="00864D30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tipo_finalidade_bem</w:t>
            </w:r>
          </w:p>
        </w:tc>
      </w:tr>
      <w:tr w:rsidR="00EA6D90" w:rsidRPr="00864D30" w14:paraId="7180AA0B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5FD46056" w14:textId="77777777" w:rsidR="00EA6D90" w:rsidRPr="00864D30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epc</w:t>
            </w:r>
          </w:p>
        </w:tc>
      </w:tr>
      <w:tr w:rsidR="00EA6D90" w:rsidRPr="00864D30" w14:paraId="0908F287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700849ED" w14:textId="77777777" w:rsidR="00EA6D90" w:rsidRPr="00864D30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nome_unidade_funcional</w:t>
            </w:r>
          </w:p>
        </w:tc>
      </w:tr>
      <w:tr w:rsidR="00EA6D90" w:rsidRPr="00864D30" w14:paraId="17A2D471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374CC809" w14:textId="77777777" w:rsidR="00EA6D90" w:rsidRPr="00864D30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unidade_funcional</w:t>
            </w:r>
          </w:p>
        </w:tc>
      </w:tr>
      <w:tr w:rsidR="00EA6D90" w:rsidRPr="00864D30" w14:paraId="4FDF7197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5CBCBE5A" w14:textId="77777777" w:rsidR="00EA6D90" w:rsidRPr="00864D30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nome_fator_emissao</w:t>
            </w:r>
          </w:p>
        </w:tc>
      </w:tr>
      <w:tr w:rsidR="00EA6D90" w:rsidRPr="00864D30" w14:paraId="360694B8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4A15811A" w14:textId="77777777" w:rsidR="00EA6D90" w:rsidRPr="00864D30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unidade_fator_de_emissao</w:t>
            </w:r>
          </w:p>
        </w:tc>
      </w:tr>
      <w:tr w:rsidR="00EA6D90" w:rsidRPr="00864D30" w14:paraId="2816603C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35841B41" w14:textId="77777777" w:rsidR="00EA6D90" w:rsidRPr="00864D30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scp1_ftr_emss</w:t>
            </w:r>
          </w:p>
        </w:tc>
      </w:tr>
      <w:tr w:rsidR="00EA6D90" w:rsidRPr="00864D30" w14:paraId="4CC64D07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7D76AC8B" w14:textId="77777777" w:rsidR="00EA6D90" w:rsidRPr="00864D30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scp2_ftr_emss</w:t>
            </w:r>
          </w:p>
        </w:tc>
      </w:tr>
      <w:tr w:rsidR="00EA6D90" w:rsidRPr="00864D30" w14:paraId="20368B85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6E85DB2F" w14:textId="77777777" w:rsidR="00EA6D90" w:rsidRPr="00864D30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score_qualidade</w:t>
            </w:r>
          </w:p>
        </w:tc>
      </w:tr>
      <w:tr w:rsidR="00EA6D90" w:rsidRPr="00864D30" w14:paraId="12695CE7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67932117" w14:textId="77777777" w:rsidR="00EA6D90" w:rsidRPr="00864D30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classe_ativo</w:t>
            </w:r>
          </w:p>
        </w:tc>
      </w:tr>
      <w:tr w:rsidR="00EA6D90" w:rsidRPr="00864D30" w14:paraId="662DB860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6F1DD2D2" w14:textId="77777777" w:rsidR="00EA6D90" w:rsidRPr="00864D30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tipo_fator_emissao</w:t>
            </w:r>
          </w:p>
        </w:tc>
      </w:tr>
      <w:tr w:rsidR="00EA6D90" w:rsidRPr="00864D30" w14:paraId="43397090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03071EE9" w14:textId="77777777" w:rsidR="00EA6D90" w:rsidRPr="00864D30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regiao</w:t>
            </w:r>
          </w:p>
        </w:tc>
      </w:tr>
      <w:tr w:rsidR="00EA6D90" w:rsidRPr="00864D30" w14:paraId="54DF4DC1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0DA02CB1" w14:textId="77777777" w:rsidR="00EA6D90" w:rsidRPr="00864D30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ano_fator_emissao</w:t>
            </w:r>
          </w:p>
        </w:tc>
      </w:tr>
    </w:tbl>
    <w:p w14:paraId="2B14697F" w14:textId="6AAB1143" w:rsidR="00EA6D90" w:rsidRPr="00864D30" w:rsidRDefault="00EA6D90" w:rsidP="007E3521">
      <w:pPr>
        <w:pStyle w:val="MyHeading1"/>
        <w:spacing w:before="240" w:after="120" w:line="360" w:lineRule="auto"/>
        <w:jc w:val="both"/>
        <w:rPr>
          <w:lang w:val="pt-PT"/>
        </w:rPr>
      </w:pPr>
      <w:bookmarkStart w:id="527" w:name="_Toc192760837"/>
      <w:bookmarkStart w:id="528" w:name="_Toc192777762"/>
      <w:bookmarkStart w:id="529" w:name="_Toc192777878"/>
      <w:bookmarkStart w:id="530" w:name="_Toc194943256"/>
      <w:bookmarkEnd w:id="527"/>
      <w:bookmarkEnd w:id="528"/>
      <w:bookmarkEnd w:id="529"/>
      <w:r w:rsidRPr="00864D30">
        <w:rPr>
          <w:lang w:val="pt-PT"/>
        </w:rPr>
        <w:t xml:space="preserve">Emissões </w:t>
      </w:r>
      <w:r w:rsidRPr="00864D30">
        <w:rPr>
          <w:i/>
          <w:lang w:val="pt-PT"/>
        </w:rPr>
        <w:t>scope</w:t>
      </w:r>
      <w:r w:rsidRPr="00864D30">
        <w:rPr>
          <w:lang w:val="pt-PT"/>
        </w:rPr>
        <w:t xml:space="preserve"> 1, 2 e 3 por código NACE - </w:t>
      </w:r>
      <w:r w:rsidRPr="00864D30">
        <w:rPr>
          <w:i/>
          <w:lang w:val="pt-PT"/>
        </w:rPr>
        <w:t>modesg_inp_emss_nace</w:t>
      </w:r>
      <w:bookmarkEnd w:id="530"/>
    </w:p>
    <w:p w14:paraId="4F546A6E" w14:textId="688B369E" w:rsidR="00EA6D90" w:rsidRPr="00864D30" w:rsidRDefault="0094566A" w:rsidP="008E5B92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Campos d</w:t>
      </w:r>
      <w:r w:rsidR="00EA6D90" w:rsidRPr="00864D30">
        <w:rPr>
          <w:rFonts w:ascii="Santander Text" w:hAnsi="Santander Text" w:cs="Arial"/>
          <w:lang w:val="pt-PT"/>
        </w:rPr>
        <w:t>ecimais (</w:t>
      </w:r>
      <w:r w:rsidR="000B70C5" w:rsidRPr="00864D30">
        <w:rPr>
          <w:rFonts w:ascii="Santander Text" w:hAnsi="Santander Text" w:cs="Arial"/>
          <w:lang w:val="pt-PT"/>
        </w:rPr>
        <w:t>‘</w:t>
      </w:r>
      <w:r w:rsidR="00EA6D90" w:rsidRPr="00864D30">
        <w:rPr>
          <w:rFonts w:ascii="Santander Text" w:hAnsi="Santander Text" w:cs="Arial"/>
          <w:i/>
          <w:lang w:val="pt-PT"/>
        </w:rPr>
        <w:t>scp1_ftr_emss</w:t>
      </w:r>
      <w:r w:rsidR="000B70C5" w:rsidRPr="00864D30">
        <w:rPr>
          <w:rFonts w:ascii="Santander Text" w:hAnsi="Santander Text" w:cs="Arial"/>
          <w:lang w:val="pt-PT"/>
        </w:rPr>
        <w:t>’</w:t>
      </w:r>
      <w:r w:rsidR="00EA6D90" w:rsidRPr="00864D30">
        <w:rPr>
          <w:rFonts w:ascii="Santander Text" w:hAnsi="Santander Text" w:cs="Arial"/>
          <w:lang w:val="pt-PT"/>
        </w:rPr>
        <w:t xml:space="preserve">, </w:t>
      </w:r>
      <w:r w:rsidR="000B70C5" w:rsidRPr="00864D30">
        <w:rPr>
          <w:rFonts w:ascii="Santander Text" w:hAnsi="Santander Text" w:cs="Arial"/>
          <w:lang w:val="pt-PT"/>
        </w:rPr>
        <w:t>‘</w:t>
      </w:r>
      <w:r w:rsidR="00EA6D90" w:rsidRPr="00864D30">
        <w:rPr>
          <w:rFonts w:ascii="Santander Text" w:hAnsi="Santander Text" w:cs="Arial"/>
          <w:i/>
          <w:lang w:val="pt-PT"/>
        </w:rPr>
        <w:t>scp2_ftr_emss</w:t>
      </w:r>
      <w:r w:rsidR="000B70C5" w:rsidRPr="00864D30">
        <w:rPr>
          <w:rFonts w:ascii="Santander Text" w:hAnsi="Santander Text" w:cs="Arial"/>
          <w:i/>
          <w:lang w:val="pt-PT"/>
        </w:rPr>
        <w:t>’</w:t>
      </w:r>
      <w:r w:rsidR="00EA6D90" w:rsidRPr="00864D30">
        <w:rPr>
          <w:rFonts w:ascii="Santander Text" w:hAnsi="Santander Text" w:cs="Arial"/>
          <w:lang w:val="pt-PT"/>
        </w:rPr>
        <w:t xml:space="preserve"> e </w:t>
      </w:r>
      <w:r w:rsidR="000B70C5" w:rsidRPr="00864D30">
        <w:rPr>
          <w:rFonts w:ascii="Santander Text" w:hAnsi="Santander Text" w:cs="Arial"/>
          <w:lang w:val="pt-PT"/>
        </w:rPr>
        <w:t>‘</w:t>
      </w:r>
      <w:r w:rsidR="00EA6D90" w:rsidRPr="00864D30">
        <w:rPr>
          <w:rFonts w:ascii="Santander Text" w:hAnsi="Santander Text" w:cs="Arial"/>
          <w:i/>
          <w:lang w:val="pt-PT"/>
        </w:rPr>
        <w:t>scp3_ftr_emss</w:t>
      </w:r>
      <w:r w:rsidR="000B70C5" w:rsidRPr="00864D30">
        <w:rPr>
          <w:rFonts w:ascii="Santander Text" w:hAnsi="Santander Text" w:cs="Arial"/>
          <w:i/>
          <w:lang w:val="pt-PT"/>
        </w:rPr>
        <w:t>’</w:t>
      </w:r>
      <w:r w:rsidR="00EA6D90" w:rsidRPr="00864D30">
        <w:rPr>
          <w:rFonts w:ascii="Santander Text" w:hAnsi="Santander Text" w:cs="Arial"/>
          <w:lang w:val="pt-PT"/>
        </w:rPr>
        <w:t>) devem ter 20 casas decimais e as casas decimais devem estar representadas com um ponto e não com uma vírgula;</w:t>
      </w:r>
    </w:p>
    <w:p w14:paraId="08CFA6A7" w14:textId="7088B4E3" w:rsidR="006D3BC9" w:rsidRPr="00864D30" w:rsidRDefault="00E544A4" w:rsidP="008E5B92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Os códigos Nace (campo ‘</w:t>
      </w:r>
      <w:r w:rsidRPr="00864D30">
        <w:rPr>
          <w:rFonts w:ascii="Santander Text" w:hAnsi="Santander Text" w:cs="Arial"/>
          <w:i/>
          <w:lang w:val="pt-PT"/>
        </w:rPr>
        <w:t>cod_nace_esg’</w:t>
      </w:r>
      <w:r w:rsidRPr="00864D30">
        <w:rPr>
          <w:rFonts w:ascii="Santander Text" w:hAnsi="Santander Text" w:cs="Arial"/>
          <w:lang w:val="pt-PT"/>
        </w:rPr>
        <w:t>) t</w:t>
      </w:r>
      <w:r w:rsidR="0020233A" w:rsidRPr="00864D30">
        <w:rPr>
          <w:rFonts w:ascii="Santander Text" w:hAnsi="Santander Text" w:cs="Arial"/>
          <w:lang w:val="pt-PT"/>
        </w:rPr>
        <w:t xml:space="preserve">êm de ser alterados manualmente, </w:t>
      </w:r>
      <w:r w:rsidR="0094566A" w:rsidRPr="00864D30">
        <w:rPr>
          <w:rFonts w:ascii="Santander Text" w:hAnsi="Santander Text" w:cs="Arial"/>
          <w:lang w:val="pt-PT"/>
        </w:rPr>
        <w:t>garantindo a uniformidade com o formato dos códigos utilizados internamente</w:t>
      </w:r>
      <w:r w:rsidR="006D3BC9" w:rsidRPr="00864D30">
        <w:rPr>
          <w:rFonts w:ascii="Santander Text" w:hAnsi="Santander Text" w:cs="Arial"/>
          <w:lang w:val="pt-PT"/>
        </w:rPr>
        <w:t>: retirar o primero ponto entre a letra e o número, retirar os zeros à esquerda, acrescentar a letra no início e acrescentar os pontos para cada nível de nace. Exemplo:</w:t>
      </w:r>
    </w:p>
    <w:tbl>
      <w:tblPr>
        <w:tblStyle w:val="TableGridLight"/>
        <w:tblW w:w="4648" w:type="dxa"/>
        <w:tblInd w:w="607" w:type="dxa"/>
        <w:tblLook w:val="04A0" w:firstRow="1" w:lastRow="0" w:firstColumn="1" w:lastColumn="0" w:noHBand="0" w:noVBand="1"/>
      </w:tblPr>
      <w:tblGrid>
        <w:gridCol w:w="2324"/>
        <w:gridCol w:w="2324"/>
      </w:tblGrid>
      <w:tr w:rsidR="006D3BC9" w:rsidRPr="00864D30" w14:paraId="1381665D" w14:textId="77777777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3EE4C7B1" w14:textId="5B87A3BA" w:rsidR="006D3BC9" w:rsidRPr="00864D30" w:rsidRDefault="006D3BC9" w:rsidP="006D3BC9">
            <w:pPr>
              <w:spacing w:after="0" w:line="360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t>A</w:t>
            </w:r>
          </w:p>
        </w:tc>
        <w:tc>
          <w:tcPr>
            <w:tcW w:w="2324" w:type="dxa"/>
            <w:vAlign w:val="center"/>
          </w:tcPr>
          <w:p w14:paraId="69CDB40E" w14:textId="2510BCD7" w:rsidR="006D3BC9" w:rsidRPr="00864D30" w:rsidRDefault="006D3BC9" w:rsidP="006D3BC9">
            <w:pPr>
              <w:spacing w:after="0" w:line="360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t>A</w:t>
            </w:r>
          </w:p>
        </w:tc>
      </w:tr>
      <w:tr w:rsidR="006D3BC9" w:rsidRPr="00864D30" w14:paraId="2C5CA000" w14:textId="77777777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6640B920" w14:textId="61B5B93A" w:rsidR="006D3BC9" w:rsidRPr="00864D30" w:rsidRDefault="006D3BC9" w:rsidP="006D3BC9">
            <w:pPr>
              <w:spacing w:after="0" w:line="360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t>01</w:t>
            </w:r>
          </w:p>
        </w:tc>
        <w:tc>
          <w:tcPr>
            <w:tcW w:w="2324" w:type="dxa"/>
            <w:vAlign w:val="center"/>
          </w:tcPr>
          <w:p w14:paraId="5C0AFB6E" w14:textId="0D6E978F" w:rsidR="006D3BC9" w:rsidRPr="00864D30" w:rsidRDefault="006D3BC9" w:rsidP="006D3BC9">
            <w:pPr>
              <w:spacing w:after="0" w:line="360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t>A1</w:t>
            </w:r>
          </w:p>
        </w:tc>
      </w:tr>
      <w:tr w:rsidR="006D3BC9" w:rsidRPr="00864D30" w14:paraId="7AC4AB1C" w14:textId="77777777" w:rsidTr="00940209">
        <w:trPr>
          <w:trHeight w:val="170"/>
        </w:trPr>
        <w:tc>
          <w:tcPr>
            <w:tcW w:w="2324" w:type="dxa"/>
            <w:noWrap/>
            <w:vAlign w:val="center"/>
          </w:tcPr>
          <w:p w14:paraId="48824A24" w14:textId="66B91141" w:rsidR="006D3BC9" w:rsidRPr="00864D30" w:rsidRDefault="006D3BC9" w:rsidP="006D3BC9">
            <w:pPr>
              <w:spacing w:after="0" w:line="360" w:lineRule="auto"/>
            </w:pPr>
            <w:r w:rsidRPr="00864D30">
              <w:t>01.1</w:t>
            </w:r>
          </w:p>
        </w:tc>
        <w:tc>
          <w:tcPr>
            <w:tcW w:w="2324" w:type="dxa"/>
            <w:vAlign w:val="center"/>
          </w:tcPr>
          <w:p w14:paraId="49631FB8" w14:textId="64D7CF51" w:rsidR="006D3BC9" w:rsidRPr="00864D30" w:rsidRDefault="006D3BC9" w:rsidP="006D3BC9">
            <w:pPr>
              <w:spacing w:after="0" w:line="360" w:lineRule="auto"/>
            </w:pPr>
            <w:r w:rsidRPr="00864D30">
              <w:t>A1.1</w:t>
            </w:r>
          </w:p>
        </w:tc>
      </w:tr>
      <w:tr w:rsidR="006D3BC9" w:rsidRPr="00864D30" w14:paraId="1D562586" w14:textId="77777777" w:rsidTr="00940209">
        <w:trPr>
          <w:trHeight w:val="170"/>
        </w:trPr>
        <w:tc>
          <w:tcPr>
            <w:tcW w:w="2324" w:type="dxa"/>
            <w:noWrap/>
            <w:vAlign w:val="center"/>
          </w:tcPr>
          <w:p w14:paraId="65E54622" w14:textId="4639350F" w:rsidR="006D3BC9" w:rsidRPr="00864D30" w:rsidRDefault="006D3BC9" w:rsidP="006D3BC9">
            <w:pPr>
              <w:spacing w:after="0" w:line="360" w:lineRule="auto"/>
            </w:pPr>
            <w:r w:rsidRPr="00864D30">
              <w:t>01.11</w:t>
            </w:r>
          </w:p>
        </w:tc>
        <w:tc>
          <w:tcPr>
            <w:tcW w:w="2324" w:type="dxa"/>
            <w:vAlign w:val="center"/>
          </w:tcPr>
          <w:p w14:paraId="27C07506" w14:textId="1BB56A1A" w:rsidR="006D3BC9" w:rsidRPr="00864D30" w:rsidRDefault="006D3BC9" w:rsidP="006D3BC9">
            <w:pPr>
              <w:spacing w:after="0" w:line="360" w:lineRule="auto"/>
            </w:pPr>
            <w:r w:rsidRPr="00864D30">
              <w:t>A1.1.1</w:t>
            </w:r>
          </w:p>
        </w:tc>
      </w:tr>
      <w:tr w:rsidR="006D3BC9" w:rsidRPr="00864D30" w14:paraId="2548E9AA" w14:textId="77777777" w:rsidTr="00940209">
        <w:trPr>
          <w:trHeight w:val="170"/>
        </w:trPr>
        <w:tc>
          <w:tcPr>
            <w:tcW w:w="2324" w:type="dxa"/>
            <w:noWrap/>
            <w:vAlign w:val="center"/>
          </w:tcPr>
          <w:p w14:paraId="1EE46173" w14:textId="19B41F45" w:rsidR="006D3BC9" w:rsidRPr="00864D30" w:rsidRDefault="006D3BC9" w:rsidP="006D3BC9">
            <w:pPr>
              <w:spacing w:after="0" w:line="360" w:lineRule="auto"/>
            </w:pPr>
            <w:r w:rsidRPr="00864D30">
              <w:t>15.12</w:t>
            </w:r>
          </w:p>
        </w:tc>
        <w:tc>
          <w:tcPr>
            <w:tcW w:w="2324" w:type="dxa"/>
            <w:vAlign w:val="center"/>
          </w:tcPr>
          <w:p w14:paraId="3A7B3FBC" w14:textId="2E2059E8" w:rsidR="006D3BC9" w:rsidRPr="00864D30" w:rsidRDefault="006D3BC9" w:rsidP="006D3BC9">
            <w:pPr>
              <w:spacing w:after="0" w:line="360" w:lineRule="auto"/>
            </w:pPr>
            <w:r w:rsidRPr="00864D30">
              <w:t>C15.1.2</w:t>
            </w:r>
          </w:p>
        </w:tc>
      </w:tr>
      <w:tr w:rsidR="006D3BC9" w:rsidRPr="00864D30" w14:paraId="69AC52B3" w14:textId="77777777" w:rsidTr="00940209">
        <w:trPr>
          <w:trHeight w:val="170"/>
        </w:trPr>
        <w:tc>
          <w:tcPr>
            <w:tcW w:w="2324" w:type="dxa"/>
            <w:noWrap/>
            <w:vAlign w:val="center"/>
          </w:tcPr>
          <w:p w14:paraId="7938D47A" w14:textId="2A25E9D5" w:rsidR="006D3BC9" w:rsidRPr="00864D30" w:rsidRDefault="006D3BC9" w:rsidP="006D3BC9">
            <w:pPr>
              <w:spacing w:after="0" w:line="360" w:lineRule="auto"/>
            </w:pPr>
            <w:r w:rsidRPr="00864D30">
              <w:t>15.2</w:t>
            </w:r>
          </w:p>
        </w:tc>
        <w:tc>
          <w:tcPr>
            <w:tcW w:w="2324" w:type="dxa"/>
            <w:vAlign w:val="center"/>
          </w:tcPr>
          <w:p w14:paraId="143C5598" w14:textId="0B884DF9" w:rsidR="006D3BC9" w:rsidRPr="00864D30" w:rsidRDefault="006D3BC9" w:rsidP="006D3BC9">
            <w:pPr>
              <w:spacing w:after="0" w:line="360" w:lineRule="auto"/>
            </w:pPr>
            <w:r w:rsidRPr="00864D30">
              <w:t>C15.2</w:t>
            </w:r>
          </w:p>
        </w:tc>
      </w:tr>
      <w:tr w:rsidR="006D3BC9" w:rsidRPr="00864D30" w14:paraId="1ABA9E85" w14:textId="77777777" w:rsidTr="00940209">
        <w:trPr>
          <w:trHeight w:val="170"/>
        </w:trPr>
        <w:tc>
          <w:tcPr>
            <w:tcW w:w="2324" w:type="dxa"/>
            <w:noWrap/>
            <w:vAlign w:val="center"/>
          </w:tcPr>
          <w:p w14:paraId="361A0831" w14:textId="072408C6" w:rsidR="006D3BC9" w:rsidRPr="00864D30" w:rsidRDefault="006D3BC9" w:rsidP="006D3BC9">
            <w:pPr>
              <w:spacing w:after="0" w:line="360" w:lineRule="auto"/>
            </w:pPr>
            <w:r w:rsidRPr="00864D30">
              <w:t>15.20</w:t>
            </w:r>
          </w:p>
        </w:tc>
        <w:tc>
          <w:tcPr>
            <w:tcW w:w="2324" w:type="dxa"/>
            <w:vAlign w:val="center"/>
          </w:tcPr>
          <w:p w14:paraId="1FB9172B" w14:textId="0C715A11" w:rsidR="006D3BC9" w:rsidRPr="00864D30" w:rsidRDefault="006D3BC9" w:rsidP="006D3BC9">
            <w:pPr>
              <w:spacing w:after="0" w:line="360" w:lineRule="auto"/>
            </w:pPr>
            <w:r w:rsidRPr="00864D30">
              <w:t>C15.2.0</w:t>
            </w:r>
          </w:p>
        </w:tc>
      </w:tr>
    </w:tbl>
    <w:p w14:paraId="5F2EE7CC" w14:textId="043BDFEB" w:rsidR="0094566A" w:rsidRPr="00864D30" w:rsidRDefault="0094566A" w:rsidP="007E3521">
      <w:pPr>
        <w:pStyle w:val="ListParagraph"/>
        <w:spacing w:line="360" w:lineRule="auto"/>
        <w:jc w:val="both"/>
        <w:rPr>
          <w:rFonts w:ascii="Santander Text" w:hAnsi="Santander Text" w:cs="Arial"/>
          <w:lang w:val="pt-PT"/>
        </w:rPr>
      </w:pPr>
    </w:p>
    <w:p w14:paraId="27F09D5D" w14:textId="214BFA0B" w:rsidR="00EA6D90" w:rsidRPr="00864D30" w:rsidRDefault="00EA6D90" w:rsidP="008E5B92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Ordem das colunas a carregar e respetivos nomes deverá ser a seguinte:</w:t>
      </w:r>
    </w:p>
    <w:tbl>
      <w:tblPr>
        <w:tblStyle w:val="TableGridLight"/>
        <w:tblW w:w="2416" w:type="dxa"/>
        <w:tblInd w:w="607" w:type="dxa"/>
        <w:tblLook w:val="04A0" w:firstRow="1" w:lastRow="0" w:firstColumn="1" w:lastColumn="0" w:noHBand="0" w:noVBand="1"/>
      </w:tblPr>
      <w:tblGrid>
        <w:gridCol w:w="2416"/>
      </w:tblGrid>
      <w:tr w:rsidR="00EA6D90" w:rsidRPr="00864D30" w14:paraId="3CFC38EB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08945136" w14:textId="77777777" w:rsidR="00EA6D90" w:rsidRPr="00864D30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nome_pais</w:t>
            </w:r>
          </w:p>
        </w:tc>
      </w:tr>
      <w:tr w:rsidR="00EA6D90" w:rsidRPr="00864D30" w14:paraId="7C34DC83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332060F8" w14:textId="77777777" w:rsidR="00EA6D90" w:rsidRPr="00864D30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cod_class_indust</w:t>
            </w:r>
          </w:p>
        </w:tc>
      </w:tr>
      <w:tr w:rsidR="00EA6D90" w:rsidRPr="00864D30" w14:paraId="7CB9036C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12FC864D" w14:textId="77777777" w:rsidR="00EA6D90" w:rsidRPr="00864D30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cod_nace_esg</w:t>
            </w:r>
          </w:p>
        </w:tc>
      </w:tr>
      <w:tr w:rsidR="00EA6D90" w:rsidRPr="00864D30" w14:paraId="1AB7E759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184B458D" w14:textId="4A1CB234" w:rsidR="00EA6D90" w:rsidRPr="00864D30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unidade_funcional</w:t>
            </w:r>
          </w:p>
        </w:tc>
      </w:tr>
      <w:tr w:rsidR="00EA6D90" w:rsidRPr="00864D30" w14:paraId="1CBE3DE8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71C48F66" w14:textId="2E76BEAE" w:rsidR="00EA6D90" w:rsidRPr="00864D30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unidades_fator_de_emissao</w:t>
            </w:r>
          </w:p>
        </w:tc>
      </w:tr>
      <w:tr w:rsidR="00EA6D90" w:rsidRPr="00864D30" w14:paraId="12FC902A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4959BEE1" w14:textId="77777777" w:rsidR="00EA6D90" w:rsidRPr="00864D30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scp1_ftr_emss</w:t>
            </w:r>
          </w:p>
        </w:tc>
      </w:tr>
      <w:tr w:rsidR="00EA6D90" w:rsidRPr="00864D30" w14:paraId="1040E0E8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7E33473D" w14:textId="77777777" w:rsidR="00EA6D90" w:rsidRPr="00864D30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scp2_ftr_emss</w:t>
            </w:r>
          </w:p>
        </w:tc>
      </w:tr>
      <w:tr w:rsidR="00EA6D90" w:rsidRPr="00864D30" w14:paraId="4DDB10BC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2400CD92" w14:textId="77777777" w:rsidR="00EA6D90" w:rsidRPr="00864D30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scp3_ftr_emss</w:t>
            </w:r>
          </w:p>
        </w:tc>
      </w:tr>
      <w:tr w:rsidR="00EA6D90" w:rsidRPr="00864D30" w14:paraId="5F1C66D0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681DED10" w14:textId="77777777" w:rsidR="00EA6D90" w:rsidRPr="00864D30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score_qualidade</w:t>
            </w:r>
          </w:p>
        </w:tc>
      </w:tr>
      <w:tr w:rsidR="00EA6D90" w:rsidRPr="00864D30" w14:paraId="421EA055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5FA117E5" w14:textId="77777777" w:rsidR="00EA6D90" w:rsidRPr="00864D30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ano</w:t>
            </w:r>
          </w:p>
        </w:tc>
      </w:tr>
      <w:tr w:rsidR="00EA6D90" w:rsidRPr="00864D30" w14:paraId="2342E0C8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2BF9A530" w14:textId="77777777" w:rsidR="00EA6D90" w:rsidRPr="00864D30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nivel_classificacao_1</w:t>
            </w:r>
          </w:p>
        </w:tc>
      </w:tr>
      <w:tr w:rsidR="00EA6D90" w:rsidRPr="00864D30" w14:paraId="7EB43DBE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57B610ED" w14:textId="77777777" w:rsidR="00EA6D90" w:rsidRPr="00864D30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classe_ativo</w:t>
            </w:r>
          </w:p>
        </w:tc>
      </w:tr>
      <w:tr w:rsidR="00EA6D90" w:rsidRPr="00864D30" w14:paraId="31501551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63B1A692" w14:textId="77777777" w:rsidR="00EA6D90" w:rsidRPr="00864D30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opcao_metodologia</w:t>
            </w:r>
          </w:p>
        </w:tc>
      </w:tr>
    </w:tbl>
    <w:p w14:paraId="2C05C834" w14:textId="6F00BB13" w:rsidR="00EA6D90" w:rsidRPr="00864D30" w:rsidRDefault="00EA6D90" w:rsidP="007E3521">
      <w:pPr>
        <w:pStyle w:val="MyHeading1"/>
        <w:spacing w:before="240" w:after="120" w:line="360" w:lineRule="auto"/>
        <w:jc w:val="both"/>
        <w:rPr>
          <w:lang w:val="pt-PT"/>
        </w:rPr>
      </w:pPr>
      <w:bookmarkStart w:id="531" w:name="_Toc194943257"/>
      <w:r w:rsidRPr="00864D30">
        <w:rPr>
          <w:lang w:val="pt-PT"/>
        </w:rPr>
        <w:t xml:space="preserve">Emissões </w:t>
      </w:r>
      <w:r w:rsidRPr="00864D30">
        <w:rPr>
          <w:i/>
          <w:lang w:val="pt-PT"/>
        </w:rPr>
        <w:t>scope</w:t>
      </w:r>
      <w:r w:rsidRPr="00864D30">
        <w:rPr>
          <w:lang w:val="pt-PT"/>
        </w:rPr>
        <w:t xml:space="preserve"> 1, 2 e 3 para entidades SCIB - </w:t>
      </w:r>
      <w:r w:rsidRPr="00864D30">
        <w:rPr>
          <w:i/>
          <w:lang w:val="pt-PT"/>
        </w:rPr>
        <w:t>modesg_inp_emss_scib</w:t>
      </w:r>
      <w:bookmarkEnd w:id="531"/>
    </w:p>
    <w:p w14:paraId="04D0F120" w14:textId="66BA2BFD" w:rsidR="00EA6D90" w:rsidRPr="00864D30" w:rsidRDefault="00EA6D90" w:rsidP="008E5B92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C</w:t>
      </w:r>
      <w:r w:rsidR="0094566A" w:rsidRPr="00864D30">
        <w:rPr>
          <w:rFonts w:ascii="Santander Text" w:hAnsi="Santander Text" w:cs="Arial"/>
          <w:lang w:val="pt-PT"/>
        </w:rPr>
        <w:t>ampos d</w:t>
      </w:r>
      <w:r w:rsidRPr="00864D30">
        <w:rPr>
          <w:rFonts w:ascii="Santander Text" w:hAnsi="Santander Text" w:cs="Arial"/>
          <w:lang w:val="pt-PT"/>
        </w:rPr>
        <w:t>ecimais (</w:t>
      </w:r>
      <w:r w:rsidR="00F00CD3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scp1_emss</w:t>
      </w:r>
      <w:r w:rsidR="00F00CD3" w:rsidRPr="00864D30">
        <w:rPr>
          <w:rFonts w:ascii="Santander Text" w:hAnsi="Santander Text" w:cs="Arial"/>
          <w:i/>
          <w:lang w:val="pt-PT"/>
        </w:rPr>
        <w:t>’</w:t>
      </w:r>
      <w:r w:rsidRPr="00864D30">
        <w:rPr>
          <w:rFonts w:ascii="Santander Text" w:hAnsi="Santander Text" w:cs="Arial"/>
          <w:i/>
          <w:lang w:val="pt-PT"/>
        </w:rPr>
        <w:t xml:space="preserve">, </w:t>
      </w:r>
      <w:r w:rsidR="00F00CD3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scp2_emss</w:t>
      </w:r>
      <w:r w:rsidR="00F00CD3" w:rsidRPr="00864D30">
        <w:rPr>
          <w:rFonts w:ascii="Santander Text" w:hAnsi="Santander Text" w:cs="Arial"/>
          <w:i/>
          <w:lang w:val="pt-PT"/>
        </w:rPr>
        <w:t>’</w:t>
      </w:r>
      <w:r w:rsidRPr="00864D30">
        <w:rPr>
          <w:rFonts w:ascii="Santander Text" w:hAnsi="Santander Text" w:cs="Arial"/>
          <w:i/>
          <w:lang w:val="pt-PT"/>
        </w:rPr>
        <w:t xml:space="preserve">, </w:t>
      </w:r>
      <w:r w:rsidR="00F00CD3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scp3_emss</w:t>
      </w:r>
      <w:r w:rsidR="00F00CD3" w:rsidRPr="00864D30">
        <w:rPr>
          <w:rFonts w:ascii="Santander Text" w:hAnsi="Santander Text" w:cs="Arial"/>
          <w:i/>
          <w:lang w:val="pt-PT"/>
        </w:rPr>
        <w:t>’</w:t>
      </w:r>
      <w:r w:rsidRPr="00864D30">
        <w:rPr>
          <w:rFonts w:ascii="Santander Text" w:hAnsi="Santander Text" w:cs="Arial"/>
          <w:i/>
          <w:lang w:val="pt-PT"/>
        </w:rPr>
        <w:t xml:space="preserve">, </w:t>
      </w:r>
      <w:r w:rsidR="00F00CD3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divida_total</w:t>
      </w:r>
      <w:r w:rsidR="00F00CD3" w:rsidRPr="00864D30">
        <w:rPr>
          <w:rFonts w:ascii="Santander Text" w:hAnsi="Santander Text" w:cs="Arial"/>
          <w:i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 xml:space="preserve"> e </w:t>
      </w:r>
      <w:r w:rsidR="00F00CD3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capital_proprio</w:t>
      </w:r>
      <w:r w:rsidR="00F00CD3" w:rsidRPr="00864D30">
        <w:rPr>
          <w:rFonts w:ascii="Santander Text" w:hAnsi="Santander Text" w:cs="Arial"/>
          <w:i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>) devem ter 20 casas decimais e as casas decimais devem estar representadas com um ponto e não com uma vírgula</w:t>
      </w:r>
      <w:r w:rsidR="00D92B39" w:rsidRPr="00864D30">
        <w:rPr>
          <w:rFonts w:ascii="Santander Text" w:hAnsi="Santander Text" w:cs="Arial"/>
          <w:lang w:val="pt-PT"/>
        </w:rPr>
        <w:t>;</w:t>
      </w:r>
    </w:p>
    <w:p w14:paraId="43A4DD6A" w14:textId="77777777" w:rsidR="00EA6D90" w:rsidRPr="00864D30" w:rsidRDefault="00EA6D90" w:rsidP="008E5B92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Ordem das colunas a carregar e respetivos nomes deverá ser a seguinte: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="005B57CE" w:rsidRPr="00864D30" w14:paraId="4781163A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50041406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ccli_kgl</w:t>
            </w:r>
          </w:p>
        </w:tc>
      </w:tr>
      <w:tr w:rsidR="005B57CE" w:rsidRPr="00864D30" w14:paraId="7FA9E93A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3E3E8610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nome_grupo</w:t>
            </w:r>
          </w:p>
        </w:tc>
      </w:tr>
      <w:tr w:rsidR="005B57CE" w:rsidRPr="00864D30" w14:paraId="2F130886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346558F9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isin</w:t>
            </w:r>
          </w:p>
        </w:tc>
      </w:tr>
      <w:tr w:rsidR="005B57CE" w:rsidRPr="00864D30" w14:paraId="50424C28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083ABBC6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clei</w:t>
            </w:r>
          </w:p>
        </w:tc>
      </w:tr>
      <w:tr w:rsidR="005B57CE" w:rsidRPr="00864D30" w14:paraId="691E7BCF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1A708156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scp1_emss</w:t>
            </w:r>
          </w:p>
        </w:tc>
      </w:tr>
      <w:tr w:rsidR="005B57CE" w:rsidRPr="00864D30" w14:paraId="4E28EC89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51809D8C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scp2_emss</w:t>
            </w:r>
          </w:p>
        </w:tc>
      </w:tr>
      <w:tr w:rsidR="005B57CE" w:rsidRPr="00864D30" w14:paraId="119AABC5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13071419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scp3_emss</w:t>
            </w:r>
          </w:p>
        </w:tc>
      </w:tr>
      <w:tr w:rsidR="005B57CE" w:rsidRPr="00864D30" w14:paraId="592AE5E5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75BC703E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score_scp1</w:t>
            </w:r>
          </w:p>
        </w:tc>
      </w:tr>
      <w:tr w:rsidR="005B57CE" w:rsidRPr="00864D30" w14:paraId="06009D2F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5DC26745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score_scp2</w:t>
            </w:r>
          </w:p>
        </w:tc>
      </w:tr>
      <w:tr w:rsidR="005B57CE" w:rsidRPr="00864D30" w14:paraId="2C2E462C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609AC2C1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score_scp3</w:t>
            </w:r>
          </w:p>
        </w:tc>
      </w:tr>
      <w:tr w:rsidR="005B57CE" w:rsidRPr="00864D30" w14:paraId="673C3C60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0646DA95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ano_info</w:t>
            </w:r>
          </w:p>
        </w:tc>
      </w:tr>
      <w:tr w:rsidR="005B57CE" w:rsidRPr="00864D30" w14:paraId="4C778487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0CE51C33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origem_scp1</w:t>
            </w:r>
          </w:p>
        </w:tc>
      </w:tr>
      <w:tr w:rsidR="005B57CE" w:rsidRPr="00864D30" w14:paraId="21CBD3E5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0240B22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origem_scp2</w:t>
            </w:r>
          </w:p>
        </w:tc>
      </w:tr>
      <w:tr w:rsidR="005B57CE" w:rsidRPr="00864D30" w14:paraId="6B095E18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38CC90B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origem_scp3</w:t>
            </w:r>
          </w:p>
        </w:tc>
      </w:tr>
      <w:tr w:rsidR="005B57CE" w:rsidRPr="00864D30" w14:paraId="7CD5FD7F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616BBA46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divida_total</w:t>
            </w:r>
          </w:p>
        </w:tc>
      </w:tr>
      <w:tr w:rsidR="005B57CE" w:rsidRPr="00864D30" w14:paraId="78BF5387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386AEAD2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capital_proprio</w:t>
            </w:r>
          </w:p>
        </w:tc>
      </w:tr>
    </w:tbl>
    <w:p w14:paraId="0F321D55" w14:textId="316BD831" w:rsidR="008435E7" w:rsidRPr="00864D30" w:rsidRDefault="008435E7" w:rsidP="007E3521">
      <w:pPr>
        <w:rPr>
          <w:lang w:val="pt-PT"/>
        </w:rPr>
      </w:pPr>
    </w:p>
    <w:p w14:paraId="4FE92520" w14:textId="1E7B616C" w:rsidR="005B57CE" w:rsidRPr="00864D30" w:rsidRDefault="008435E7" w:rsidP="007E3521">
      <w:pPr>
        <w:pStyle w:val="MyHeading1"/>
        <w:spacing w:after="120" w:line="360" w:lineRule="auto"/>
        <w:jc w:val="both"/>
        <w:rPr>
          <w:lang w:val="pt-PT"/>
        </w:rPr>
      </w:pPr>
      <w:bookmarkStart w:id="532" w:name="_Toc194943258"/>
      <w:r w:rsidRPr="00864D30">
        <w:rPr>
          <w:lang w:val="pt-PT"/>
        </w:rPr>
        <w:t xml:space="preserve">Emissões por país/marca/modelo/subgrupo – </w:t>
      </w:r>
      <w:r w:rsidRPr="00864D30">
        <w:rPr>
          <w:i/>
          <w:lang w:val="pt-PT"/>
        </w:rPr>
        <w:t>modesg_inp_emss_vcls</w:t>
      </w:r>
      <w:bookmarkEnd w:id="532"/>
    </w:p>
    <w:p w14:paraId="7042AB48" w14:textId="0B9D9D61" w:rsidR="00653E1F" w:rsidRPr="00864D30" w:rsidRDefault="00653E1F" w:rsidP="008E5B92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Em primeira instância, deverão ser eliminados todos os registos da tabela cujo campo ‘</w:t>
      </w:r>
      <w:r w:rsidRPr="00864D30">
        <w:rPr>
          <w:rFonts w:ascii="Santander Text" w:hAnsi="Santander Text" w:cs="Arial"/>
          <w:i/>
          <w:lang w:val="pt-PT"/>
        </w:rPr>
        <w:t>nome_pais’ &lt;&gt; ‘Portugal’</w:t>
      </w:r>
      <w:r w:rsidRPr="00864D30">
        <w:rPr>
          <w:rFonts w:ascii="Santander Text" w:hAnsi="Santander Text" w:cs="Arial"/>
          <w:lang w:val="pt-PT"/>
        </w:rPr>
        <w:t>;</w:t>
      </w:r>
    </w:p>
    <w:p w14:paraId="5E908E5D" w14:textId="14613533" w:rsidR="005B57CE" w:rsidRPr="00864D30" w:rsidRDefault="0094566A" w:rsidP="008E5B92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Campos d</w:t>
      </w:r>
      <w:r w:rsidR="005B57CE" w:rsidRPr="00864D30">
        <w:rPr>
          <w:rFonts w:ascii="Santander Text" w:hAnsi="Santander Text" w:cs="Arial"/>
          <w:lang w:val="pt-PT"/>
        </w:rPr>
        <w:t>ecimais (</w:t>
      </w:r>
      <w:r w:rsidR="000B70C5" w:rsidRPr="00864D30">
        <w:rPr>
          <w:rFonts w:ascii="Santander Text" w:hAnsi="Santander Text" w:cs="Arial"/>
          <w:lang w:val="pt-PT"/>
        </w:rPr>
        <w:t>‘</w:t>
      </w:r>
      <w:r w:rsidR="005B57CE" w:rsidRPr="00864D30">
        <w:rPr>
          <w:rFonts w:ascii="Santander Text" w:hAnsi="Santander Text" w:cs="Arial"/>
          <w:i/>
          <w:lang w:val="pt-PT"/>
        </w:rPr>
        <w:t>scp1_ftr_emss</w:t>
      </w:r>
      <w:r w:rsidR="000B70C5" w:rsidRPr="00864D30">
        <w:rPr>
          <w:rFonts w:ascii="Santander Text" w:hAnsi="Santander Text" w:cs="Arial"/>
          <w:lang w:val="pt-PT"/>
        </w:rPr>
        <w:t>’</w:t>
      </w:r>
      <w:r w:rsidR="005B57CE" w:rsidRPr="00864D30">
        <w:rPr>
          <w:rFonts w:ascii="Santander Text" w:hAnsi="Santander Text" w:cs="Arial"/>
          <w:lang w:val="pt-PT"/>
        </w:rPr>
        <w:t xml:space="preserve">, </w:t>
      </w:r>
      <w:r w:rsidR="000B70C5" w:rsidRPr="00864D30">
        <w:rPr>
          <w:rFonts w:ascii="Santander Text" w:hAnsi="Santander Text" w:cs="Arial"/>
          <w:lang w:val="pt-PT"/>
        </w:rPr>
        <w:t>‘</w:t>
      </w:r>
      <w:r w:rsidR="005B57CE" w:rsidRPr="00864D30">
        <w:rPr>
          <w:rFonts w:ascii="Santander Text" w:hAnsi="Santander Text" w:cs="Arial"/>
          <w:i/>
          <w:lang w:val="pt-PT"/>
        </w:rPr>
        <w:t>scp2_ftr_emss</w:t>
      </w:r>
      <w:r w:rsidR="000B70C5" w:rsidRPr="00864D30">
        <w:rPr>
          <w:rFonts w:ascii="Santander Text" w:hAnsi="Santander Text" w:cs="Arial"/>
          <w:i/>
          <w:lang w:val="pt-PT"/>
        </w:rPr>
        <w:t>’</w:t>
      </w:r>
      <w:r w:rsidR="005B57CE" w:rsidRPr="00864D30">
        <w:rPr>
          <w:rFonts w:ascii="Santander Text" w:hAnsi="Santander Text" w:cs="Arial"/>
          <w:lang w:val="pt-PT"/>
        </w:rPr>
        <w:t xml:space="preserve"> e </w:t>
      </w:r>
      <w:r w:rsidR="000B70C5" w:rsidRPr="00864D30">
        <w:rPr>
          <w:rFonts w:ascii="Santander Text" w:hAnsi="Santander Text" w:cs="Arial"/>
          <w:lang w:val="pt-PT"/>
        </w:rPr>
        <w:t>‘</w:t>
      </w:r>
      <w:r w:rsidR="005B57CE" w:rsidRPr="00864D30">
        <w:rPr>
          <w:rFonts w:ascii="Santander Text" w:hAnsi="Santander Text" w:cs="Arial"/>
          <w:i/>
          <w:lang w:val="pt-PT"/>
        </w:rPr>
        <w:t>scp3_ftr_emss</w:t>
      </w:r>
      <w:r w:rsidR="000B70C5" w:rsidRPr="00864D30">
        <w:rPr>
          <w:rFonts w:ascii="Santander Text" w:hAnsi="Santander Text" w:cs="Arial"/>
          <w:lang w:val="pt-PT"/>
        </w:rPr>
        <w:t>’</w:t>
      </w:r>
      <w:r w:rsidR="005B57CE" w:rsidRPr="00864D30">
        <w:rPr>
          <w:rFonts w:ascii="Santander Text" w:hAnsi="Santander Text" w:cs="Arial"/>
          <w:lang w:val="pt-PT"/>
        </w:rPr>
        <w:t>) devem ter 20 casas decimais e as casas decimais devem estar representadas com um ponto e não com uma vírgula</w:t>
      </w:r>
      <w:r w:rsidR="0058665E" w:rsidRPr="00864D30">
        <w:rPr>
          <w:rFonts w:ascii="Santander Text" w:hAnsi="Santander Text" w:cs="Arial"/>
          <w:lang w:val="pt-PT"/>
        </w:rPr>
        <w:t>. Dar nota que por vezes ao realizar esta alteração os dados ficam em notação científica e é necessário realizar tratamento para voltar a colocar sem notação científica</w:t>
      </w:r>
      <w:r w:rsidR="005B57CE" w:rsidRPr="00864D30">
        <w:rPr>
          <w:rFonts w:ascii="Santander Text" w:hAnsi="Santander Text" w:cs="Arial"/>
          <w:lang w:val="pt-PT"/>
        </w:rPr>
        <w:t>;</w:t>
      </w:r>
    </w:p>
    <w:p w14:paraId="182E9137" w14:textId="6B09D8BC" w:rsidR="005B57CE" w:rsidRPr="00864D30" w:rsidRDefault="005B57CE" w:rsidP="008E5B92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Ordem das colunas a carregar e respetivos nomes deverá ser a seguinte: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="005B57CE" w:rsidRPr="00864D30" w14:paraId="2D9553CC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6F370A5C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nome_pais</w:t>
            </w:r>
          </w:p>
        </w:tc>
      </w:tr>
      <w:tr w:rsidR="005B57CE" w:rsidRPr="00864D30" w14:paraId="61868423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54BC93FF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nome_regiao</w:t>
            </w:r>
          </w:p>
        </w:tc>
      </w:tr>
      <w:tr w:rsidR="005B57CE" w:rsidRPr="00864D30" w14:paraId="011F5530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00881F24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nome_estado</w:t>
            </w:r>
          </w:p>
        </w:tc>
      </w:tr>
      <w:tr w:rsidR="005B57CE" w:rsidRPr="00864D30" w14:paraId="559C2828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A13D341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tipo_veiculo</w:t>
            </w:r>
          </w:p>
        </w:tc>
      </w:tr>
      <w:tr w:rsidR="005B57CE" w:rsidRPr="00864D30" w14:paraId="19E2B326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62BD7948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tipo_motor</w:t>
            </w:r>
          </w:p>
        </w:tc>
      </w:tr>
      <w:tr w:rsidR="005B57CE" w:rsidRPr="00864D30" w14:paraId="6AF24BEE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8FF732D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modelo</w:t>
            </w:r>
          </w:p>
        </w:tc>
      </w:tr>
      <w:tr w:rsidR="005B57CE" w:rsidRPr="00864D30" w14:paraId="7E876BBB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6C57C758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marca</w:t>
            </w:r>
          </w:p>
        </w:tc>
      </w:tr>
      <w:tr w:rsidR="005B57CE" w:rsidRPr="00864D30" w14:paraId="395168E4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C3CF360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nome_unidade_funcional</w:t>
            </w:r>
          </w:p>
        </w:tc>
      </w:tr>
      <w:tr w:rsidR="005B57CE" w:rsidRPr="00864D30" w14:paraId="2723FDB4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0331C374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unidade_funcional</w:t>
            </w:r>
          </w:p>
        </w:tc>
      </w:tr>
      <w:tr w:rsidR="005B57CE" w:rsidRPr="00864D30" w14:paraId="6D526100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AC89D97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nome_fator_emissao</w:t>
            </w:r>
          </w:p>
        </w:tc>
      </w:tr>
      <w:tr w:rsidR="005B57CE" w:rsidRPr="00864D30" w14:paraId="614CDA54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0C603138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unidade_fator_de_emissao</w:t>
            </w:r>
          </w:p>
        </w:tc>
      </w:tr>
      <w:tr w:rsidR="005B57CE" w:rsidRPr="00864D30" w14:paraId="044F5711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5C60B011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scp1_ftr_emss</w:t>
            </w:r>
          </w:p>
        </w:tc>
      </w:tr>
      <w:tr w:rsidR="005B57CE" w:rsidRPr="00864D30" w14:paraId="1375D47D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72CBE750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scp2_ftr_emss</w:t>
            </w:r>
          </w:p>
        </w:tc>
      </w:tr>
      <w:tr w:rsidR="005B57CE" w:rsidRPr="00864D30" w14:paraId="1003CB01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A656C98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scp3_ftr_emss</w:t>
            </w:r>
          </w:p>
        </w:tc>
      </w:tr>
      <w:tr w:rsidR="005B57CE" w:rsidRPr="00864D30" w14:paraId="2BF88101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7C8F9949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score_qualidade</w:t>
            </w:r>
          </w:p>
        </w:tc>
      </w:tr>
      <w:tr w:rsidR="005B57CE" w:rsidRPr="00864D30" w14:paraId="15621105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7779C406" w14:textId="77777777" w:rsidR="005B57CE" w:rsidRPr="00864D30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subgrupo</w:t>
            </w:r>
          </w:p>
        </w:tc>
      </w:tr>
    </w:tbl>
    <w:p w14:paraId="73CC8806" w14:textId="77777777" w:rsidR="005B57CE" w:rsidRPr="00864D30" w:rsidRDefault="005B57CE" w:rsidP="007E3521">
      <w:pPr>
        <w:pStyle w:val="ListParagraph"/>
        <w:spacing w:after="0" w:line="360" w:lineRule="auto"/>
        <w:jc w:val="both"/>
        <w:rPr>
          <w:rFonts w:ascii="Santander Text" w:hAnsi="Santander Text" w:cs="Arial"/>
          <w:lang w:val="pt-PT"/>
        </w:rPr>
      </w:pPr>
    </w:p>
    <w:p w14:paraId="0EE5AC1E" w14:textId="6F2A926F" w:rsidR="005B57CE" w:rsidRPr="00864D30" w:rsidRDefault="005B57CE" w:rsidP="007E3521">
      <w:pPr>
        <w:pStyle w:val="MyHeading1"/>
        <w:spacing w:after="120" w:line="360" w:lineRule="auto"/>
        <w:jc w:val="both"/>
        <w:rPr>
          <w:lang w:val="pt-PT"/>
        </w:rPr>
      </w:pPr>
      <w:bookmarkStart w:id="533" w:name="_Toc194943259"/>
      <w:r w:rsidRPr="00864D30">
        <w:rPr>
          <w:lang w:val="pt-PT"/>
        </w:rPr>
        <w:t xml:space="preserve">Emissões médias e </w:t>
      </w:r>
      <w:r w:rsidR="00472C59" w:rsidRPr="00864D30">
        <w:rPr>
          <w:lang w:val="pt-PT"/>
        </w:rPr>
        <w:t>k</w:t>
      </w:r>
      <w:r w:rsidRPr="00864D30">
        <w:rPr>
          <w:lang w:val="pt-PT"/>
        </w:rPr>
        <w:t xml:space="preserve">m’s por tipo de motor/tipo de veículo/país/subgrupo - </w:t>
      </w:r>
      <w:r w:rsidR="0094566A" w:rsidRPr="00864D30">
        <w:rPr>
          <w:i/>
          <w:lang w:val="pt-PT"/>
        </w:rPr>
        <w:t>modesg_inp_km_medios_emss_vcls</w:t>
      </w:r>
      <w:bookmarkEnd w:id="533"/>
    </w:p>
    <w:p w14:paraId="09C979D0" w14:textId="3EB569EE" w:rsidR="00D841F6" w:rsidRPr="00864D30" w:rsidRDefault="005B57CE" w:rsidP="008E5B92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C</w:t>
      </w:r>
      <w:r w:rsidR="0094566A" w:rsidRPr="00864D30">
        <w:rPr>
          <w:rFonts w:ascii="Santander Text" w:hAnsi="Santander Text" w:cs="Arial"/>
          <w:lang w:val="pt-PT"/>
        </w:rPr>
        <w:t>ampos d</w:t>
      </w:r>
      <w:r w:rsidRPr="00864D30">
        <w:rPr>
          <w:rFonts w:ascii="Santander Text" w:hAnsi="Santander Text" w:cs="Arial"/>
          <w:lang w:val="pt-PT"/>
        </w:rPr>
        <w:t>ecimais (</w:t>
      </w:r>
      <w:r w:rsidR="00F00CD3" w:rsidRPr="00864D30">
        <w:rPr>
          <w:rFonts w:ascii="Santander Text" w:hAnsi="Santander Text" w:cs="Arial"/>
          <w:i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media_km</w:t>
      </w:r>
      <w:r w:rsidR="00F00CD3" w:rsidRPr="00864D30">
        <w:rPr>
          <w:rFonts w:ascii="Santander Text" w:hAnsi="Santander Text" w:cs="Arial"/>
          <w:i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>) devem ter 20 casas decimais e as casas decimais devem estar representadas com</w:t>
      </w:r>
      <w:r w:rsidR="00D841F6" w:rsidRPr="00864D30">
        <w:rPr>
          <w:rFonts w:ascii="Santander Text" w:hAnsi="Santander Text" w:cs="Arial"/>
          <w:lang w:val="pt-PT"/>
        </w:rPr>
        <w:t xml:space="preserve"> um ponto e não com uma vírgula;</w:t>
      </w:r>
    </w:p>
    <w:p w14:paraId="7F8DEBFF" w14:textId="3024842B" w:rsidR="00D841F6" w:rsidRPr="00864D30" w:rsidRDefault="00D841F6" w:rsidP="008E5B92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Campos (</w:t>
      </w:r>
      <w:r w:rsidR="000B70C5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media_scp1_emss</w:t>
      </w:r>
      <w:r w:rsidR="000B70C5" w:rsidRPr="00864D30">
        <w:rPr>
          <w:rFonts w:ascii="Santander Text" w:hAnsi="Santander Text" w:cs="Arial"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 xml:space="preserve">, </w:t>
      </w:r>
      <w:r w:rsidR="000B70C5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media_scp2_emss</w:t>
      </w:r>
      <w:r w:rsidR="000B70C5" w:rsidRPr="00864D30">
        <w:rPr>
          <w:rFonts w:ascii="Santander Text" w:hAnsi="Santander Text" w:cs="Arial"/>
          <w:i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 xml:space="preserve"> e </w:t>
      </w:r>
      <w:r w:rsidR="000B70C5" w:rsidRPr="00864D30">
        <w:rPr>
          <w:rFonts w:ascii="Santander Text" w:hAnsi="Santander Text" w:cs="Arial"/>
          <w:lang w:val="pt-PT"/>
        </w:rPr>
        <w:t>‘</w:t>
      </w:r>
      <w:r w:rsidRPr="00864D30">
        <w:rPr>
          <w:rFonts w:ascii="Santander Text" w:hAnsi="Santander Text" w:cs="Arial"/>
          <w:i/>
          <w:lang w:val="pt-PT"/>
        </w:rPr>
        <w:t>media_scp3_emss</w:t>
      </w:r>
      <w:r w:rsidR="000B70C5" w:rsidRPr="00864D30">
        <w:rPr>
          <w:rFonts w:ascii="Santander Text" w:hAnsi="Santander Text" w:cs="Arial"/>
          <w:lang w:val="pt-PT"/>
        </w:rPr>
        <w:t>’</w:t>
      </w:r>
      <w:r w:rsidRPr="00864D30">
        <w:rPr>
          <w:rFonts w:ascii="Santander Text" w:hAnsi="Santander Text" w:cs="Arial"/>
          <w:lang w:val="pt-PT"/>
        </w:rPr>
        <w:t>) devem estar aprovisionados a vazio;</w:t>
      </w:r>
    </w:p>
    <w:p w14:paraId="02D75134" w14:textId="15124F50" w:rsidR="00D841F6" w:rsidRPr="00864D30" w:rsidRDefault="00D841F6" w:rsidP="008E5B92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Ordem das colunas a carregar e respetivos nomes deverá ser a seguinte: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="00D841F6" w:rsidRPr="00864D30" w14:paraId="0C6F181D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531CA191" w14:textId="77777777" w:rsidR="00D841F6" w:rsidRPr="00864D30" w:rsidRDefault="00D841F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nome_pais</w:t>
            </w:r>
          </w:p>
        </w:tc>
      </w:tr>
      <w:tr w:rsidR="00D841F6" w:rsidRPr="00864D30" w14:paraId="26A827E5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1CFCBB3F" w14:textId="77777777" w:rsidR="00D841F6" w:rsidRPr="00864D30" w:rsidRDefault="00D841F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tipo_vcl</w:t>
            </w:r>
          </w:p>
        </w:tc>
      </w:tr>
      <w:tr w:rsidR="00D841F6" w:rsidRPr="00864D30" w14:paraId="10D7BFF0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1C0F4506" w14:textId="77777777" w:rsidR="00D841F6" w:rsidRPr="00864D30" w:rsidRDefault="00D841F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tipo_motor</w:t>
            </w:r>
          </w:p>
        </w:tc>
      </w:tr>
      <w:tr w:rsidR="00D841F6" w:rsidRPr="00864D30" w14:paraId="399D0BBB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3FEB1BFA" w14:textId="77777777" w:rsidR="00D841F6" w:rsidRPr="00864D30" w:rsidRDefault="00D841F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media_km</w:t>
            </w:r>
          </w:p>
        </w:tc>
      </w:tr>
      <w:tr w:rsidR="00D841F6" w:rsidRPr="00864D30" w14:paraId="64CC7F7C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77CF3FB8" w14:textId="506DE9B1" w:rsidR="00D841F6" w:rsidRPr="00864D30" w:rsidRDefault="00D841F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subgrupo</w:t>
            </w:r>
          </w:p>
        </w:tc>
      </w:tr>
    </w:tbl>
    <w:p w14:paraId="3D01F564" w14:textId="536F261C" w:rsidR="00D841F6" w:rsidRPr="00864D30" w:rsidRDefault="00D841F6" w:rsidP="007E3521">
      <w:pPr>
        <w:pStyle w:val="MyHeading1"/>
        <w:spacing w:before="240" w:after="120" w:line="360" w:lineRule="auto"/>
        <w:jc w:val="both"/>
      </w:pPr>
      <w:bookmarkStart w:id="534" w:name="_Toc192760843"/>
      <w:bookmarkStart w:id="535" w:name="_Toc192777767"/>
      <w:bookmarkStart w:id="536" w:name="_Toc192777883"/>
      <w:bookmarkStart w:id="537" w:name="_Toc192760844"/>
      <w:bookmarkStart w:id="538" w:name="_Toc192777768"/>
      <w:bookmarkStart w:id="539" w:name="_Toc192777884"/>
      <w:bookmarkStart w:id="540" w:name="_Toc194943260"/>
      <w:bookmarkEnd w:id="534"/>
      <w:bookmarkEnd w:id="535"/>
      <w:bookmarkEnd w:id="536"/>
      <w:bookmarkEnd w:id="537"/>
      <w:bookmarkEnd w:id="538"/>
      <w:bookmarkEnd w:id="539"/>
      <w:r w:rsidRPr="00864D30">
        <w:rPr>
          <w:i/>
        </w:rPr>
        <w:t>Project Finance</w:t>
      </w:r>
      <w:r w:rsidRPr="00864D30">
        <w:t xml:space="preserve"> - </w:t>
      </w:r>
      <w:r w:rsidRPr="00864D30">
        <w:rPr>
          <w:i/>
        </w:rPr>
        <w:t>modesg_inp_project_finance</w:t>
      </w:r>
      <w:bookmarkEnd w:id="540"/>
    </w:p>
    <w:p w14:paraId="3952F4CD" w14:textId="4849CC17" w:rsidR="00EA6D90" w:rsidRPr="00864D30" w:rsidRDefault="00F30F35" w:rsidP="008E5B92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Ordem das colunas a carregar e respetivos nomes deverá ser a seguinte:</w:t>
      </w:r>
    </w:p>
    <w:tbl>
      <w:tblPr>
        <w:tblStyle w:val="TableGridLight"/>
        <w:tblW w:w="2514" w:type="dxa"/>
        <w:tblInd w:w="607" w:type="dxa"/>
        <w:tblLook w:val="04A0" w:firstRow="1" w:lastRow="0" w:firstColumn="1" w:lastColumn="0" w:noHBand="0" w:noVBand="1"/>
      </w:tblPr>
      <w:tblGrid>
        <w:gridCol w:w="2514"/>
      </w:tblGrid>
      <w:tr w:rsidR="00F30F35" w:rsidRPr="00864D30" w14:paraId="09894388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71D81422" w14:textId="77777777" w:rsidR="00F30F35" w:rsidRPr="00864D30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codigo_unidade</w:t>
            </w:r>
          </w:p>
        </w:tc>
      </w:tr>
      <w:tr w:rsidR="00F30F35" w:rsidRPr="00864D30" w14:paraId="3019C6C2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71F07086" w14:textId="77777777" w:rsidR="00F30F35" w:rsidRPr="00864D30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nome_unidade</w:t>
            </w:r>
          </w:p>
        </w:tc>
      </w:tr>
      <w:tr w:rsidR="00F30F35" w:rsidRPr="00864D30" w14:paraId="33E95396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67EAC08A" w14:textId="77777777" w:rsidR="00F30F35" w:rsidRPr="00864D30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kgl</w:t>
            </w:r>
          </w:p>
        </w:tc>
      </w:tr>
      <w:tr w:rsidR="00F30F35" w:rsidRPr="00864D30" w14:paraId="268A016F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19387916" w14:textId="77777777" w:rsidR="00F30F35" w:rsidRPr="00864D30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nome_legal_kgl</w:t>
            </w:r>
          </w:p>
        </w:tc>
      </w:tr>
      <w:tr w:rsidR="00F30F35" w:rsidRPr="00864D30" w14:paraId="34BFA62E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1765BAE5" w14:textId="77777777" w:rsidR="00F30F35" w:rsidRPr="00864D30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kgl_top_entidade_principal</w:t>
            </w:r>
          </w:p>
        </w:tc>
      </w:tr>
      <w:tr w:rsidR="00F30F35" w:rsidRPr="00864D30" w14:paraId="1E02B781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3756F506" w14:textId="77777777" w:rsidR="00F30F35" w:rsidRPr="00864D30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kgl_entidade_principal</w:t>
            </w:r>
          </w:p>
        </w:tc>
      </w:tr>
      <w:tr w:rsidR="00F30F35" w:rsidRPr="00864D30" w14:paraId="554B42AF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69469EE9" w14:textId="77777777" w:rsidR="00F30F35" w:rsidRPr="00864D30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nome_top_entidade_principal</w:t>
            </w:r>
          </w:p>
        </w:tc>
      </w:tr>
      <w:tr w:rsidR="00F30F35" w:rsidRPr="00864D30" w14:paraId="0D920EEC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434A1EF2" w14:textId="77777777" w:rsidR="00F30F35" w:rsidRPr="00864D30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codigo_unidade_operativa</w:t>
            </w:r>
          </w:p>
        </w:tc>
      </w:tr>
      <w:tr w:rsidR="00F30F35" w:rsidRPr="00864D30" w14:paraId="0B399E1F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37532184" w14:textId="77777777" w:rsidR="00F30F35" w:rsidRPr="00864D30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nome_entidade_operativa</w:t>
            </w:r>
          </w:p>
        </w:tc>
      </w:tr>
    </w:tbl>
    <w:p w14:paraId="5090489B" w14:textId="63C4FE81" w:rsidR="00EA6D90" w:rsidRPr="00864D30" w:rsidRDefault="00EA6D90" w:rsidP="007E3521">
      <w:pPr>
        <w:spacing w:line="360" w:lineRule="auto"/>
        <w:jc w:val="both"/>
        <w:rPr>
          <w:rFonts w:ascii="Santander Text" w:hAnsi="Santander Text" w:cs="Arial"/>
        </w:rPr>
      </w:pPr>
    </w:p>
    <w:p w14:paraId="710F9E88" w14:textId="29D4F246" w:rsidR="00472C59" w:rsidRPr="00864D30" w:rsidRDefault="00472C59" w:rsidP="007E3521">
      <w:pPr>
        <w:pStyle w:val="MyHeading1"/>
        <w:spacing w:after="120" w:line="360" w:lineRule="auto"/>
        <w:rPr>
          <w:rFonts w:cs="Arial"/>
          <w:i/>
          <w:szCs w:val="18"/>
          <w:lang w:val="pt-PT"/>
        </w:rPr>
      </w:pPr>
      <w:bookmarkStart w:id="541" w:name="_Toc194943261"/>
      <w:r w:rsidRPr="00864D30">
        <w:rPr>
          <w:lang w:val="pt-PT"/>
        </w:rPr>
        <w:t xml:space="preserve">Tabela de Parametrização - </w:t>
      </w:r>
      <w:r w:rsidRPr="00864D30">
        <w:rPr>
          <w:rFonts w:cs="Arial"/>
          <w:i/>
          <w:szCs w:val="18"/>
          <w:lang w:val="pt-PT"/>
        </w:rPr>
        <w:t>modesg_param_codigos</w:t>
      </w:r>
      <w:bookmarkEnd w:id="541"/>
    </w:p>
    <w:p w14:paraId="30062BED" w14:textId="6A3D5686" w:rsidR="00CD35EB" w:rsidRPr="00864D30" w:rsidRDefault="00472C59" w:rsidP="007E3521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>Esta tabela serve para</w:t>
      </w:r>
      <w:r w:rsidR="00CD35EB" w:rsidRPr="00864D30">
        <w:rPr>
          <w:rFonts w:ascii="Santander Text" w:hAnsi="Santander Text" w:cs="Arial"/>
          <w:lang w:val="pt-PT"/>
        </w:rPr>
        <w:t xml:space="preserve"> efetuar o</w:t>
      </w:r>
      <w:r w:rsidRPr="00864D30">
        <w:rPr>
          <w:rFonts w:ascii="Santander Text" w:hAnsi="Santander Text" w:cs="Arial"/>
          <w:lang w:val="pt-PT"/>
        </w:rPr>
        <w:t xml:space="preserve"> mapeamento dos valores dos campos do </w:t>
      </w:r>
      <w:r w:rsidRPr="00864D30">
        <w:rPr>
          <w:rFonts w:ascii="Santander Text" w:hAnsi="Santander Text" w:cs="Arial"/>
          <w:i/>
          <w:lang w:val="pt-PT"/>
        </w:rPr>
        <w:t>Data</w:t>
      </w:r>
      <w:r w:rsidR="00CD35EB" w:rsidRPr="00864D30">
        <w:rPr>
          <w:rFonts w:ascii="Santander Text" w:hAnsi="Santander Text" w:cs="Arial"/>
          <w:i/>
          <w:lang w:val="pt-PT"/>
        </w:rPr>
        <w:t xml:space="preserve"> </w:t>
      </w:r>
      <w:r w:rsidRPr="00864D30">
        <w:rPr>
          <w:rFonts w:ascii="Santander Text" w:hAnsi="Santander Text" w:cs="Arial"/>
          <w:i/>
          <w:lang w:val="pt-PT"/>
        </w:rPr>
        <w:t>Lake</w:t>
      </w:r>
      <w:r w:rsidRPr="00864D30">
        <w:rPr>
          <w:rFonts w:ascii="Santander Text" w:hAnsi="Santander Text" w:cs="Arial"/>
          <w:lang w:val="pt-PT"/>
        </w:rPr>
        <w:t xml:space="preserve"> com os valores dos campos homólogos dos </w:t>
      </w:r>
      <w:r w:rsidRPr="00864D30">
        <w:rPr>
          <w:rFonts w:ascii="Santander Text" w:hAnsi="Santander Text" w:cs="Arial"/>
          <w:i/>
          <w:lang w:val="pt-PT"/>
        </w:rPr>
        <w:t>inputs</w:t>
      </w:r>
      <w:r w:rsidRPr="00864D30">
        <w:rPr>
          <w:rFonts w:ascii="Santander Text" w:hAnsi="Santander Text" w:cs="Arial"/>
          <w:lang w:val="pt-PT"/>
        </w:rPr>
        <w:t xml:space="preserve"> mencionados nesta seção.</w:t>
      </w:r>
      <w:r w:rsidR="00CD35EB" w:rsidRPr="00864D30">
        <w:rPr>
          <w:rFonts w:ascii="Santander Text" w:hAnsi="Santander Text" w:cs="Arial"/>
          <w:lang w:val="pt-PT"/>
        </w:rPr>
        <w:t xml:space="preserve"> Apresentando a seguinte estrutura:</w:t>
      </w:r>
    </w:p>
    <w:p w14:paraId="72800EFE" w14:textId="38FFFA3C" w:rsidR="009B7255" w:rsidRPr="00864D30" w:rsidRDefault="009B7255" w:rsidP="008E5B92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i/>
          <w:lang w:val="pt-PT"/>
        </w:rPr>
        <w:t>‘dimensão’</w:t>
      </w:r>
      <w:r w:rsidRPr="00864D30">
        <w:rPr>
          <w:rFonts w:ascii="Santander Text" w:hAnsi="Santander Text" w:cs="Arial"/>
          <w:lang w:val="pt-PT"/>
        </w:rPr>
        <w:t xml:space="preserve"> diz respeito</w:t>
      </w:r>
      <w:r w:rsidR="00130EA0" w:rsidRPr="00864D30">
        <w:rPr>
          <w:rFonts w:ascii="Santander Text" w:hAnsi="Santander Text" w:cs="Arial"/>
          <w:lang w:val="pt-PT"/>
        </w:rPr>
        <w:t xml:space="preserve"> à informação que queremos obter;</w:t>
      </w:r>
    </w:p>
    <w:p w14:paraId="1C53F4DA" w14:textId="7243C71E" w:rsidR="009B7255" w:rsidRPr="00864D30" w:rsidRDefault="009B7255" w:rsidP="008E5B92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i/>
          <w:lang w:val="pt-PT"/>
        </w:rPr>
        <w:t>‘valor_original’</w:t>
      </w:r>
      <w:r w:rsidRPr="00864D30">
        <w:rPr>
          <w:rFonts w:ascii="Santander Text" w:hAnsi="Santander Text" w:cs="Arial"/>
          <w:lang w:val="pt-PT"/>
        </w:rPr>
        <w:t xml:space="preserve"> </w:t>
      </w:r>
      <w:r w:rsidR="00CD35EB" w:rsidRPr="00864D30">
        <w:rPr>
          <w:rFonts w:ascii="Santander Text" w:hAnsi="Santander Text" w:cs="Arial"/>
          <w:lang w:val="pt-PT"/>
        </w:rPr>
        <w:t>-</w:t>
      </w:r>
      <w:r w:rsidRPr="00864D30">
        <w:rPr>
          <w:rFonts w:ascii="Santander Text" w:hAnsi="Santander Text" w:cs="Arial"/>
          <w:lang w:val="pt-PT"/>
        </w:rPr>
        <w:t xml:space="preserve"> valores que o campo assume no </w:t>
      </w:r>
      <w:r w:rsidRPr="00864D30">
        <w:rPr>
          <w:rFonts w:ascii="Santander Text" w:hAnsi="Santander Text" w:cs="Arial"/>
          <w:i/>
          <w:lang w:val="pt-PT"/>
        </w:rPr>
        <w:t>Data</w:t>
      </w:r>
      <w:r w:rsidR="00CD35EB" w:rsidRPr="00864D30">
        <w:rPr>
          <w:rFonts w:ascii="Santander Text" w:hAnsi="Santander Text" w:cs="Arial"/>
          <w:i/>
          <w:lang w:val="pt-PT"/>
        </w:rPr>
        <w:t xml:space="preserve"> </w:t>
      </w:r>
      <w:r w:rsidRPr="00864D30">
        <w:rPr>
          <w:rFonts w:ascii="Santander Text" w:hAnsi="Santander Text" w:cs="Arial"/>
          <w:i/>
          <w:lang w:val="pt-PT"/>
        </w:rPr>
        <w:t>Lake</w:t>
      </w:r>
      <w:r w:rsidR="006D3BC9" w:rsidRPr="00864D30">
        <w:rPr>
          <w:rFonts w:ascii="Santander Text" w:hAnsi="Santander Text" w:cs="Arial"/>
          <w:i/>
          <w:lang w:val="pt-PT"/>
        </w:rPr>
        <w:t xml:space="preserve">, </w:t>
      </w:r>
      <w:r w:rsidR="006D3BC9" w:rsidRPr="00864D30">
        <w:rPr>
          <w:rFonts w:ascii="Santander Text" w:hAnsi="Santander Text" w:cs="Arial"/>
          <w:lang w:val="pt-PT"/>
        </w:rPr>
        <w:t>por exemplo nas tabelas do Modelo Único de Garantias e do Modelo de Bens Imóveis</w:t>
      </w:r>
      <w:r w:rsidRPr="00864D30">
        <w:rPr>
          <w:rFonts w:ascii="Santander Text" w:hAnsi="Santander Text" w:cs="Arial"/>
          <w:lang w:val="pt-PT"/>
        </w:rPr>
        <w:t>;</w:t>
      </w:r>
    </w:p>
    <w:p w14:paraId="33EA0533" w14:textId="41880EB7" w:rsidR="009B7255" w:rsidRPr="00864D30" w:rsidRDefault="009B7255" w:rsidP="008E5B92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i/>
          <w:lang w:val="pt-PT"/>
        </w:rPr>
        <w:t>‘valor_mv’</w:t>
      </w:r>
      <w:r w:rsidRPr="00864D30">
        <w:rPr>
          <w:rFonts w:ascii="Santander Text" w:hAnsi="Santander Text" w:cs="Arial"/>
          <w:lang w:val="pt-PT"/>
        </w:rPr>
        <w:t xml:space="preserve"> </w:t>
      </w:r>
      <w:r w:rsidR="00CD35EB" w:rsidRPr="00864D30">
        <w:rPr>
          <w:rFonts w:ascii="Santander Text" w:hAnsi="Santander Text" w:cs="Arial"/>
          <w:lang w:val="pt-PT"/>
        </w:rPr>
        <w:t xml:space="preserve">- </w:t>
      </w:r>
      <w:r w:rsidRPr="00864D30">
        <w:rPr>
          <w:rFonts w:ascii="Santander Text" w:hAnsi="Santander Text" w:cs="Arial"/>
          <w:lang w:val="pt-PT"/>
        </w:rPr>
        <w:t xml:space="preserve">valores que o campo assume nos </w:t>
      </w:r>
      <w:r w:rsidRPr="00864D30">
        <w:rPr>
          <w:rFonts w:ascii="Santander Text" w:hAnsi="Santander Text" w:cs="Arial"/>
          <w:i/>
          <w:lang w:val="pt-PT"/>
        </w:rPr>
        <w:t>inputs</w:t>
      </w:r>
      <w:r w:rsidRPr="00864D30">
        <w:rPr>
          <w:rFonts w:ascii="Santander Text" w:hAnsi="Santander Text" w:cs="Arial"/>
          <w:lang w:val="pt-PT"/>
        </w:rPr>
        <w:t>;</w:t>
      </w:r>
    </w:p>
    <w:p w14:paraId="47E0B03F" w14:textId="21F7454E" w:rsidR="009B7255" w:rsidRPr="00864D30" w:rsidRDefault="009B7255" w:rsidP="008E5B92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i/>
          <w:lang w:val="pt-PT"/>
        </w:rPr>
        <w:t>‘descritivo_mv’</w:t>
      </w:r>
      <w:r w:rsidRPr="00864D30">
        <w:rPr>
          <w:rFonts w:ascii="Santander Text" w:hAnsi="Santander Text" w:cs="Arial"/>
          <w:lang w:val="pt-PT"/>
        </w:rPr>
        <w:t xml:space="preserve"> </w:t>
      </w:r>
      <w:r w:rsidR="00CD35EB" w:rsidRPr="00864D30">
        <w:rPr>
          <w:rFonts w:ascii="Santander Text" w:hAnsi="Santander Text" w:cs="Arial"/>
          <w:lang w:val="pt-PT"/>
        </w:rPr>
        <w:t xml:space="preserve">- </w:t>
      </w:r>
      <w:r w:rsidRPr="00864D30">
        <w:rPr>
          <w:rFonts w:ascii="Santander Text" w:hAnsi="Santander Text" w:cs="Arial"/>
          <w:lang w:val="pt-PT"/>
        </w:rPr>
        <w:t xml:space="preserve">valor presente na coluna </w:t>
      </w:r>
      <w:r w:rsidRPr="00864D30">
        <w:rPr>
          <w:rFonts w:ascii="Santander Text" w:hAnsi="Santander Text" w:cs="Arial"/>
          <w:i/>
          <w:lang w:val="pt-PT"/>
        </w:rPr>
        <w:t>‘valor_mv’</w:t>
      </w:r>
      <w:r w:rsidR="00CD35EB" w:rsidRPr="00864D30">
        <w:rPr>
          <w:rFonts w:ascii="Santander Text" w:hAnsi="Santander Text" w:cs="Arial"/>
          <w:lang w:val="pt-PT"/>
        </w:rPr>
        <w:t>.</w:t>
      </w:r>
    </w:p>
    <w:p w14:paraId="61409CA4" w14:textId="4A203CCF" w:rsidR="00130EA0" w:rsidRPr="00864D30" w:rsidRDefault="00472C59" w:rsidP="007E3521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864D30">
        <w:rPr>
          <w:rFonts w:ascii="Santander Text" w:hAnsi="Santander Text" w:cs="Arial"/>
          <w:lang w:val="pt-PT"/>
        </w:rPr>
        <w:t xml:space="preserve">Aquando do carregamento, deverá ser garantido que </w:t>
      </w:r>
      <w:r w:rsidR="009B7255" w:rsidRPr="00864D30">
        <w:rPr>
          <w:rFonts w:ascii="Santander Text" w:hAnsi="Santander Text" w:cs="Arial"/>
          <w:lang w:val="pt-PT"/>
        </w:rPr>
        <w:t xml:space="preserve">valores iguais do campo </w:t>
      </w:r>
      <w:r w:rsidR="009B7255" w:rsidRPr="00864D30">
        <w:rPr>
          <w:rFonts w:ascii="Santander Text" w:hAnsi="Santander Text" w:cs="Arial"/>
          <w:i/>
          <w:lang w:val="pt-PT"/>
        </w:rPr>
        <w:t>‘valor_mv’</w:t>
      </w:r>
      <w:r w:rsidR="009B7255" w:rsidRPr="00864D30">
        <w:rPr>
          <w:rFonts w:ascii="Santander Text" w:hAnsi="Santander Text" w:cs="Arial"/>
          <w:lang w:val="pt-PT"/>
        </w:rPr>
        <w:t xml:space="preserve"> correspondem a valores iguais do campo </w:t>
      </w:r>
      <w:r w:rsidR="009B7255" w:rsidRPr="00864D30">
        <w:rPr>
          <w:rFonts w:ascii="Santander Text" w:hAnsi="Santander Text" w:cs="Arial"/>
          <w:i/>
          <w:lang w:val="pt-PT"/>
        </w:rPr>
        <w:t>‘descritivo_mv’</w:t>
      </w:r>
      <w:r w:rsidR="009B7255" w:rsidRPr="00864D30">
        <w:rPr>
          <w:rFonts w:ascii="Santander Text" w:hAnsi="Santander Text" w:cs="Arial"/>
          <w:lang w:val="pt-PT"/>
        </w:rPr>
        <w:t>.</w:t>
      </w:r>
    </w:p>
    <w:p w14:paraId="51C9A2B8" w14:textId="77777777" w:rsidR="00CD35EB" w:rsidRPr="00864D30" w:rsidRDefault="00CD35EB" w:rsidP="007E3521">
      <w:pPr>
        <w:spacing w:after="0" w:line="240" w:lineRule="auto"/>
        <w:jc w:val="both"/>
        <w:rPr>
          <w:rFonts w:ascii="Santander Text" w:hAnsi="Santander Text" w:cs="Arial"/>
          <w:lang w:val="pt-PT"/>
        </w:rPr>
      </w:pP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="00472C59" w:rsidRPr="00864D30" w14:paraId="68195212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3D7C641C" w14:textId="2455B7D7" w:rsidR="00472C59" w:rsidRPr="00864D30" w:rsidRDefault="00472C59" w:rsidP="00B5243E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dimensao</w:t>
            </w:r>
          </w:p>
        </w:tc>
      </w:tr>
      <w:tr w:rsidR="00472C59" w:rsidRPr="00864D30" w14:paraId="5FB73690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E6E7CD1" w14:textId="7B58546B" w:rsidR="00472C59" w:rsidRPr="00864D30" w:rsidRDefault="00472C59" w:rsidP="00B5243E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valor_original</w:t>
            </w:r>
          </w:p>
        </w:tc>
      </w:tr>
      <w:tr w:rsidR="00472C59" w:rsidRPr="00864D30" w14:paraId="4BB06B83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12B52DF3" w14:textId="795D9898" w:rsidR="00472C59" w:rsidRPr="00864D30" w:rsidRDefault="00472C59" w:rsidP="00B5243E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valor_mv</w:t>
            </w:r>
          </w:p>
        </w:tc>
      </w:tr>
      <w:tr w:rsidR="00472C59" w:rsidRPr="002B674C" w14:paraId="4CCB3BCF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4A196F2F" w14:textId="3A141F1E" w:rsidR="00472C59" w:rsidRPr="002B674C" w:rsidRDefault="00472C59" w:rsidP="00B5243E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64D3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descritivo_mv</w:t>
            </w:r>
          </w:p>
        </w:tc>
      </w:tr>
    </w:tbl>
    <w:p w14:paraId="3713CAA4" w14:textId="77777777" w:rsidR="00472C59" w:rsidRPr="007E3521" w:rsidRDefault="00472C59" w:rsidP="007E3521">
      <w:pPr>
        <w:rPr>
          <w:lang w:val="pt-PT"/>
        </w:rPr>
      </w:pPr>
    </w:p>
    <w:sectPr w:rsidR="00472C59" w:rsidRPr="007E3521" w:rsidSect="007E3521">
      <w:footerReference w:type="even" r:id="rId17"/>
      <w:footerReference w:type="default" r:id="rId18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508" w:author="Ana Rita Geraldo de Caguerelho" w:date="2025-04-07T09:06:00Z" w:initials="ARGdC">
    <w:p w14:paraId="0E8E4D45" w14:textId="77777777" w:rsidR="007C4378" w:rsidRPr="009D3101" w:rsidRDefault="007C4378" w:rsidP="008E5B92">
      <w:pPr>
        <w:pStyle w:val="CommentText"/>
        <w:rPr>
          <w:lang w:val="pt-PT"/>
        </w:rPr>
      </w:pPr>
      <w:r>
        <w:rPr>
          <w:rStyle w:val="CommentReference"/>
        </w:rPr>
        <w:annotationRef/>
      </w:r>
      <w:r w:rsidRPr="009D3101">
        <w:rPr>
          <w:lang w:val="pt-PT"/>
        </w:rPr>
        <w:t>A definir</w:t>
      </w:r>
    </w:p>
    <w:p w14:paraId="04370E43" w14:textId="77777777" w:rsidR="007C4378" w:rsidRPr="009D3101" w:rsidRDefault="007C4378" w:rsidP="008E5B92">
      <w:pPr>
        <w:pStyle w:val="CommentText"/>
        <w:rPr>
          <w:lang w:val="pt-PT"/>
        </w:rPr>
      </w:pPr>
      <w:r w:rsidRPr="009D3101">
        <w:rPr>
          <w:lang w:val="pt-PT"/>
        </w:rPr>
        <w:t>Adicionar no glossário</w:t>
      </w:r>
    </w:p>
  </w:comment>
  <w:comment w:id="509" w:author="Diogo Alexandre Escaleira" w:date="2025-04-15T00:00:00Z" w:initials="DAE">
    <w:p w14:paraId="656FD01A" w14:textId="27C1C863" w:rsidR="007C4378" w:rsidRPr="009D3101" w:rsidRDefault="007C4378">
      <w:pPr>
        <w:pStyle w:val="CommentText"/>
        <w:rPr>
          <w:lang w:val="pt-PT"/>
        </w:rPr>
      </w:pPr>
      <w:r>
        <w:rPr>
          <w:rStyle w:val="CommentReference"/>
        </w:rPr>
        <w:annotationRef/>
      </w:r>
      <w:r w:rsidRPr="009D3101">
        <w:rPr>
          <w:lang w:val="pt-PT"/>
        </w:rPr>
        <w:t>Parece-m</w:t>
      </w:r>
      <w:r>
        <w:rPr>
          <w:lang w:val="pt-PT"/>
        </w:rPr>
        <w:t xml:space="preserve">e bem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4370E43" w15:done="0"/>
  <w15:commentEx w15:paraId="656FD01A" w15:paraIdParent="04370E43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F6182D" w14:textId="77777777" w:rsidR="007C4378" w:rsidRDefault="007C4378" w:rsidP="00C702C7">
      <w:pPr>
        <w:spacing w:after="0" w:line="240" w:lineRule="auto"/>
      </w:pPr>
      <w:r>
        <w:separator/>
      </w:r>
    </w:p>
  </w:endnote>
  <w:endnote w:type="continuationSeparator" w:id="0">
    <w:p w14:paraId="73FD21B4" w14:textId="77777777" w:rsidR="007C4378" w:rsidRDefault="007C4378" w:rsidP="00C702C7">
      <w:pPr>
        <w:spacing w:after="0" w:line="240" w:lineRule="auto"/>
      </w:pPr>
      <w:r>
        <w:continuationSeparator/>
      </w:r>
    </w:p>
  </w:endnote>
  <w:endnote w:type="continuationNotice" w:id="1">
    <w:p w14:paraId="7975FA11" w14:textId="77777777" w:rsidR="007C4378" w:rsidRDefault="007C437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004397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9DEC2E" w14:textId="2E6717A3" w:rsidR="007C4378" w:rsidRDefault="007C437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8099A">
          <w:rPr>
            <w:noProof/>
          </w:rPr>
          <w:t>62</w:t>
        </w:r>
        <w:r>
          <w:rPr>
            <w:noProof/>
          </w:rPr>
          <w:fldChar w:fldCharType="end"/>
        </w:r>
      </w:p>
    </w:sdtContent>
  </w:sdt>
  <w:p w14:paraId="752CFCE5" w14:textId="77777777" w:rsidR="007C4378" w:rsidRDefault="007C43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240270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AF3017" w14:textId="313B6559" w:rsidR="007C4378" w:rsidRDefault="007C437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8099A">
          <w:rPr>
            <w:noProof/>
          </w:rPr>
          <w:t>63</w:t>
        </w:r>
        <w:r>
          <w:rPr>
            <w:noProof/>
          </w:rPr>
          <w:fldChar w:fldCharType="end"/>
        </w:r>
      </w:p>
    </w:sdtContent>
  </w:sdt>
  <w:p w14:paraId="07A93092" w14:textId="77777777" w:rsidR="007C4378" w:rsidRPr="007E3521" w:rsidRDefault="007C4378">
    <w:pPr>
      <w:pStyle w:val="Footer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C2AF13" w14:textId="77777777" w:rsidR="007C4378" w:rsidRDefault="007C4378" w:rsidP="00C702C7">
      <w:pPr>
        <w:spacing w:after="0" w:line="240" w:lineRule="auto"/>
      </w:pPr>
      <w:r>
        <w:separator/>
      </w:r>
    </w:p>
  </w:footnote>
  <w:footnote w:type="continuationSeparator" w:id="0">
    <w:p w14:paraId="1BC456C4" w14:textId="77777777" w:rsidR="007C4378" w:rsidRDefault="007C4378" w:rsidP="00C702C7">
      <w:pPr>
        <w:spacing w:after="0" w:line="240" w:lineRule="auto"/>
      </w:pPr>
      <w:r>
        <w:continuationSeparator/>
      </w:r>
    </w:p>
  </w:footnote>
  <w:footnote w:type="continuationNotice" w:id="1">
    <w:p w14:paraId="25EB906A" w14:textId="77777777" w:rsidR="007C4378" w:rsidRDefault="007C4378">
      <w:pPr>
        <w:spacing w:after="0" w:line="240" w:lineRule="auto"/>
      </w:pPr>
    </w:p>
  </w:footnote>
  <w:footnote w:id="2">
    <w:p w14:paraId="18CC720E" w14:textId="77777777" w:rsidR="007C4378" w:rsidRPr="007E3521" w:rsidRDefault="007C4378" w:rsidP="007E3521">
      <w:pPr>
        <w:pStyle w:val="FootnoteText"/>
        <w:jc w:val="both"/>
        <w:rPr>
          <w:rFonts w:ascii="Santander Text" w:hAnsi="Santander Text"/>
          <w:lang w:val="pt-PT"/>
        </w:rPr>
      </w:pPr>
      <w:r w:rsidRPr="007E3521">
        <w:rPr>
          <w:rStyle w:val="FootnoteReference"/>
          <w:rFonts w:ascii="Santander Text" w:hAnsi="Santander Text"/>
        </w:rPr>
        <w:footnoteRef/>
      </w:r>
      <w:r w:rsidRPr="007E3521">
        <w:rPr>
          <w:rFonts w:ascii="Santander Text" w:hAnsi="Santander Text"/>
          <w:lang w:val="pt-PT"/>
        </w:rPr>
        <w:t xml:space="preserve"> Esta abordagem só deve ser considerada se o resultado da referida fórmula for superior a 75%.</w:t>
      </w:r>
    </w:p>
  </w:footnote>
  <w:footnote w:id="3">
    <w:p w14:paraId="3E385DC8" w14:textId="4AE4367E" w:rsidR="007C4378" w:rsidRPr="007E3521" w:rsidRDefault="007C4378" w:rsidP="007E3521">
      <w:pPr>
        <w:pStyle w:val="Header"/>
        <w:rPr>
          <w:lang w:val="pt-PT"/>
        </w:rPr>
      </w:pPr>
      <w:r>
        <w:rPr>
          <w:rStyle w:val="FootnoteReference"/>
        </w:rPr>
        <w:footnoteRef/>
      </w:r>
      <w:r w:rsidRPr="007E3521">
        <w:rPr>
          <w:lang w:val="pt-PT"/>
        </w:rPr>
        <w:t xml:space="preserve"> </w:t>
      </w:r>
      <w:r w:rsidRPr="007E3521">
        <w:rPr>
          <w:rFonts w:ascii="Santander Text" w:hAnsi="Santander Text" w:cs="Arial"/>
          <w:b w:val="0"/>
          <w:szCs w:val="18"/>
          <w:lang w:val="pt-PT"/>
        </w:rPr>
        <w:t xml:space="preserve">Esta tabela atualmente, segundo </w:t>
      </w:r>
      <w:r w:rsidRPr="007E3521">
        <w:rPr>
          <w:rFonts w:ascii="Santander Text" w:hAnsi="Santander Text" w:cs="Arial"/>
          <w:b w:val="0"/>
          <w:i/>
          <w:iCs/>
          <w:szCs w:val="18"/>
          <w:lang w:val="pt-PT"/>
        </w:rPr>
        <w:t>feedback</w:t>
      </w:r>
      <w:r w:rsidRPr="007E3521">
        <w:rPr>
          <w:rFonts w:ascii="Santander Text" w:hAnsi="Santander Text" w:cs="Arial"/>
          <w:b w:val="0"/>
          <w:szCs w:val="18"/>
          <w:lang w:val="pt-PT"/>
        </w:rPr>
        <w:t xml:space="preserve"> de IT, ainda se encontra em fase de desenvolvimento pelo que, os campos utilizados são os que estão disponíveis à data de envio da presente especificação.</w:t>
      </w:r>
    </w:p>
    <w:p w14:paraId="35FD072C" w14:textId="3BB8E047" w:rsidR="007C4378" w:rsidRPr="007E3521" w:rsidRDefault="007C4378">
      <w:pPr>
        <w:pStyle w:val="FootnoteText"/>
        <w:rPr>
          <w:lang w:val="pt-PT"/>
        </w:rPr>
      </w:pPr>
    </w:p>
  </w:footnote>
  <w:footnote w:id="4">
    <w:p w14:paraId="4DDA2ADB" w14:textId="435FC749" w:rsidR="007C4378" w:rsidRPr="001C06E9" w:rsidRDefault="007C4378" w:rsidP="001C06E9">
      <w:pPr>
        <w:spacing w:line="360" w:lineRule="auto"/>
        <w:jc w:val="both"/>
        <w:rPr>
          <w:lang w:val="pt-PT"/>
        </w:rPr>
      </w:pPr>
      <w:r>
        <w:rPr>
          <w:rStyle w:val="FootnoteReference"/>
        </w:rPr>
        <w:footnoteRef/>
      </w:r>
      <w:r w:rsidRPr="001C06E9">
        <w:rPr>
          <w:lang w:val="pt-PT"/>
        </w:rPr>
        <w:t xml:space="preserve"> </w:t>
      </w:r>
      <w:r w:rsidRPr="001C06E9">
        <w:rPr>
          <w:rFonts w:ascii="Santander Text" w:hAnsi="Santander Text"/>
          <w:sz w:val="16"/>
          <w:szCs w:val="18"/>
          <w:lang w:val="pt-PT"/>
        </w:rPr>
        <w:t>Para</w:t>
      </w:r>
      <w:r w:rsidRPr="001C06E9">
        <w:rPr>
          <w:sz w:val="16"/>
          <w:lang w:val="pt-PT"/>
        </w:rPr>
        <w:t xml:space="preserve"> </w:t>
      </w:r>
      <w:r>
        <w:rPr>
          <w:sz w:val="16"/>
          <w:lang w:val="pt-PT"/>
        </w:rPr>
        <w:t xml:space="preserve">obtenção dos atributos por conta contabilística, deverá proceder-se ao cruzamento entre a tabela </w:t>
      </w:r>
      <w:r w:rsidRPr="001C06E9">
        <w:rPr>
          <w:i/>
          <w:sz w:val="16"/>
          <w:lang w:val="pt-PT"/>
        </w:rPr>
        <w:t>ct001_univ_saldo</w:t>
      </w:r>
      <w:r>
        <w:rPr>
          <w:sz w:val="16"/>
          <w:lang w:val="pt-PT"/>
        </w:rPr>
        <w:t xml:space="preserve"> com a tabela </w:t>
      </w:r>
      <w:r w:rsidRPr="001C06E9">
        <w:rPr>
          <w:i/>
          <w:sz w:val="16"/>
          <w:lang w:val="pt-PT"/>
        </w:rPr>
        <w:t>fr802_pl_contas</w:t>
      </w:r>
      <w:r>
        <w:rPr>
          <w:sz w:val="16"/>
          <w:lang w:val="pt-PT"/>
        </w:rPr>
        <w:t xml:space="preserve"> (filtrada por ’</w:t>
      </w:r>
      <w:r w:rsidRPr="001C06E9">
        <w:rPr>
          <w:i/>
          <w:sz w:val="16"/>
          <w:lang w:val="pt-PT"/>
        </w:rPr>
        <w:t>cod_plano</w:t>
      </w:r>
      <w:r>
        <w:rPr>
          <w:sz w:val="16"/>
          <w:lang w:val="pt-PT"/>
        </w:rPr>
        <w:t xml:space="preserve">’ = ‘BST_IND’) através dos campos </w:t>
      </w:r>
      <w:r>
        <w:rPr>
          <w:i/>
          <w:sz w:val="16"/>
          <w:lang w:val="pt-PT"/>
        </w:rPr>
        <w:t>’</w:t>
      </w:r>
      <w:r w:rsidRPr="001C06E9">
        <w:rPr>
          <w:i/>
          <w:sz w:val="16"/>
          <w:lang w:val="pt-PT"/>
        </w:rPr>
        <w:t>ccont</w:t>
      </w:r>
      <w:r>
        <w:rPr>
          <w:i/>
          <w:sz w:val="16"/>
          <w:lang w:val="pt-PT"/>
        </w:rPr>
        <w:t>a</w:t>
      </w:r>
      <w:r w:rsidRPr="001C06E9">
        <w:rPr>
          <w:i/>
          <w:sz w:val="16"/>
          <w:lang w:val="pt-PT"/>
        </w:rPr>
        <w:t>b_final_ifrs</w:t>
      </w:r>
      <w:r>
        <w:rPr>
          <w:i/>
          <w:sz w:val="16"/>
          <w:lang w:val="pt-PT"/>
        </w:rPr>
        <w:t xml:space="preserve">’ </w:t>
      </w:r>
      <w:r>
        <w:rPr>
          <w:sz w:val="16"/>
          <w:lang w:val="pt-PT"/>
        </w:rPr>
        <w:t xml:space="preserve">e o campo </w:t>
      </w:r>
      <w:r>
        <w:rPr>
          <w:i/>
          <w:sz w:val="16"/>
          <w:lang w:val="pt-PT"/>
        </w:rPr>
        <w:t>’</w:t>
      </w:r>
      <w:r w:rsidRPr="001C06E9">
        <w:rPr>
          <w:i/>
          <w:sz w:val="16"/>
          <w:lang w:val="pt-PT"/>
        </w:rPr>
        <w:t>conta</w:t>
      </w:r>
      <w:r>
        <w:rPr>
          <w:i/>
          <w:sz w:val="16"/>
          <w:lang w:val="pt-PT"/>
        </w:rPr>
        <w:t>’</w:t>
      </w:r>
      <w:r>
        <w:rPr>
          <w:sz w:val="16"/>
          <w:lang w:val="pt-PT"/>
        </w:rPr>
        <w:t xml:space="preserve">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9F0C13"/>
    <w:multiLevelType w:val="hybridMultilevel"/>
    <w:tmpl w:val="B29EC7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036D38"/>
    <w:multiLevelType w:val="hybridMultilevel"/>
    <w:tmpl w:val="AE9C11CC"/>
    <w:lvl w:ilvl="0" w:tplc="3FBC59F0">
      <w:start w:val="1"/>
      <w:numFmt w:val="upperRoman"/>
      <w:lvlText w:val="%1)"/>
      <w:lvlJc w:val="left"/>
      <w:pPr>
        <w:ind w:left="2520" w:hanging="360"/>
      </w:pPr>
      <w:rPr>
        <w:rFonts w:hint="default"/>
        <w:b/>
        <w:i w:val="0"/>
      </w:rPr>
    </w:lvl>
    <w:lvl w:ilvl="1" w:tplc="08160019" w:tentative="1">
      <w:start w:val="1"/>
      <w:numFmt w:val="lowerLetter"/>
      <w:lvlText w:val="%2."/>
      <w:lvlJc w:val="left"/>
      <w:pPr>
        <w:ind w:left="3240" w:hanging="360"/>
      </w:pPr>
    </w:lvl>
    <w:lvl w:ilvl="2" w:tplc="0816001B" w:tentative="1">
      <w:start w:val="1"/>
      <w:numFmt w:val="lowerRoman"/>
      <w:lvlText w:val="%3."/>
      <w:lvlJc w:val="right"/>
      <w:pPr>
        <w:ind w:left="3960" w:hanging="180"/>
      </w:pPr>
    </w:lvl>
    <w:lvl w:ilvl="3" w:tplc="0816000F" w:tentative="1">
      <w:start w:val="1"/>
      <w:numFmt w:val="decimal"/>
      <w:lvlText w:val="%4."/>
      <w:lvlJc w:val="left"/>
      <w:pPr>
        <w:ind w:left="4680" w:hanging="360"/>
      </w:pPr>
    </w:lvl>
    <w:lvl w:ilvl="4" w:tplc="08160019" w:tentative="1">
      <w:start w:val="1"/>
      <w:numFmt w:val="lowerLetter"/>
      <w:lvlText w:val="%5."/>
      <w:lvlJc w:val="left"/>
      <w:pPr>
        <w:ind w:left="5400" w:hanging="360"/>
      </w:pPr>
    </w:lvl>
    <w:lvl w:ilvl="5" w:tplc="0816001B" w:tentative="1">
      <w:start w:val="1"/>
      <w:numFmt w:val="lowerRoman"/>
      <w:lvlText w:val="%6."/>
      <w:lvlJc w:val="right"/>
      <w:pPr>
        <w:ind w:left="6120" w:hanging="180"/>
      </w:pPr>
    </w:lvl>
    <w:lvl w:ilvl="6" w:tplc="0816000F" w:tentative="1">
      <w:start w:val="1"/>
      <w:numFmt w:val="decimal"/>
      <w:lvlText w:val="%7."/>
      <w:lvlJc w:val="left"/>
      <w:pPr>
        <w:ind w:left="6840" w:hanging="360"/>
      </w:pPr>
    </w:lvl>
    <w:lvl w:ilvl="7" w:tplc="08160019" w:tentative="1">
      <w:start w:val="1"/>
      <w:numFmt w:val="lowerLetter"/>
      <w:lvlText w:val="%8."/>
      <w:lvlJc w:val="left"/>
      <w:pPr>
        <w:ind w:left="7560" w:hanging="360"/>
      </w:pPr>
    </w:lvl>
    <w:lvl w:ilvl="8" w:tplc="081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2A94D15"/>
    <w:multiLevelType w:val="hybridMultilevel"/>
    <w:tmpl w:val="8C345002"/>
    <w:lvl w:ilvl="0" w:tplc="C25E2B28">
      <w:start w:val="3"/>
      <w:numFmt w:val="lowerLetter"/>
      <w:lvlText w:val="%1)"/>
      <w:lvlJc w:val="left"/>
      <w:pPr>
        <w:ind w:left="1069" w:hanging="360"/>
      </w:pPr>
      <w:rPr>
        <w:strike w:val="0"/>
        <w:dstrike w:val="0"/>
        <w:u w:val="none"/>
        <w:effect w:val="none"/>
      </w:rPr>
    </w:lvl>
    <w:lvl w:ilvl="1" w:tplc="08160019">
      <w:start w:val="1"/>
      <w:numFmt w:val="lowerLetter"/>
      <w:lvlText w:val="%2."/>
      <w:lvlJc w:val="left"/>
      <w:pPr>
        <w:ind w:left="1789" w:hanging="360"/>
      </w:pPr>
    </w:lvl>
    <w:lvl w:ilvl="2" w:tplc="0816001B">
      <w:start w:val="1"/>
      <w:numFmt w:val="lowerRoman"/>
      <w:lvlText w:val="%3."/>
      <w:lvlJc w:val="right"/>
      <w:pPr>
        <w:ind w:left="2509" w:hanging="180"/>
      </w:pPr>
    </w:lvl>
    <w:lvl w:ilvl="3" w:tplc="0816000F">
      <w:start w:val="1"/>
      <w:numFmt w:val="decimal"/>
      <w:lvlText w:val="%4."/>
      <w:lvlJc w:val="left"/>
      <w:pPr>
        <w:ind w:left="3229" w:hanging="360"/>
      </w:pPr>
    </w:lvl>
    <w:lvl w:ilvl="4" w:tplc="08160019">
      <w:start w:val="1"/>
      <w:numFmt w:val="lowerLetter"/>
      <w:lvlText w:val="%5."/>
      <w:lvlJc w:val="left"/>
      <w:pPr>
        <w:ind w:left="3949" w:hanging="360"/>
      </w:pPr>
    </w:lvl>
    <w:lvl w:ilvl="5" w:tplc="0816001B">
      <w:start w:val="1"/>
      <w:numFmt w:val="lowerRoman"/>
      <w:lvlText w:val="%6."/>
      <w:lvlJc w:val="right"/>
      <w:pPr>
        <w:ind w:left="4669" w:hanging="180"/>
      </w:pPr>
    </w:lvl>
    <w:lvl w:ilvl="6" w:tplc="0816000F">
      <w:start w:val="1"/>
      <w:numFmt w:val="decimal"/>
      <w:lvlText w:val="%7."/>
      <w:lvlJc w:val="left"/>
      <w:pPr>
        <w:ind w:left="5389" w:hanging="360"/>
      </w:pPr>
    </w:lvl>
    <w:lvl w:ilvl="7" w:tplc="08160019">
      <w:start w:val="1"/>
      <w:numFmt w:val="lowerLetter"/>
      <w:lvlText w:val="%8."/>
      <w:lvlJc w:val="left"/>
      <w:pPr>
        <w:ind w:left="6109" w:hanging="360"/>
      </w:pPr>
    </w:lvl>
    <w:lvl w:ilvl="8" w:tplc="0816001B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02AE05AA"/>
    <w:multiLevelType w:val="hybridMultilevel"/>
    <w:tmpl w:val="AA02A4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3E05981"/>
    <w:multiLevelType w:val="hybridMultilevel"/>
    <w:tmpl w:val="104A65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EB5983"/>
    <w:multiLevelType w:val="hybridMultilevel"/>
    <w:tmpl w:val="118C91F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3A324A"/>
    <w:multiLevelType w:val="hybridMultilevel"/>
    <w:tmpl w:val="EFFC3A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7D23C27"/>
    <w:multiLevelType w:val="hybridMultilevel"/>
    <w:tmpl w:val="BB1E11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E212A1"/>
    <w:multiLevelType w:val="hybridMultilevel"/>
    <w:tmpl w:val="AE3CA5FC"/>
    <w:lvl w:ilvl="0" w:tplc="2F46F9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8984D0E"/>
    <w:multiLevelType w:val="hybridMultilevel"/>
    <w:tmpl w:val="D6889EF8"/>
    <w:lvl w:ilvl="0" w:tplc="0816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F8DCBE0E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  <w:color w:val="000000"/>
      </w:rPr>
    </w:lvl>
    <w:lvl w:ilvl="2" w:tplc="0816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08A141AB"/>
    <w:multiLevelType w:val="hybridMultilevel"/>
    <w:tmpl w:val="127ECB2A"/>
    <w:lvl w:ilvl="0" w:tplc="EA72A02A">
      <w:start w:val="1"/>
      <w:numFmt w:val="decimal"/>
      <w:lvlText w:val="%1."/>
      <w:lvlJc w:val="left"/>
      <w:pPr>
        <w:ind w:left="1428" w:hanging="360"/>
      </w:pPr>
      <w:rPr>
        <w:rFonts w:ascii="Arial" w:hAnsi="Arial" w:cs="Times New Roman" w:hint="default"/>
        <w:b w:val="0"/>
        <w:i w:val="0"/>
        <w:color w:val="auto"/>
        <w:sz w:val="20"/>
      </w:rPr>
    </w:lvl>
    <w:lvl w:ilvl="1" w:tplc="FFFFFFFF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0A0935A6"/>
    <w:multiLevelType w:val="hybridMultilevel"/>
    <w:tmpl w:val="5D062E8C"/>
    <w:lvl w:ilvl="0" w:tplc="89C60E78">
      <w:start w:val="1"/>
      <w:numFmt w:val="upperRoman"/>
      <w:lvlText w:val="%1)"/>
      <w:lvlJc w:val="left"/>
      <w:pPr>
        <w:ind w:left="2496" w:hanging="72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2856" w:hanging="360"/>
      </w:pPr>
    </w:lvl>
    <w:lvl w:ilvl="2" w:tplc="0816001B" w:tentative="1">
      <w:start w:val="1"/>
      <w:numFmt w:val="lowerRoman"/>
      <w:lvlText w:val="%3."/>
      <w:lvlJc w:val="right"/>
      <w:pPr>
        <w:ind w:left="3576" w:hanging="180"/>
      </w:pPr>
    </w:lvl>
    <w:lvl w:ilvl="3" w:tplc="0816000F" w:tentative="1">
      <w:start w:val="1"/>
      <w:numFmt w:val="decimal"/>
      <w:lvlText w:val="%4."/>
      <w:lvlJc w:val="left"/>
      <w:pPr>
        <w:ind w:left="4296" w:hanging="360"/>
      </w:pPr>
    </w:lvl>
    <w:lvl w:ilvl="4" w:tplc="08160019" w:tentative="1">
      <w:start w:val="1"/>
      <w:numFmt w:val="lowerLetter"/>
      <w:lvlText w:val="%5."/>
      <w:lvlJc w:val="left"/>
      <w:pPr>
        <w:ind w:left="5016" w:hanging="360"/>
      </w:pPr>
    </w:lvl>
    <w:lvl w:ilvl="5" w:tplc="0816001B" w:tentative="1">
      <w:start w:val="1"/>
      <w:numFmt w:val="lowerRoman"/>
      <w:lvlText w:val="%6."/>
      <w:lvlJc w:val="right"/>
      <w:pPr>
        <w:ind w:left="5736" w:hanging="180"/>
      </w:pPr>
    </w:lvl>
    <w:lvl w:ilvl="6" w:tplc="0816000F" w:tentative="1">
      <w:start w:val="1"/>
      <w:numFmt w:val="decimal"/>
      <w:lvlText w:val="%7."/>
      <w:lvlJc w:val="left"/>
      <w:pPr>
        <w:ind w:left="6456" w:hanging="360"/>
      </w:pPr>
    </w:lvl>
    <w:lvl w:ilvl="7" w:tplc="08160019" w:tentative="1">
      <w:start w:val="1"/>
      <w:numFmt w:val="lowerLetter"/>
      <w:lvlText w:val="%8."/>
      <w:lvlJc w:val="left"/>
      <w:pPr>
        <w:ind w:left="7176" w:hanging="360"/>
      </w:pPr>
    </w:lvl>
    <w:lvl w:ilvl="8" w:tplc="08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7" w15:restartNumberingAfterBreak="0">
    <w:nsid w:val="0BE86EF9"/>
    <w:multiLevelType w:val="hybridMultilevel"/>
    <w:tmpl w:val="1D221852"/>
    <w:lvl w:ilvl="0" w:tplc="08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8" w15:restartNumberingAfterBreak="0">
    <w:nsid w:val="0BEE50B8"/>
    <w:multiLevelType w:val="hybridMultilevel"/>
    <w:tmpl w:val="CB8AECC2"/>
    <w:lvl w:ilvl="0" w:tplc="36F818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CA70D74"/>
    <w:multiLevelType w:val="hybridMultilevel"/>
    <w:tmpl w:val="ABEACD14"/>
    <w:lvl w:ilvl="0" w:tplc="111CB3D4">
      <w:start w:val="1"/>
      <w:numFmt w:val="upperRoman"/>
      <w:lvlText w:val="%1)"/>
      <w:lvlJc w:val="left"/>
      <w:pPr>
        <w:ind w:left="2496" w:hanging="360"/>
      </w:pPr>
      <w:rPr>
        <w:rFonts w:ascii="Arial" w:eastAsia="Aptos" w:hAnsi="Arial" w:cs="Arial"/>
        <w:b/>
        <w:bCs/>
        <w:i w:val="0"/>
        <w:sz w:val="18"/>
      </w:rPr>
    </w:lvl>
    <w:lvl w:ilvl="1" w:tplc="08160019">
      <w:start w:val="1"/>
      <w:numFmt w:val="lowerLetter"/>
      <w:lvlText w:val="%2."/>
      <w:lvlJc w:val="left"/>
      <w:pPr>
        <w:ind w:left="3216" w:hanging="360"/>
      </w:pPr>
    </w:lvl>
    <w:lvl w:ilvl="2" w:tplc="0816001B">
      <w:start w:val="1"/>
      <w:numFmt w:val="lowerRoman"/>
      <w:lvlText w:val="%3."/>
      <w:lvlJc w:val="right"/>
      <w:pPr>
        <w:ind w:left="3936" w:hanging="180"/>
      </w:pPr>
    </w:lvl>
    <w:lvl w:ilvl="3" w:tplc="0816000F">
      <w:start w:val="1"/>
      <w:numFmt w:val="decimal"/>
      <w:lvlText w:val="%4."/>
      <w:lvlJc w:val="left"/>
      <w:pPr>
        <w:ind w:left="4656" w:hanging="360"/>
      </w:pPr>
    </w:lvl>
    <w:lvl w:ilvl="4" w:tplc="08160019">
      <w:start w:val="1"/>
      <w:numFmt w:val="lowerLetter"/>
      <w:lvlText w:val="%5."/>
      <w:lvlJc w:val="left"/>
      <w:pPr>
        <w:ind w:left="5376" w:hanging="360"/>
      </w:pPr>
    </w:lvl>
    <w:lvl w:ilvl="5" w:tplc="0816001B">
      <w:start w:val="1"/>
      <w:numFmt w:val="lowerRoman"/>
      <w:lvlText w:val="%6."/>
      <w:lvlJc w:val="right"/>
      <w:pPr>
        <w:ind w:left="6096" w:hanging="180"/>
      </w:pPr>
    </w:lvl>
    <w:lvl w:ilvl="6" w:tplc="0816000F">
      <w:start w:val="1"/>
      <w:numFmt w:val="decimal"/>
      <w:lvlText w:val="%7."/>
      <w:lvlJc w:val="left"/>
      <w:pPr>
        <w:ind w:left="6816" w:hanging="360"/>
      </w:pPr>
    </w:lvl>
    <w:lvl w:ilvl="7" w:tplc="08160019">
      <w:start w:val="1"/>
      <w:numFmt w:val="lowerLetter"/>
      <w:lvlText w:val="%8."/>
      <w:lvlJc w:val="left"/>
      <w:pPr>
        <w:ind w:left="7536" w:hanging="360"/>
      </w:pPr>
    </w:lvl>
    <w:lvl w:ilvl="8" w:tplc="0816001B">
      <w:start w:val="1"/>
      <w:numFmt w:val="lowerRoman"/>
      <w:lvlText w:val="%9."/>
      <w:lvlJc w:val="right"/>
      <w:pPr>
        <w:ind w:left="8256" w:hanging="180"/>
      </w:pPr>
    </w:lvl>
  </w:abstractNum>
  <w:abstractNum w:abstractNumId="20" w15:restartNumberingAfterBreak="0">
    <w:nsid w:val="0E214C3A"/>
    <w:multiLevelType w:val="hybridMultilevel"/>
    <w:tmpl w:val="399ED988"/>
    <w:lvl w:ilvl="0" w:tplc="794E0D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E9B7951"/>
    <w:multiLevelType w:val="hybridMultilevel"/>
    <w:tmpl w:val="40067D84"/>
    <w:lvl w:ilvl="0" w:tplc="A28E9264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  <w:sz w:val="18"/>
        <w:szCs w:val="18"/>
      </w:rPr>
    </w:lvl>
    <w:lvl w:ilvl="1" w:tplc="08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" w15:restartNumberingAfterBreak="0">
    <w:nsid w:val="0F515859"/>
    <w:multiLevelType w:val="hybridMultilevel"/>
    <w:tmpl w:val="939094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4E81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8"/>
        <w:szCs w:val="18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FC34FBC"/>
    <w:multiLevelType w:val="hybridMultilevel"/>
    <w:tmpl w:val="298A178A"/>
    <w:lvl w:ilvl="0" w:tplc="08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4" w15:restartNumberingAfterBreak="0">
    <w:nsid w:val="0FFB4AED"/>
    <w:multiLevelType w:val="hybridMultilevel"/>
    <w:tmpl w:val="44F25D14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06A6A87"/>
    <w:multiLevelType w:val="hybridMultilevel"/>
    <w:tmpl w:val="19BEEB04"/>
    <w:lvl w:ilvl="0" w:tplc="08DE9316">
      <w:start w:val="1"/>
      <w:numFmt w:val="upperLetter"/>
      <w:lvlText w:val="%1)"/>
      <w:lvlJc w:val="left"/>
      <w:pPr>
        <w:ind w:left="720" w:hanging="360"/>
      </w:pPr>
      <w:rPr>
        <w:rFonts w:cs="Times New Roman"/>
      </w:rPr>
    </w:lvl>
    <w:lvl w:ilvl="1" w:tplc="0816000F">
      <w:start w:val="1"/>
      <w:numFmt w:val="decimal"/>
      <w:lvlText w:val="%2."/>
      <w:lvlJc w:val="left"/>
      <w:pPr>
        <w:ind w:left="720" w:hanging="360"/>
      </w:pPr>
      <w:rPr>
        <w:rFonts w:hint="default"/>
        <w:b/>
        <w:bCs/>
        <w:color w:val="000000"/>
      </w:rPr>
    </w:lvl>
    <w:lvl w:ilvl="2" w:tplc="BCC8DABC">
      <w:start w:val="1"/>
      <w:numFmt w:val="upperRoman"/>
      <w:lvlText w:val="%3)"/>
      <w:lvlJc w:val="left"/>
      <w:pPr>
        <w:ind w:left="2160" w:hanging="180"/>
      </w:pPr>
      <w:rPr>
        <w:rFonts w:ascii="Arial" w:eastAsia="Times New Roman" w:hAnsi="Arial" w:cs="Arial"/>
        <w:b/>
        <w:bCs/>
        <w:color w:val="000000"/>
      </w:rPr>
    </w:lvl>
    <w:lvl w:ilvl="3" w:tplc="08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11AC1A0E"/>
    <w:multiLevelType w:val="hybridMultilevel"/>
    <w:tmpl w:val="837821C2"/>
    <w:lvl w:ilvl="0" w:tplc="08160019">
      <w:start w:val="1"/>
      <w:numFmt w:val="lowerLetter"/>
      <w:lvlText w:val="%1."/>
      <w:lvlJc w:val="left"/>
      <w:pPr>
        <w:ind w:left="1800" w:hanging="360"/>
      </w:pPr>
      <w:rPr>
        <w:b/>
        <w:bCs/>
      </w:rPr>
    </w:lvl>
    <w:lvl w:ilvl="1" w:tplc="08160019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816001B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816000F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8160019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816001B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816000F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8160019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816001B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27" w15:restartNumberingAfterBreak="0">
    <w:nsid w:val="11DD11C9"/>
    <w:multiLevelType w:val="hybridMultilevel"/>
    <w:tmpl w:val="DE642E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48B5EBE"/>
    <w:multiLevelType w:val="hybridMultilevel"/>
    <w:tmpl w:val="A182A248"/>
    <w:lvl w:ilvl="0" w:tplc="ABEAD2AC">
      <w:start w:val="1"/>
      <w:numFmt w:val="decimal"/>
      <w:pStyle w:val="Style6"/>
      <w:lvlText w:val="%1.1.1.1.1.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6AE522F"/>
    <w:multiLevelType w:val="hybridMultilevel"/>
    <w:tmpl w:val="E0D27C06"/>
    <w:lvl w:ilvl="0" w:tplc="557018BE">
      <w:start w:val="1"/>
      <w:numFmt w:val="upperRoman"/>
      <w:lvlText w:val="%1)"/>
      <w:lvlJc w:val="left"/>
      <w:pPr>
        <w:ind w:left="2136" w:hanging="360"/>
      </w:pPr>
      <w:rPr>
        <w:rFonts w:ascii="Arial" w:eastAsia="Aptos" w:hAnsi="Arial" w:cs="Arial"/>
        <w:b/>
        <w:bCs/>
      </w:rPr>
    </w:lvl>
    <w:lvl w:ilvl="1" w:tplc="08160019">
      <w:start w:val="1"/>
      <w:numFmt w:val="lowerLetter"/>
      <w:lvlText w:val="%2."/>
      <w:lvlJc w:val="left"/>
      <w:pPr>
        <w:ind w:left="2856" w:hanging="360"/>
      </w:pPr>
    </w:lvl>
    <w:lvl w:ilvl="2" w:tplc="0816001B">
      <w:start w:val="1"/>
      <w:numFmt w:val="lowerRoman"/>
      <w:lvlText w:val="%3."/>
      <w:lvlJc w:val="right"/>
      <w:pPr>
        <w:ind w:left="3576" w:hanging="180"/>
      </w:pPr>
    </w:lvl>
    <w:lvl w:ilvl="3" w:tplc="0816000F">
      <w:start w:val="1"/>
      <w:numFmt w:val="decimal"/>
      <w:lvlText w:val="%4."/>
      <w:lvlJc w:val="left"/>
      <w:pPr>
        <w:ind w:left="4296" w:hanging="360"/>
      </w:pPr>
    </w:lvl>
    <w:lvl w:ilvl="4" w:tplc="08160019">
      <w:start w:val="1"/>
      <w:numFmt w:val="lowerLetter"/>
      <w:lvlText w:val="%5."/>
      <w:lvlJc w:val="left"/>
      <w:pPr>
        <w:ind w:left="5016" w:hanging="360"/>
      </w:pPr>
    </w:lvl>
    <w:lvl w:ilvl="5" w:tplc="0816001B">
      <w:start w:val="1"/>
      <w:numFmt w:val="lowerRoman"/>
      <w:lvlText w:val="%6."/>
      <w:lvlJc w:val="right"/>
      <w:pPr>
        <w:ind w:left="5736" w:hanging="180"/>
      </w:pPr>
    </w:lvl>
    <w:lvl w:ilvl="6" w:tplc="0816000F">
      <w:start w:val="1"/>
      <w:numFmt w:val="decimal"/>
      <w:lvlText w:val="%7."/>
      <w:lvlJc w:val="left"/>
      <w:pPr>
        <w:ind w:left="6456" w:hanging="360"/>
      </w:pPr>
    </w:lvl>
    <w:lvl w:ilvl="7" w:tplc="08160019">
      <w:start w:val="1"/>
      <w:numFmt w:val="lowerLetter"/>
      <w:lvlText w:val="%8."/>
      <w:lvlJc w:val="left"/>
      <w:pPr>
        <w:ind w:left="7176" w:hanging="360"/>
      </w:pPr>
    </w:lvl>
    <w:lvl w:ilvl="8" w:tplc="0816001B">
      <w:start w:val="1"/>
      <w:numFmt w:val="lowerRoman"/>
      <w:lvlText w:val="%9."/>
      <w:lvlJc w:val="right"/>
      <w:pPr>
        <w:ind w:left="7896" w:hanging="180"/>
      </w:pPr>
    </w:lvl>
  </w:abstractNum>
  <w:abstractNum w:abstractNumId="30" w15:restartNumberingAfterBreak="0">
    <w:nsid w:val="18330DCE"/>
    <w:multiLevelType w:val="multilevel"/>
    <w:tmpl w:val="0456C5BC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  <w:b w:val="0"/>
        <w:sz w:val="32"/>
        <w:szCs w:val="32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i w:val="0"/>
        <w:color w:val="auto"/>
        <w:sz w:val="20"/>
        <w:szCs w:val="32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lang w:val="en-US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230" w:firstLine="0"/>
      </w:pPr>
      <w:rPr>
        <w:rFonts w:ascii="Santander Text" w:hAnsi="Santander Text" w:cs="Arial"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b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31" w15:restartNumberingAfterBreak="0">
    <w:nsid w:val="18DC7583"/>
    <w:multiLevelType w:val="hybridMultilevel"/>
    <w:tmpl w:val="DE54C2D6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19213886"/>
    <w:multiLevelType w:val="hybridMultilevel"/>
    <w:tmpl w:val="713C7750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1D627580"/>
    <w:multiLevelType w:val="hybridMultilevel"/>
    <w:tmpl w:val="37EA7FB4"/>
    <w:lvl w:ilvl="0" w:tplc="896C9DCA">
      <w:start w:val="1"/>
      <w:numFmt w:val="upperRoman"/>
      <w:lvlText w:val="%1)"/>
      <w:lvlJc w:val="left"/>
      <w:pPr>
        <w:ind w:left="2496" w:hanging="72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2856" w:hanging="360"/>
      </w:pPr>
    </w:lvl>
    <w:lvl w:ilvl="2" w:tplc="0816001B" w:tentative="1">
      <w:start w:val="1"/>
      <w:numFmt w:val="lowerRoman"/>
      <w:lvlText w:val="%3."/>
      <w:lvlJc w:val="right"/>
      <w:pPr>
        <w:ind w:left="3576" w:hanging="180"/>
      </w:pPr>
    </w:lvl>
    <w:lvl w:ilvl="3" w:tplc="0816000F" w:tentative="1">
      <w:start w:val="1"/>
      <w:numFmt w:val="decimal"/>
      <w:lvlText w:val="%4."/>
      <w:lvlJc w:val="left"/>
      <w:pPr>
        <w:ind w:left="4296" w:hanging="360"/>
      </w:pPr>
    </w:lvl>
    <w:lvl w:ilvl="4" w:tplc="08160019" w:tentative="1">
      <w:start w:val="1"/>
      <w:numFmt w:val="lowerLetter"/>
      <w:lvlText w:val="%5."/>
      <w:lvlJc w:val="left"/>
      <w:pPr>
        <w:ind w:left="5016" w:hanging="360"/>
      </w:pPr>
    </w:lvl>
    <w:lvl w:ilvl="5" w:tplc="0816001B" w:tentative="1">
      <w:start w:val="1"/>
      <w:numFmt w:val="lowerRoman"/>
      <w:lvlText w:val="%6."/>
      <w:lvlJc w:val="right"/>
      <w:pPr>
        <w:ind w:left="5736" w:hanging="180"/>
      </w:pPr>
    </w:lvl>
    <w:lvl w:ilvl="6" w:tplc="0816000F" w:tentative="1">
      <w:start w:val="1"/>
      <w:numFmt w:val="decimal"/>
      <w:lvlText w:val="%7."/>
      <w:lvlJc w:val="left"/>
      <w:pPr>
        <w:ind w:left="6456" w:hanging="360"/>
      </w:pPr>
    </w:lvl>
    <w:lvl w:ilvl="7" w:tplc="08160019" w:tentative="1">
      <w:start w:val="1"/>
      <w:numFmt w:val="lowerLetter"/>
      <w:lvlText w:val="%8."/>
      <w:lvlJc w:val="left"/>
      <w:pPr>
        <w:ind w:left="7176" w:hanging="360"/>
      </w:pPr>
    </w:lvl>
    <w:lvl w:ilvl="8" w:tplc="08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4" w15:restartNumberingAfterBreak="0">
    <w:nsid w:val="1ED163CD"/>
    <w:multiLevelType w:val="hybridMultilevel"/>
    <w:tmpl w:val="0C78AF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0633AA3"/>
    <w:multiLevelType w:val="hybridMultilevel"/>
    <w:tmpl w:val="78083022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0BC0020"/>
    <w:multiLevelType w:val="multilevel"/>
    <w:tmpl w:val="FDBA7486"/>
    <w:lvl w:ilvl="0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48"/>
        </w:tabs>
        <w:ind w:left="214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4308"/>
        </w:tabs>
        <w:ind w:left="4308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468"/>
        </w:tabs>
        <w:ind w:left="6468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7188"/>
        </w:tabs>
        <w:ind w:left="7188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4E222E1"/>
    <w:multiLevelType w:val="hybridMultilevel"/>
    <w:tmpl w:val="6686B88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24FF7CBE"/>
    <w:multiLevelType w:val="hybridMultilevel"/>
    <w:tmpl w:val="6A5CDC9E"/>
    <w:lvl w:ilvl="0" w:tplc="CB98327A">
      <w:start w:val="1"/>
      <w:numFmt w:val="upperRoman"/>
      <w:lvlText w:val="%1)"/>
      <w:lvlJc w:val="left"/>
      <w:pPr>
        <w:ind w:left="2484" w:hanging="360"/>
      </w:pPr>
      <w:rPr>
        <w:rFonts w:ascii="Arial" w:eastAsia="Aptos" w:hAnsi="Arial" w:cs="Arial"/>
        <w:b/>
        <w:bCs/>
        <w:color w:val="000000"/>
      </w:rPr>
    </w:lvl>
    <w:lvl w:ilvl="1" w:tplc="08160019" w:tentative="1">
      <w:start w:val="1"/>
      <w:numFmt w:val="lowerLetter"/>
      <w:lvlText w:val="%2."/>
      <w:lvlJc w:val="left"/>
      <w:pPr>
        <w:ind w:left="3204" w:hanging="360"/>
      </w:pPr>
    </w:lvl>
    <w:lvl w:ilvl="2" w:tplc="0816001B" w:tentative="1">
      <w:start w:val="1"/>
      <w:numFmt w:val="lowerRoman"/>
      <w:lvlText w:val="%3."/>
      <w:lvlJc w:val="right"/>
      <w:pPr>
        <w:ind w:left="3924" w:hanging="180"/>
      </w:pPr>
    </w:lvl>
    <w:lvl w:ilvl="3" w:tplc="0816000F" w:tentative="1">
      <w:start w:val="1"/>
      <w:numFmt w:val="decimal"/>
      <w:lvlText w:val="%4."/>
      <w:lvlJc w:val="left"/>
      <w:pPr>
        <w:ind w:left="4644" w:hanging="360"/>
      </w:pPr>
    </w:lvl>
    <w:lvl w:ilvl="4" w:tplc="08160019" w:tentative="1">
      <w:start w:val="1"/>
      <w:numFmt w:val="lowerLetter"/>
      <w:lvlText w:val="%5."/>
      <w:lvlJc w:val="left"/>
      <w:pPr>
        <w:ind w:left="5364" w:hanging="360"/>
      </w:pPr>
    </w:lvl>
    <w:lvl w:ilvl="5" w:tplc="0816001B" w:tentative="1">
      <w:start w:val="1"/>
      <w:numFmt w:val="lowerRoman"/>
      <w:lvlText w:val="%6."/>
      <w:lvlJc w:val="right"/>
      <w:pPr>
        <w:ind w:left="6084" w:hanging="180"/>
      </w:pPr>
    </w:lvl>
    <w:lvl w:ilvl="6" w:tplc="0816000F" w:tentative="1">
      <w:start w:val="1"/>
      <w:numFmt w:val="decimal"/>
      <w:lvlText w:val="%7."/>
      <w:lvlJc w:val="left"/>
      <w:pPr>
        <w:ind w:left="6804" w:hanging="360"/>
      </w:pPr>
    </w:lvl>
    <w:lvl w:ilvl="7" w:tplc="08160019" w:tentative="1">
      <w:start w:val="1"/>
      <w:numFmt w:val="lowerLetter"/>
      <w:lvlText w:val="%8."/>
      <w:lvlJc w:val="left"/>
      <w:pPr>
        <w:ind w:left="7524" w:hanging="360"/>
      </w:pPr>
    </w:lvl>
    <w:lvl w:ilvl="8" w:tplc="08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9" w15:restartNumberingAfterBreak="0">
    <w:nsid w:val="25E20730"/>
    <w:multiLevelType w:val="hybridMultilevel"/>
    <w:tmpl w:val="C088D5A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5E910DF"/>
    <w:multiLevelType w:val="hybridMultilevel"/>
    <w:tmpl w:val="35D6BE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61C34BF"/>
    <w:multiLevelType w:val="hybridMultilevel"/>
    <w:tmpl w:val="9FF877F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27837E1E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9960A1A"/>
    <w:multiLevelType w:val="hybridMultilevel"/>
    <w:tmpl w:val="774278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17">
      <w:start w:val="1"/>
      <w:numFmt w:val="lowerLetter"/>
      <w:lvlText w:val="%2)"/>
      <w:lvlJc w:val="left"/>
      <w:pPr>
        <w:ind w:left="1440" w:hanging="360"/>
      </w:p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BD70482"/>
    <w:multiLevelType w:val="hybridMultilevel"/>
    <w:tmpl w:val="3D0C4662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C8054CC"/>
    <w:multiLevelType w:val="hybridMultilevel"/>
    <w:tmpl w:val="BB1E11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D456E08"/>
    <w:multiLevelType w:val="hybridMultilevel"/>
    <w:tmpl w:val="F8F20502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7" w15:restartNumberingAfterBreak="0">
    <w:nsid w:val="303D5498"/>
    <w:multiLevelType w:val="hybridMultilevel"/>
    <w:tmpl w:val="18908C30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1000EB2"/>
    <w:multiLevelType w:val="hybridMultilevel"/>
    <w:tmpl w:val="0B90E9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242545F"/>
    <w:multiLevelType w:val="hybridMultilevel"/>
    <w:tmpl w:val="B2388D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51C3658"/>
    <w:multiLevelType w:val="hybridMultilevel"/>
    <w:tmpl w:val="83A2870A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35891398"/>
    <w:multiLevelType w:val="hybridMultilevel"/>
    <w:tmpl w:val="E7AC52F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36D13F17"/>
    <w:multiLevelType w:val="hybridMultilevel"/>
    <w:tmpl w:val="14AC628C"/>
    <w:lvl w:ilvl="0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387811AF"/>
    <w:multiLevelType w:val="hybridMultilevel"/>
    <w:tmpl w:val="3E5CE3E2"/>
    <w:lvl w:ilvl="0" w:tplc="1C0C6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8C8142B"/>
    <w:multiLevelType w:val="hybridMultilevel"/>
    <w:tmpl w:val="B9C096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8F25D24"/>
    <w:multiLevelType w:val="hybridMultilevel"/>
    <w:tmpl w:val="80B65E68"/>
    <w:lvl w:ilvl="0" w:tplc="1CEABCCE">
      <w:start w:val="1"/>
      <w:numFmt w:val="upperRoman"/>
      <w:lvlText w:val="%1)"/>
      <w:lvlJc w:val="left"/>
      <w:pPr>
        <w:ind w:left="2496" w:hanging="360"/>
      </w:pPr>
      <w:rPr>
        <w:rFonts w:ascii="Calibri" w:eastAsia="Calibri" w:hAnsi="Calibri" w:cs="Calibri"/>
        <w:b/>
        <w:i w:val="0"/>
        <w:iCs w:val="0"/>
        <w:color w:val="000000"/>
      </w:rPr>
    </w:lvl>
    <w:lvl w:ilvl="1" w:tplc="08160019">
      <w:start w:val="1"/>
      <w:numFmt w:val="lowerLetter"/>
      <w:lvlText w:val="%2."/>
      <w:lvlJc w:val="left"/>
      <w:pPr>
        <w:ind w:left="3216" w:hanging="360"/>
      </w:pPr>
    </w:lvl>
    <w:lvl w:ilvl="2" w:tplc="0816001B">
      <w:start w:val="1"/>
      <w:numFmt w:val="lowerRoman"/>
      <w:lvlText w:val="%3."/>
      <w:lvlJc w:val="right"/>
      <w:pPr>
        <w:ind w:left="3936" w:hanging="180"/>
      </w:pPr>
    </w:lvl>
    <w:lvl w:ilvl="3" w:tplc="0816000F">
      <w:start w:val="1"/>
      <w:numFmt w:val="decimal"/>
      <w:lvlText w:val="%4."/>
      <w:lvlJc w:val="left"/>
      <w:pPr>
        <w:ind w:left="4656" w:hanging="360"/>
      </w:pPr>
    </w:lvl>
    <w:lvl w:ilvl="4" w:tplc="08160019">
      <w:start w:val="1"/>
      <w:numFmt w:val="lowerLetter"/>
      <w:lvlText w:val="%5."/>
      <w:lvlJc w:val="left"/>
      <w:pPr>
        <w:ind w:left="5376" w:hanging="360"/>
      </w:pPr>
    </w:lvl>
    <w:lvl w:ilvl="5" w:tplc="0816001B">
      <w:start w:val="1"/>
      <w:numFmt w:val="lowerRoman"/>
      <w:lvlText w:val="%6."/>
      <w:lvlJc w:val="right"/>
      <w:pPr>
        <w:ind w:left="6096" w:hanging="180"/>
      </w:pPr>
    </w:lvl>
    <w:lvl w:ilvl="6" w:tplc="0816000F">
      <w:start w:val="1"/>
      <w:numFmt w:val="decimal"/>
      <w:lvlText w:val="%7."/>
      <w:lvlJc w:val="left"/>
      <w:pPr>
        <w:ind w:left="6816" w:hanging="360"/>
      </w:pPr>
    </w:lvl>
    <w:lvl w:ilvl="7" w:tplc="08160019">
      <w:start w:val="1"/>
      <w:numFmt w:val="lowerLetter"/>
      <w:lvlText w:val="%8."/>
      <w:lvlJc w:val="left"/>
      <w:pPr>
        <w:ind w:left="7536" w:hanging="360"/>
      </w:pPr>
    </w:lvl>
    <w:lvl w:ilvl="8" w:tplc="0816001B">
      <w:start w:val="1"/>
      <w:numFmt w:val="lowerRoman"/>
      <w:lvlText w:val="%9."/>
      <w:lvlJc w:val="right"/>
      <w:pPr>
        <w:ind w:left="8256" w:hanging="180"/>
      </w:pPr>
    </w:lvl>
  </w:abstractNum>
  <w:abstractNum w:abstractNumId="57" w15:restartNumberingAfterBreak="0">
    <w:nsid w:val="39386074"/>
    <w:multiLevelType w:val="hybridMultilevel"/>
    <w:tmpl w:val="CBAAB5E4"/>
    <w:lvl w:ilvl="0" w:tplc="5A6EB7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8" w15:restartNumberingAfterBreak="0">
    <w:nsid w:val="3AFB763B"/>
    <w:multiLevelType w:val="hybridMultilevel"/>
    <w:tmpl w:val="307C749E"/>
    <w:lvl w:ilvl="0" w:tplc="0816000F">
      <w:start w:val="1"/>
      <w:numFmt w:val="decimal"/>
      <w:lvlText w:val="%1."/>
      <w:lvlJc w:val="left"/>
      <w:pPr>
        <w:ind w:left="348" w:hanging="360"/>
      </w:pPr>
    </w:lvl>
    <w:lvl w:ilvl="1" w:tplc="08160019" w:tentative="1">
      <w:start w:val="1"/>
      <w:numFmt w:val="lowerLetter"/>
      <w:lvlText w:val="%2."/>
      <w:lvlJc w:val="left"/>
      <w:pPr>
        <w:ind w:left="1068" w:hanging="360"/>
      </w:pPr>
    </w:lvl>
    <w:lvl w:ilvl="2" w:tplc="0816001B" w:tentative="1">
      <w:start w:val="1"/>
      <w:numFmt w:val="lowerRoman"/>
      <w:lvlText w:val="%3."/>
      <w:lvlJc w:val="right"/>
      <w:pPr>
        <w:ind w:left="1788" w:hanging="180"/>
      </w:pPr>
    </w:lvl>
    <w:lvl w:ilvl="3" w:tplc="0816000F" w:tentative="1">
      <w:start w:val="1"/>
      <w:numFmt w:val="decimal"/>
      <w:lvlText w:val="%4."/>
      <w:lvlJc w:val="left"/>
      <w:pPr>
        <w:ind w:left="2508" w:hanging="360"/>
      </w:pPr>
    </w:lvl>
    <w:lvl w:ilvl="4" w:tplc="08160019" w:tentative="1">
      <w:start w:val="1"/>
      <w:numFmt w:val="lowerLetter"/>
      <w:lvlText w:val="%5."/>
      <w:lvlJc w:val="left"/>
      <w:pPr>
        <w:ind w:left="3228" w:hanging="360"/>
      </w:pPr>
    </w:lvl>
    <w:lvl w:ilvl="5" w:tplc="0816001B" w:tentative="1">
      <w:start w:val="1"/>
      <w:numFmt w:val="lowerRoman"/>
      <w:lvlText w:val="%6."/>
      <w:lvlJc w:val="right"/>
      <w:pPr>
        <w:ind w:left="3948" w:hanging="180"/>
      </w:pPr>
    </w:lvl>
    <w:lvl w:ilvl="6" w:tplc="0816000F" w:tentative="1">
      <w:start w:val="1"/>
      <w:numFmt w:val="decimal"/>
      <w:lvlText w:val="%7."/>
      <w:lvlJc w:val="left"/>
      <w:pPr>
        <w:ind w:left="4668" w:hanging="360"/>
      </w:pPr>
    </w:lvl>
    <w:lvl w:ilvl="7" w:tplc="08160019" w:tentative="1">
      <w:start w:val="1"/>
      <w:numFmt w:val="lowerLetter"/>
      <w:lvlText w:val="%8."/>
      <w:lvlJc w:val="left"/>
      <w:pPr>
        <w:ind w:left="5388" w:hanging="360"/>
      </w:pPr>
    </w:lvl>
    <w:lvl w:ilvl="8" w:tplc="0816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59" w15:restartNumberingAfterBreak="0">
    <w:nsid w:val="3B47618F"/>
    <w:multiLevelType w:val="hybridMultilevel"/>
    <w:tmpl w:val="CE60BEA6"/>
    <w:lvl w:ilvl="0" w:tplc="BCC8DABC">
      <w:start w:val="1"/>
      <w:numFmt w:val="upperRoman"/>
      <w:lvlText w:val="%1)"/>
      <w:lvlJc w:val="left"/>
      <w:pPr>
        <w:ind w:left="2484" w:hanging="360"/>
      </w:pPr>
      <w:rPr>
        <w:rFonts w:ascii="Arial" w:eastAsia="Times New Roman" w:hAnsi="Arial" w:cs="Arial"/>
        <w:b/>
        <w:bCs/>
        <w:color w:val="000000"/>
      </w:rPr>
    </w:lvl>
    <w:lvl w:ilvl="1" w:tplc="08160019">
      <w:start w:val="1"/>
      <w:numFmt w:val="lowerLetter"/>
      <w:lvlText w:val="%2."/>
      <w:lvlJc w:val="left"/>
      <w:pPr>
        <w:ind w:left="3204" w:hanging="360"/>
      </w:pPr>
      <w:rPr>
        <w:rFonts w:cs="Times New Roman"/>
      </w:rPr>
    </w:lvl>
    <w:lvl w:ilvl="2" w:tplc="0816001B">
      <w:start w:val="1"/>
      <w:numFmt w:val="lowerRoman"/>
      <w:lvlText w:val="%3."/>
      <w:lvlJc w:val="right"/>
      <w:pPr>
        <w:ind w:left="3924" w:hanging="180"/>
      </w:pPr>
      <w:rPr>
        <w:rFonts w:cs="Times New Roman"/>
      </w:rPr>
    </w:lvl>
    <w:lvl w:ilvl="3" w:tplc="0816000F">
      <w:start w:val="1"/>
      <w:numFmt w:val="decimal"/>
      <w:lvlText w:val="%4."/>
      <w:lvlJc w:val="left"/>
      <w:pPr>
        <w:ind w:left="4644" w:hanging="360"/>
      </w:pPr>
      <w:rPr>
        <w:rFonts w:cs="Times New Roman"/>
      </w:rPr>
    </w:lvl>
    <w:lvl w:ilvl="4" w:tplc="08160019">
      <w:start w:val="1"/>
      <w:numFmt w:val="lowerLetter"/>
      <w:lvlText w:val="%5."/>
      <w:lvlJc w:val="left"/>
      <w:pPr>
        <w:ind w:left="5364" w:hanging="360"/>
      </w:pPr>
      <w:rPr>
        <w:rFonts w:cs="Times New Roman"/>
      </w:rPr>
    </w:lvl>
    <w:lvl w:ilvl="5" w:tplc="0816001B">
      <w:start w:val="1"/>
      <w:numFmt w:val="lowerRoman"/>
      <w:lvlText w:val="%6."/>
      <w:lvlJc w:val="right"/>
      <w:pPr>
        <w:ind w:left="6084" w:hanging="180"/>
      </w:pPr>
      <w:rPr>
        <w:rFonts w:cs="Times New Roman"/>
      </w:rPr>
    </w:lvl>
    <w:lvl w:ilvl="6" w:tplc="0816000F">
      <w:start w:val="1"/>
      <w:numFmt w:val="decimal"/>
      <w:lvlText w:val="%7."/>
      <w:lvlJc w:val="left"/>
      <w:pPr>
        <w:ind w:left="6804" w:hanging="360"/>
      </w:pPr>
      <w:rPr>
        <w:rFonts w:cs="Times New Roman"/>
      </w:rPr>
    </w:lvl>
    <w:lvl w:ilvl="7" w:tplc="08160019">
      <w:start w:val="1"/>
      <w:numFmt w:val="lowerLetter"/>
      <w:lvlText w:val="%8."/>
      <w:lvlJc w:val="left"/>
      <w:pPr>
        <w:ind w:left="7524" w:hanging="360"/>
      </w:pPr>
      <w:rPr>
        <w:rFonts w:cs="Times New Roman"/>
      </w:rPr>
    </w:lvl>
    <w:lvl w:ilvl="8" w:tplc="0816001B">
      <w:start w:val="1"/>
      <w:numFmt w:val="lowerRoman"/>
      <w:lvlText w:val="%9."/>
      <w:lvlJc w:val="right"/>
      <w:pPr>
        <w:ind w:left="8244" w:hanging="180"/>
      </w:pPr>
      <w:rPr>
        <w:rFonts w:cs="Times New Roman"/>
      </w:rPr>
    </w:lvl>
  </w:abstractNum>
  <w:abstractNum w:abstractNumId="60" w15:restartNumberingAfterBreak="0">
    <w:nsid w:val="3BE16290"/>
    <w:multiLevelType w:val="hybridMultilevel"/>
    <w:tmpl w:val="377AAB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BE73F49"/>
    <w:multiLevelType w:val="multilevel"/>
    <w:tmpl w:val="22323BC8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CC172E1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CE965DC"/>
    <w:multiLevelType w:val="hybridMultilevel"/>
    <w:tmpl w:val="47D41246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FAB54B7"/>
    <w:multiLevelType w:val="hybridMultilevel"/>
    <w:tmpl w:val="40A8E498"/>
    <w:lvl w:ilvl="0" w:tplc="CB98327A">
      <w:start w:val="1"/>
      <w:numFmt w:val="upperRoman"/>
      <w:lvlText w:val="%1)"/>
      <w:lvlJc w:val="left"/>
      <w:pPr>
        <w:ind w:left="2136" w:hanging="360"/>
      </w:pPr>
      <w:rPr>
        <w:rFonts w:ascii="Arial" w:eastAsia="Aptos" w:hAnsi="Arial" w:cs="Arial"/>
        <w:b/>
        <w:bCs/>
        <w:color w:val="000000"/>
      </w:rPr>
    </w:lvl>
    <w:lvl w:ilvl="1" w:tplc="08160019" w:tentative="1">
      <w:start w:val="1"/>
      <w:numFmt w:val="lowerLetter"/>
      <w:lvlText w:val="%2."/>
      <w:lvlJc w:val="left"/>
      <w:pPr>
        <w:ind w:left="2856" w:hanging="360"/>
      </w:pPr>
    </w:lvl>
    <w:lvl w:ilvl="2" w:tplc="0816001B" w:tentative="1">
      <w:start w:val="1"/>
      <w:numFmt w:val="lowerRoman"/>
      <w:lvlText w:val="%3."/>
      <w:lvlJc w:val="right"/>
      <w:pPr>
        <w:ind w:left="3576" w:hanging="180"/>
      </w:pPr>
    </w:lvl>
    <w:lvl w:ilvl="3" w:tplc="0816000F" w:tentative="1">
      <w:start w:val="1"/>
      <w:numFmt w:val="decimal"/>
      <w:lvlText w:val="%4."/>
      <w:lvlJc w:val="left"/>
      <w:pPr>
        <w:ind w:left="4296" w:hanging="360"/>
      </w:pPr>
    </w:lvl>
    <w:lvl w:ilvl="4" w:tplc="08160019" w:tentative="1">
      <w:start w:val="1"/>
      <w:numFmt w:val="lowerLetter"/>
      <w:lvlText w:val="%5."/>
      <w:lvlJc w:val="left"/>
      <w:pPr>
        <w:ind w:left="5016" w:hanging="360"/>
      </w:pPr>
    </w:lvl>
    <w:lvl w:ilvl="5" w:tplc="0816001B" w:tentative="1">
      <w:start w:val="1"/>
      <w:numFmt w:val="lowerRoman"/>
      <w:lvlText w:val="%6."/>
      <w:lvlJc w:val="right"/>
      <w:pPr>
        <w:ind w:left="5736" w:hanging="180"/>
      </w:pPr>
    </w:lvl>
    <w:lvl w:ilvl="6" w:tplc="0816000F" w:tentative="1">
      <w:start w:val="1"/>
      <w:numFmt w:val="decimal"/>
      <w:lvlText w:val="%7."/>
      <w:lvlJc w:val="left"/>
      <w:pPr>
        <w:ind w:left="6456" w:hanging="360"/>
      </w:pPr>
    </w:lvl>
    <w:lvl w:ilvl="7" w:tplc="08160019" w:tentative="1">
      <w:start w:val="1"/>
      <w:numFmt w:val="lowerLetter"/>
      <w:lvlText w:val="%8."/>
      <w:lvlJc w:val="left"/>
      <w:pPr>
        <w:ind w:left="7176" w:hanging="360"/>
      </w:pPr>
    </w:lvl>
    <w:lvl w:ilvl="8" w:tplc="08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65" w15:restartNumberingAfterBreak="0">
    <w:nsid w:val="3FCD5BA6"/>
    <w:multiLevelType w:val="hybridMultilevel"/>
    <w:tmpl w:val="BB1E11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06A6F5E"/>
    <w:multiLevelType w:val="hybridMultilevel"/>
    <w:tmpl w:val="6A0CDAC0"/>
    <w:lvl w:ilvl="0" w:tplc="08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416E5F23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18E3747"/>
    <w:multiLevelType w:val="hybridMultilevel"/>
    <w:tmpl w:val="9F9A4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FCAAFA">
      <w:start w:val="1"/>
      <w:numFmt w:val="upperRoman"/>
      <w:lvlText w:val="%6)"/>
      <w:lvlJc w:val="left"/>
      <w:pPr>
        <w:ind w:left="4680" w:hanging="720"/>
      </w:pPr>
      <w:rPr>
        <w:rFonts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21564B5"/>
    <w:multiLevelType w:val="hybridMultilevel"/>
    <w:tmpl w:val="1958B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2D64871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3AF4422"/>
    <w:multiLevelType w:val="hybridMultilevel"/>
    <w:tmpl w:val="364A402C"/>
    <w:lvl w:ilvl="0" w:tplc="08DE9316">
      <w:start w:val="1"/>
      <w:numFmt w:val="upperLetter"/>
      <w:lvlText w:val="%1)"/>
      <w:lvlJc w:val="left"/>
      <w:pPr>
        <w:ind w:left="720" w:hanging="360"/>
      </w:pPr>
      <w:rPr>
        <w:rFonts w:cs="Times New Roman"/>
      </w:rPr>
    </w:lvl>
    <w:lvl w:ilvl="1" w:tplc="F8768D6C">
      <w:start w:val="1"/>
      <w:numFmt w:val="upperRoman"/>
      <w:lvlText w:val="%2)"/>
      <w:lvlJc w:val="left"/>
      <w:pPr>
        <w:ind w:left="720" w:hanging="360"/>
      </w:pPr>
      <w:rPr>
        <w:rFonts w:ascii="Arial" w:eastAsia="Times New Roman" w:hAnsi="Arial" w:cs="Arial" w:hint="default"/>
        <w:b/>
        <w:bCs/>
        <w:color w:val="000000"/>
      </w:rPr>
    </w:lvl>
    <w:lvl w:ilvl="2" w:tplc="BCC8DABC">
      <w:start w:val="1"/>
      <w:numFmt w:val="upperRoman"/>
      <w:lvlText w:val="%3)"/>
      <w:lvlJc w:val="left"/>
      <w:pPr>
        <w:ind w:left="2160" w:hanging="180"/>
      </w:pPr>
      <w:rPr>
        <w:rFonts w:ascii="Arial" w:eastAsia="Times New Roman" w:hAnsi="Arial" w:cs="Arial"/>
        <w:b/>
        <w:bCs/>
        <w:color w:val="000000"/>
      </w:rPr>
    </w:lvl>
    <w:lvl w:ilvl="3" w:tplc="08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2" w15:restartNumberingAfterBreak="0">
    <w:nsid w:val="49D943F2"/>
    <w:multiLevelType w:val="hybridMultilevel"/>
    <w:tmpl w:val="8F3C6A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F675C4F"/>
    <w:multiLevelType w:val="hybridMultilevel"/>
    <w:tmpl w:val="97A654C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4FE55BB6"/>
    <w:multiLevelType w:val="hybridMultilevel"/>
    <w:tmpl w:val="BB1E116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F">
      <w:start w:val="1"/>
      <w:numFmt w:val="decimal"/>
      <w:lvlText w:val="%2."/>
      <w:lvlJc w:val="left"/>
      <w:pPr>
        <w:ind w:left="1440" w:hanging="360"/>
      </w:p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1964072"/>
    <w:multiLevelType w:val="hybridMultilevel"/>
    <w:tmpl w:val="1E842586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720" w:hanging="360"/>
      </w:pPr>
    </w:lvl>
    <w:lvl w:ilvl="2" w:tplc="0816001B">
      <w:start w:val="1"/>
      <w:numFmt w:val="lowerRoman"/>
      <w:lvlText w:val="%3."/>
      <w:lvlJc w:val="right"/>
      <w:pPr>
        <w:ind w:left="1440" w:hanging="180"/>
      </w:pPr>
    </w:lvl>
    <w:lvl w:ilvl="3" w:tplc="0816000F">
      <w:start w:val="1"/>
      <w:numFmt w:val="decimal"/>
      <w:lvlText w:val="%4."/>
      <w:lvlJc w:val="left"/>
      <w:pPr>
        <w:ind w:left="2160" w:hanging="360"/>
      </w:pPr>
    </w:lvl>
    <w:lvl w:ilvl="4" w:tplc="08160019">
      <w:start w:val="1"/>
      <w:numFmt w:val="lowerLetter"/>
      <w:lvlText w:val="%5."/>
      <w:lvlJc w:val="left"/>
      <w:pPr>
        <w:ind w:left="2880" w:hanging="360"/>
      </w:pPr>
    </w:lvl>
    <w:lvl w:ilvl="5" w:tplc="0816001B">
      <w:start w:val="1"/>
      <w:numFmt w:val="lowerRoman"/>
      <w:lvlText w:val="%6."/>
      <w:lvlJc w:val="right"/>
      <w:pPr>
        <w:ind w:left="3600" w:hanging="180"/>
      </w:pPr>
    </w:lvl>
    <w:lvl w:ilvl="6" w:tplc="0816000F">
      <w:start w:val="1"/>
      <w:numFmt w:val="decimal"/>
      <w:lvlText w:val="%7."/>
      <w:lvlJc w:val="left"/>
      <w:pPr>
        <w:ind w:left="4320" w:hanging="360"/>
      </w:pPr>
    </w:lvl>
    <w:lvl w:ilvl="7" w:tplc="08160019">
      <w:start w:val="1"/>
      <w:numFmt w:val="lowerLetter"/>
      <w:lvlText w:val="%8."/>
      <w:lvlJc w:val="left"/>
      <w:pPr>
        <w:ind w:left="5040" w:hanging="360"/>
      </w:pPr>
    </w:lvl>
    <w:lvl w:ilvl="8" w:tplc="0816001B">
      <w:start w:val="1"/>
      <w:numFmt w:val="lowerRoman"/>
      <w:lvlText w:val="%9."/>
      <w:lvlJc w:val="right"/>
      <w:pPr>
        <w:ind w:left="5760" w:hanging="180"/>
      </w:pPr>
    </w:lvl>
  </w:abstractNum>
  <w:abstractNum w:abstractNumId="76" w15:restartNumberingAfterBreak="0">
    <w:nsid w:val="52955A39"/>
    <w:multiLevelType w:val="hybridMultilevel"/>
    <w:tmpl w:val="45AAFE3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44C20FC"/>
    <w:multiLevelType w:val="hybridMultilevel"/>
    <w:tmpl w:val="322C165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54B6035D"/>
    <w:multiLevelType w:val="hybridMultilevel"/>
    <w:tmpl w:val="BB1E11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733754E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8421891"/>
    <w:multiLevelType w:val="hybridMultilevel"/>
    <w:tmpl w:val="331E83B4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58A7521F"/>
    <w:multiLevelType w:val="hybridMultilevel"/>
    <w:tmpl w:val="5456CF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A2450B0"/>
    <w:multiLevelType w:val="hybridMultilevel"/>
    <w:tmpl w:val="613A7A9E"/>
    <w:lvl w:ilvl="0" w:tplc="71121CBC">
      <w:start w:val="1"/>
      <w:numFmt w:val="bullet"/>
      <w:lvlText w:val="o"/>
      <w:lvlJc w:val="left"/>
      <w:pPr>
        <w:ind w:left="1440" w:hanging="360"/>
      </w:pPr>
      <w:rPr>
        <w:rFonts w:ascii="Santander Text" w:hAnsi="Santander Text" w:cs="Courier New" w:hint="default"/>
        <w:sz w:val="18"/>
        <w:szCs w:val="18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 w15:restartNumberingAfterBreak="0">
    <w:nsid w:val="5A8F72C4"/>
    <w:multiLevelType w:val="hybridMultilevel"/>
    <w:tmpl w:val="262CDB1E"/>
    <w:lvl w:ilvl="0" w:tplc="557018BE">
      <w:start w:val="1"/>
      <w:numFmt w:val="upperRoman"/>
      <w:lvlText w:val="%1)"/>
      <w:lvlJc w:val="left"/>
      <w:pPr>
        <w:ind w:left="2429" w:hanging="360"/>
      </w:pPr>
      <w:rPr>
        <w:rFonts w:ascii="Arial" w:eastAsia="Times New Roman" w:hAnsi="Arial" w:cs="Arial"/>
        <w:b/>
        <w:bCs/>
      </w:rPr>
    </w:lvl>
    <w:lvl w:ilvl="1" w:tplc="08160019">
      <w:start w:val="1"/>
      <w:numFmt w:val="lowerLetter"/>
      <w:lvlText w:val="%2."/>
      <w:lvlJc w:val="left"/>
      <w:pPr>
        <w:ind w:left="3149" w:hanging="360"/>
      </w:pPr>
      <w:rPr>
        <w:rFonts w:cs="Times New Roman"/>
      </w:rPr>
    </w:lvl>
    <w:lvl w:ilvl="2" w:tplc="0816001B">
      <w:start w:val="1"/>
      <w:numFmt w:val="lowerRoman"/>
      <w:lvlText w:val="%3."/>
      <w:lvlJc w:val="right"/>
      <w:pPr>
        <w:ind w:left="3869" w:hanging="180"/>
      </w:pPr>
      <w:rPr>
        <w:rFonts w:cs="Times New Roman"/>
      </w:rPr>
    </w:lvl>
    <w:lvl w:ilvl="3" w:tplc="0816000F">
      <w:start w:val="1"/>
      <w:numFmt w:val="decimal"/>
      <w:lvlText w:val="%4."/>
      <w:lvlJc w:val="left"/>
      <w:pPr>
        <w:ind w:left="4589" w:hanging="360"/>
      </w:pPr>
      <w:rPr>
        <w:rFonts w:cs="Times New Roman"/>
      </w:rPr>
    </w:lvl>
    <w:lvl w:ilvl="4" w:tplc="08160019">
      <w:start w:val="1"/>
      <w:numFmt w:val="lowerLetter"/>
      <w:lvlText w:val="%5."/>
      <w:lvlJc w:val="left"/>
      <w:pPr>
        <w:ind w:left="5309" w:hanging="360"/>
      </w:pPr>
      <w:rPr>
        <w:rFonts w:cs="Times New Roman"/>
      </w:rPr>
    </w:lvl>
    <w:lvl w:ilvl="5" w:tplc="0816001B">
      <w:start w:val="1"/>
      <w:numFmt w:val="lowerRoman"/>
      <w:lvlText w:val="%6."/>
      <w:lvlJc w:val="right"/>
      <w:pPr>
        <w:ind w:left="6029" w:hanging="180"/>
      </w:pPr>
      <w:rPr>
        <w:rFonts w:cs="Times New Roman"/>
      </w:rPr>
    </w:lvl>
    <w:lvl w:ilvl="6" w:tplc="0816000F">
      <w:start w:val="1"/>
      <w:numFmt w:val="decimal"/>
      <w:lvlText w:val="%7."/>
      <w:lvlJc w:val="left"/>
      <w:pPr>
        <w:ind w:left="6749" w:hanging="360"/>
      </w:pPr>
      <w:rPr>
        <w:rFonts w:cs="Times New Roman"/>
      </w:rPr>
    </w:lvl>
    <w:lvl w:ilvl="7" w:tplc="08160019">
      <w:start w:val="1"/>
      <w:numFmt w:val="lowerLetter"/>
      <w:lvlText w:val="%8."/>
      <w:lvlJc w:val="left"/>
      <w:pPr>
        <w:ind w:left="7469" w:hanging="360"/>
      </w:pPr>
      <w:rPr>
        <w:rFonts w:cs="Times New Roman"/>
      </w:rPr>
    </w:lvl>
    <w:lvl w:ilvl="8" w:tplc="0816001B">
      <w:start w:val="1"/>
      <w:numFmt w:val="lowerRoman"/>
      <w:lvlText w:val="%9."/>
      <w:lvlJc w:val="right"/>
      <w:pPr>
        <w:ind w:left="8189" w:hanging="180"/>
      </w:pPr>
      <w:rPr>
        <w:rFonts w:cs="Times New Roman"/>
      </w:rPr>
    </w:lvl>
  </w:abstractNum>
  <w:abstractNum w:abstractNumId="84" w15:restartNumberingAfterBreak="0">
    <w:nsid w:val="5CA561B3"/>
    <w:multiLevelType w:val="hybridMultilevel"/>
    <w:tmpl w:val="BC5832F8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" w15:restartNumberingAfterBreak="0">
    <w:nsid w:val="5D183469"/>
    <w:multiLevelType w:val="hybridMultilevel"/>
    <w:tmpl w:val="DD3264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D525BE8"/>
    <w:multiLevelType w:val="hybridMultilevel"/>
    <w:tmpl w:val="5AA28E2E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FB900EB"/>
    <w:multiLevelType w:val="hybridMultilevel"/>
    <w:tmpl w:val="DE529F14"/>
    <w:lvl w:ilvl="0" w:tplc="1C0C6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03D5DFB"/>
    <w:multiLevelType w:val="hybridMultilevel"/>
    <w:tmpl w:val="6F4AF2C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60DE7464"/>
    <w:multiLevelType w:val="hybridMultilevel"/>
    <w:tmpl w:val="FCCE15AA"/>
    <w:lvl w:ilvl="0" w:tplc="F8768D6C">
      <w:start w:val="1"/>
      <w:numFmt w:val="upperRoman"/>
      <w:lvlText w:val="%1)"/>
      <w:lvlJc w:val="left"/>
      <w:pPr>
        <w:ind w:left="2136" w:hanging="360"/>
      </w:pPr>
      <w:rPr>
        <w:rFonts w:ascii="Arial" w:eastAsia="Times New Roman" w:hAnsi="Arial" w:cs="Arial" w:hint="default"/>
        <w:b/>
        <w:bCs/>
        <w:color w:val="000000"/>
      </w:rPr>
    </w:lvl>
    <w:lvl w:ilvl="1" w:tplc="08160019" w:tentative="1">
      <w:start w:val="1"/>
      <w:numFmt w:val="lowerLetter"/>
      <w:lvlText w:val="%2."/>
      <w:lvlJc w:val="left"/>
      <w:pPr>
        <w:ind w:left="2856" w:hanging="360"/>
      </w:pPr>
    </w:lvl>
    <w:lvl w:ilvl="2" w:tplc="0816001B" w:tentative="1">
      <w:start w:val="1"/>
      <w:numFmt w:val="lowerRoman"/>
      <w:lvlText w:val="%3."/>
      <w:lvlJc w:val="right"/>
      <w:pPr>
        <w:ind w:left="3576" w:hanging="180"/>
      </w:pPr>
    </w:lvl>
    <w:lvl w:ilvl="3" w:tplc="0816000F" w:tentative="1">
      <w:start w:val="1"/>
      <w:numFmt w:val="decimal"/>
      <w:lvlText w:val="%4."/>
      <w:lvlJc w:val="left"/>
      <w:pPr>
        <w:ind w:left="4296" w:hanging="360"/>
      </w:pPr>
    </w:lvl>
    <w:lvl w:ilvl="4" w:tplc="08160019" w:tentative="1">
      <w:start w:val="1"/>
      <w:numFmt w:val="lowerLetter"/>
      <w:lvlText w:val="%5."/>
      <w:lvlJc w:val="left"/>
      <w:pPr>
        <w:ind w:left="5016" w:hanging="360"/>
      </w:pPr>
    </w:lvl>
    <w:lvl w:ilvl="5" w:tplc="0816001B" w:tentative="1">
      <w:start w:val="1"/>
      <w:numFmt w:val="lowerRoman"/>
      <w:lvlText w:val="%6."/>
      <w:lvlJc w:val="right"/>
      <w:pPr>
        <w:ind w:left="5736" w:hanging="180"/>
      </w:pPr>
    </w:lvl>
    <w:lvl w:ilvl="6" w:tplc="0816000F" w:tentative="1">
      <w:start w:val="1"/>
      <w:numFmt w:val="decimal"/>
      <w:lvlText w:val="%7."/>
      <w:lvlJc w:val="left"/>
      <w:pPr>
        <w:ind w:left="6456" w:hanging="360"/>
      </w:pPr>
    </w:lvl>
    <w:lvl w:ilvl="7" w:tplc="08160019" w:tentative="1">
      <w:start w:val="1"/>
      <w:numFmt w:val="lowerLetter"/>
      <w:lvlText w:val="%8."/>
      <w:lvlJc w:val="left"/>
      <w:pPr>
        <w:ind w:left="7176" w:hanging="360"/>
      </w:pPr>
    </w:lvl>
    <w:lvl w:ilvl="8" w:tplc="08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90" w15:restartNumberingAfterBreak="0">
    <w:nsid w:val="619557B6"/>
    <w:multiLevelType w:val="hybridMultilevel"/>
    <w:tmpl w:val="5704B6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2BE50F3"/>
    <w:multiLevelType w:val="hybridMultilevel"/>
    <w:tmpl w:val="A274AA60"/>
    <w:lvl w:ilvl="0" w:tplc="1C0C6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3934FEA"/>
    <w:multiLevelType w:val="hybridMultilevel"/>
    <w:tmpl w:val="1942545A"/>
    <w:lvl w:ilvl="0" w:tplc="08160017">
      <w:start w:val="1"/>
      <w:numFmt w:val="lowerLetter"/>
      <w:lvlText w:val="%1)"/>
      <w:lvlJc w:val="left"/>
      <w:pPr>
        <w:ind w:left="360" w:hanging="360"/>
      </w:pPr>
    </w:lvl>
    <w:lvl w:ilvl="1" w:tplc="08160019">
      <w:start w:val="1"/>
      <w:numFmt w:val="lowerLetter"/>
      <w:lvlText w:val="%2."/>
      <w:lvlJc w:val="left"/>
      <w:pPr>
        <w:ind w:left="360" w:hanging="360"/>
      </w:pPr>
    </w:lvl>
    <w:lvl w:ilvl="2" w:tplc="0816001B">
      <w:start w:val="1"/>
      <w:numFmt w:val="lowerRoman"/>
      <w:lvlText w:val="%3."/>
      <w:lvlJc w:val="right"/>
      <w:pPr>
        <w:ind w:left="1080" w:hanging="180"/>
      </w:pPr>
    </w:lvl>
    <w:lvl w:ilvl="3" w:tplc="0816000F">
      <w:start w:val="1"/>
      <w:numFmt w:val="decimal"/>
      <w:lvlText w:val="%4."/>
      <w:lvlJc w:val="left"/>
      <w:pPr>
        <w:ind w:left="1800" w:hanging="360"/>
      </w:pPr>
    </w:lvl>
    <w:lvl w:ilvl="4" w:tplc="08160019">
      <w:start w:val="1"/>
      <w:numFmt w:val="lowerLetter"/>
      <w:lvlText w:val="%5."/>
      <w:lvlJc w:val="left"/>
      <w:pPr>
        <w:ind w:left="2520" w:hanging="360"/>
      </w:pPr>
    </w:lvl>
    <w:lvl w:ilvl="5" w:tplc="0816001B">
      <w:start w:val="1"/>
      <w:numFmt w:val="lowerRoman"/>
      <w:lvlText w:val="%6."/>
      <w:lvlJc w:val="right"/>
      <w:pPr>
        <w:ind w:left="3240" w:hanging="180"/>
      </w:pPr>
    </w:lvl>
    <w:lvl w:ilvl="6" w:tplc="0816000F">
      <w:start w:val="1"/>
      <w:numFmt w:val="decimal"/>
      <w:lvlText w:val="%7."/>
      <w:lvlJc w:val="left"/>
      <w:pPr>
        <w:ind w:left="3960" w:hanging="360"/>
      </w:pPr>
    </w:lvl>
    <w:lvl w:ilvl="7" w:tplc="08160019">
      <w:start w:val="1"/>
      <w:numFmt w:val="lowerLetter"/>
      <w:lvlText w:val="%8."/>
      <w:lvlJc w:val="left"/>
      <w:pPr>
        <w:ind w:left="4680" w:hanging="360"/>
      </w:pPr>
    </w:lvl>
    <w:lvl w:ilvl="8" w:tplc="0816001B">
      <w:start w:val="1"/>
      <w:numFmt w:val="lowerRoman"/>
      <w:lvlText w:val="%9."/>
      <w:lvlJc w:val="right"/>
      <w:pPr>
        <w:ind w:left="5400" w:hanging="180"/>
      </w:pPr>
    </w:lvl>
  </w:abstractNum>
  <w:abstractNum w:abstractNumId="93" w15:restartNumberingAfterBreak="0">
    <w:nsid w:val="6A7A19C5"/>
    <w:multiLevelType w:val="multilevel"/>
    <w:tmpl w:val="A67092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04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1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9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7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87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648" w:hanging="1440"/>
      </w:pPr>
      <w:rPr>
        <w:rFonts w:hint="default"/>
      </w:rPr>
    </w:lvl>
  </w:abstractNum>
  <w:abstractNum w:abstractNumId="94" w15:restartNumberingAfterBreak="0">
    <w:nsid w:val="6B520397"/>
    <w:multiLevelType w:val="hybridMultilevel"/>
    <w:tmpl w:val="6FDCB46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D28672F"/>
    <w:multiLevelType w:val="hybridMultilevel"/>
    <w:tmpl w:val="51CED29E"/>
    <w:lvl w:ilvl="0" w:tplc="3BE2B514">
      <w:start w:val="4"/>
      <w:numFmt w:val="decimal"/>
      <w:lvlText w:val="%1."/>
      <w:lvlJc w:val="left"/>
      <w:pPr>
        <w:ind w:left="2136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2856" w:hanging="360"/>
      </w:pPr>
    </w:lvl>
    <w:lvl w:ilvl="2" w:tplc="0816001B" w:tentative="1">
      <w:start w:val="1"/>
      <w:numFmt w:val="lowerRoman"/>
      <w:lvlText w:val="%3."/>
      <w:lvlJc w:val="right"/>
      <w:pPr>
        <w:ind w:left="3576" w:hanging="180"/>
      </w:pPr>
    </w:lvl>
    <w:lvl w:ilvl="3" w:tplc="0816000F" w:tentative="1">
      <w:start w:val="1"/>
      <w:numFmt w:val="decimal"/>
      <w:lvlText w:val="%4."/>
      <w:lvlJc w:val="left"/>
      <w:pPr>
        <w:ind w:left="4296" w:hanging="360"/>
      </w:pPr>
    </w:lvl>
    <w:lvl w:ilvl="4" w:tplc="08160019" w:tentative="1">
      <w:start w:val="1"/>
      <w:numFmt w:val="lowerLetter"/>
      <w:lvlText w:val="%5."/>
      <w:lvlJc w:val="left"/>
      <w:pPr>
        <w:ind w:left="5016" w:hanging="360"/>
      </w:pPr>
    </w:lvl>
    <w:lvl w:ilvl="5" w:tplc="0816001B" w:tentative="1">
      <w:start w:val="1"/>
      <w:numFmt w:val="lowerRoman"/>
      <w:lvlText w:val="%6."/>
      <w:lvlJc w:val="right"/>
      <w:pPr>
        <w:ind w:left="5736" w:hanging="180"/>
      </w:pPr>
    </w:lvl>
    <w:lvl w:ilvl="6" w:tplc="0816000F" w:tentative="1">
      <w:start w:val="1"/>
      <w:numFmt w:val="decimal"/>
      <w:lvlText w:val="%7."/>
      <w:lvlJc w:val="left"/>
      <w:pPr>
        <w:ind w:left="6456" w:hanging="360"/>
      </w:pPr>
    </w:lvl>
    <w:lvl w:ilvl="7" w:tplc="08160019" w:tentative="1">
      <w:start w:val="1"/>
      <w:numFmt w:val="lowerLetter"/>
      <w:lvlText w:val="%8."/>
      <w:lvlJc w:val="left"/>
      <w:pPr>
        <w:ind w:left="7176" w:hanging="360"/>
      </w:pPr>
    </w:lvl>
    <w:lvl w:ilvl="8" w:tplc="08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96" w15:restartNumberingAfterBreak="0">
    <w:nsid w:val="6F19649D"/>
    <w:multiLevelType w:val="hybridMultilevel"/>
    <w:tmpl w:val="2CD081FC"/>
    <w:lvl w:ilvl="0" w:tplc="1F14CB50">
      <w:start w:val="1"/>
      <w:numFmt w:val="lowerRoman"/>
      <w:lvlText w:val="%1."/>
      <w:lvlJc w:val="right"/>
      <w:pPr>
        <w:ind w:left="2232" w:hanging="360"/>
      </w:pPr>
      <w:rPr>
        <w:rFonts w:hint="default"/>
        <w:b/>
        <w:lang w:val="pt-PT"/>
      </w:rPr>
    </w:lvl>
    <w:lvl w:ilvl="1" w:tplc="FFFFFFFF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97" w15:restartNumberingAfterBreak="0">
    <w:nsid w:val="703D1781"/>
    <w:multiLevelType w:val="hybridMultilevel"/>
    <w:tmpl w:val="C1A20258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0AF46B5"/>
    <w:multiLevelType w:val="hybridMultilevel"/>
    <w:tmpl w:val="E026CE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1004A20"/>
    <w:multiLevelType w:val="hybridMultilevel"/>
    <w:tmpl w:val="DEF6211C"/>
    <w:lvl w:ilvl="0" w:tplc="75A6D604">
      <w:start w:val="1"/>
      <w:numFmt w:val="lowerLetter"/>
      <w:lvlText w:val="%1)"/>
      <w:lvlJc w:val="left"/>
      <w:pPr>
        <w:ind w:left="1080" w:hanging="360"/>
      </w:pPr>
      <w:rPr>
        <w:b w:val="0"/>
      </w:rPr>
    </w:lvl>
    <w:lvl w:ilvl="1" w:tplc="08160019">
      <w:start w:val="1"/>
      <w:numFmt w:val="lowerLetter"/>
      <w:lvlText w:val="%2."/>
      <w:lvlJc w:val="left"/>
      <w:pPr>
        <w:ind w:left="1800" w:hanging="360"/>
      </w:pPr>
    </w:lvl>
    <w:lvl w:ilvl="2" w:tplc="0816001B">
      <w:start w:val="1"/>
      <w:numFmt w:val="lowerRoman"/>
      <w:lvlText w:val="%3."/>
      <w:lvlJc w:val="right"/>
      <w:pPr>
        <w:ind w:left="2520" w:hanging="180"/>
      </w:pPr>
    </w:lvl>
    <w:lvl w:ilvl="3" w:tplc="0816000F">
      <w:start w:val="1"/>
      <w:numFmt w:val="decimal"/>
      <w:lvlText w:val="%4."/>
      <w:lvlJc w:val="left"/>
      <w:pPr>
        <w:ind w:left="3240" w:hanging="360"/>
      </w:pPr>
    </w:lvl>
    <w:lvl w:ilvl="4" w:tplc="08160019">
      <w:start w:val="1"/>
      <w:numFmt w:val="lowerLetter"/>
      <w:lvlText w:val="%5."/>
      <w:lvlJc w:val="left"/>
      <w:pPr>
        <w:ind w:left="3960" w:hanging="360"/>
      </w:pPr>
    </w:lvl>
    <w:lvl w:ilvl="5" w:tplc="0816001B">
      <w:start w:val="1"/>
      <w:numFmt w:val="lowerRoman"/>
      <w:lvlText w:val="%6."/>
      <w:lvlJc w:val="right"/>
      <w:pPr>
        <w:ind w:left="4680" w:hanging="180"/>
      </w:pPr>
    </w:lvl>
    <w:lvl w:ilvl="6" w:tplc="0816000F">
      <w:start w:val="1"/>
      <w:numFmt w:val="decimal"/>
      <w:lvlText w:val="%7."/>
      <w:lvlJc w:val="left"/>
      <w:pPr>
        <w:ind w:left="5400" w:hanging="360"/>
      </w:pPr>
    </w:lvl>
    <w:lvl w:ilvl="7" w:tplc="08160019">
      <w:start w:val="1"/>
      <w:numFmt w:val="lowerLetter"/>
      <w:lvlText w:val="%8."/>
      <w:lvlJc w:val="left"/>
      <w:pPr>
        <w:ind w:left="6120" w:hanging="360"/>
      </w:pPr>
    </w:lvl>
    <w:lvl w:ilvl="8" w:tplc="0816001B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71300DE3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1407FA0"/>
    <w:multiLevelType w:val="hybridMultilevel"/>
    <w:tmpl w:val="42BC78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15238F4"/>
    <w:multiLevelType w:val="hybridMultilevel"/>
    <w:tmpl w:val="BD82CB4E"/>
    <w:lvl w:ilvl="0" w:tplc="08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3" w15:restartNumberingAfterBreak="0">
    <w:nsid w:val="72157276"/>
    <w:multiLevelType w:val="hybridMultilevel"/>
    <w:tmpl w:val="ADDC8572"/>
    <w:lvl w:ilvl="0" w:tplc="08160017">
      <w:start w:val="1"/>
      <w:numFmt w:val="lowerLetter"/>
      <w:lvlText w:val="%1)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 w15:restartNumberingAfterBreak="0">
    <w:nsid w:val="73166E39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3263844"/>
    <w:multiLevelType w:val="hybridMultilevel"/>
    <w:tmpl w:val="AE265B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4CA3771"/>
    <w:multiLevelType w:val="hybridMultilevel"/>
    <w:tmpl w:val="431C05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6D5180D"/>
    <w:multiLevelType w:val="hybridMultilevel"/>
    <w:tmpl w:val="3C7E141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" w15:restartNumberingAfterBreak="0">
    <w:nsid w:val="794A4DAD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C047FC6"/>
    <w:multiLevelType w:val="hybridMultilevel"/>
    <w:tmpl w:val="F1FE1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C790FA5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E3178DD"/>
    <w:multiLevelType w:val="hybridMultilevel"/>
    <w:tmpl w:val="1D42B3F8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2" w15:restartNumberingAfterBreak="0">
    <w:nsid w:val="7F2750C1"/>
    <w:multiLevelType w:val="hybridMultilevel"/>
    <w:tmpl w:val="8DC0858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0"/>
  </w:num>
  <w:num w:numId="6">
    <w:abstractNumId w:val="6"/>
  </w:num>
  <w:num w:numId="7">
    <w:abstractNumId w:val="30"/>
  </w:num>
  <w:num w:numId="8">
    <w:abstractNumId w:val="34"/>
  </w:num>
  <w:num w:numId="9">
    <w:abstractNumId w:val="105"/>
  </w:num>
  <w:num w:numId="10">
    <w:abstractNumId w:val="106"/>
  </w:num>
  <w:num w:numId="11">
    <w:abstractNumId w:val="4"/>
  </w:num>
  <w:num w:numId="12">
    <w:abstractNumId w:val="84"/>
  </w:num>
  <w:num w:numId="13">
    <w:abstractNumId w:val="79"/>
  </w:num>
  <w:num w:numId="14">
    <w:abstractNumId w:val="74"/>
  </w:num>
  <w:num w:numId="15">
    <w:abstractNumId w:val="67"/>
  </w:num>
  <w:num w:numId="16">
    <w:abstractNumId w:val="44"/>
  </w:num>
  <w:num w:numId="17">
    <w:abstractNumId w:val="45"/>
  </w:num>
  <w:num w:numId="18">
    <w:abstractNumId w:val="108"/>
  </w:num>
  <w:num w:numId="19">
    <w:abstractNumId w:val="62"/>
  </w:num>
  <w:num w:numId="20">
    <w:abstractNumId w:val="78"/>
  </w:num>
  <w:num w:numId="21">
    <w:abstractNumId w:val="110"/>
  </w:num>
  <w:num w:numId="22">
    <w:abstractNumId w:val="12"/>
  </w:num>
  <w:num w:numId="23">
    <w:abstractNumId w:val="65"/>
  </w:num>
  <w:num w:numId="24">
    <w:abstractNumId w:val="70"/>
  </w:num>
  <w:num w:numId="25">
    <w:abstractNumId w:val="72"/>
  </w:num>
  <w:num w:numId="26">
    <w:abstractNumId w:val="42"/>
  </w:num>
  <w:num w:numId="27">
    <w:abstractNumId w:val="27"/>
  </w:num>
  <w:num w:numId="28">
    <w:abstractNumId w:val="11"/>
  </w:num>
  <w:num w:numId="29">
    <w:abstractNumId w:val="68"/>
  </w:num>
  <w:num w:numId="30">
    <w:abstractNumId w:val="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53"/>
  </w:num>
  <w:num w:numId="33">
    <w:abstractNumId w:val="22"/>
  </w:num>
  <w:num w:numId="34">
    <w:abstractNumId w:val="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97"/>
  </w:num>
  <w:num w:numId="36">
    <w:abstractNumId w:val="63"/>
  </w:num>
  <w:num w:numId="37">
    <w:abstractNumId w:val="102"/>
  </w:num>
  <w:num w:numId="38">
    <w:abstractNumId w:val="96"/>
  </w:num>
  <w:num w:numId="3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51"/>
  </w:num>
  <w:num w:numId="42">
    <w:abstractNumId w:val="16"/>
  </w:num>
  <w:num w:numId="43">
    <w:abstractNumId w:val="33"/>
  </w:num>
  <w:num w:numId="44">
    <w:abstractNumId w:val="46"/>
  </w:num>
  <w:num w:numId="45">
    <w:abstractNumId w:val="19"/>
  </w:num>
  <w:num w:numId="46">
    <w:abstractNumId w:val="93"/>
  </w:num>
  <w:num w:numId="47">
    <w:abstractNumId w:val="38"/>
  </w:num>
  <w:num w:numId="48">
    <w:abstractNumId w:val="64"/>
  </w:num>
  <w:num w:numId="49">
    <w:abstractNumId w:val="89"/>
  </w:num>
  <w:num w:numId="50">
    <w:abstractNumId w:val="73"/>
  </w:num>
  <w:num w:numId="51">
    <w:abstractNumId w:val="21"/>
  </w:num>
  <w:num w:numId="52">
    <w:abstractNumId w:val="95"/>
  </w:num>
  <w:num w:numId="53">
    <w:abstractNumId w:val="14"/>
  </w:num>
  <w:num w:numId="54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76"/>
  </w:num>
  <w:num w:numId="56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22"/>
  </w:num>
  <w:num w:numId="58">
    <w:abstractNumId w:val="104"/>
  </w:num>
  <w:num w:numId="59">
    <w:abstractNumId w:val="94"/>
  </w:num>
  <w:num w:numId="60">
    <w:abstractNumId w:val="39"/>
  </w:num>
  <w:num w:numId="61">
    <w:abstractNumId w:val="8"/>
  </w:num>
  <w:num w:numId="62">
    <w:abstractNumId w:val="81"/>
  </w:num>
  <w:num w:numId="63">
    <w:abstractNumId w:val="109"/>
  </w:num>
  <w:num w:numId="64">
    <w:abstractNumId w:val="40"/>
  </w:num>
  <w:num w:numId="65">
    <w:abstractNumId w:val="9"/>
  </w:num>
  <w:num w:numId="66">
    <w:abstractNumId w:val="101"/>
  </w:num>
  <w:num w:numId="67">
    <w:abstractNumId w:val="26"/>
  </w:num>
  <w:num w:numId="68">
    <w:abstractNumId w:val="88"/>
  </w:num>
  <w:num w:numId="69">
    <w:abstractNumId w:val="52"/>
  </w:num>
  <w:num w:numId="70">
    <w:abstractNumId w:val="37"/>
  </w:num>
  <w:num w:numId="71">
    <w:abstractNumId w:val="107"/>
  </w:num>
  <w:num w:numId="72">
    <w:abstractNumId w:val="77"/>
  </w:num>
  <w:num w:numId="73">
    <w:abstractNumId w:val="41"/>
  </w:num>
  <w:num w:numId="74">
    <w:abstractNumId w:val="88"/>
  </w:num>
  <w:num w:numId="75">
    <w:abstractNumId w:val="37"/>
  </w:num>
  <w:num w:numId="76">
    <w:abstractNumId w:val="77"/>
  </w:num>
  <w:num w:numId="77">
    <w:abstractNumId w:val="107"/>
  </w:num>
  <w:num w:numId="78">
    <w:abstractNumId w:val="17"/>
  </w:num>
  <w:num w:numId="79">
    <w:abstractNumId w:val="10"/>
  </w:num>
  <w:num w:numId="80">
    <w:abstractNumId w:val="66"/>
  </w:num>
  <w:num w:numId="81">
    <w:abstractNumId w:val="86"/>
  </w:num>
  <w:num w:numId="82">
    <w:abstractNumId w:val="57"/>
  </w:num>
  <w:num w:numId="83">
    <w:abstractNumId w:val="100"/>
  </w:num>
  <w:num w:numId="84">
    <w:abstractNumId w:val="82"/>
  </w:num>
  <w:num w:numId="85">
    <w:abstractNumId w:val="5"/>
  </w:num>
  <w:num w:numId="86">
    <w:abstractNumId w:val="54"/>
  </w:num>
  <w:num w:numId="87">
    <w:abstractNumId w:val="87"/>
  </w:num>
  <w:num w:numId="88">
    <w:abstractNumId w:val="91"/>
  </w:num>
  <w:num w:numId="89">
    <w:abstractNumId w:val="20"/>
  </w:num>
  <w:num w:numId="90">
    <w:abstractNumId w:val="18"/>
  </w:num>
  <w:num w:numId="91">
    <w:abstractNumId w:val="13"/>
  </w:num>
  <w:num w:numId="92">
    <w:abstractNumId w:val="61"/>
  </w:num>
  <w:num w:numId="93">
    <w:abstractNumId w:val="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>
    <w:abstractNumId w:val="36"/>
  </w:num>
  <w:num w:numId="95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>
    <w:abstractNumId w:val="103"/>
  </w:num>
  <w:num w:numId="97">
    <w:abstractNumId w:val="69"/>
  </w:num>
  <w:num w:numId="98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>
    <w:abstractNumId w:val="23"/>
  </w:num>
  <w:num w:numId="100">
    <w:abstractNumId w:val="58"/>
  </w:num>
  <w:num w:numId="101">
    <w:abstractNumId w:val="4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32"/>
  </w:num>
  <w:num w:numId="103">
    <w:abstractNumId w:val="80"/>
  </w:num>
  <w:num w:numId="104">
    <w:abstractNumId w:val="111"/>
  </w:num>
  <w:num w:numId="105">
    <w:abstractNumId w:val="31"/>
  </w:num>
  <w:num w:numId="106">
    <w:abstractNumId w:val="25"/>
  </w:num>
  <w:num w:numId="107">
    <w:abstractNumId w:val="85"/>
  </w:num>
  <w:num w:numId="108">
    <w:abstractNumId w:val="112"/>
  </w:num>
  <w:num w:numId="109">
    <w:abstractNumId w:val="28"/>
  </w:num>
  <w:num w:numId="110">
    <w:abstractNumId w:val="98"/>
  </w:num>
  <w:num w:numId="111">
    <w:abstractNumId w:val="60"/>
  </w:num>
  <w:num w:numId="112">
    <w:abstractNumId w:val="24"/>
  </w:num>
  <w:num w:numId="113">
    <w:abstractNumId w:val="55"/>
  </w:num>
  <w:num w:numId="114">
    <w:abstractNumId w:val="90"/>
  </w:num>
  <w:num w:numId="115">
    <w:abstractNumId w:val="48"/>
  </w:num>
  <w:num w:numId="116">
    <w:abstractNumId w:val="4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>
    <w:abstractNumId w:val="47"/>
  </w:num>
  <w:num w:numId="119">
    <w:abstractNumId w:val="35"/>
  </w:num>
  <w:numIdMacAtCleanup w:val="1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oana Rita Bentinho Silva">
    <w15:presenceInfo w15:providerId="AD" w15:userId="S-1-5-21-478741036-1442749419-1446792091-258027"/>
  </w15:person>
  <w15:person w15:author="Ana Rita Geraldo de Caguerelho">
    <w15:presenceInfo w15:providerId="AD" w15:userId="S-1-5-21-478741036-1442749419-1446792091-251329"/>
  </w15:person>
  <w15:person w15:author="Diogo Alexandre Escaleira">
    <w15:presenceInfo w15:providerId="AD" w15:userId="S-1-5-21-478741036-1442749419-1446792091-2511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activeWritingStyle w:appName="MSWord" w:lang="pt-PT" w:vendorID="64" w:dllVersion="131078" w:nlCheck="1" w:checkStyle="0"/>
  <w:activeWritingStyle w:appName="MSWord" w:lang="en-US" w:vendorID="64" w:dllVersion="131078" w:nlCheck="1" w:checkStyle="1"/>
  <w:activeWritingStyle w:appName="MSWord" w:lang="es-ES" w:vendorID="64" w:dllVersion="131078" w:nlCheck="1" w:checkStyle="0"/>
  <w:attachedTemplate r:id="rId1"/>
  <w:stylePaneSortMethod w:val="0000"/>
  <w:defaultTabStop w:val="720"/>
  <w:hyphenationZone w:val="425"/>
  <w:evenAndOddHeaders/>
  <w:characterSpacingControl w:val="doNotCompress"/>
  <w:hdrShapeDefaults>
    <o:shapedefaults v:ext="edit" spidmax="317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161"/>
    <w:rsid w:val="000005FE"/>
    <w:rsid w:val="00001F51"/>
    <w:rsid w:val="00001FDA"/>
    <w:rsid w:val="000020D6"/>
    <w:rsid w:val="000034CE"/>
    <w:rsid w:val="0000355C"/>
    <w:rsid w:val="000045DA"/>
    <w:rsid w:val="0000473E"/>
    <w:rsid w:val="00004906"/>
    <w:rsid w:val="00004F02"/>
    <w:rsid w:val="00005886"/>
    <w:rsid w:val="00005C81"/>
    <w:rsid w:val="00005EE7"/>
    <w:rsid w:val="00010DFD"/>
    <w:rsid w:val="00011053"/>
    <w:rsid w:val="000131A3"/>
    <w:rsid w:val="00013530"/>
    <w:rsid w:val="00013F89"/>
    <w:rsid w:val="00014B89"/>
    <w:rsid w:val="00014C34"/>
    <w:rsid w:val="000157C5"/>
    <w:rsid w:val="000173B3"/>
    <w:rsid w:val="00020500"/>
    <w:rsid w:val="00020D44"/>
    <w:rsid w:val="000211D3"/>
    <w:rsid w:val="00021A39"/>
    <w:rsid w:val="00022423"/>
    <w:rsid w:val="00023208"/>
    <w:rsid w:val="0002347B"/>
    <w:rsid w:val="00025494"/>
    <w:rsid w:val="00025919"/>
    <w:rsid w:val="00025E7D"/>
    <w:rsid w:val="00026771"/>
    <w:rsid w:val="00026EDA"/>
    <w:rsid w:val="00027146"/>
    <w:rsid w:val="000309A1"/>
    <w:rsid w:val="00030C4D"/>
    <w:rsid w:val="00030D31"/>
    <w:rsid w:val="000338E1"/>
    <w:rsid w:val="00034070"/>
    <w:rsid w:val="00034C5E"/>
    <w:rsid w:val="00034DB1"/>
    <w:rsid w:val="000350D2"/>
    <w:rsid w:val="00035406"/>
    <w:rsid w:val="00035DBA"/>
    <w:rsid w:val="00036179"/>
    <w:rsid w:val="00036AB7"/>
    <w:rsid w:val="00037C17"/>
    <w:rsid w:val="00040209"/>
    <w:rsid w:val="000412E3"/>
    <w:rsid w:val="0004156D"/>
    <w:rsid w:val="00041774"/>
    <w:rsid w:val="00041DB4"/>
    <w:rsid w:val="00041DC6"/>
    <w:rsid w:val="00042145"/>
    <w:rsid w:val="000425BF"/>
    <w:rsid w:val="000429AC"/>
    <w:rsid w:val="00042A81"/>
    <w:rsid w:val="00042B0C"/>
    <w:rsid w:val="00042B6A"/>
    <w:rsid w:val="00042B99"/>
    <w:rsid w:val="00043CDA"/>
    <w:rsid w:val="0004494C"/>
    <w:rsid w:val="00044CD7"/>
    <w:rsid w:val="00045964"/>
    <w:rsid w:val="00047654"/>
    <w:rsid w:val="00047EFA"/>
    <w:rsid w:val="000516C4"/>
    <w:rsid w:val="000517C0"/>
    <w:rsid w:val="0005210B"/>
    <w:rsid w:val="000521AB"/>
    <w:rsid w:val="00052B44"/>
    <w:rsid w:val="00052E82"/>
    <w:rsid w:val="000544F1"/>
    <w:rsid w:val="00054718"/>
    <w:rsid w:val="0005563F"/>
    <w:rsid w:val="000560CA"/>
    <w:rsid w:val="0005611A"/>
    <w:rsid w:val="0005645F"/>
    <w:rsid w:val="000569D4"/>
    <w:rsid w:val="00056C77"/>
    <w:rsid w:val="00056F60"/>
    <w:rsid w:val="00057807"/>
    <w:rsid w:val="000600A6"/>
    <w:rsid w:val="000603E2"/>
    <w:rsid w:val="0006046C"/>
    <w:rsid w:val="00061444"/>
    <w:rsid w:val="00062196"/>
    <w:rsid w:val="0006288A"/>
    <w:rsid w:val="000637A6"/>
    <w:rsid w:val="00063954"/>
    <w:rsid w:val="000652BC"/>
    <w:rsid w:val="00065F7E"/>
    <w:rsid w:val="000669BB"/>
    <w:rsid w:val="00066BBA"/>
    <w:rsid w:val="00067E89"/>
    <w:rsid w:val="000707A1"/>
    <w:rsid w:val="000707A2"/>
    <w:rsid w:val="00071509"/>
    <w:rsid w:val="000720BF"/>
    <w:rsid w:val="000720DC"/>
    <w:rsid w:val="00072952"/>
    <w:rsid w:val="00072F05"/>
    <w:rsid w:val="00074C75"/>
    <w:rsid w:val="00077305"/>
    <w:rsid w:val="000776F2"/>
    <w:rsid w:val="000801FD"/>
    <w:rsid w:val="00081958"/>
    <w:rsid w:val="00082A6A"/>
    <w:rsid w:val="00082BA8"/>
    <w:rsid w:val="00082C63"/>
    <w:rsid w:val="00083DD5"/>
    <w:rsid w:val="00083F75"/>
    <w:rsid w:val="000863FD"/>
    <w:rsid w:val="00086F1B"/>
    <w:rsid w:val="0008719F"/>
    <w:rsid w:val="00087568"/>
    <w:rsid w:val="00090E1A"/>
    <w:rsid w:val="00091047"/>
    <w:rsid w:val="00091A0A"/>
    <w:rsid w:val="00092341"/>
    <w:rsid w:val="000928FD"/>
    <w:rsid w:val="00092A65"/>
    <w:rsid w:val="00093DA9"/>
    <w:rsid w:val="00095584"/>
    <w:rsid w:val="000962B8"/>
    <w:rsid w:val="0009662A"/>
    <w:rsid w:val="00096C5A"/>
    <w:rsid w:val="00096E30"/>
    <w:rsid w:val="000A143C"/>
    <w:rsid w:val="000A2019"/>
    <w:rsid w:val="000A2035"/>
    <w:rsid w:val="000A21B7"/>
    <w:rsid w:val="000A3914"/>
    <w:rsid w:val="000A3CF2"/>
    <w:rsid w:val="000A5B56"/>
    <w:rsid w:val="000A7F05"/>
    <w:rsid w:val="000B12E4"/>
    <w:rsid w:val="000B1853"/>
    <w:rsid w:val="000B20D4"/>
    <w:rsid w:val="000B3FA2"/>
    <w:rsid w:val="000B6C05"/>
    <w:rsid w:val="000B70C5"/>
    <w:rsid w:val="000B7592"/>
    <w:rsid w:val="000B76BE"/>
    <w:rsid w:val="000C039A"/>
    <w:rsid w:val="000C137D"/>
    <w:rsid w:val="000C20BD"/>
    <w:rsid w:val="000C2B24"/>
    <w:rsid w:val="000C2E89"/>
    <w:rsid w:val="000C4D3A"/>
    <w:rsid w:val="000C4D8A"/>
    <w:rsid w:val="000C4E35"/>
    <w:rsid w:val="000C51F9"/>
    <w:rsid w:val="000C5EA5"/>
    <w:rsid w:val="000C613F"/>
    <w:rsid w:val="000C7BEB"/>
    <w:rsid w:val="000C7CBC"/>
    <w:rsid w:val="000D041B"/>
    <w:rsid w:val="000D10F2"/>
    <w:rsid w:val="000D1991"/>
    <w:rsid w:val="000D1BD3"/>
    <w:rsid w:val="000D21EB"/>
    <w:rsid w:val="000D233B"/>
    <w:rsid w:val="000D2DE0"/>
    <w:rsid w:val="000D2E09"/>
    <w:rsid w:val="000D3777"/>
    <w:rsid w:val="000D3A03"/>
    <w:rsid w:val="000D3DAA"/>
    <w:rsid w:val="000D412D"/>
    <w:rsid w:val="000D45F8"/>
    <w:rsid w:val="000D4C92"/>
    <w:rsid w:val="000D51E7"/>
    <w:rsid w:val="000D5EAD"/>
    <w:rsid w:val="000D6B1A"/>
    <w:rsid w:val="000D6C78"/>
    <w:rsid w:val="000D71BF"/>
    <w:rsid w:val="000E00A4"/>
    <w:rsid w:val="000E2779"/>
    <w:rsid w:val="000E2C94"/>
    <w:rsid w:val="000E3007"/>
    <w:rsid w:val="000E3253"/>
    <w:rsid w:val="000E341E"/>
    <w:rsid w:val="000E478C"/>
    <w:rsid w:val="000E4AA4"/>
    <w:rsid w:val="000E4C42"/>
    <w:rsid w:val="000E5193"/>
    <w:rsid w:val="000E5A07"/>
    <w:rsid w:val="000E5C99"/>
    <w:rsid w:val="000E6DDC"/>
    <w:rsid w:val="000E7865"/>
    <w:rsid w:val="000E7EEF"/>
    <w:rsid w:val="000E7FD9"/>
    <w:rsid w:val="000F0073"/>
    <w:rsid w:val="000F12B8"/>
    <w:rsid w:val="000F2160"/>
    <w:rsid w:val="000F27BB"/>
    <w:rsid w:val="000F37F2"/>
    <w:rsid w:val="000F42FE"/>
    <w:rsid w:val="000F4FB1"/>
    <w:rsid w:val="000F5C22"/>
    <w:rsid w:val="000F662A"/>
    <w:rsid w:val="000F6A39"/>
    <w:rsid w:val="00100A2B"/>
    <w:rsid w:val="00100F14"/>
    <w:rsid w:val="0010113D"/>
    <w:rsid w:val="001016AC"/>
    <w:rsid w:val="00103629"/>
    <w:rsid w:val="0010462B"/>
    <w:rsid w:val="00105577"/>
    <w:rsid w:val="0010701A"/>
    <w:rsid w:val="00107F16"/>
    <w:rsid w:val="00111011"/>
    <w:rsid w:val="001121EF"/>
    <w:rsid w:val="00112A7D"/>
    <w:rsid w:val="001138E5"/>
    <w:rsid w:val="00115629"/>
    <w:rsid w:val="001159AF"/>
    <w:rsid w:val="00116251"/>
    <w:rsid w:val="00116F2D"/>
    <w:rsid w:val="001203CC"/>
    <w:rsid w:val="0012151E"/>
    <w:rsid w:val="0012229D"/>
    <w:rsid w:val="00122D9D"/>
    <w:rsid w:val="00123AD3"/>
    <w:rsid w:val="0012509E"/>
    <w:rsid w:val="00125105"/>
    <w:rsid w:val="001259B4"/>
    <w:rsid w:val="00125C30"/>
    <w:rsid w:val="00126155"/>
    <w:rsid w:val="0012657F"/>
    <w:rsid w:val="001265CF"/>
    <w:rsid w:val="00130191"/>
    <w:rsid w:val="00130EA0"/>
    <w:rsid w:val="00131244"/>
    <w:rsid w:val="00131DE3"/>
    <w:rsid w:val="00135844"/>
    <w:rsid w:val="00135BD4"/>
    <w:rsid w:val="00136294"/>
    <w:rsid w:val="001362CB"/>
    <w:rsid w:val="00137ADD"/>
    <w:rsid w:val="00137B09"/>
    <w:rsid w:val="00137D73"/>
    <w:rsid w:val="001426E5"/>
    <w:rsid w:val="00144C76"/>
    <w:rsid w:val="00145279"/>
    <w:rsid w:val="001457BC"/>
    <w:rsid w:val="00145986"/>
    <w:rsid w:val="00146CAD"/>
    <w:rsid w:val="00147020"/>
    <w:rsid w:val="00150076"/>
    <w:rsid w:val="00150AA9"/>
    <w:rsid w:val="0015101A"/>
    <w:rsid w:val="00151DC1"/>
    <w:rsid w:val="00151E1D"/>
    <w:rsid w:val="00152613"/>
    <w:rsid w:val="00153223"/>
    <w:rsid w:val="00154F5C"/>
    <w:rsid w:val="00155220"/>
    <w:rsid w:val="001555A2"/>
    <w:rsid w:val="00156C26"/>
    <w:rsid w:val="00157BD7"/>
    <w:rsid w:val="00160077"/>
    <w:rsid w:val="00160D96"/>
    <w:rsid w:val="00162DFD"/>
    <w:rsid w:val="00162EC1"/>
    <w:rsid w:val="00162EEA"/>
    <w:rsid w:val="00163352"/>
    <w:rsid w:val="00163881"/>
    <w:rsid w:val="001642F9"/>
    <w:rsid w:val="00164645"/>
    <w:rsid w:val="00164E75"/>
    <w:rsid w:val="00165753"/>
    <w:rsid w:val="001658AC"/>
    <w:rsid w:val="001659E4"/>
    <w:rsid w:val="00165C60"/>
    <w:rsid w:val="00166285"/>
    <w:rsid w:val="00166496"/>
    <w:rsid w:val="0016662B"/>
    <w:rsid w:val="001708B9"/>
    <w:rsid w:val="001711B3"/>
    <w:rsid w:val="00171947"/>
    <w:rsid w:val="0017280D"/>
    <w:rsid w:val="00173B84"/>
    <w:rsid w:val="00173C9F"/>
    <w:rsid w:val="001757CE"/>
    <w:rsid w:val="00176A22"/>
    <w:rsid w:val="00176D65"/>
    <w:rsid w:val="00176EDF"/>
    <w:rsid w:val="0017753E"/>
    <w:rsid w:val="00180407"/>
    <w:rsid w:val="00180508"/>
    <w:rsid w:val="00180BDA"/>
    <w:rsid w:val="0018108F"/>
    <w:rsid w:val="001815B2"/>
    <w:rsid w:val="001835A9"/>
    <w:rsid w:val="00183AF5"/>
    <w:rsid w:val="001843A7"/>
    <w:rsid w:val="00184C20"/>
    <w:rsid w:val="001853F0"/>
    <w:rsid w:val="001856E5"/>
    <w:rsid w:val="00185B8F"/>
    <w:rsid w:val="00185CC1"/>
    <w:rsid w:val="00185E85"/>
    <w:rsid w:val="001868BF"/>
    <w:rsid w:val="00186FC8"/>
    <w:rsid w:val="00187BBC"/>
    <w:rsid w:val="00187F7C"/>
    <w:rsid w:val="00190FD6"/>
    <w:rsid w:val="00191325"/>
    <w:rsid w:val="00191BE4"/>
    <w:rsid w:val="00194216"/>
    <w:rsid w:val="001943CD"/>
    <w:rsid w:val="00194C9E"/>
    <w:rsid w:val="001975EF"/>
    <w:rsid w:val="0019765A"/>
    <w:rsid w:val="001A02CB"/>
    <w:rsid w:val="001A0D1C"/>
    <w:rsid w:val="001A15B0"/>
    <w:rsid w:val="001A1611"/>
    <w:rsid w:val="001A1812"/>
    <w:rsid w:val="001A2A0E"/>
    <w:rsid w:val="001A39D1"/>
    <w:rsid w:val="001A3B37"/>
    <w:rsid w:val="001A3D3C"/>
    <w:rsid w:val="001A45CF"/>
    <w:rsid w:val="001A632C"/>
    <w:rsid w:val="001A7956"/>
    <w:rsid w:val="001B03C5"/>
    <w:rsid w:val="001B0931"/>
    <w:rsid w:val="001B0F94"/>
    <w:rsid w:val="001B25C2"/>
    <w:rsid w:val="001B44BA"/>
    <w:rsid w:val="001B47AA"/>
    <w:rsid w:val="001B5C19"/>
    <w:rsid w:val="001B5FA8"/>
    <w:rsid w:val="001B6B19"/>
    <w:rsid w:val="001B7A41"/>
    <w:rsid w:val="001C069A"/>
    <w:rsid w:val="001C06E9"/>
    <w:rsid w:val="001C1C19"/>
    <w:rsid w:val="001C24BF"/>
    <w:rsid w:val="001C2986"/>
    <w:rsid w:val="001C51CB"/>
    <w:rsid w:val="001C531E"/>
    <w:rsid w:val="001C78EC"/>
    <w:rsid w:val="001D001E"/>
    <w:rsid w:val="001D03A7"/>
    <w:rsid w:val="001D12E4"/>
    <w:rsid w:val="001D1507"/>
    <w:rsid w:val="001D1F52"/>
    <w:rsid w:val="001D2D65"/>
    <w:rsid w:val="001D3BEF"/>
    <w:rsid w:val="001D469D"/>
    <w:rsid w:val="001D6ACD"/>
    <w:rsid w:val="001D6D0E"/>
    <w:rsid w:val="001D6EA3"/>
    <w:rsid w:val="001D788E"/>
    <w:rsid w:val="001E016B"/>
    <w:rsid w:val="001E15B1"/>
    <w:rsid w:val="001E1EB6"/>
    <w:rsid w:val="001E25BC"/>
    <w:rsid w:val="001E2BAD"/>
    <w:rsid w:val="001E3051"/>
    <w:rsid w:val="001E468E"/>
    <w:rsid w:val="001E53DA"/>
    <w:rsid w:val="001E5E1D"/>
    <w:rsid w:val="001E685A"/>
    <w:rsid w:val="001E6BFB"/>
    <w:rsid w:val="001E6CEA"/>
    <w:rsid w:val="001E7D3E"/>
    <w:rsid w:val="001F0D38"/>
    <w:rsid w:val="001F1D9A"/>
    <w:rsid w:val="001F38BE"/>
    <w:rsid w:val="001F459E"/>
    <w:rsid w:val="001F5136"/>
    <w:rsid w:val="001F5CEC"/>
    <w:rsid w:val="001F5FA8"/>
    <w:rsid w:val="001F61B8"/>
    <w:rsid w:val="001F6839"/>
    <w:rsid w:val="001F7A84"/>
    <w:rsid w:val="001F7BC2"/>
    <w:rsid w:val="0020016F"/>
    <w:rsid w:val="00200522"/>
    <w:rsid w:val="00201EFC"/>
    <w:rsid w:val="0020233A"/>
    <w:rsid w:val="00202C9B"/>
    <w:rsid w:val="00203053"/>
    <w:rsid w:val="00203858"/>
    <w:rsid w:val="00203D3F"/>
    <w:rsid w:val="00203FF7"/>
    <w:rsid w:val="00204CBA"/>
    <w:rsid w:val="0020523F"/>
    <w:rsid w:val="0020631A"/>
    <w:rsid w:val="002066C8"/>
    <w:rsid w:val="00206976"/>
    <w:rsid w:val="002071D3"/>
    <w:rsid w:val="00207835"/>
    <w:rsid w:val="0020783D"/>
    <w:rsid w:val="00207E0B"/>
    <w:rsid w:val="0021055D"/>
    <w:rsid w:val="00210D3E"/>
    <w:rsid w:val="00210D4C"/>
    <w:rsid w:val="00210F35"/>
    <w:rsid w:val="00211AB1"/>
    <w:rsid w:val="00212045"/>
    <w:rsid w:val="00212852"/>
    <w:rsid w:val="00213C46"/>
    <w:rsid w:val="002144D9"/>
    <w:rsid w:val="002151DA"/>
    <w:rsid w:val="00215EB4"/>
    <w:rsid w:val="00216387"/>
    <w:rsid w:val="00216CF6"/>
    <w:rsid w:val="002178FB"/>
    <w:rsid w:val="00220CCF"/>
    <w:rsid w:val="00220D85"/>
    <w:rsid w:val="002226F6"/>
    <w:rsid w:val="00222B58"/>
    <w:rsid w:val="00223752"/>
    <w:rsid w:val="00223A65"/>
    <w:rsid w:val="00223F7B"/>
    <w:rsid w:val="002241D0"/>
    <w:rsid w:val="002246BC"/>
    <w:rsid w:val="00225054"/>
    <w:rsid w:val="00225A21"/>
    <w:rsid w:val="00227532"/>
    <w:rsid w:val="00227F1F"/>
    <w:rsid w:val="0023130B"/>
    <w:rsid w:val="00231B44"/>
    <w:rsid w:val="00232F8E"/>
    <w:rsid w:val="002340B6"/>
    <w:rsid w:val="00234BA2"/>
    <w:rsid w:val="00234F51"/>
    <w:rsid w:val="00235582"/>
    <w:rsid w:val="00235680"/>
    <w:rsid w:val="0023612E"/>
    <w:rsid w:val="002370AB"/>
    <w:rsid w:val="0023736F"/>
    <w:rsid w:val="00237872"/>
    <w:rsid w:val="00237C38"/>
    <w:rsid w:val="00240BC3"/>
    <w:rsid w:val="002410D4"/>
    <w:rsid w:val="00241923"/>
    <w:rsid w:val="00243943"/>
    <w:rsid w:val="00244010"/>
    <w:rsid w:val="0024758C"/>
    <w:rsid w:val="002475D1"/>
    <w:rsid w:val="002479DF"/>
    <w:rsid w:val="002506FD"/>
    <w:rsid w:val="00251167"/>
    <w:rsid w:val="00251ECD"/>
    <w:rsid w:val="002520E7"/>
    <w:rsid w:val="0025252E"/>
    <w:rsid w:val="002526B7"/>
    <w:rsid w:val="002534CE"/>
    <w:rsid w:val="002535D8"/>
    <w:rsid w:val="00253D2A"/>
    <w:rsid w:val="0025578B"/>
    <w:rsid w:val="00255D53"/>
    <w:rsid w:val="00256829"/>
    <w:rsid w:val="002570A5"/>
    <w:rsid w:val="00257143"/>
    <w:rsid w:val="00257B50"/>
    <w:rsid w:val="00260F8F"/>
    <w:rsid w:val="0026278B"/>
    <w:rsid w:val="00264174"/>
    <w:rsid w:val="002647B8"/>
    <w:rsid w:val="00264BAB"/>
    <w:rsid w:val="00264CC5"/>
    <w:rsid w:val="00265FCE"/>
    <w:rsid w:val="00266221"/>
    <w:rsid w:val="00267FA7"/>
    <w:rsid w:val="002700F2"/>
    <w:rsid w:val="00270F96"/>
    <w:rsid w:val="00272380"/>
    <w:rsid w:val="00272686"/>
    <w:rsid w:val="00272715"/>
    <w:rsid w:val="0027321B"/>
    <w:rsid w:val="002749F1"/>
    <w:rsid w:val="00275CC5"/>
    <w:rsid w:val="00275F31"/>
    <w:rsid w:val="00276BD3"/>
    <w:rsid w:val="00276D7D"/>
    <w:rsid w:val="00277077"/>
    <w:rsid w:val="00281D90"/>
    <w:rsid w:val="002832E9"/>
    <w:rsid w:val="00283AC9"/>
    <w:rsid w:val="00284A46"/>
    <w:rsid w:val="00284DBB"/>
    <w:rsid w:val="00286479"/>
    <w:rsid w:val="00286831"/>
    <w:rsid w:val="00286F4F"/>
    <w:rsid w:val="002874FA"/>
    <w:rsid w:val="00291B2A"/>
    <w:rsid w:val="002930B2"/>
    <w:rsid w:val="00293451"/>
    <w:rsid w:val="00293C24"/>
    <w:rsid w:val="00294252"/>
    <w:rsid w:val="00294BBA"/>
    <w:rsid w:val="00295B4E"/>
    <w:rsid w:val="00295B52"/>
    <w:rsid w:val="00295CDB"/>
    <w:rsid w:val="00296089"/>
    <w:rsid w:val="00296116"/>
    <w:rsid w:val="002971B1"/>
    <w:rsid w:val="00297214"/>
    <w:rsid w:val="002973D6"/>
    <w:rsid w:val="00297CF9"/>
    <w:rsid w:val="002A06FC"/>
    <w:rsid w:val="002A0C2F"/>
    <w:rsid w:val="002A0D11"/>
    <w:rsid w:val="002A0F99"/>
    <w:rsid w:val="002A173F"/>
    <w:rsid w:val="002A1E59"/>
    <w:rsid w:val="002A21AA"/>
    <w:rsid w:val="002A2840"/>
    <w:rsid w:val="002A2C10"/>
    <w:rsid w:val="002A30ED"/>
    <w:rsid w:val="002A33AA"/>
    <w:rsid w:val="002A3B3D"/>
    <w:rsid w:val="002A46A2"/>
    <w:rsid w:val="002A47BD"/>
    <w:rsid w:val="002A4DCC"/>
    <w:rsid w:val="002A5324"/>
    <w:rsid w:val="002A61FD"/>
    <w:rsid w:val="002A6BC6"/>
    <w:rsid w:val="002B020D"/>
    <w:rsid w:val="002B02BB"/>
    <w:rsid w:val="002B17B7"/>
    <w:rsid w:val="002B1BC5"/>
    <w:rsid w:val="002B1C78"/>
    <w:rsid w:val="002B1CE8"/>
    <w:rsid w:val="002B227D"/>
    <w:rsid w:val="002B2376"/>
    <w:rsid w:val="002B4054"/>
    <w:rsid w:val="002B4D02"/>
    <w:rsid w:val="002B589C"/>
    <w:rsid w:val="002B674C"/>
    <w:rsid w:val="002B6D2E"/>
    <w:rsid w:val="002B6FB6"/>
    <w:rsid w:val="002C0794"/>
    <w:rsid w:val="002C0D42"/>
    <w:rsid w:val="002C1511"/>
    <w:rsid w:val="002C3077"/>
    <w:rsid w:val="002C3847"/>
    <w:rsid w:val="002C4B56"/>
    <w:rsid w:val="002C4C68"/>
    <w:rsid w:val="002C514E"/>
    <w:rsid w:val="002C5FEA"/>
    <w:rsid w:val="002C63D5"/>
    <w:rsid w:val="002C690A"/>
    <w:rsid w:val="002C6F50"/>
    <w:rsid w:val="002C74A7"/>
    <w:rsid w:val="002C79DC"/>
    <w:rsid w:val="002D05E6"/>
    <w:rsid w:val="002D0673"/>
    <w:rsid w:val="002D0FC3"/>
    <w:rsid w:val="002D1055"/>
    <w:rsid w:val="002D25D3"/>
    <w:rsid w:val="002D2DC6"/>
    <w:rsid w:val="002D41F7"/>
    <w:rsid w:val="002D46A2"/>
    <w:rsid w:val="002D549F"/>
    <w:rsid w:val="002D6F68"/>
    <w:rsid w:val="002D78F3"/>
    <w:rsid w:val="002E004B"/>
    <w:rsid w:val="002E01BC"/>
    <w:rsid w:val="002E06F5"/>
    <w:rsid w:val="002E1C00"/>
    <w:rsid w:val="002E2168"/>
    <w:rsid w:val="002E2A94"/>
    <w:rsid w:val="002E342B"/>
    <w:rsid w:val="002E358F"/>
    <w:rsid w:val="002E4634"/>
    <w:rsid w:val="002E58EB"/>
    <w:rsid w:val="002E5C00"/>
    <w:rsid w:val="002E7099"/>
    <w:rsid w:val="002E764C"/>
    <w:rsid w:val="002E7681"/>
    <w:rsid w:val="002E7B7C"/>
    <w:rsid w:val="002E7EB5"/>
    <w:rsid w:val="002E7F27"/>
    <w:rsid w:val="002F2460"/>
    <w:rsid w:val="002F2771"/>
    <w:rsid w:val="002F34F8"/>
    <w:rsid w:val="002F617F"/>
    <w:rsid w:val="002F76B6"/>
    <w:rsid w:val="00301210"/>
    <w:rsid w:val="0030162B"/>
    <w:rsid w:val="00302FEF"/>
    <w:rsid w:val="00303FAA"/>
    <w:rsid w:val="00304762"/>
    <w:rsid w:val="003055A1"/>
    <w:rsid w:val="003059A4"/>
    <w:rsid w:val="00307E90"/>
    <w:rsid w:val="00310784"/>
    <w:rsid w:val="003121C1"/>
    <w:rsid w:val="00313882"/>
    <w:rsid w:val="00313DF5"/>
    <w:rsid w:val="003141CF"/>
    <w:rsid w:val="003155BB"/>
    <w:rsid w:val="003160E7"/>
    <w:rsid w:val="00316266"/>
    <w:rsid w:val="00316AD6"/>
    <w:rsid w:val="00320408"/>
    <w:rsid w:val="003223F8"/>
    <w:rsid w:val="00322564"/>
    <w:rsid w:val="00322756"/>
    <w:rsid w:val="00323620"/>
    <w:rsid w:val="0032373B"/>
    <w:rsid w:val="0032373D"/>
    <w:rsid w:val="00326577"/>
    <w:rsid w:val="00327A6F"/>
    <w:rsid w:val="00331D1F"/>
    <w:rsid w:val="00332169"/>
    <w:rsid w:val="003323D6"/>
    <w:rsid w:val="003324ED"/>
    <w:rsid w:val="003324FE"/>
    <w:rsid w:val="0033293D"/>
    <w:rsid w:val="00332BA2"/>
    <w:rsid w:val="00332FBD"/>
    <w:rsid w:val="00333508"/>
    <w:rsid w:val="003335AA"/>
    <w:rsid w:val="00333F7F"/>
    <w:rsid w:val="00335169"/>
    <w:rsid w:val="00335D4E"/>
    <w:rsid w:val="00335EDA"/>
    <w:rsid w:val="0033604D"/>
    <w:rsid w:val="00336D6C"/>
    <w:rsid w:val="003371F6"/>
    <w:rsid w:val="0033750E"/>
    <w:rsid w:val="00337680"/>
    <w:rsid w:val="00337D83"/>
    <w:rsid w:val="00340816"/>
    <w:rsid w:val="00340DB8"/>
    <w:rsid w:val="00340FB4"/>
    <w:rsid w:val="0034236F"/>
    <w:rsid w:val="0034249F"/>
    <w:rsid w:val="00343BC7"/>
    <w:rsid w:val="00345149"/>
    <w:rsid w:val="003453AD"/>
    <w:rsid w:val="003453EB"/>
    <w:rsid w:val="0034668C"/>
    <w:rsid w:val="00346F9F"/>
    <w:rsid w:val="00350896"/>
    <w:rsid w:val="00350C5E"/>
    <w:rsid w:val="00351450"/>
    <w:rsid w:val="00352270"/>
    <w:rsid w:val="003522D0"/>
    <w:rsid w:val="0035410D"/>
    <w:rsid w:val="00354B79"/>
    <w:rsid w:val="00355B29"/>
    <w:rsid w:val="0035714C"/>
    <w:rsid w:val="00357E4F"/>
    <w:rsid w:val="00361518"/>
    <w:rsid w:val="003617B5"/>
    <w:rsid w:val="00361B38"/>
    <w:rsid w:val="00361D8E"/>
    <w:rsid w:val="0036211F"/>
    <w:rsid w:val="00364BED"/>
    <w:rsid w:val="00366045"/>
    <w:rsid w:val="00366ADB"/>
    <w:rsid w:val="00371217"/>
    <w:rsid w:val="00372516"/>
    <w:rsid w:val="00372589"/>
    <w:rsid w:val="0037260D"/>
    <w:rsid w:val="00372979"/>
    <w:rsid w:val="00374089"/>
    <w:rsid w:val="00374326"/>
    <w:rsid w:val="00374749"/>
    <w:rsid w:val="00374A32"/>
    <w:rsid w:val="00374D65"/>
    <w:rsid w:val="003757A5"/>
    <w:rsid w:val="00375C81"/>
    <w:rsid w:val="00375EB8"/>
    <w:rsid w:val="003770BD"/>
    <w:rsid w:val="00377AE4"/>
    <w:rsid w:val="00382F2F"/>
    <w:rsid w:val="003833E8"/>
    <w:rsid w:val="003838CE"/>
    <w:rsid w:val="00383951"/>
    <w:rsid w:val="00383B5B"/>
    <w:rsid w:val="003863C7"/>
    <w:rsid w:val="003874EA"/>
    <w:rsid w:val="00387A7B"/>
    <w:rsid w:val="003901B4"/>
    <w:rsid w:val="0039181B"/>
    <w:rsid w:val="003923FD"/>
    <w:rsid w:val="00392A99"/>
    <w:rsid w:val="00392AEE"/>
    <w:rsid w:val="00393492"/>
    <w:rsid w:val="00393607"/>
    <w:rsid w:val="00393682"/>
    <w:rsid w:val="003943E6"/>
    <w:rsid w:val="00394492"/>
    <w:rsid w:val="003945BD"/>
    <w:rsid w:val="003947D7"/>
    <w:rsid w:val="0039494B"/>
    <w:rsid w:val="00394E20"/>
    <w:rsid w:val="00396CB7"/>
    <w:rsid w:val="003970E1"/>
    <w:rsid w:val="00397443"/>
    <w:rsid w:val="003A1168"/>
    <w:rsid w:val="003A12FF"/>
    <w:rsid w:val="003A24DA"/>
    <w:rsid w:val="003A2912"/>
    <w:rsid w:val="003A3001"/>
    <w:rsid w:val="003A3509"/>
    <w:rsid w:val="003A447F"/>
    <w:rsid w:val="003A44E9"/>
    <w:rsid w:val="003A480E"/>
    <w:rsid w:val="003A494E"/>
    <w:rsid w:val="003A5461"/>
    <w:rsid w:val="003A58BD"/>
    <w:rsid w:val="003A6383"/>
    <w:rsid w:val="003A68FF"/>
    <w:rsid w:val="003A6DDC"/>
    <w:rsid w:val="003A74D0"/>
    <w:rsid w:val="003A7C07"/>
    <w:rsid w:val="003B046A"/>
    <w:rsid w:val="003B0710"/>
    <w:rsid w:val="003B1208"/>
    <w:rsid w:val="003B18B2"/>
    <w:rsid w:val="003B3379"/>
    <w:rsid w:val="003B3C47"/>
    <w:rsid w:val="003B3F96"/>
    <w:rsid w:val="003B55B9"/>
    <w:rsid w:val="003B5816"/>
    <w:rsid w:val="003B5C31"/>
    <w:rsid w:val="003B5C79"/>
    <w:rsid w:val="003B65DD"/>
    <w:rsid w:val="003B7DA3"/>
    <w:rsid w:val="003C023B"/>
    <w:rsid w:val="003C10F4"/>
    <w:rsid w:val="003C12AF"/>
    <w:rsid w:val="003C33B2"/>
    <w:rsid w:val="003C3523"/>
    <w:rsid w:val="003C35D9"/>
    <w:rsid w:val="003C406A"/>
    <w:rsid w:val="003C40D4"/>
    <w:rsid w:val="003C4BE4"/>
    <w:rsid w:val="003C4DE4"/>
    <w:rsid w:val="003C4E1D"/>
    <w:rsid w:val="003C5875"/>
    <w:rsid w:val="003C5E4E"/>
    <w:rsid w:val="003C6074"/>
    <w:rsid w:val="003C617C"/>
    <w:rsid w:val="003C6945"/>
    <w:rsid w:val="003C7CA8"/>
    <w:rsid w:val="003D0508"/>
    <w:rsid w:val="003D1A80"/>
    <w:rsid w:val="003D1E0E"/>
    <w:rsid w:val="003D263E"/>
    <w:rsid w:val="003D2C97"/>
    <w:rsid w:val="003D3E5B"/>
    <w:rsid w:val="003D4465"/>
    <w:rsid w:val="003D4C13"/>
    <w:rsid w:val="003D72F9"/>
    <w:rsid w:val="003D75EC"/>
    <w:rsid w:val="003D7D0D"/>
    <w:rsid w:val="003E0D14"/>
    <w:rsid w:val="003E138D"/>
    <w:rsid w:val="003E1820"/>
    <w:rsid w:val="003E28A3"/>
    <w:rsid w:val="003E34E8"/>
    <w:rsid w:val="003E3C84"/>
    <w:rsid w:val="003E4669"/>
    <w:rsid w:val="003E479B"/>
    <w:rsid w:val="003E49BA"/>
    <w:rsid w:val="003E5110"/>
    <w:rsid w:val="003E51A4"/>
    <w:rsid w:val="003E6DCD"/>
    <w:rsid w:val="003F0FD6"/>
    <w:rsid w:val="003F1220"/>
    <w:rsid w:val="003F2224"/>
    <w:rsid w:val="003F22B6"/>
    <w:rsid w:val="003F4D05"/>
    <w:rsid w:val="003F528F"/>
    <w:rsid w:val="003F5473"/>
    <w:rsid w:val="003F5B38"/>
    <w:rsid w:val="003F6580"/>
    <w:rsid w:val="003F6F6C"/>
    <w:rsid w:val="003F71E7"/>
    <w:rsid w:val="003F7A19"/>
    <w:rsid w:val="00402A6C"/>
    <w:rsid w:val="00402D02"/>
    <w:rsid w:val="00402DB1"/>
    <w:rsid w:val="004032D7"/>
    <w:rsid w:val="00404297"/>
    <w:rsid w:val="004052BC"/>
    <w:rsid w:val="00405B09"/>
    <w:rsid w:val="004066C3"/>
    <w:rsid w:val="00406A84"/>
    <w:rsid w:val="00410594"/>
    <w:rsid w:val="00410990"/>
    <w:rsid w:val="00411264"/>
    <w:rsid w:val="00411F19"/>
    <w:rsid w:val="00412EA0"/>
    <w:rsid w:val="00413F73"/>
    <w:rsid w:val="0041431D"/>
    <w:rsid w:val="004145F0"/>
    <w:rsid w:val="004160A8"/>
    <w:rsid w:val="00416D1A"/>
    <w:rsid w:val="00417983"/>
    <w:rsid w:val="00421265"/>
    <w:rsid w:val="00422504"/>
    <w:rsid w:val="00424E47"/>
    <w:rsid w:val="0042728E"/>
    <w:rsid w:val="00430014"/>
    <w:rsid w:val="00430304"/>
    <w:rsid w:val="00431398"/>
    <w:rsid w:val="004314E1"/>
    <w:rsid w:val="00431D10"/>
    <w:rsid w:val="00432002"/>
    <w:rsid w:val="00432096"/>
    <w:rsid w:val="00435AD6"/>
    <w:rsid w:val="0044117C"/>
    <w:rsid w:val="00441333"/>
    <w:rsid w:val="004417BA"/>
    <w:rsid w:val="004434D0"/>
    <w:rsid w:val="0044374A"/>
    <w:rsid w:val="00443ACA"/>
    <w:rsid w:val="00444D37"/>
    <w:rsid w:val="0044558B"/>
    <w:rsid w:val="004459F8"/>
    <w:rsid w:val="00445C7A"/>
    <w:rsid w:val="00445E42"/>
    <w:rsid w:val="004460E6"/>
    <w:rsid w:val="00447F3A"/>
    <w:rsid w:val="00450383"/>
    <w:rsid w:val="004509E3"/>
    <w:rsid w:val="00450FA1"/>
    <w:rsid w:val="00451AD9"/>
    <w:rsid w:val="00452DF7"/>
    <w:rsid w:val="00453CA2"/>
    <w:rsid w:val="00453EA2"/>
    <w:rsid w:val="00454F87"/>
    <w:rsid w:val="004555A9"/>
    <w:rsid w:val="00456ED7"/>
    <w:rsid w:val="00457258"/>
    <w:rsid w:val="00457605"/>
    <w:rsid w:val="00460ECC"/>
    <w:rsid w:val="00464B1D"/>
    <w:rsid w:val="00464FF8"/>
    <w:rsid w:val="0046618E"/>
    <w:rsid w:val="004661EB"/>
    <w:rsid w:val="004679AB"/>
    <w:rsid w:val="00467B97"/>
    <w:rsid w:val="00470B0E"/>
    <w:rsid w:val="00470D41"/>
    <w:rsid w:val="00472C59"/>
    <w:rsid w:val="00473614"/>
    <w:rsid w:val="00474703"/>
    <w:rsid w:val="004757DF"/>
    <w:rsid w:val="00475DE6"/>
    <w:rsid w:val="004771A7"/>
    <w:rsid w:val="00480DD7"/>
    <w:rsid w:val="00483985"/>
    <w:rsid w:val="00484D0E"/>
    <w:rsid w:val="00485840"/>
    <w:rsid w:val="004860A3"/>
    <w:rsid w:val="00486736"/>
    <w:rsid w:val="00486952"/>
    <w:rsid w:val="00487615"/>
    <w:rsid w:val="00487F9C"/>
    <w:rsid w:val="00490062"/>
    <w:rsid w:val="004904BD"/>
    <w:rsid w:val="00490FBA"/>
    <w:rsid w:val="004919A5"/>
    <w:rsid w:val="0049254E"/>
    <w:rsid w:val="0049377D"/>
    <w:rsid w:val="004946EF"/>
    <w:rsid w:val="004958F0"/>
    <w:rsid w:val="00495AFA"/>
    <w:rsid w:val="00495DBD"/>
    <w:rsid w:val="00496337"/>
    <w:rsid w:val="004965A1"/>
    <w:rsid w:val="004975AD"/>
    <w:rsid w:val="00497F42"/>
    <w:rsid w:val="004A079C"/>
    <w:rsid w:val="004A0DCC"/>
    <w:rsid w:val="004A1658"/>
    <w:rsid w:val="004A2272"/>
    <w:rsid w:val="004A2F7A"/>
    <w:rsid w:val="004A319F"/>
    <w:rsid w:val="004A56D0"/>
    <w:rsid w:val="004A623B"/>
    <w:rsid w:val="004A68F9"/>
    <w:rsid w:val="004A6C6D"/>
    <w:rsid w:val="004B0299"/>
    <w:rsid w:val="004B0B03"/>
    <w:rsid w:val="004B0C34"/>
    <w:rsid w:val="004B2CC2"/>
    <w:rsid w:val="004B301B"/>
    <w:rsid w:val="004B460A"/>
    <w:rsid w:val="004B48A0"/>
    <w:rsid w:val="004B5B8F"/>
    <w:rsid w:val="004B6AFA"/>
    <w:rsid w:val="004B74FE"/>
    <w:rsid w:val="004C15AA"/>
    <w:rsid w:val="004C16B8"/>
    <w:rsid w:val="004C22DE"/>
    <w:rsid w:val="004C2616"/>
    <w:rsid w:val="004C2F64"/>
    <w:rsid w:val="004C35CE"/>
    <w:rsid w:val="004C5642"/>
    <w:rsid w:val="004C588E"/>
    <w:rsid w:val="004C5CFE"/>
    <w:rsid w:val="004C64CE"/>
    <w:rsid w:val="004C6E52"/>
    <w:rsid w:val="004C7128"/>
    <w:rsid w:val="004C7182"/>
    <w:rsid w:val="004C73A1"/>
    <w:rsid w:val="004C75DC"/>
    <w:rsid w:val="004D0B3F"/>
    <w:rsid w:val="004D159E"/>
    <w:rsid w:val="004D1F57"/>
    <w:rsid w:val="004D31C0"/>
    <w:rsid w:val="004D3D23"/>
    <w:rsid w:val="004D41EF"/>
    <w:rsid w:val="004D49FC"/>
    <w:rsid w:val="004D4E5A"/>
    <w:rsid w:val="004D5145"/>
    <w:rsid w:val="004D6500"/>
    <w:rsid w:val="004D7271"/>
    <w:rsid w:val="004D7AD5"/>
    <w:rsid w:val="004E036A"/>
    <w:rsid w:val="004E19E8"/>
    <w:rsid w:val="004E2366"/>
    <w:rsid w:val="004E2A51"/>
    <w:rsid w:val="004E46F5"/>
    <w:rsid w:val="004E58AB"/>
    <w:rsid w:val="004E5A85"/>
    <w:rsid w:val="004E6627"/>
    <w:rsid w:val="004E6AF3"/>
    <w:rsid w:val="004E7DFE"/>
    <w:rsid w:val="004F0294"/>
    <w:rsid w:val="004F47B4"/>
    <w:rsid w:val="004F4A4B"/>
    <w:rsid w:val="004F578F"/>
    <w:rsid w:val="004F5BE0"/>
    <w:rsid w:val="004F6467"/>
    <w:rsid w:val="004F67DC"/>
    <w:rsid w:val="004F702A"/>
    <w:rsid w:val="004F7EFB"/>
    <w:rsid w:val="005003E6"/>
    <w:rsid w:val="005012EB"/>
    <w:rsid w:val="00501808"/>
    <w:rsid w:val="00501D42"/>
    <w:rsid w:val="00501EFF"/>
    <w:rsid w:val="00502944"/>
    <w:rsid w:val="0050315B"/>
    <w:rsid w:val="00503DBA"/>
    <w:rsid w:val="00503E02"/>
    <w:rsid w:val="00504146"/>
    <w:rsid w:val="00504360"/>
    <w:rsid w:val="005046E7"/>
    <w:rsid w:val="00504F12"/>
    <w:rsid w:val="005061A4"/>
    <w:rsid w:val="00506B72"/>
    <w:rsid w:val="00506F46"/>
    <w:rsid w:val="00507B47"/>
    <w:rsid w:val="00507CD4"/>
    <w:rsid w:val="005113EB"/>
    <w:rsid w:val="00511C82"/>
    <w:rsid w:val="00512C83"/>
    <w:rsid w:val="00513A92"/>
    <w:rsid w:val="00514652"/>
    <w:rsid w:val="00514698"/>
    <w:rsid w:val="00516566"/>
    <w:rsid w:val="00516D2C"/>
    <w:rsid w:val="00520140"/>
    <w:rsid w:val="005205C7"/>
    <w:rsid w:val="005213E2"/>
    <w:rsid w:val="00521BB6"/>
    <w:rsid w:val="00522470"/>
    <w:rsid w:val="005228D6"/>
    <w:rsid w:val="005228DD"/>
    <w:rsid w:val="005250A4"/>
    <w:rsid w:val="005259F5"/>
    <w:rsid w:val="00526863"/>
    <w:rsid w:val="005268BA"/>
    <w:rsid w:val="005270F9"/>
    <w:rsid w:val="005272BD"/>
    <w:rsid w:val="00527610"/>
    <w:rsid w:val="00527D0F"/>
    <w:rsid w:val="005308C1"/>
    <w:rsid w:val="00530952"/>
    <w:rsid w:val="00531764"/>
    <w:rsid w:val="005319E3"/>
    <w:rsid w:val="00532A7A"/>
    <w:rsid w:val="00532AFA"/>
    <w:rsid w:val="005332D4"/>
    <w:rsid w:val="00534F7B"/>
    <w:rsid w:val="00535157"/>
    <w:rsid w:val="005354FB"/>
    <w:rsid w:val="00535D3E"/>
    <w:rsid w:val="0053643A"/>
    <w:rsid w:val="0053732D"/>
    <w:rsid w:val="005402F6"/>
    <w:rsid w:val="00540F56"/>
    <w:rsid w:val="00541143"/>
    <w:rsid w:val="00541C0C"/>
    <w:rsid w:val="00542505"/>
    <w:rsid w:val="00543BA8"/>
    <w:rsid w:val="00543C6E"/>
    <w:rsid w:val="0054425C"/>
    <w:rsid w:val="005448EC"/>
    <w:rsid w:val="00544D24"/>
    <w:rsid w:val="00545B06"/>
    <w:rsid w:val="00546CE1"/>
    <w:rsid w:val="00547177"/>
    <w:rsid w:val="005477EC"/>
    <w:rsid w:val="00550599"/>
    <w:rsid w:val="00551517"/>
    <w:rsid w:val="00552740"/>
    <w:rsid w:val="005527E6"/>
    <w:rsid w:val="00553023"/>
    <w:rsid w:val="00553954"/>
    <w:rsid w:val="00553E2F"/>
    <w:rsid w:val="00554ADA"/>
    <w:rsid w:val="00554C2F"/>
    <w:rsid w:val="00555C2B"/>
    <w:rsid w:val="005560CA"/>
    <w:rsid w:val="005562E8"/>
    <w:rsid w:val="00557185"/>
    <w:rsid w:val="005573E1"/>
    <w:rsid w:val="00557566"/>
    <w:rsid w:val="005576BF"/>
    <w:rsid w:val="0056006A"/>
    <w:rsid w:val="005602AE"/>
    <w:rsid w:val="005616D9"/>
    <w:rsid w:val="0056352D"/>
    <w:rsid w:val="00563622"/>
    <w:rsid w:val="00563C6F"/>
    <w:rsid w:val="00564F21"/>
    <w:rsid w:val="00566344"/>
    <w:rsid w:val="005663CE"/>
    <w:rsid w:val="00566A97"/>
    <w:rsid w:val="005672E0"/>
    <w:rsid w:val="00567A94"/>
    <w:rsid w:val="00567FBD"/>
    <w:rsid w:val="005701A4"/>
    <w:rsid w:val="0057040D"/>
    <w:rsid w:val="0057122F"/>
    <w:rsid w:val="0057141A"/>
    <w:rsid w:val="0057211F"/>
    <w:rsid w:val="00572760"/>
    <w:rsid w:val="00572911"/>
    <w:rsid w:val="00572D39"/>
    <w:rsid w:val="00573556"/>
    <w:rsid w:val="00573A9E"/>
    <w:rsid w:val="00573D2F"/>
    <w:rsid w:val="00576099"/>
    <w:rsid w:val="00577C99"/>
    <w:rsid w:val="00580093"/>
    <w:rsid w:val="0058099A"/>
    <w:rsid w:val="00580C50"/>
    <w:rsid w:val="005821D4"/>
    <w:rsid w:val="00582458"/>
    <w:rsid w:val="0058327A"/>
    <w:rsid w:val="00583294"/>
    <w:rsid w:val="00583E91"/>
    <w:rsid w:val="005843DE"/>
    <w:rsid w:val="00586643"/>
    <w:rsid w:val="0058665E"/>
    <w:rsid w:val="00586803"/>
    <w:rsid w:val="00587B40"/>
    <w:rsid w:val="00587B81"/>
    <w:rsid w:val="00590A33"/>
    <w:rsid w:val="00591AA8"/>
    <w:rsid w:val="00591B69"/>
    <w:rsid w:val="00591FEF"/>
    <w:rsid w:val="005926FB"/>
    <w:rsid w:val="00593BF7"/>
    <w:rsid w:val="00593F7D"/>
    <w:rsid w:val="00594D72"/>
    <w:rsid w:val="005967D7"/>
    <w:rsid w:val="0059682F"/>
    <w:rsid w:val="005969F4"/>
    <w:rsid w:val="005969FB"/>
    <w:rsid w:val="0059744D"/>
    <w:rsid w:val="005A0CA7"/>
    <w:rsid w:val="005A0D31"/>
    <w:rsid w:val="005A1045"/>
    <w:rsid w:val="005A11DA"/>
    <w:rsid w:val="005A1A32"/>
    <w:rsid w:val="005A2FC7"/>
    <w:rsid w:val="005A3750"/>
    <w:rsid w:val="005A49E0"/>
    <w:rsid w:val="005A5508"/>
    <w:rsid w:val="005A6305"/>
    <w:rsid w:val="005B18C6"/>
    <w:rsid w:val="005B4611"/>
    <w:rsid w:val="005B47CE"/>
    <w:rsid w:val="005B52FA"/>
    <w:rsid w:val="005B5720"/>
    <w:rsid w:val="005B57CE"/>
    <w:rsid w:val="005B5B4D"/>
    <w:rsid w:val="005B5B90"/>
    <w:rsid w:val="005B640D"/>
    <w:rsid w:val="005B6B53"/>
    <w:rsid w:val="005C1170"/>
    <w:rsid w:val="005C2A9C"/>
    <w:rsid w:val="005C3C7E"/>
    <w:rsid w:val="005C4470"/>
    <w:rsid w:val="005C53CA"/>
    <w:rsid w:val="005C6EFA"/>
    <w:rsid w:val="005C7003"/>
    <w:rsid w:val="005C7418"/>
    <w:rsid w:val="005C7A22"/>
    <w:rsid w:val="005D0890"/>
    <w:rsid w:val="005D093D"/>
    <w:rsid w:val="005D3690"/>
    <w:rsid w:val="005D3D05"/>
    <w:rsid w:val="005D444F"/>
    <w:rsid w:val="005D4B16"/>
    <w:rsid w:val="005D5512"/>
    <w:rsid w:val="005D5ECB"/>
    <w:rsid w:val="005D6246"/>
    <w:rsid w:val="005E09BA"/>
    <w:rsid w:val="005E0EC0"/>
    <w:rsid w:val="005E1194"/>
    <w:rsid w:val="005E172C"/>
    <w:rsid w:val="005E1CDF"/>
    <w:rsid w:val="005E3501"/>
    <w:rsid w:val="005E4569"/>
    <w:rsid w:val="005E46CD"/>
    <w:rsid w:val="005E5264"/>
    <w:rsid w:val="005F0788"/>
    <w:rsid w:val="005F1908"/>
    <w:rsid w:val="005F1FAA"/>
    <w:rsid w:val="005F268C"/>
    <w:rsid w:val="005F2CB5"/>
    <w:rsid w:val="005F2FC3"/>
    <w:rsid w:val="005F382A"/>
    <w:rsid w:val="005F38A6"/>
    <w:rsid w:val="005F3BBA"/>
    <w:rsid w:val="005F3D7B"/>
    <w:rsid w:val="005F4C22"/>
    <w:rsid w:val="005F525A"/>
    <w:rsid w:val="005F54F5"/>
    <w:rsid w:val="005F6320"/>
    <w:rsid w:val="005F68FD"/>
    <w:rsid w:val="005F7127"/>
    <w:rsid w:val="005F74C0"/>
    <w:rsid w:val="005F754A"/>
    <w:rsid w:val="005F7EB8"/>
    <w:rsid w:val="00601230"/>
    <w:rsid w:val="00601C5A"/>
    <w:rsid w:val="00601DA8"/>
    <w:rsid w:val="006020A7"/>
    <w:rsid w:val="0060221F"/>
    <w:rsid w:val="00603741"/>
    <w:rsid w:val="00605117"/>
    <w:rsid w:val="00605199"/>
    <w:rsid w:val="006053CF"/>
    <w:rsid w:val="00605487"/>
    <w:rsid w:val="00607539"/>
    <w:rsid w:val="00607E6B"/>
    <w:rsid w:val="00607FCD"/>
    <w:rsid w:val="00610066"/>
    <w:rsid w:val="00611142"/>
    <w:rsid w:val="00612A38"/>
    <w:rsid w:val="006130CF"/>
    <w:rsid w:val="0061461B"/>
    <w:rsid w:val="00615167"/>
    <w:rsid w:val="0061567D"/>
    <w:rsid w:val="006201BF"/>
    <w:rsid w:val="00620EE2"/>
    <w:rsid w:val="006216E5"/>
    <w:rsid w:val="00621C89"/>
    <w:rsid w:val="00622A3F"/>
    <w:rsid w:val="006243C0"/>
    <w:rsid w:val="0062443E"/>
    <w:rsid w:val="00624479"/>
    <w:rsid w:val="006244D8"/>
    <w:rsid w:val="00624825"/>
    <w:rsid w:val="00624C5E"/>
    <w:rsid w:val="00624C8A"/>
    <w:rsid w:val="0062605A"/>
    <w:rsid w:val="0062660D"/>
    <w:rsid w:val="00626710"/>
    <w:rsid w:val="00626FD8"/>
    <w:rsid w:val="00627BBD"/>
    <w:rsid w:val="00627D32"/>
    <w:rsid w:val="00631011"/>
    <w:rsid w:val="00631B52"/>
    <w:rsid w:val="00632C31"/>
    <w:rsid w:val="0063385F"/>
    <w:rsid w:val="006345B8"/>
    <w:rsid w:val="00634B24"/>
    <w:rsid w:val="00635E80"/>
    <w:rsid w:val="00636B12"/>
    <w:rsid w:val="00636ED8"/>
    <w:rsid w:val="006378DC"/>
    <w:rsid w:val="00640E5E"/>
    <w:rsid w:val="0064280C"/>
    <w:rsid w:val="00644063"/>
    <w:rsid w:val="00644BB1"/>
    <w:rsid w:val="00645923"/>
    <w:rsid w:val="006464CD"/>
    <w:rsid w:val="00646680"/>
    <w:rsid w:val="00647AF3"/>
    <w:rsid w:val="00647BD9"/>
    <w:rsid w:val="00650D82"/>
    <w:rsid w:val="00650D85"/>
    <w:rsid w:val="0065192B"/>
    <w:rsid w:val="00652378"/>
    <w:rsid w:val="00652521"/>
    <w:rsid w:val="006525AF"/>
    <w:rsid w:val="006528C9"/>
    <w:rsid w:val="00653E1F"/>
    <w:rsid w:val="00654971"/>
    <w:rsid w:val="00654BC6"/>
    <w:rsid w:val="00654C7B"/>
    <w:rsid w:val="0065780E"/>
    <w:rsid w:val="0066022F"/>
    <w:rsid w:val="006624DC"/>
    <w:rsid w:val="00662A80"/>
    <w:rsid w:val="00663521"/>
    <w:rsid w:val="006644B6"/>
    <w:rsid w:val="00664F22"/>
    <w:rsid w:val="0066551D"/>
    <w:rsid w:val="0066568A"/>
    <w:rsid w:val="00665CF2"/>
    <w:rsid w:val="00666BBC"/>
    <w:rsid w:val="00666D42"/>
    <w:rsid w:val="006672E4"/>
    <w:rsid w:val="006673E8"/>
    <w:rsid w:val="00667866"/>
    <w:rsid w:val="00670600"/>
    <w:rsid w:val="00671EC0"/>
    <w:rsid w:val="00671F4C"/>
    <w:rsid w:val="00672289"/>
    <w:rsid w:val="00672611"/>
    <w:rsid w:val="00674ABB"/>
    <w:rsid w:val="00675DB6"/>
    <w:rsid w:val="00676131"/>
    <w:rsid w:val="00676867"/>
    <w:rsid w:val="00676F48"/>
    <w:rsid w:val="0067770B"/>
    <w:rsid w:val="00677EB4"/>
    <w:rsid w:val="0068078F"/>
    <w:rsid w:val="00682852"/>
    <w:rsid w:val="00682883"/>
    <w:rsid w:val="00682B68"/>
    <w:rsid w:val="006847BA"/>
    <w:rsid w:val="00684ACB"/>
    <w:rsid w:val="00684F5E"/>
    <w:rsid w:val="00686056"/>
    <w:rsid w:val="00686561"/>
    <w:rsid w:val="00686B47"/>
    <w:rsid w:val="0068744A"/>
    <w:rsid w:val="0068748E"/>
    <w:rsid w:val="006875A0"/>
    <w:rsid w:val="006876E7"/>
    <w:rsid w:val="006901BC"/>
    <w:rsid w:val="00690915"/>
    <w:rsid w:val="00690EA9"/>
    <w:rsid w:val="006917D6"/>
    <w:rsid w:val="0069183D"/>
    <w:rsid w:val="00691C32"/>
    <w:rsid w:val="006931CC"/>
    <w:rsid w:val="006933AA"/>
    <w:rsid w:val="006939B5"/>
    <w:rsid w:val="00693F2E"/>
    <w:rsid w:val="0069656D"/>
    <w:rsid w:val="006A11F2"/>
    <w:rsid w:val="006A2CF2"/>
    <w:rsid w:val="006A399A"/>
    <w:rsid w:val="006A473D"/>
    <w:rsid w:val="006A5552"/>
    <w:rsid w:val="006A5962"/>
    <w:rsid w:val="006A5DB7"/>
    <w:rsid w:val="006A5DEE"/>
    <w:rsid w:val="006A6224"/>
    <w:rsid w:val="006A6A63"/>
    <w:rsid w:val="006A6CE5"/>
    <w:rsid w:val="006A7E5B"/>
    <w:rsid w:val="006B0513"/>
    <w:rsid w:val="006B16E0"/>
    <w:rsid w:val="006B24BB"/>
    <w:rsid w:val="006B30D1"/>
    <w:rsid w:val="006B39DF"/>
    <w:rsid w:val="006B4816"/>
    <w:rsid w:val="006B483D"/>
    <w:rsid w:val="006B4936"/>
    <w:rsid w:val="006B516D"/>
    <w:rsid w:val="006B5CE1"/>
    <w:rsid w:val="006B6E5D"/>
    <w:rsid w:val="006B6EB2"/>
    <w:rsid w:val="006B75EA"/>
    <w:rsid w:val="006B7B83"/>
    <w:rsid w:val="006C0A0C"/>
    <w:rsid w:val="006C1FC1"/>
    <w:rsid w:val="006C4C59"/>
    <w:rsid w:val="006C55CD"/>
    <w:rsid w:val="006C5AD3"/>
    <w:rsid w:val="006C5DF5"/>
    <w:rsid w:val="006C5E9B"/>
    <w:rsid w:val="006C617F"/>
    <w:rsid w:val="006C6C4F"/>
    <w:rsid w:val="006C6D34"/>
    <w:rsid w:val="006C746C"/>
    <w:rsid w:val="006C7EF9"/>
    <w:rsid w:val="006D03AE"/>
    <w:rsid w:val="006D0C05"/>
    <w:rsid w:val="006D13AE"/>
    <w:rsid w:val="006D249B"/>
    <w:rsid w:val="006D2814"/>
    <w:rsid w:val="006D2F50"/>
    <w:rsid w:val="006D3BC9"/>
    <w:rsid w:val="006D3BEB"/>
    <w:rsid w:val="006D45F9"/>
    <w:rsid w:val="006D6218"/>
    <w:rsid w:val="006D6A17"/>
    <w:rsid w:val="006D6A38"/>
    <w:rsid w:val="006D7308"/>
    <w:rsid w:val="006D7935"/>
    <w:rsid w:val="006D7BE6"/>
    <w:rsid w:val="006D7EA9"/>
    <w:rsid w:val="006E00CD"/>
    <w:rsid w:val="006E091E"/>
    <w:rsid w:val="006E1283"/>
    <w:rsid w:val="006E1D19"/>
    <w:rsid w:val="006E1E61"/>
    <w:rsid w:val="006E1ECF"/>
    <w:rsid w:val="006E2233"/>
    <w:rsid w:val="006E3535"/>
    <w:rsid w:val="006E3F69"/>
    <w:rsid w:val="006F2DC4"/>
    <w:rsid w:val="006F2FD7"/>
    <w:rsid w:val="006F5E92"/>
    <w:rsid w:val="006F684F"/>
    <w:rsid w:val="006F71C4"/>
    <w:rsid w:val="006F7D44"/>
    <w:rsid w:val="006F7D90"/>
    <w:rsid w:val="0070154E"/>
    <w:rsid w:val="00701677"/>
    <w:rsid w:val="00702904"/>
    <w:rsid w:val="00703ACF"/>
    <w:rsid w:val="00703CF8"/>
    <w:rsid w:val="00704CF3"/>
    <w:rsid w:val="00705766"/>
    <w:rsid w:val="00706A0D"/>
    <w:rsid w:val="00707007"/>
    <w:rsid w:val="0070755A"/>
    <w:rsid w:val="0070781D"/>
    <w:rsid w:val="007109FF"/>
    <w:rsid w:val="0071277C"/>
    <w:rsid w:val="0071281F"/>
    <w:rsid w:val="007132BD"/>
    <w:rsid w:val="0071511A"/>
    <w:rsid w:val="0071594B"/>
    <w:rsid w:val="00715D05"/>
    <w:rsid w:val="007164A5"/>
    <w:rsid w:val="00716906"/>
    <w:rsid w:val="00717061"/>
    <w:rsid w:val="007172B0"/>
    <w:rsid w:val="007172D9"/>
    <w:rsid w:val="0071765B"/>
    <w:rsid w:val="00720000"/>
    <w:rsid w:val="007203A4"/>
    <w:rsid w:val="0072046A"/>
    <w:rsid w:val="00720888"/>
    <w:rsid w:val="007211C4"/>
    <w:rsid w:val="00721358"/>
    <w:rsid w:val="0072138D"/>
    <w:rsid w:val="00723743"/>
    <w:rsid w:val="00723A98"/>
    <w:rsid w:val="00723C61"/>
    <w:rsid w:val="00723E55"/>
    <w:rsid w:val="00725430"/>
    <w:rsid w:val="00725A9C"/>
    <w:rsid w:val="00725DB8"/>
    <w:rsid w:val="00725E35"/>
    <w:rsid w:val="007261D6"/>
    <w:rsid w:val="007267EA"/>
    <w:rsid w:val="0072746D"/>
    <w:rsid w:val="007312AA"/>
    <w:rsid w:val="00734204"/>
    <w:rsid w:val="007342AA"/>
    <w:rsid w:val="00734C1B"/>
    <w:rsid w:val="00735808"/>
    <w:rsid w:val="00736A12"/>
    <w:rsid w:val="00741683"/>
    <w:rsid w:val="00741A75"/>
    <w:rsid w:val="007424C0"/>
    <w:rsid w:val="00743E42"/>
    <w:rsid w:val="00744FEF"/>
    <w:rsid w:val="007460A4"/>
    <w:rsid w:val="00746A8D"/>
    <w:rsid w:val="00746E2A"/>
    <w:rsid w:val="00750D3B"/>
    <w:rsid w:val="007516F0"/>
    <w:rsid w:val="00751FC2"/>
    <w:rsid w:val="007536AD"/>
    <w:rsid w:val="00753A99"/>
    <w:rsid w:val="00753E73"/>
    <w:rsid w:val="007550AB"/>
    <w:rsid w:val="0075675C"/>
    <w:rsid w:val="00757AE9"/>
    <w:rsid w:val="00757CF9"/>
    <w:rsid w:val="0076039F"/>
    <w:rsid w:val="007604FB"/>
    <w:rsid w:val="00761588"/>
    <w:rsid w:val="0076167D"/>
    <w:rsid w:val="007618FC"/>
    <w:rsid w:val="00761AA6"/>
    <w:rsid w:val="00762775"/>
    <w:rsid w:val="00762880"/>
    <w:rsid w:val="007634D2"/>
    <w:rsid w:val="00763F6D"/>
    <w:rsid w:val="007646E8"/>
    <w:rsid w:val="007653DA"/>
    <w:rsid w:val="00765473"/>
    <w:rsid w:val="007657A6"/>
    <w:rsid w:val="00765B35"/>
    <w:rsid w:val="0076614E"/>
    <w:rsid w:val="00767E52"/>
    <w:rsid w:val="00771468"/>
    <w:rsid w:val="007723EA"/>
    <w:rsid w:val="007734B6"/>
    <w:rsid w:val="00773725"/>
    <w:rsid w:val="00773BBD"/>
    <w:rsid w:val="00774507"/>
    <w:rsid w:val="0077484D"/>
    <w:rsid w:val="00774EC6"/>
    <w:rsid w:val="00777CC2"/>
    <w:rsid w:val="00781589"/>
    <w:rsid w:val="00783777"/>
    <w:rsid w:val="00783AB1"/>
    <w:rsid w:val="00783ACF"/>
    <w:rsid w:val="00783D29"/>
    <w:rsid w:val="007846B7"/>
    <w:rsid w:val="007846F1"/>
    <w:rsid w:val="00784EB7"/>
    <w:rsid w:val="0078579B"/>
    <w:rsid w:val="00785B3E"/>
    <w:rsid w:val="0078611B"/>
    <w:rsid w:val="00787191"/>
    <w:rsid w:val="00791477"/>
    <w:rsid w:val="007915DC"/>
    <w:rsid w:val="007919EC"/>
    <w:rsid w:val="0079287B"/>
    <w:rsid w:val="0079305A"/>
    <w:rsid w:val="007954B9"/>
    <w:rsid w:val="007955B4"/>
    <w:rsid w:val="007955E4"/>
    <w:rsid w:val="00796F05"/>
    <w:rsid w:val="007972AC"/>
    <w:rsid w:val="007A099C"/>
    <w:rsid w:val="007A1421"/>
    <w:rsid w:val="007A15E9"/>
    <w:rsid w:val="007A1635"/>
    <w:rsid w:val="007A174A"/>
    <w:rsid w:val="007A1C9F"/>
    <w:rsid w:val="007A2A38"/>
    <w:rsid w:val="007A31E7"/>
    <w:rsid w:val="007A3227"/>
    <w:rsid w:val="007A4214"/>
    <w:rsid w:val="007A42E9"/>
    <w:rsid w:val="007A4BFA"/>
    <w:rsid w:val="007A65FC"/>
    <w:rsid w:val="007A6C3E"/>
    <w:rsid w:val="007A7027"/>
    <w:rsid w:val="007A73A7"/>
    <w:rsid w:val="007A7782"/>
    <w:rsid w:val="007A7827"/>
    <w:rsid w:val="007A7948"/>
    <w:rsid w:val="007B10B1"/>
    <w:rsid w:val="007B29C4"/>
    <w:rsid w:val="007B2FB1"/>
    <w:rsid w:val="007B31AF"/>
    <w:rsid w:val="007B3FB3"/>
    <w:rsid w:val="007B419C"/>
    <w:rsid w:val="007B4320"/>
    <w:rsid w:val="007B51DF"/>
    <w:rsid w:val="007B6684"/>
    <w:rsid w:val="007B75E1"/>
    <w:rsid w:val="007C008A"/>
    <w:rsid w:val="007C085D"/>
    <w:rsid w:val="007C0C20"/>
    <w:rsid w:val="007C2292"/>
    <w:rsid w:val="007C3CC3"/>
    <w:rsid w:val="007C3DFD"/>
    <w:rsid w:val="007C4378"/>
    <w:rsid w:val="007C53B2"/>
    <w:rsid w:val="007C5AEC"/>
    <w:rsid w:val="007C5E4A"/>
    <w:rsid w:val="007C64BA"/>
    <w:rsid w:val="007C7944"/>
    <w:rsid w:val="007C7C55"/>
    <w:rsid w:val="007D357F"/>
    <w:rsid w:val="007D3913"/>
    <w:rsid w:val="007D3D05"/>
    <w:rsid w:val="007D475F"/>
    <w:rsid w:val="007D5E52"/>
    <w:rsid w:val="007E03C0"/>
    <w:rsid w:val="007E1211"/>
    <w:rsid w:val="007E1AE9"/>
    <w:rsid w:val="007E2034"/>
    <w:rsid w:val="007E2836"/>
    <w:rsid w:val="007E2E60"/>
    <w:rsid w:val="007E3521"/>
    <w:rsid w:val="007E49BE"/>
    <w:rsid w:val="007E529C"/>
    <w:rsid w:val="007E568A"/>
    <w:rsid w:val="007E5BCD"/>
    <w:rsid w:val="007E740D"/>
    <w:rsid w:val="007E74BB"/>
    <w:rsid w:val="007E753D"/>
    <w:rsid w:val="007F0D03"/>
    <w:rsid w:val="007F1B52"/>
    <w:rsid w:val="007F2053"/>
    <w:rsid w:val="007F22C0"/>
    <w:rsid w:val="007F299F"/>
    <w:rsid w:val="007F3102"/>
    <w:rsid w:val="007F4828"/>
    <w:rsid w:val="007F6202"/>
    <w:rsid w:val="007F6AF6"/>
    <w:rsid w:val="007F74D6"/>
    <w:rsid w:val="00800348"/>
    <w:rsid w:val="008005C8"/>
    <w:rsid w:val="008006BE"/>
    <w:rsid w:val="00800F8D"/>
    <w:rsid w:val="00801F1C"/>
    <w:rsid w:val="00802289"/>
    <w:rsid w:val="008026A9"/>
    <w:rsid w:val="0080369D"/>
    <w:rsid w:val="0080397A"/>
    <w:rsid w:val="00803D75"/>
    <w:rsid w:val="00804418"/>
    <w:rsid w:val="008049EB"/>
    <w:rsid w:val="00804E66"/>
    <w:rsid w:val="00807054"/>
    <w:rsid w:val="0080728A"/>
    <w:rsid w:val="008107C5"/>
    <w:rsid w:val="00813613"/>
    <w:rsid w:val="0081388B"/>
    <w:rsid w:val="00813A33"/>
    <w:rsid w:val="00813DBC"/>
    <w:rsid w:val="00813F7A"/>
    <w:rsid w:val="00814243"/>
    <w:rsid w:val="0081471F"/>
    <w:rsid w:val="008152C2"/>
    <w:rsid w:val="008210B7"/>
    <w:rsid w:val="0082147E"/>
    <w:rsid w:val="0082193C"/>
    <w:rsid w:val="00821B67"/>
    <w:rsid w:val="00821F18"/>
    <w:rsid w:val="00822995"/>
    <w:rsid w:val="00822FC7"/>
    <w:rsid w:val="008232DA"/>
    <w:rsid w:val="00824C6D"/>
    <w:rsid w:val="00825A27"/>
    <w:rsid w:val="00825CB7"/>
    <w:rsid w:val="00827D92"/>
    <w:rsid w:val="00830022"/>
    <w:rsid w:val="00831521"/>
    <w:rsid w:val="008323E3"/>
    <w:rsid w:val="00833DC1"/>
    <w:rsid w:val="00834E75"/>
    <w:rsid w:val="008379FF"/>
    <w:rsid w:val="0084112A"/>
    <w:rsid w:val="00842926"/>
    <w:rsid w:val="00842AB4"/>
    <w:rsid w:val="008432C0"/>
    <w:rsid w:val="00843314"/>
    <w:rsid w:val="008435E7"/>
    <w:rsid w:val="00843831"/>
    <w:rsid w:val="00843A76"/>
    <w:rsid w:val="00844701"/>
    <w:rsid w:val="0084486A"/>
    <w:rsid w:val="00844F39"/>
    <w:rsid w:val="00846428"/>
    <w:rsid w:val="008475C5"/>
    <w:rsid w:val="00850023"/>
    <w:rsid w:val="0085025E"/>
    <w:rsid w:val="00850A16"/>
    <w:rsid w:val="00850B53"/>
    <w:rsid w:val="00852F83"/>
    <w:rsid w:val="00853501"/>
    <w:rsid w:val="00853B0C"/>
    <w:rsid w:val="00853C48"/>
    <w:rsid w:val="008548E8"/>
    <w:rsid w:val="00854B6F"/>
    <w:rsid w:val="00854DE7"/>
    <w:rsid w:val="00854F3E"/>
    <w:rsid w:val="00855060"/>
    <w:rsid w:val="00855A9A"/>
    <w:rsid w:val="00855F08"/>
    <w:rsid w:val="00855FDA"/>
    <w:rsid w:val="00856A0E"/>
    <w:rsid w:val="00857525"/>
    <w:rsid w:val="00860177"/>
    <w:rsid w:val="00860F92"/>
    <w:rsid w:val="00862059"/>
    <w:rsid w:val="008631CE"/>
    <w:rsid w:val="00864431"/>
    <w:rsid w:val="0086443E"/>
    <w:rsid w:val="008645BD"/>
    <w:rsid w:val="00864C95"/>
    <w:rsid w:val="00864D30"/>
    <w:rsid w:val="00864D95"/>
    <w:rsid w:val="00864E59"/>
    <w:rsid w:val="008656D1"/>
    <w:rsid w:val="00865B66"/>
    <w:rsid w:val="00867163"/>
    <w:rsid w:val="00867DC2"/>
    <w:rsid w:val="008704BE"/>
    <w:rsid w:val="00870ABE"/>
    <w:rsid w:val="00871C3F"/>
    <w:rsid w:val="00872818"/>
    <w:rsid w:val="00872FD2"/>
    <w:rsid w:val="00873B41"/>
    <w:rsid w:val="00873D35"/>
    <w:rsid w:val="00874C7B"/>
    <w:rsid w:val="00875AA2"/>
    <w:rsid w:val="008763DF"/>
    <w:rsid w:val="00876869"/>
    <w:rsid w:val="00877D1E"/>
    <w:rsid w:val="00880214"/>
    <w:rsid w:val="00880A55"/>
    <w:rsid w:val="0088178C"/>
    <w:rsid w:val="00882AD9"/>
    <w:rsid w:val="00884122"/>
    <w:rsid w:val="0088453E"/>
    <w:rsid w:val="00884E4C"/>
    <w:rsid w:val="008855ED"/>
    <w:rsid w:val="0088615A"/>
    <w:rsid w:val="008877C0"/>
    <w:rsid w:val="00891C1E"/>
    <w:rsid w:val="00891FA0"/>
    <w:rsid w:val="0089204F"/>
    <w:rsid w:val="008927A9"/>
    <w:rsid w:val="00892AB4"/>
    <w:rsid w:val="00892AC8"/>
    <w:rsid w:val="00892B05"/>
    <w:rsid w:val="00892F41"/>
    <w:rsid w:val="008941DF"/>
    <w:rsid w:val="00894268"/>
    <w:rsid w:val="0089431E"/>
    <w:rsid w:val="00894F9A"/>
    <w:rsid w:val="00895B7E"/>
    <w:rsid w:val="00896B95"/>
    <w:rsid w:val="00896BD0"/>
    <w:rsid w:val="00896F0F"/>
    <w:rsid w:val="008979C0"/>
    <w:rsid w:val="00897EF8"/>
    <w:rsid w:val="008A0601"/>
    <w:rsid w:val="008A3EA5"/>
    <w:rsid w:val="008A43F8"/>
    <w:rsid w:val="008A5DAE"/>
    <w:rsid w:val="008A67D9"/>
    <w:rsid w:val="008A68FB"/>
    <w:rsid w:val="008B0F71"/>
    <w:rsid w:val="008B147C"/>
    <w:rsid w:val="008B2245"/>
    <w:rsid w:val="008B26FD"/>
    <w:rsid w:val="008B2A28"/>
    <w:rsid w:val="008B2E86"/>
    <w:rsid w:val="008B4026"/>
    <w:rsid w:val="008B4D67"/>
    <w:rsid w:val="008B614F"/>
    <w:rsid w:val="008B7468"/>
    <w:rsid w:val="008C0B76"/>
    <w:rsid w:val="008C0EAA"/>
    <w:rsid w:val="008C1E15"/>
    <w:rsid w:val="008C25F1"/>
    <w:rsid w:val="008C2B00"/>
    <w:rsid w:val="008C33E2"/>
    <w:rsid w:val="008C3B65"/>
    <w:rsid w:val="008C572D"/>
    <w:rsid w:val="008C5A91"/>
    <w:rsid w:val="008C75EF"/>
    <w:rsid w:val="008C7B85"/>
    <w:rsid w:val="008C7D63"/>
    <w:rsid w:val="008D0D97"/>
    <w:rsid w:val="008D14DA"/>
    <w:rsid w:val="008D3325"/>
    <w:rsid w:val="008D3B76"/>
    <w:rsid w:val="008D440D"/>
    <w:rsid w:val="008D62D3"/>
    <w:rsid w:val="008D71E6"/>
    <w:rsid w:val="008E000B"/>
    <w:rsid w:val="008E10ED"/>
    <w:rsid w:val="008E10F8"/>
    <w:rsid w:val="008E152A"/>
    <w:rsid w:val="008E1638"/>
    <w:rsid w:val="008E165D"/>
    <w:rsid w:val="008E1D70"/>
    <w:rsid w:val="008E2830"/>
    <w:rsid w:val="008E28D1"/>
    <w:rsid w:val="008E2C15"/>
    <w:rsid w:val="008E3008"/>
    <w:rsid w:val="008E36D9"/>
    <w:rsid w:val="008E38D3"/>
    <w:rsid w:val="008E3B8D"/>
    <w:rsid w:val="008E4481"/>
    <w:rsid w:val="008E468C"/>
    <w:rsid w:val="008E51C8"/>
    <w:rsid w:val="008E5B92"/>
    <w:rsid w:val="008E5ED7"/>
    <w:rsid w:val="008E6DD8"/>
    <w:rsid w:val="008E75AB"/>
    <w:rsid w:val="008E7B8E"/>
    <w:rsid w:val="008E7DC3"/>
    <w:rsid w:val="008E7ED3"/>
    <w:rsid w:val="008F1792"/>
    <w:rsid w:val="008F194C"/>
    <w:rsid w:val="008F2EAC"/>
    <w:rsid w:val="008F31BA"/>
    <w:rsid w:val="008F5799"/>
    <w:rsid w:val="008F62C6"/>
    <w:rsid w:val="008F6B13"/>
    <w:rsid w:val="008F7D1C"/>
    <w:rsid w:val="008F7EA5"/>
    <w:rsid w:val="00902A72"/>
    <w:rsid w:val="00902ED8"/>
    <w:rsid w:val="009032FD"/>
    <w:rsid w:val="00904097"/>
    <w:rsid w:val="009047C1"/>
    <w:rsid w:val="00904A58"/>
    <w:rsid w:val="009053F7"/>
    <w:rsid w:val="00905422"/>
    <w:rsid w:val="0090666F"/>
    <w:rsid w:val="00906E52"/>
    <w:rsid w:val="00907BDC"/>
    <w:rsid w:val="00907C68"/>
    <w:rsid w:val="00910263"/>
    <w:rsid w:val="009102D3"/>
    <w:rsid w:val="00910CA2"/>
    <w:rsid w:val="00910CDB"/>
    <w:rsid w:val="00911420"/>
    <w:rsid w:val="00911540"/>
    <w:rsid w:val="009119FA"/>
    <w:rsid w:val="0091200B"/>
    <w:rsid w:val="00912B2A"/>
    <w:rsid w:val="00912FE9"/>
    <w:rsid w:val="009137B2"/>
    <w:rsid w:val="009149C2"/>
    <w:rsid w:val="00914D47"/>
    <w:rsid w:val="0091521F"/>
    <w:rsid w:val="00917C08"/>
    <w:rsid w:val="009223D8"/>
    <w:rsid w:val="00923663"/>
    <w:rsid w:val="0092429B"/>
    <w:rsid w:val="009247FA"/>
    <w:rsid w:val="009254D8"/>
    <w:rsid w:val="009278AE"/>
    <w:rsid w:val="00930258"/>
    <w:rsid w:val="009303C9"/>
    <w:rsid w:val="0093048B"/>
    <w:rsid w:val="00930513"/>
    <w:rsid w:val="00930A39"/>
    <w:rsid w:val="00930A5B"/>
    <w:rsid w:val="00930D3C"/>
    <w:rsid w:val="009311DC"/>
    <w:rsid w:val="00931365"/>
    <w:rsid w:val="00931BD8"/>
    <w:rsid w:val="00931E80"/>
    <w:rsid w:val="009342BB"/>
    <w:rsid w:val="00934846"/>
    <w:rsid w:val="009350F0"/>
    <w:rsid w:val="00935A20"/>
    <w:rsid w:val="00940209"/>
    <w:rsid w:val="009408C9"/>
    <w:rsid w:val="009408D4"/>
    <w:rsid w:val="00940CDC"/>
    <w:rsid w:val="009419A4"/>
    <w:rsid w:val="009423C8"/>
    <w:rsid w:val="009426ED"/>
    <w:rsid w:val="0094566A"/>
    <w:rsid w:val="009456D6"/>
    <w:rsid w:val="00947218"/>
    <w:rsid w:val="00950179"/>
    <w:rsid w:val="00950686"/>
    <w:rsid w:val="00951CB6"/>
    <w:rsid w:val="00952AB7"/>
    <w:rsid w:val="00952D32"/>
    <w:rsid w:val="00952D50"/>
    <w:rsid w:val="00952FB7"/>
    <w:rsid w:val="0095423F"/>
    <w:rsid w:val="0095482F"/>
    <w:rsid w:val="00955318"/>
    <w:rsid w:val="009557CE"/>
    <w:rsid w:val="00955C1A"/>
    <w:rsid w:val="00956376"/>
    <w:rsid w:val="0095648D"/>
    <w:rsid w:val="00957BA0"/>
    <w:rsid w:val="009604BC"/>
    <w:rsid w:val="00961D4B"/>
    <w:rsid w:val="009637CD"/>
    <w:rsid w:val="00966986"/>
    <w:rsid w:val="00967CA0"/>
    <w:rsid w:val="00967E1F"/>
    <w:rsid w:val="00967F9B"/>
    <w:rsid w:val="009701CC"/>
    <w:rsid w:val="00971791"/>
    <w:rsid w:val="0097200B"/>
    <w:rsid w:val="009736AC"/>
    <w:rsid w:val="009738D8"/>
    <w:rsid w:val="00974424"/>
    <w:rsid w:val="00974CB5"/>
    <w:rsid w:val="009752B7"/>
    <w:rsid w:val="0097547E"/>
    <w:rsid w:val="00977BEA"/>
    <w:rsid w:val="0098052E"/>
    <w:rsid w:val="00980548"/>
    <w:rsid w:val="009805F0"/>
    <w:rsid w:val="009814C9"/>
    <w:rsid w:val="00981B0F"/>
    <w:rsid w:val="00982657"/>
    <w:rsid w:val="009828FA"/>
    <w:rsid w:val="0098378C"/>
    <w:rsid w:val="00984814"/>
    <w:rsid w:val="00986425"/>
    <w:rsid w:val="009865AA"/>
    <w:rsid w:val="009873BC"/>
    <w:rsid w:val="0098785F"/>
    <w:rsid w:val="00987C8D"/>
    <w:rsid w:val="00991083"/>
    <w:rsid w:val="00991538"/>
    <w:rsid w:val="009932F6"/>
    <w:rsid w:val="009934C5"/>
    <w:rsid w:val="0099372E"/>
    <w:rsid w:val="00993F17"/>
    <w:rsid w:val="0099433B"/>
    <w:rsid w:val="00994C96"/>
    <w:rsid w:val="00994CA1"/>
    <w:rsid w:val="00994DAF"/>
    <w:rsid w:val="00995104"/>
    <w:rsid w:val="00997FBD"/>
    <w:rsid w:val="009A0464"/>
    <w:rsid w:val="009A1018"/>
    <w:rsid w:val="009A1497"/>
    <w:rsid w:val="009A1E52"/>
    <w:rsid w:val="009A2C7D"/>
    <w:rsid w:val="009A44A5"/>
    <w:rsid w:val="009A4B29"/>
    <w:rsid w:val="009A5106"/>
    <w:rsid w:val="009A60D5"/>
    <w:rsid w:val="009A6301"/>
    <w:rsid w:val="009A642D"/>
    <w:rsid w:val="009B058D"/>
    <w:rsid w:val="009B139F"/>
    <w:rsid w:val="009B17EE"/>
    <w:rsid w:val="009B248C"/>
    <w:rsid w:val="009B2C44"/>
    <w:rsid w:val="009B2D95"/>
    <w:rsid w:val="009B35E9"/>
    <w:rsid w:val="009B362B"/>
    <w:rsid w:val="009B58E3"/>
    <w:rsid w:val="009B5CCF"/>
    <w:rsid w:val="009B5DB8"/>
    <w:rsid w:val="009B60B8"/>
    <w:rsid w:val="009B684B"/>
    <w:rsid w:val="009B6925"/>
    <w:rsid w:val="009B700A"/>
    <w:rsid w:val="009B7255"/>
    <w:rsid w:val="009B79D6"/>
    <w:rsid w:val="009C2DE3"/>
    <w:rsid w:val="009C30B7"/>
    <w:rsid w:val="009C3795"/>
    <w:rsid w:val="009C403B"/>
    <w:rsid w:val="009C42A5"/>
    <w:rsid w:val="009C45F4"/>
    <w:rsid w:val="009C47B2"/>
    <w:rsid w:val="009C4880"/>
    <w:rsid w:val="009C4BBE"/>
    <w:rsid w:val="009C5172"/>
    <w:rsid w:val="009C554E"/>
    <w:rsid w:val="009C5673"/>
    <w:rsid w:val="009D047D"/>
    <w:rsid w:val="009D08AE"/>
    <w:rsid w:val="009D0A46"/>
    <w:rsid w:val="009D0DF2"/>
    <w:rsid w:val="009D16A9"/>
    <w:rsid w:val="009D16F4"/>
    <w:rsid w:val="009D1A41"/>
    <w:rsid w:val="009D2654"/>
    <w:rsid w:val="009D2B39"/>
    <w:rsid w:val="009D3101"/>
    <w:rsid w:val="009D3564"/>
    <w:rsid w:val="009D4A90"/>
    <w:rsid w:val="009D5174"/>
    <w:rsid w:val="009D538B"/>
    <w:rsid w:val="009D56B3"/>
    <w:rsid w:val="009D57E3"/>
    <w:rsid w:val="009D6D86"/>
    <w:rsid w:val="009E006D"/>
    <w:rsid w:val="009E03D9"/>
    <w:rsid w:val="009E0888"/>
    <w:rsid w:val="009E0A65"/>
    <w:rsid w:val="009E148A"/>
    <w:rsid w:val="009E1E5C"/>
    <w:rsid w:val="009E229A"/>
    <w:rsid w:val="009E384A"/>
    <w:rsid w:val="009E3865"/>
    <w:rsid w:val="009E3B66"/>
    <w:rsid w:val="009E4585"/>
    <w:rsid w:val="009E5122"/>
    <w:rsid w:val="009E5931"/>
    <w:rsid w:val="009E64E0"/>
    <w:rsid w:val="009E6C8A"/>
    <w:rsid w:val="009F0903"/>
    <w:rsid w:val="009F27F2"/>
    <w:rsid w:val="009F2928"/>
    <w:rsid w:val="009F2B36"/>
    <w:rsid w:val="009F3A44"/>
    <w:rsid w:val="009F3A57"/>
    <w:rsid w:val="009F4AE7"/>
    <w:rsid w:val="009F4FD2"/>
    <w:rsid w:val="009F54C5"/>
    <w:rsid w:val="009F5D1E"/>
    <w:rsid w:val="009F7ABA"/>
    <w:rsid w:val="009F7AE0"/>
    <w:rsid w:val="00A0097E"/>
    <w:rsid w:val="00A010A8"/>
    <w:rsid w:val="00A01143"/>
    <w:rsid w:val="00A015E9"/>
    <w:rsid w:val="00A01662"/>
    <w:rsid w:val="00A022CA"/>
    <w:rsid w:val="00A0277A"/>
    <w:rsid w:val="00A02F09"/>
    <w:rsid w:val="00A04B41"/>
    <w:rsid w:val="00A05B85"/>
    <w:rsid w:val="00A063EE"/>
    <w:rsid w:val="00A11489"/>
    <w:rsid w:val="00A11549"/>
    <w:rsid w:val="00A116E7"/>
    <w:rsid w:val="00A11810"/>
    <w:rsid w:val="00A11C80"/>
    <w:rsid w:val="00A123F8"/>
    <w:rsid w:val="00A12E93"/>
    <w:rsid w:val="00A1356C"/>
    <w:rsid w:val="00A13E90"/>
    <w:rsid w:val="00A13F91"/>
    <w:rsid w:val="00A151CE"/>
    <w:rsid w:val="00A1607A"/>
    <w:rsid w:val="00A161A4"/>
    <w:rsid w:val="00A17108"/>
    <w:rsid w:val="00A17957"/>
    <w:rsid w:val="00A20391"/>
    <w:rsid w:val="00A20931"/>
    <w:rsid w:val="00A22C63"/>
    <w:rsid w:val="00A25BF5"/>
    <w:rsid w:val="00A26EFE"/>
    <w:rsid w:val="00A27B13"/>
    <w:rsid w:val="00A30558"/>
    <w:rsid w:val="00A30746"/>
    <w:rsid w:val="00A30C39"/>
    <w:rsid w:val="00A32258"/>
    <w:rsid w:val="00A32C63"/>
    <w:rsid w:val="00A33333"/>
    <w:rsid w:val="00A34071"/>
    <w:rsid w:val="00A34614"/>
    <w:rsid w:val="00A34B09"/>
    <w:rsid w:val="00A34E45"/>
    <w:rsid w:val="00A35287"/>
    <w:rsid w:val="00A35F6E"/>
    <w:rsid w:val="00A366ED"/>
    <w:rsid w:val="00A37176"/>
    <w:rsid w:val="00A37554"/>
    <w:rsid w:val="00A376BE"/>
    <w:rsid w:val="00A37DB8"/>
    <w:rsid w:val="00A40432"/>
    <w:rsid w:val="00A40543"/>
    <w:rsid w:val="00A40B0F"/>
    <w:rsid w:val="00A40D50"/>
    <w:rsid w:val="00A40FE0"/>
    <w:rsid w:val="00A410F6"/>
    <w:rsid w:val="00A4128B"/>
    <w:rsid w:val="00A42C39"/>
    <w:rsid w:val="00A437A6"/>
    <w:rsid w:val="00A43856"/>
    <w:rsid w:val="00A43B3E"/>
    <w:rsid w:val="00A43DC2"/>
    <w:rsid w:val="00A44177"/>
    <w:rsid w:val="00A45D36"/>
    <w:rsid w:val="00A462A8"/>
    <w:rsid w:val="00A462C2"/>
    <w:rsid w:val="00A4699F"/>
    <w:rsid w:val="00A508EF"/>
    <w:rsid w:val="00A509CB"/>
    <w:rsid w:val="00A50A83"/>
    <w:rsid w:val="00A51150"/>
    <w:rsid w:val="00A52037"/>
    <w:rsid w:val="00A5210B"/>
    <w:rsid w:val="00A528C1"/>
    <w:rsid w:val="00A5329C"/>
    <w:rsid w:val="00A53B20"/>
    <w:rsid w:val="00A55261"/>
    <w:rsid w:val="00A55943"/>
    <w:rsid w:val="00A568B9"/>
    <w:rsid w:val="00A56BB6"/>
    <w:rsid w:val="00A5720F"/>
    <w:rsid w:val="00A57562"/>
    <w:rsid w:val="00A57950"/>
    <w:rsid w:val="00A60F4D"/>
    <w:rsid w:val="00A61887"/>
    <w:rsid w:val="00A62C9F"/>
    <w:rsid w:val="00A63327"/>
    <w:rsid w:val="00A64E0F"/>
    <w:rsid w:val="00A659E1"/>
    <w:rsid w:val="00A66B2E"/>
    <w:rsid w:val="00A6714C"/>
    <w:rsid w:val="00A70972"/>
    <w:rsid w:val="00A70BD2"/>
    <w:rsid w:val="00A70E21"/>
    <w:rsid w:val="00A71A43"/>
    <w:rsid w:val="00A7281A"/>
    <w:rsid w:val="00A72FB3"/>
    <w:rsid w:val="00A737D5"/>
    <w:rsid w:val="00A73CD2"/>
    <w:rsid w:val="00A75F93"/>
    <w:rsid w:val="00A7601C"/>
    <w:rsid w:val="00A767FC"/>
    <w:rsid w:val="00A80CBD"/>
    <w:rsid w:val="00A80E26"/>
    <w:rsid w:val="00A837A7"/>
    <w:rsid w:val="00A839B2"/>
    <w:rsid w:val="00A83D97"/>
    <w:rsid w:val="00A83EA5"/>
    <w:rsid w:val="00A84514"/>
    <w:rsid w:val="00A845EC"/>
    <w:rsid w:val="00A8483A"/>
    <w:rsid w:val="00A85445"/>
    <w:rsid w:val="00A900CC"/>
    <w:rsid w:val="00A90141"/>
    <w:rsid w:val="00A9095F"/>
    <w:rsid w:val="00A90A43"/>
    <w:rsid w:val="00A913FA"/>
    <w:rsid w:val="00A91C49"/>
    <w:rsid w:val="00A929C5"/>
    <w:rsid w:val="00A92B90"/>
    <w:rsid w:val="00A92C82"/>
    <w:rsid w:val="00A936AF"/>
    <w:rsid w:val="00A9405A"/>
    <w:rsid w:val="00A9477F"/>
    <w:rsid w:val="00A97660"/>
    <w:rsid w:val="00A97878"/>
    <w:rsid w:val="00A97DAC"/>
    <w:rsid w:val="00A97EDE"/>
    <w:rsid w:val="00AA02B0"/>
    <w:rsid w:val="00AA0938"/>
    <w:rsid w:val="00AA0DDB"/>
    <w:rsid w:val="00AA22C3"/>
    <w:rsid w:val="00AA295C"/>
    <w:rsid w:val="00AA2AF4"/>
    <w:rsid w:val="00AA34E3"/>
    <w:rsid w:val="00AA35C5"/>
    <w:rsid w:val="00AA432A"/>
    <w:rsid w:val="00AA4905"/>
    <w:rsid w:val="00AA4D57"/>
    <w:rsid w:val="00AA5DD0"/>
    <w:rsid w:val="00AA6336"/>
    <w:rsid w:val="00AA73F5"/>
    <w:rsid w:val="00AA7D90"/>
    <w:rsid w:val="00AB095C"/>
    <w:rsid w:val="00AB1529"/>
    <w:rsid w:val="00AB2B04"/>
    <w:rsid w:val="00AB2D43"/>
    <w:rsid w:val="00AB32A9"/>
    <w:rsid w:val="00AB36F9"/>
    <w:rsid w:val="00AB3DD5"/>
    <w:rsid w:val="00AB59E8"/>
    <w:rsid w:val="00AC02AA"/>
    <w:rsid w:val="00AC1D94"/>
    <w:rsid w:val="00AC2081"/>
    <w:rsid w:val="00AC4265"/>
    <w:rsid w:val="00AC47ED"/>
    <w:rsid w:val="00AC5915"/>
    <w:rsid w:val="00AC67FA"/>
    <w:rsid w:val="00AC7187"/>
    <w:rsid w:val="00AD1C94"/>
    <w:rsid w:val="00AD28D1"/>
    <w:rsid w:val="00AD2E0A"/>
    <w:rsid w:val="00AD3F7E"/>
    <w:rsid w:val="00AD4239"/>
    <w:rsid w:val="00AD52BA"/>
    <w:rsid w:val="00AD6475"/>
    <w:rsid w:val="00AD685E"/>
    <w:rsid w:val="00AD6CB1"/>
    <w:rsid w:val="00AE0AF0"/>
    <w:rsid w:val="00AE0FC7"/>
    <w:rsid w:val="00AE18F0"/>
    <w:rsid w:val="00AE1DF0"/>
    <w:rsid w:val="00AE25BF"/>
    <w:rsid w:val="00AE28D3"/>
    <w:rsid w:val="00AE3032"/>
    <w:rsid w:val="00AE393B"/>
    <w:rsid w:val="00AE477E"/>
    <w:rsid w:val="00AE5326"/>
    <w:rsid w:val="00AE674D"/>
    <w:rsid w:val="00AE6C40"/>
    <w:rsid w:val="00AE6EB5"/>
    <w:rsid w:val="00AE6FE4"/>
    <w:rsid w:val="00AE710A"/>
    <w:rsid w:val="00AE7241"/>
    <w:rsid w:val="00AE7909"/>
    <w:rsid w:val="00AE7BF4"/>
    <w:rsid w:val="00AE7FF7"/>
    <w:rsid w:val="00AF37D9"/>
    <w:rsid w:val="00AF4221"/>
    <w:rsid w:val="00AF6A6C"/>
    <w:rsid w:val="00AF7244"/>
    <w:rsid w:val="00AF77A8"/>
    <w:rsid w:val="00B00C61"/>
    <w:rsid w:val="00B0169D"/>
    <w:rsid w:val="00B020E4"/>
    <w:rsid w:val="00B02839"/>
    <w:rsid w:val="00B02A40"/>
    <w:rsid w:val="00B02C6D"/>
    <w:rsid w:val="00B03F9F"/>
    <w:rsid w:val="00B04029"/>
    <w:rsid w:val="00B050B6"/>
    <w:rsid w:val="00B05403"/>
    <w:rsid w:val="00B055B1"/>
    <w:rsid w:val="00B06020"/>
    <w:rsid w:val="00B0660D"/>
    <w:rsid w:val="00B06697"/>
    <w:rsid w:val="00B066B0"/>
    <w:rsid w:val="00B07E97"/>
    <w:rsid w:val="00B1101A"/>
    <w:rsid w:val="00B122AB"/>
    <w:rsid w:val="00B12601"/>
    <w:rsid w:val="00B1291C"/>
    <w:rsid w:val="00B1302C"/>
    <w:rsid w:val="00B1332D"/>
    <w:rsid w:val="00B14E0F"/>
    <w:rsid w:val="00B15113"/>
    <w:rsid w:val="00B15E40"/>
    <w:rsid w:val="00B176C3"/>
    <w:rsid w:val="00B200CA"/>
    <w:rsid w:val="00B20E03"/>
    <w:rsid w:val="00B2162A"/>
    <w:rsid w:val="00B21E4C"/>
    <w:rsid w:val="00B22165"/>
    <w:rsid w:val="00B222C4"/>
    <w:rsid w:val="00B22368"/>
    <w:rsid w:val="00B22562"/>
    <w:rsid w:val="00B24D9A"/>
    <w:rsid w:val="00B253A1"/>
    <w:rsid w:val="00B262AB"/>
    <w:rsid w:val="00B26EB8"/>
    <w:rsid w:val="00B27262"/>
    <w:rsid w:val="00B274C6"/>
    <w:rsid w:val="00B27AE6"/>
    <w:rsid w:val="00B31097"/>
    <w:rsid w:val="00B332DD"/>
    <w:rsid w:val="00B333B1"/>
    <w:rsid w:val="00B335D8"/>
    <w:rsid w:val="00B33C23"/>
    <w:rsid w:val="00B33CB7"/>
    <w:rsid w:val="00B34EB0"/>
    <w:rsid w:val="00B34F17"/>
    <w:rsid w:val="00B352FA"/>
    <w:rsid w:val="00B35960"/>
    <w:rsid w:val="00B36104"/>
    <w:rsid w:val="00B36B5C"/>
    <w:rsid w:val="00B36D31"/>
    <w:rsid w:val="00B37610"/>
    <w:rsid w:val="00B4201E"/>
    <w:rsid w:val="00B42D1D"/>
    <w:rsid w:val="00B42DA0"/>
    <w:rsid w:val="00B43146"/>
    <w:rsid w:val="00B43EE8"/>
    <w:rsid w:val="00B44D54"/>
    <w:rsid w:val="00B4528E"/>
    <w:rsid w:val="00B45D42"/>
    <w:rsid w:val="00B46475"/>
    <w:rsid w:val="00B467C5"/>
    <w:rsid w:val="00B46969"/>
    <w:rsid w:val="00B47A1D"/>
    <w:rsid w:val="00B510B5"/>
    <w:rsid w:val="00B515F1"/>
    <w:rsid w:val="00B51E53"/>
    <w:rsid w:val="00B52392"/>
    <w:rsid w:val="00B5243E"/>
    <w:rsid w:val="00B52A78"/>
    <w:rsid w:val="00B52C5F"/>
    <w:rsid w:val="00B554F3"/>
    <w:rsid w:val="00B561C3"/>
    <w:rsid w:val="00B56FDE"/>
    <w:rsid w:val="00B573D6"/>
    <w:rsid w:val="00B57B41"/>
    <w:rsid w:val="00B6081A"/>
    <w:rsid w:val="00B60CC4"/>
    <w:rsid w:val="00B617CD"/>
    <w:rsid w:val="00B62EFD"/>
    <w:rsid w:val="00B635A6"/>
    <w:rsid w:val="00B63C59"/>
    <w:rsid w:val="00B640A9"/>
    <w:rsid w:val="00B642CC"/>
    <w:rsid w:val="00B65FCC"/>
    <w:rsid w:val="00B66000"/>
    <w:rsid w:val="00B661DA"/>
    <w:rsid w:val="00B66A6A"/>
    <w:rsid w:val="00B66FC9"/>
    <w:rsid w:val="00B67051"/>
    <w:rsid w:val="00B678F7"/>
    <w:rsid w:val="00B706C1"/>
    <w:rsid w:val="00B72255"/>
    <w:rsid w:val="00B7228F"/>
    <w:rsid w:val="00B72FF3"/>
    <w:rsid w:val="00B73280"/>
    <w:rsid w:val="00B7471C"/>
    <w:rsid w:val="00B75B8A"/>
    <w:rsid w:val="00B76508"/>
    <w:rsid w:val="00B76AF5"/>
    <w:rsid w:val="00B76D2D"/>
    <w:rsid w:val="00B77567"/>
    <w:rsid w:val="00B77F95"/>
    <w:rsid w:val="00B8042E"/>
    <w:rsid w:val="00B80490"/>
    <w:rsid w:val="00B805B8"/>
    <w:rsid w:val="00B805E0"/>
    <w:rsid w:val="00B8090D"/>
    <w:rsid w:val="00B812A1"/>
    <w:rsid w:val="00B81418"/>
    <w:rsid w:val="00B81773"/>
    <w:rsid w:val="00B81995"/>
    <w:rsid w:val="00B82EA7"/>
    <w:rsid w:val="00B83091"/>
    <w:rsid w:val="00B83B5B"/>
    <w:rsid w:val="00B84497"/>
    <w:rsid w:val="00B86EA6"/>
    <w:rsid w:val="00B875D1"/>
    <w:rsid w:val="00B87A8F"/>
    <w:rsid w:val="00B87F36"/>
    <w:rsid w:val="00B90D5B"/>
    <w:rsid w:val="00B9126F"/>
    <w:rsid w:val="00B917C6"/>
    <w:rsid w:val="00B9271C"/>
    <w:rsid w:val="00B92CF4"/>
    <w:rsid w:val="00B955FF"/>
    <w:rsid w:val="00B95B64"/>
    <w:rsid w:val="00B96264"/>
    <w:rsid w:val="00B962CB"/>
    <w:rsid w:val="00B97063"/>
    <w:rsid w:val="00B972B3"/>
    <w:rsid w:val="00BA06E4"/>
    <w:rsid w:val="00BA0A70"/>
    <w:rsid w:val="00BA0B1F"/>
    <w:rsid w:val="00BA21FA"/>
    <w:rsid w:val="00BA26BC"/>
    <w:rsid w:val="00BA2C6B"/>
    <w:rsid w:val="00BA2E76"/>
    <w:rsid w:val="00BA3B2B"/>
    <w:rsid w:val="00BA599D"/>
    <w:rsid w:val="00BA628B"/>
    <w:rsid w:val="00BA648B"/>
    <w:rsid w:val="00BA665C"/>
    <w:rsid w:val="00BA7D6D"/>
    <w:rsid w:val="00BB04FC"/>
    <w:rsid w:val="00BB0D17"/>
    <w:rsid w:val="00BB10D4"/>
    <w:rsid w:val="00BB4A7A"/>
    <w:rsid w:val="00BB4AC6"/>
    <w:rsid w:val="00BB4B64"/>
    <w:rsid w:val="00BB58AC"/>
    <w:rsid w:val="00BB6B0C"/>
    <w:rsid w:val="00BB6CB3"/>
    <w:rsid w:val="00BB707B"/>
    <w:rsid w:val="00BB7F30"/>
    <w:rsid w:val="00BC0047"/>
    <w:rsid w:val="00BC0FB4"/>
    <w:rsid w:val="00BC1D59"/>
    <w:rsid w:val="00BC266F"/>
    <w:rsid w:val="00BC3B6F"/>
    <w:rsid w:val="00BC494F"/>
    <w:rsid w:val="00BC4EAB"/>
    <w:rsid w:val="00BC5D0E"/>
    <w:rsid w:val="00BC607F"/>
    <w:rsid w:val="00BC6BEA"/>
    <w:rsid w:val="00BC78E4"/>
    <w:rsid w:val="00BC7ABF"/>
    <w:rsid w:val="00BC7C73"/>
    <w:rsid w:val="00BD03BB"/>
    <w:rsid w:val="00BD1A10"/>
    <w:rsid w:val="00BD3165"/>
    <w:rsid w:val="00BD3A8E"/>
    <w:rsid w:val="00BD3EE6"/>
    <w:rsid w:val="00BD3FE6"/>
    <w:rsid w:val="00BD4037"/>
    <w:rsid w:val="00BD4175"/>
    <w:rsid w:val="00BD463F"/>
    <w:rsid w:val="00BD56C1"/>
    <w:rsid w:val="00BD5CE5"/>
    <w:rsid w:val="00BD6017"/>
    <w:rsid w:val="00BD60F5"/>
    <w:rsid w:val="00BD650A"/>
    <w:rsid w:val="00BE0548"/>
    <w:rsid w:val="00BE07E2"/>
    <w:rsid w:val="00BE236F"/>
    <w:rsid w:val="00BE29C1"/>
    <w:rsid w:val="00BE2F76"/>
    <w:rsid w:val="00BE3E18"/>
    <w:rsid w:val="00BE3EEE"/>
    <w:rsid w:val="00BE462B"/>
    <w:rsid w:val="00BE48D2"/>
    <w:rsid w:val="00BE4B2C"/>
    <w:rsid w:val="00BE5589"/>
    <w:rsid w:val="00BE6018"/>
    <w:rsid w:val="00BE61FE"/>
    <w:rsid w:val="00BE77B1"/>
    <w:rsid w:val="00BF0C1B"/>
    <w:rsid w:val="00BF1474"/>
    <w:rsid w:val="00BF2985"/>
    <w:rsid w:val="00BF3562"/>
    <w:rsid w:val="00BF4941"/>
    <w:rsid w:val="00BF5159"/>
    <w:rsid w:val="00BF67EE"/>
    <w:rsid w:val="00BF6C65"/>
    <w:rsid w:val="00BF6F8B"/>
    <w:rsid w:val="00C01D9D"/>
    <w:rsid w:val="00C02CA5"/>
    <w:rsid w:val="00C035B3"/>
    <w:rsid w:val="00C04AA4"/>
    <w:rsid w:val="00C04DCF"/>
    <w:rsid w:val="00C04F0F"/>
    <w:rsid w:val="00C05366"/>
    <w:rsid w:val="00C05FF4"/>
    <w:rsid w:val="00C06177"/>
    <w:rsid w:val="00C062A6"/>
    <w:rsid w:val="00C075EA"/>
    <w:rsid w:val="00C07A33"/>
    <w:rsid w:val="00C106E9"/>
    <w:rsid w:val="00C121E0"/>
    <w:rsid w:val="00C12605"/>
    <w:rsid w:val="00C13D28"/>
    <w:rsid w:val="00C158DA"/>
    <w:rsid w:val="00C15C2B"/>
    <w:rsid w:val="00C1757F"/>
    <w:rsid w:val="00C1775B"/>
    <w:rsid w:val="00C1786D"/>
    <w:rsid w:val="00C17C3A"/>
    <w:rsid w:val="00C20686"/>
    <w:rsid w:val="00C2123A"/>
    <w:rsid w:val="00C21279"/>
    <w:rsid w:val="00C23359"/>
    <w:rsid w:val="00C23990"/>
    <w:rsid w:val="00C23E1C"/>
    <w:rsid w:val="00C24078"/>
    <w:rsid w:val="00C24AEB"/>
    <w:rsid w:val="00C25D6B"/>
    <w:rsid w:val="00C25EC1"/>
    <w:rsid w:val="00C27BD0"/>
    <w:rsid w:val="00C301FD"/>
    <w:rsid w:val="00C304C5"/>
    <w:rsid w:val="00C3077A"/>
    <w:rsid w:val="00C317FC"/>
    <w:rsid w:val="00C320A8"/>
    <w:rsid w:val="00C33D48"/>
    <w:rsid w:val="00C33FB6"/>
    <w:rsid w:val="00C349D5"/>
    <w:rsid w:val="00C34C43"/>
    <w:rsid w:val="00C360A1"/>
    <w:rsid w:val="00C3674F"/>
    <w:rsid w:val="00C37EC5"/>
    <w:rsid w:val="00C40FB5"/>
    <w:rsid w:val="00C41BEB"/>
    <w:rsid w:val="00C42383"/>
    <w:rsid w:val="00C44E96"/>
    <w:rsid w:val="00C4521D"/>
    <w:rsid w:val="00C508B2"/>
    <w:rsid w:val="00C50A26"/>
    <w:rsid w:val="00C514EC"/>
    <w:rsid w:val="00C527B9"/>
    <w:rsid w:val="00C52B67"/>
    <w:rsid w:val="00C5409A"/>
    <w:rsid w:val="00C541AE"/>
    <w:rsid w:val="00C5479E"/>
    <w:rsid w:val="00C54ACA"/>
    <w:rsid w:val="00C54ED0"/>
    <w:rsid w:val="00C556B3"/>
    <w:rsid w:val="00C61AC6"/>
    <w:rsid w:val="00C62315"/>
    <w:rsid w:val="00C6268F"/>
    <w:rsid w:val="00C63E9E"/>
    <w:rsid w:val="00C64A13"/>
    <w:rsid w:val="00C6691F"/>
    <w:rsid w:val="00C670C2"/>
    <w:rsid w:val="00C67BE5"/>
    <w:rsid w:val="00C702C7"/>
    <w:rsid w:val="00C7074F"/>
    <w:rsid w:val="00C733C5"/>
    <w:rsid w:val="00C7429C"/>
    <w:rsid w:val="00C7431C"/>
    <w:rsid w:val="00C7472B"/>
    <w:rsid w:val="00C74FE8"/>
    <w:rsid w:val="00C75C6A"/>
    <w:rsid w:val="00C762EB"/>
    <w:rsid w:val="00C765C1"/>
    <w:rsid w:val="00C76D3F"/>
    <w:rsid w:val="00C77EE8"/>
    <w:rsid w:val="00C82158"/>
    <w:rsid w:val="00C8245D"/>
    <w:rsid w:val="00C85C0F"/>
    <w:rsid w:val="00C8651C"/>
    <w:rsid w:val="00C8703B"/>
    <w:rsid w:val="00C872F1"/>
    <w:rsid w:val="00C87309"/>
    <w:rsid w:val="00C913D5"/>
    <w:rsid w:val="00C91A98"/>
    <w:rsid w:val="00C91D41"/>
    <w:rsid w:val="00C951E1"/>
    <w:rsid w:val="00C96976"/>
    <w:rsid w:val="00C96DC0"/>
    <w:rsid w:val="00C970B3"/>
    <w:rsid w:val="00CA192F"/>
    <w:rsid w:val="00CA361E"/>
    <w:rsid w:val="00CA36F0"/>
    <w:rsid w:val="00CA3FBA"/>
    <w:rsid w:val="00CA4A4C"/>
    <w:rsid w:val="00CA4E63"/>
    <w:rsid w:val="00CA55E6"/>
    <w:rsid w:val="00CA58A2"/>
    <w:rsid w:val="00CA5B05"/>
    <w:rsid w:val="00CB1C3D"/>
    <w:rsid w:val="00CB2468"/>
    <w:rsid w:val="00CB2CE2"/>
    <w:rsid w:val="00CB311B"/>
    <w:rsid w:val="00CB3761"/>
    <w:rsid w:val="00CB4D73"/>
    <w:rsid w:val="00CB55E9"/>
    <w:rsid w:val="00CB577D"/>
    <w:rsid w:val="00CB581A"/>
    <w:rsid w:val="00CB5C52"/>
    <w:rsid w:val="00CB6B3D"/>
    <w:rsid w:val="00CB76B4"/>
    <w:rsid w:val="00CC2A1A"/>
    <w:rsid w:val="00CC40A9"/>
    <w:rsid w:val="00CC4FC1"/>
    <w:rsid w:val="00CC50C7"/>
    <w:rsid w:val="00CC5901"/>
    <w:rsid w:val="00CC5E8F"/>
    <w:rsid w:val="00CC5EE6"/>
    <w:rsid w:val="00CC605C"/>
    <w:rsid w:val="00CC7898"/>
    <w:rsid w:val="00CC7919"/>
    <w:rsid w:val="00CC799F"/>
    <w:rsid w:val="00CC7BCD"/>
    <w:rsid w:val="00CD0728"/>
    <w:rsid w:val="00CD28D9"/>
    <w:rsid w:val="00CD35EB"/>
    <w:rsid w:val="00CD451F"/>
    <w:rsid w:val="00CD496C"/>
    <w:rsid w:val="00CD5842"/>
    <w:rsid w:val="00CD5EC2"/>
    <w:rsid w:val="00CD6814"/>
    <w:rsid w:val="00CE0005"/>
    <w:rsid w:val="00CE01EA"/>
    <w:rsid w:val="00CE0CFC"/>
    <w:rsid w:val="00CE1D9F"/>
    <w:rsid w:val="00CE3B84"/>
    <w:rsid w:val="00CE4384"/>
    <w:rsid w:val="00CE665D"/>
    <w:rsid w:val="00CE79D4"/>
    <w:rsid w:val="00CE7A0C"/>
    <w:rsid w:val="00CE7CAF"/>
    <w:rsid w:val="00CF0FFA"/>
    <w:rsid w:val="00CF1A6C"/>
    <w:rsid w:val="00CF32C9"/>
    <w:rsid w:val="00CF3CA4"/>
    <w:rsid w:val="00CF3EA8"/>
    <w:rsid w:val="00CF502D"/>
    <w:rsid w:val="00CF546E"/>
    <w:rsid w:val="00CF64F0"/>
    <w:rsid w:val="00CF6B6A"/>
    <w:rsid w:val="00CF6CEF"/>
    <w:rsid w:val="00CF771D"/>
    <w:rsid w:val="00CF7F7F"/>
    <w:rsid w:val="00D0023B"/>
    <w:rsid w:val="00D00969"/>
    <w:rsid w:val="00D01239"/>
    <w:rsid w:val="00D01F4A"/>
    <w:rsid w:val="00D0264B"/>
    <w:rsid w:val="00D031E8"/>
    <w:rsid w:val="00D034D3"/>
    <w:rsid w:val="00D07403"/>
    <w:rsid w:val="00D0746F"/>
    <w:rsid w:val="00D07665"/>
    <w:rsid w:val="00D07E39"/>
    <w:rsid w:val="00D1014D"/>
    <w:rsid w:val="00D1032A"/>
    <w:rsid w:val="00D13769"/>
    <w:rsid w:val="00D14401"/>
    <w:rsid w:val="00D1440C"/>
    <w:rsid w:val="00D150C7"/>
    <w:rsid w:val="00D1522A"/>
    <w:rsid w:val="00D15373"/>
    <w:rsid w:val="00D166D8"/>
    <w:rsid w:val="00D171E8"/>
    <w:rsid w:val="00D172B0"/>
    <w:rsid w:val="00D202CB"/>
    <w:rsid w:val="00D212DE"/>
    <w:rsid w:val="00D22952"/>
    <w:rsid w:val="00D22B37"/>
    <w:rsid w:val="00D236E8"/>
    <w:rsid w:val="00D24251"/>
    <w:rsid w:val="00D27871"/>
    <w:rsid w:val="00D27B73"/>
    <w:rsid w:val="00D27BED"/>
    <w:rsid w:val="00D30655"/>
    <w:rsid w:val="00D329DF"/>
    <w:rsid w:val="00D32C5E"/>
    <w:rsid w:val="00D33049"/>
    <w:rsid w:val="00D33A2B"/>
    <w:rsid w:val="00D34242"/>
    <w:rsid w:val="00D3518C"/>
    <w:rsid w:val="00D35C72"/>
    <w:rsid w:val="00D35FCF"/>
    <w:rsid w:val="00D3623E"/>
    <w:rsid w:val="00D36450"/>
    <w:rsid w:val="00D369A7"/>
    <w:rsid w:val="00D36A22"/>
    <w:rsid w:val="00D36E73"/>
    <w:rsid w:val="00D36F14"/>
    <w:rsid w:val="00D3790B"/>
    <w:rsid w:val="00D37AD2"/>
    <w:rsid w:val="00D37EEF"/>
    <w:rsid w:val="00D402FF"/>
    <w:rsid w:val="00D40728"/>
    <w:rsid w:val="00D40B5C"/>
    <w:rsid w:val="00D4280C"/>
    <w:rsid w:val="00D42E52"/>
    <w:rsid w:val="00D433B7"/>
    <w:rsid w:val="00D437F9"/>
    <w:rsid w:val="00D44001"/>
    <w:rsid w:val="00D44ACB"/>
    <w:rsid w:val="00D44CF4"/>
    <w:rsid w:val="00D44FEC"/>
    <w:rsid w:val="00D453BA"/>
    <w:rsid w:val="00D469E3"/>
    <w:rsid w:val="00D47247"/>
    <w:rsid w:val="00D50064"/>
    <w:rsid w:val="00D507B4"/>
    <w:rsid w:val="00D5108F"/>
    <w:rsid w:val="00D51AF5"/>
    <w:rsid w:val="00D5297D"/>
    <w:rsid w:val="00D52A6A"/>
    <w:rsid w:val="00D5337D"/>
    <w:rsid w:val="00D54281"/>
    <w:rsid w:val="00D55083"/>
    <w:rsid w:val="00D553B1"/>
    <w:rsid w:val="00D55D86"/>
    <w:rsid w:val="00D560DC"/>
    <w:rsid w:val="00D565E9"/>
    <w:rsid w:val="00D568B9"/>
    <w:rsid w:val="00D56A6D"/>
    <w:rsid w:val="00D56AC1"/>
    <w:rsid w:val="00D57454"/>
    <w:rsid w:val="00D60800"/>
    <w:rsid w:val="00D608A3"/>
    <w:rsid w:val="00D6106A"/>
    <w:rsid w:val="00D61DFC"/>
    <w:rsid w:val="00D63088"/>
    <w:rsid w:val="00D6526F"/>
    <w:rsid w:val="00D65DF0"/>
    <w:rsid w:val="00D67A99"/>
    <w:rsid w:val="00D70E94"/>
    <w:rsid w:val="00D71BB0"/>
    <w:rsid w:val="00D724EA"/>
    <w:rsid w:val="00D72D00"/>
    <w:rsid w:val="00D730BA"/>
    <w:rsid w:val="00D73186"/>
    <w:rsid w:val="00D73DD3"/>
    <w:rsid w:val="00D73F0A"/>
    <w:rsid w:val="00D74118"/>
    <w:rsid w:val="00D74300"/>
    <w:rsid w:val="00D76249"/>
    <w:rsid w:val="00D768FD"/>
    <w:rsid w:val="00D76BE5"/>
    <w:rsid w:val="00D76D02"/>
    <w:rsid w:val="00D7732D"/>
    <w:rsid w:val="00D77DBC"/>
    <w:rsid w:val="00D8071A"/>
    <w:rsid w:val="00D8088C"/>
    <w:rsid w:val="00D815D0"/>
    <w:rsid w:val="00D8194E"/>
    <w:rsid w:val="00D81E86"/>
    <w:rsid w:val="00D820B7"/>
    <w:rsid w:val="00D83C34"/>
    <w:rsid w:val="00D841F6"/>
    <w:rsid w:val="00D853DB"/>
    <w:rsid w:val="00D85BFE"/>
    <w:rsid w:val="00D86DA1"/>
    <w:rsid w:val="00D8727A"/>
    <w:rsid w:val="00D907CE"/>
    <w:rsid w:val="00D90970"/>
    <w:rsid w:val="00D929B7"/>
    <w:rsid w:val="00D92B39"/>
    <w:rsid w:val="00D92D9C"/>
    <w:rsid w:val="00D94DB6"/>
    <w:rsid w:val="00D94FEE"/>
    <w:rsid w:val="00D955F3"/>
    <w:rsid w:val="00D95C20"/>
    <w:rsid w:val="00D960A2"/>
    <w:rsid w:val="00D97B5C"/>
    <w:rsid w:val="00DA1962"/>
    <w:rsid w:val="00DA3109"/>
    <w:rsid w:val="00DA478A"/>
    <w:rsid w:val="00DA4A81"/>
    <w:rsid w:val="00DA6201"/>
    <w:rsid w:val="00DA6C09"/>
    <w:rsid w:val="00DA7FCE"/>
    <w:rsid w:val="00DB00D0"/>
    <w:rsid w:val="00DB0CB1"/>
    <w:rsid w:val="00DB213B"/>
    <w:rsid w:val="00DB27FC"/>
    <w:rsid w:val="00DB3767"/>
    <w:rsid w:val="00DB3E31"/>
    <w:rsid w:val="00DB3ED3"/>
    <w:rsid w:val="00DB4238"/>
    <w:rsid w:val="00DB5D79"/>
    <w:rsid w:val="00DB5DFE"/>
    <w:rsid w:val="00DB62F8"/>
    <w:rsid w:val="00DB67B5"/>
    <w:rsid w:val="00DB7346"/>
    <w:rsid w:val="00DC0782"/>
    <w:rsid w:val="00DC0DF9"/>
    <w:rsid w:val="00DC0FFA"/>
    <w:rsid w:val="00DC23ED"/>
    <w:rsid w:val="00DC2C6F"/>
    <w:rsid w:val="00DC4A37"/>
    <w:rsid w:val="00DC4D91"/>
    <w:rsid w:val="00DC4DA2"/>
    <w:rsid w:val="00DC4E98"/>
    <w:rsid w:val="00DC4F09"/>
    <w:rsid w:val="00DC5396"/>
    <w:rsid w:val="00DC623F"/>
    <w:rsid w:val="00DC65D0"/>
    <w:rsid w:val="00DC6BF9"/>
    <w:rsid w:val="00DC6D46"/>
    <w:rsid w:val="00DC75AA"/>
    <w:rsid w:val="00DD0584"/>
    <w:rsid w:val="00DD1425"/>
    <w:rsid w:val="00DD15A2"/>
    <w:rsid w:val="00DD17D7"/>
    <w:rsid w:val="00DD281F"/>
    <w:rsid w:val="00DD2A34"/>
    <w:rsid w:val="00DD2FC9"/>
    <w:rsid w:val="00DD3C49"/>
    <w:rsid w:val="00DD5214"/>
    <w:rsid w:val="00DD5A1B"/>
    <w:rsid w:val="00DD6C14"/>
    <w:rsid w:val="00DD715C"/>
    <w:rsid w:val="00DE000D"/>
    <w:rsid w:val="00DE04C5"/>
    <w:rsid w:val="00DE127D"/>
    <w:rsid w:val="00DE18BC"/>
    <w:rsid w:val="00DE2944"/>
    <w:rsid w:val="00DE4346"/>
    <w:rsid w:val="00DE4644"/>
    <w:rsid w:val="00DE4814"/>
    <w:rsid w:val="00DE538C"/>
    <w:rsid w:val="00DE55B8"/>
    <w:rsid w:val="00DE6AD1"/>
    <w:rsid w:val="00DE6ED6"/>
    <w:rsid w:val="00DE75B1"/>
    <w:rsid w:val="00DF02B1"/>
    <w:rsid w:val="00DF132E"/>
    <w:rsid w:val="00DF1A42"/>
    <w:rsid w:val="00DF2133"/>
    <w:rsid w:val="00DF308E"/>
    <w:rsid w:val="00DF47CF"/>
    <w:rsid w:val="00DF4B62"/>
    <w:rsid w:val="00DF5C05"/>
    <w:rsid w:val="00E0020D"/>
    <w:rsid w:val="00E0174C"/>
    <w:rsid w:val="00E01D19"/>
    <w:rsid w:val="00E01E42"/>
    <w:rsid w:val="00E02EB0"/>
    <w:rsid w:val="00E03C2B"/>
    <w:rsid w:val="00E0517E"/>
    <w:rsid w:val="00E054F9"/>
    <w:rsid w:val="00E05921"/>
    <w:rsid w:val="00E06CF6"/>
    <w:rsid w:val="00E06FDB"/>
    <w:rsid w:val="00E104EF"/>
    <w:rsid w:val="00E108D4"/>
    <w:rsid w:val="00E118DC"/>
    <w:rsid w:val="00E13DEC"/>
    <w:rsid w:val="00E14552"/>
    <w:rsid w:val="00E15343"/>
    <w:rsid w:val="00E15595"/>
    <w:rsid w:val="00E15CFD"/>
    <w:rsid w:val="00E15DEF"/>
    <w:rsid w:val="00E15E9E"/>
    <w:rsid w:val="00E1610D"/>
    <w:rsid w:val="00E1769B"/>
    <w:rsid w:val="00E17CC4"/>
    <w:rsid w:val="00E20E84"/>
    <w:rsid w:val="00E20F14"/>
    <w:rsid w:val="00E2116E"/>
    <w:rsid w:val="00E21EE8"/>
    <w:rsid w:val="00E23574"/>
    <w:rsid w:val="00E25293"/>
    <w:rsid w:val="00E25482"/>
    <w:rsid w:val="00E26113"/>
    <w:rsid w:val="00E266A4"/>
    <w:rsid w:val="00E26E70"/>
    <w:rsid w:val="00E27933"/>
    <w:rsid w:val="00E302A3"/>
    <w:rsid w:val="00E30C46"/>
    <w:rsid w:val="00E319C6"/>
    <w:rsid w:val="00E31E35"/>
    <w:rsid w:val="00E31F2E"/>
    <w:rsid w:val="00E326C1"/>
    <w:rsid w:val="00E32E1F"/>
    <w:rsid w:val="00E33519"/>
    <w:rsid w:val="00E35306"/>
    <w:rsid w:val="00E35847"/>
    <w:rsid w:val="00E36C7A"/>
    <w:rsid w:val="00E40EE0"/>
    <w:rsid w:val="00E41C2D"/>
    <w:rsid w:val="00E41CE8"/>
    <w:rsid w:val="00E43387"/>
    <w:rsid w:val="00E4344B"/>
    <w:rsid w:val="00E4362E"/>
    <w:rsid w:val="00E4374E"/>
    <w:rsid w:val="00E43C86"/>
    <w:rsid w:val="00E449A9"/>
    <w:rsid w:val="00E44A66"/>
    <w:rsid w:val="00E44EB3"/>
    <w:rsid w:val="00E457D7"/>
    <w:rsid w:val="00E459F1"/>
    <w:rsid w:val="00E45A7F"/>
    <w:rsid w:val="00E46285"/>
    <w:rsid w:val="00E47031"/>
    <w:rsid w:val="00E472C2"/>
    <w:rsid w:val="00E4763D"/>
    <w:rsid w:val="00E51116"/>
    <w:rsid w:val="00E51605"/>
    <w:rsid w:val="00E51C68"/>
    <w:rsid w:val="00E53901"/>
    <w:rsid w:val="00E53ED9"/>
    <w:rsid w:val="00E5417B"/>
    <w:rsid w:val="00E544A4"/>
    <w:rsid w:val="00E54BEF"/>
    <w:rsid w:val="00E55303"/>
    <w:rsid w:val="00E55742"/>
    <w:rsid w:val="00E55EA4"/>
    <w:rsid w:val="00E55FBD"/>
    <w:rsid w:val="00E56993"/>
    <w:rsid w:val="00E56F4A"/>
    <w:rsid w:val="00E600B5"/>
    <w:rsid w:val="00E60640"/>
    <w:rsid w:val="00E61478"/>
    <w:rsid w:val="00E6185E"/>
    <w:rsid w:val="00E636DB"/>
    <w:rsid w:val="00E63FBF"/>
    <w:rsid w:val="00E645AA"/>
    <w:rsid w:val="00E661F1"/>
    <w:rsid w:val="00E6778E"/>
    <w:rsid w:val="00E67C93"/>
    <w:rsid w:val="00E7076E"/>
    <w:rsid w:val="00E71429"/>
    <w:rsid w:val="00E720CA"/>
    <w:rsid w:val="00E728F0"/>
    <w:rsid w:val="00E7309F"/>
    <w:rsid w:val="00E732E6"/>
    <w:rsid w:val="00E740C3"/>
    <w:rsid w:val="00E763F0"/>
    <w:rsid w:val="00E7797E"/>
    <w:rsid w:val="00E80760"/>
    <w:rsid w:val="00E81304"/>
    <w:rsid w:val="00E81942"/>
    <w:rsid w:val="00E82807"/>
    <w:rsid w:val="00E837E8"/>
    <w:rsid w:val="00E839E7"/>
    <w:rsid w:val="00E84FDD"/>
    <w:rsid w:val="00E850BD"/>
    <w:rsid w:val="00E86A0F"/>
    <w:rsid w:val="00E86CAD"/>
    <w:rsid w:val="00E873D2"/>
    <w:rsid w:val="00E87432"/>
    <w:rsid w:val="00E8770A"/>
    <w:rsid w:val="00E87E60"/>
    <w:rsid w:val="00E9139F"/>
    <w:rsid w:val="00E9152A"/>
    <w:rsid w:val="00E9206D"/>
    <w:rsid w:val="00E9235B"/>
    <w:rsid w:val="00E92F81"/>
    <w:rsid w:val="00E93D22"/>
    <w:rsid w:val="00E943B8"/>
    <w:rsid w:val="00E94403"/>
    <w:rsid w:val="00E94C20"/>
    <w:rsid w:val="00E97BAD"/>
    <w:rsid w:val="00EA0278"/>
    <w:rsid w:val="00EA0339"/>
    <w:rsid w:val="00EA1165"/>
    <w:rsid w:val="00EA1443"/>
    <w:rsid w:val="00EA1A23"/>
    <w:rsid w:val="00EA2606"/>
    <w:rsid w:val="00EA2A3A"/>
    <w:rsid w:val="00EA393F"/>
    <w:rsid w:val="00EA3CB7"/>
    <w:rsid w:val="00EA3D88"/>
    <w:rsid w:val="00EA4E7A"/>
    <w:rsid w:val="00EA5175"/>
    <w:rsid w:val="00EA5527"/>
    <w:rsid w:val="00EA6467"/>
    <w:rsid w:val="00EA6496"/>
    <w:rsid w:val="00EA6D90"/>
    <w:rsid w:val="00EA6FA6"/>
    <w:rsid w:val="00EA794A"/>
    <w:rsid w:val="00EA7E5B"/>
    <w:rsid w:val="00EB00D1"/>
    <w:rsid w:val="00EB1EB8"/>
    <w:rsid w:val="00EB209E"/>
    <w:rsid w:val="00EB3139"/>
    <w:rsid w:val="00EB4B62"/>
    <w:rsid w:val="00EB5959"/>
    <w:rsid w:val="00EB5A54"/>
    <w:rsid w:val="00EB5CD1"/>
    <w:rsid w:val="00EB605B"/>
    <w:rsid w:val="00EB6E03"/>
    <w:rsid w:val="00EB7F71"/>
    <w:rsid w:val="00EC06A2"/>
    <w:rsid w:val="00EC1BB0"/>
    <w:rsid w:val="00EC1FA4"/>
    <w:rsid w:val="00EC2DC1"/>
    <w:rsid w:val="00EC4C58"/>
    <w:rsid w:val="00EC5960"/>
    <w:rsid w:val="00EC5E68"/>
    <w:rsid w:val="00EC6CC9"/>
    <w:rsid w:val="00EC711F"/>
    <w:rsid w:val="00ED316B"/>
    <w:rsid w:val="00ED31CF"/>
    <w:rsid w:val="00ED3913"/>
    <w:rsid w:val="00ED3D4F"/>
    <w:rsid w:val="00ED3EF4"/>
    <w:rsid w:val="00ED568B"/>
    <w:rsid w:val="00ED5730"/>
    <w:rsid w:val="00ED5DBC"/>
    <w:rsid w:val="00ED61B1"/>
    <w:rsid w:val="00ED6B47"/>
    <w:rsid w:val="00ED7167"/>
    <w:rsid w:val="00ED754D"/>
    <w:rsid w:val="00ED7C86"/>
    <w:rsid w:val="00ED7E16"/>
    <w:rsid w:val="00EE0B6F"/>
    <w:rsid w:val="00EE16D4"/>
    <w:rsid w:val="00EE2622"/>
    <w:rsid w:val="00EE29DB"/>
    <w:rsid w:val="00EE2C87"/>
    <w:rsid w:val="00EE398C"/>
    <w:rsid w:val="00EE3DA5"/>
    <w:rsid w:val="00EE5770"/>
    <w:rsid w:val="00EE5C3C"/>
    <w:rsid w:val="00EE61A2"/>
    <w:rsid w:val="00EE6535"/>
    <w:rsid w:val="00EE6A1A"/>
    <w:rsid w:val="00EE774F"/>
    <w:rsid w:val="00EF0925"/>
    <w:rsid w:val="00EF193A"/>
    <w:rsid w:val="00EF220A"/>
    <w:rsid w:val="00EF37B3"/>
    <w:rsid w:val="00EF3AF8"/>
    <w:rsid w:val="00EF3D6F"/>
    <w:rsid w:val="00EF3FEB"/>
    <w:rsid w:val="00EF4086"/>
    <w:rsid w:val="00EF4AD4"/>
    <w:rsid w:val="00EF6F3D"/>
    <w:rsid w:val="00EF73B0"/>
    <w:rsid w:val="00EF7733"/>
    <w:rsid w:val="00EF785A"/>
    <w:rsid w:val="00EF7967"/>
    <w:rsid w:val="00F00CD3"/>
    <w:rsid w:val="00F0123A"/>
    <w:rsid w:val="00F01596"/>
    <w:rsid w:val="00F02130"/>
    <w:rsid w:val="00F02CE3"/>
    <w:rsid w:val="00F045B9"/>
    <w:rsid w:val="00F0574F"/>
    <w:rsid w:val="00F06E51"/>
    <w:rsid w:val="00F06F1B"/>
    <w:rsid w:val="00F071AA"/>
    <w:rsid w:val="00F07906"/>
    <w:rsid w:val="00F1066E"/>
    <w:rsid w:val="00F1174E"/>
    <w:rsid w:val="00F118E7"/>
    <w:rsid w:val="00F11972"/>
    <w:rsid w:val="00F12A3A"/>
    <w:rsid w:val="00F13C19"/>
    <w:rsid w:val="00F15088"/>
    <w:rsid w:val="00F1518C"/>
    <w:rsid w:val="00F15DF1"/>
    <w:rsid w:val="00F15F5C"/>
    <w:rsid w:val="00F161A9"/>
    <w:rsid w:val="00F16C1E"/>
    <w:rsid w:val="00F1701D"/>
    <w:rsid w:val="00F201A2"/>
    <w:rsid w:val="00F2023D"/>
    <w:rsid w:val="00F2196F"/>
    <w:rsid w:val="00F21CF4"/>
    <w:rsid w:val="00F2262D"/>
    <w:rsid w:val="00F231F4"/>
    <w:rsid w:val="00F23266"/>
    <w:rsid w:val="00F23522"/>
    <w:rsid w:val="00F245F9"/>
    <w:rsid w:val="00F24BDA"/>
    <w:rsid w:val="00F2504E"/>
    <w:rsid w:val="00F265B9"/>
    <w:rsid w:val="00F3081C"/>
    <w:rsid w:val="00F30939"/>
    <w:rsid w:val="00F30D3B"/>
    <w:rsid w:val="00F30F35"/>
    <w:rsid w:val="00F324B4"/>
    <w:rsid w:val="00F32539"/>
    <w:rsid w:val="00F33926"/>
    <w:rsid w:val="00F33F27"/>
    <w:rsid w:val="00F35E83"/>
    <w:rsid w:val="00F36AE2"/>
    <w:rsid w:val="00F370E6"/>
    <w:rsid w:val="00F37572"/>
    <w:rsid w:val="00F37BC0"/>
    <w:rsid w:val="00F41C30"/>
    <w:rsid w:val="00F43787"/>
    <w:rsid w:val="00F43B9B"/>
    <w:rsid w:val="00F4435E"/>
    <w:rsid w:val="00F4460B"/>
    <w:rsid w:val="00F448EC"/>
    <w:rsid w:val="00F44B48"/>
    <w:rsid w:val="00F45A39"/>
    <w:rsid w:val="00F47451"/>
    <w:rsid w:val="00F47B39"/>
    <w:rsid w:val="00F500CD"/>
    <w:rsid w:val="00F501C6"/>
    <w:rsid w:val="00F502BF"/>
    <w:rsid w:val="00F506EF"/>
    <w:rsid w:val="00F5140D"/>
    <w:rsid w:val="00F52857"/>
    <w:rsid w:val="00F52B8A"/>
    <w:rsid w:val="00F52C52"/>
    <w:rsid w:val="00F5342D"/>
    <w:rsid w:val="00F53D4D"/>
    <w:rsid w:val="00F54096"/>
    <w:rsid w:val="00F541A2"/>
    <w:rsid w:val="00F54E9E"/>
    <w:rsid w:val="00F565A3"/>
    <w:rsid w:val="00F56F00"/>
    <w:rsid w:val="00F57E9C"/>
    <w:rsid w:val="00F60ED0"/>
    <w:rsid w:val="00F6115B"/>
    <w:rsid w:val="00F61F6C"/>
    <w:rsid w:val="00F62158"/>
    <w:rsid w:val="00F63C19"/>
    <w:rsid w:val="00F64299"/>
    <w:rsid w:val="00F64334"/>
    <w:rsid w:val="00F65F92"/>
    <w:rsid w:val="00F66272"/>
    <w:rsid w:val="00F669AC"/>
    <w:rsid w:val="00F66A06"/>
    <w:rsid w:val="00F67220"/>
    <w:rsid w:val="00F70755"/>
    <w:rsid w:val="00F7160D"/>
    <w:rsid w:val="00F71D4B"/>
    <w:rsid w:val="00F722B4"/>
    <w:rsid w:val="00F7435C"/>
    <w:rsid w:val="00F74C19"/>
    <w:rsid w:val="00F74FF9"/>
    <w:rsid w:val="00F773F0"/>
    <w:rsid w:val="00F80054"/>
    <w:rsid w:val="00F800D9"/>
    <w:rsid w:val="00F80A1D"/>
    <w:rsid w:val="00F816A1"/>
    <w:rsid w:val="00F819BC"/>
    <w:rsid w:val="00F82144"/>
    <w:rsid w:val="00F825E0"/>
    <w:rsid w:val="00F838CE"/>
    <w:rsid w:val="00F83B0C"/>
    <w:rsid w:val="00F851CA"/>
    <w:rsid w:val="00F85DDC"/>
    <w:rsid w:val="00F8621A"/>
    <w:rsid w:val="00F87906"/>
    <w:rsid w:val="00F90043"/>
    <w:rsid w:val="00F9082E"/>
    <w:rsid w:val="00F9119D"/>
    <w:rsid w:val="00F9136C"/>
    <w:rsid w:val="00F9249F"/>
    <w:rsid w:val="00F9267D"/>
    <w:rsid w:val="00F926EF"/>
    <w:rsid w:val="00F92D33"/>
    <w:rsid w:val="00F93472"/>
    <w:rsid w:val="00F93521"/>
    <w:rsid w:val="00F938D6"/>
    <w:rsid w:val="00F9416B"/>
    <w:rsid w:val="00F94993"/>
    <w:rsid w:val="00F95DA9"/>
    <w:rsid w:val="00F96568"/>
    <w:rsid w:val="00F9658C"/>
    <w:rsid w:val="00F9681C"/>
    <w:rsid w:val="00F973D7"/>
    <w:rsid w:val="00FA04CA"/>
    <w:rsid w:val="00FA0732"/>
    <w:rsid w:val="00FA0D0C"/>
    <w:rsid w:val="00FA13F5"/>
    <w:rsid w:val="00FA2748"/>
    <w:rsid w:val="00FA3BFA"/>
    <w:rsid w:val="00FA3E1F"/>
    <w:rsid w:val="00FA5D27"/>
    <w:rsid w:val="00FA6164"/>
    <w:rsid w:val="00FA6EC4"/>
    <w:rsid w:val="00FA6F43"/>
    <w:rsid w:val="00FA7664"/>
    <w:rsid w:val="00FA7A84"/>
    <w:rsid w:val="00FB0CB7"/>
    <w:rsid w:val="00FB128A"/>
    <w:rsid w:val="00FB1B22"/>
    <w:rsid w:val="00FB1F94"/>
    <w:rsid w:val="00FB25C1"/>
    <w:rsid w:val="00FB3829"/>
    <w:rsid w:val="00FB686F"/>
    <w:rsid w:val="00FB6AB1"/>
    <w:rsid w:val="00FB6C38"/>
    <w:rsid w:val="00FB6C50"/>
    <w:rsid w:val="00FB7112"/>
    <w:rsid w:val="00FC041B"/>
    <w:rsid w:val="00FC053A"/>
    <w:rsid w:val="00FC10BE"/>
    <w:rsid w:val="00FC18A0"/>
    <w:rsid w:val="00FC199E"/>
    <w:rsid w:val="00FC1A37"/>
    <w:rsid w:val="00FC1C8E"/>
    <w:rsid w:val="00FC2104"/>
    <w:rsid w:val="00FC2B0D"/>
    <w:rsid w:val="00FC2B4F"/>
    <w:rsid w:val="00FC3952"/>
    <w:rsid w:val="00FC3A87"/>
    <w:rsid w:val="00FC3D1D"/>
    <w:rsid w:val="00FC5C06"/>
    <w:rsid w:val="00FC6A36"/>
    <w:rsid w:val="00FC74D9"/>
    <w:rsid w:val="00FC7F68"/>
    <w:rsid w:val="00FD09F6"/>
    <w:rsid w:val="00FD1887"/>
    <w:rsid w:val="00FD198B"/>
    <w:rsid w:val="00FD1D9F"/>
    <w:rsid w:val="00FD24AC"/>
    <w:rsid w:val="00FD2622"/>
    <w:rsid w:val="00FD27CD"/>
    <w:rsid w:val="00FD37F6"/>
    <w:rsid w:val="00FD3835"/>
    <w:rsid w:val="00FD3B88"/>
    <w:rsid w:val="00FD505C"/>
    <w:rsid w:val="00FD5208"/>
    <w:rsid w:val="00FD5421"/>
    <w:rsid w:val="00FD61A3"/>
    <w:rsid w:val="00FD6B80"/>
    <w:rsid w:val="00FD7844"/>
    <w:rsid w:val="00FE02E7"/>
    <w:rsid w:val="00FE19A0"/>
    <w:rsid w:val="00FE2BA1"/>
    <w:rsid w:val="00FE3DAB"/>
    <w:rsid w:val="00FE4CF5"/>
    <w:rsid w:val="00FE51BF"/>
    <w:rsid w:val="00FE757E"/>
    <w:rsid w:val="00FE7E6F"/>
    <w:rsid w:val="00FF0F52"/>
    <w:rsid w:val="00FF1203"/>
    <w:rsid w:val="00FF1653"/>
    <w:rsid w:val="00FF1E8D"/>
    <w:rsid w:val="00FF2C4F"/>
    <w:rsid w:val="00FF3551"/>
    <w:rsid w:val="00FF573D"/>
    <w:rsid w:val="00FF5AB2"/>
    <w:rsid w:val="00FF6527"/>
    <w:rsid w:val="00FF681B"/>
    <w:rsid w:val="00FF6BC6"/>
    <w:rsid w:val="00FF7186"/>
    <w:rsid w:val="00FF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07030FFC"/>
  <w15:chartTrackingRefBased/>
  <w15:docId w15:val="{3FEF74BD-EA06-469B-AA90-22B779E0F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089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62B5E5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75787B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425D1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425D1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62B5E5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75787B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uiPriority w:val="99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62B5E5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75787B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00A3E0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86BC25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62B5E5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86BC25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F541A2"/>
    <w:rPr>
      <w:rFonts w:ascii="Santander Text" w:hAnsi="Santander Text"/>
      <w:color w:val="000000" w:themeColor="text1"/>
      <w:sz w:val="32"/>
    </w:rPr>
  </w:style>
  <w:style w:type="paragraph" w:styleId="TOC1">
    <w:name w:val="toc 1"/>
    <w:basedOn w:val="Normal"/>
    <w:next w:val="Normal"/>
    <w:autoRedefine/>
    <w:uiPriority w:val="39"/>
    <w:rsid w:val="00D150C7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62B5E5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62B5E5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62B5E5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uiPriority w:val="99"/>
    <w:qFormat/>
    <w:rsid w:val="00F541A2"/>
    <w:pPr>
      <w:numPr>
        <w:ilvl w:val="1"/>
        <w:numId w:val="7"/>
      </w:numPr>
      <w:outlineLvl w:val="1"/>
    </w:pPr>
    <w:rPr>
      <w:rFonts w:ascii="Santander Text" w:hAnsi="Santander Text"/>
      <w:color w:val="000000" w:themeColor="text1"/>
      <w:sz w:val="20"/>
    </w:rPr>
  </w:style>
  <w:style w:type="paragraph" w:customStyle="1" w:styleId="MyHeading2">
    <w:name w:val="My Heading 2"/>
    <w:basedOn w:val="Heading2"/>
    <w:next w:val="Normal"/>
    <w:link w:val="MyHeading2Char"/>
    <w:uiPriority w:val="99"/>
    <w:qFormat/>
    <w:rsid w:val="00F541A2"/>
    <w:pPr>
      <w:numPr>
        <w:ilvl w:val="2"/>
        <w:numId w:val="7"/>
      </w:numPr>
      <w:outlineLvl w:val="2"/>
    </w:pPr>
    <w:rPr>
      <w:rFonts w:ascii="Santander Text" w:hAnsi="Santander Text"/>
      <w:sz w:val="20"/>
    </w:rPr>
  </w:style>
  <w:style w:type="character" w:customStyle="1" w:styleId="MyHeading1Char">
    <w:name w:val="My Heading 1 Char"/>
    <w:basedOn w:val="Heading1Char"/>
    <w:link w:val="MyHeading1"/>
    <w:uiPriority w:val="99"/>
    <w:rsid w:val="00F541A2"/>
    <w:rPr>
      <w:rFonts w:ascii="Santander Text" w:eastAsiaTheme="majorEastAsia" w:hAnsi="Santander Text" w:cstheme="majorBidi"/>
      <w:b/>
      <w:bCs/>
      <w:color w:val="000000" w:themeColor="text1"/>
      <w:sz w:val="20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uiPriority w:val="99"/>
    <w:qFormat/>
    <w:rsid w:val="00D730BA"/>
    <w:pPr>
      <w:numPr>
        <w:ilvl w:val="3"/>
        <w:numId w:val="7"/>
      </w:numPr>
      <w:ind w:left="0"/>
      <w:outlineLvl w:val="3"/>
    </w:pPr>
    <w:rPr>
      <w:rFonts w:ascii="Santander Text" w:hAnsi="Santander Text"/>
      <w:color w:val="000000" w:themeColor="text1"/>
    </w:rPr>
  </w:style>
  <w:style w:type="character" w:customStyle="1" w:styleId="MyHeading2Char">
    <w:name w:val="My Heading 2 Char"/>
    <w:basedOn w:val="Heading2Char"/>
    <w:link w:val="MyHeading2"/>
    <w:uiPriority w:val="99"/>
    <w:rsid w:val="00F541A2"/>
    <w:rPr>
      <w:rFonts w:ascii="Santander Text" w:eastAsiaTheme="majorEastAsia" w:hAnsi="Santander Text" w:cstheme="majorBidi"/>
      <w:b/>
      <w:bCs/>
      <w:color w:val="000000" w:themeColor="text1"/>
      <w:sz w:val="20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uiPriority w:val="99"/>
    <w:rsid w:val="00D730BA"/>
    <w:rPr>
      <w:rFonts w:ascii="Santander Text" w:eastAsiaTheme="majorEastAsia" w:hAnsi="Santander Text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aliases w:val="SANT1"/>
    <w:basedOn w:val="Normal"/>
    <w:link w:val="ListParagraphChar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uiPriority w:val="99"/>
    <w:qFormat/>
    <w:rsid w:val="00F541A2"/>
    <w:pPr>
      <w:numPr>
        <w:ilvl w:val="4"/>
      </w:numPr>
      <w:outlineLvl w:val="4"/>
    </w:pPr>
    <w:rPr>
      <w:lang w:eastAsia="pt-PT"/>
    </w:rPr>
  </w:style>
  <w:style w:type="character" w:customStyle="1" w:styleId="MyHeading4Char">
    <w:name w:val="My Heading 4 Char"/>
    <w:basedOn w:val="MyHeading3Char"/>
    <w:link w:val="MyHeading4"/>
    <w:uiPriority w:val="99"/>
    <w:rsid w:val="00F541A2"/>
    <w:rPr>
      <w:rFonts w:ascii="Santander Text" w:eastAsiaTheme="majorEastAsia" w:hAnsi="Santander Text" w:cstheme="majorBidi"/>
      <w:b/>
      <w:bCs/>
      <w:color w:val="000000" w:themeColor="text1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638C1B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62B5E5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75787B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75787B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75787B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62B5E5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75787B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425D12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425D12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character" w:customStyle="1" w:styleId="ui-provider">
    <w:name w:val="ui-provider"/>
    <w:basedOn w:val="DefaultParagraphFont"/>
    <w:rsid w:val="00607E6B"/>
  </w:style>
  <w:style w:type="character" w:customStyle="1" w:styleId="ListParagraphChar">
    <w:name w:val="List Paragraph Char"/>
    <w:aliases w:val="SANT1 Char"/>
    <w:basedOn w:val="DefaultParagraphFont"/>
    <w:link w:val="ListParagraph"/>
    <w:uiPriority w:val="34"/>
    <w:locked/>
    <w:rsid w:val="006130CF"/>
    <w:rPr>
      <w:sz w:val="18"/>
      <w:lang w:val="en-US"/>
    </w:rPr>
  </w:style>
  <w:style w:type="paragraph" w:customStyle="1" w:styleId="xmsonormal">
    <w:name w:val="x_msonormal"/>
    <w:basedOn w:val="Normal"/>
    <w:rsid w:val="008F7EA5"/>
    <w:pPr>
      <w:spacing w:after="0" w:line="240" w:lineRule="auto"/>
    </w:pPr>
    <w:rPr>
      <w:rFonts w:ascii="Calibri" w:hAnsi="Calibri" w:cs="Calibri"/>
      <w:sz w:val="22"/>
      <w:lang w:val="pt-PT" w:eastAsia="pt-PT"/>
    </w:rPr>
  </w:style>
  <w:style w:type="paragraph" w:customStyle="1" w:styleId="xmsolistparagraph">
    <w:name w:val="x_msolistparagraph"/>
    <w:basedOn w:val="Normal"/>
    <w:rsid w:val="008F7EA5"/>
    <w:pPr>
      <w:spacing w:after="0" w:line="240" w:lineRule="auto"/>
      <w:ind w:left="720"/>
    </w:pPr>
    <w:rPr>
      <w:rFonts w:ascii="Calibri" w:hAnsi="Calibri" w:cs="Calibri"/>
      <w:sz w:val="22"/>
      <w:lang w:val="pt-PT" w:eastAsia="pt-PT"/>
    </w:rPr>
  </w:style>
  <w:style w:type="paragraph" w:customStyle="1" w:styleId="Style1">
    <w:name w:val="Style1"/>
    <w:basedOn w:val="Normal"/>
    <w:link w:val="Style1Char"/>
    <w:qFormat/>
    <w:rsid w:val="008F7D1C"/>
    <w:pPr>
      <w:spacing w:after="120" w:line="360" w:lineRule="auto"/>
      <w:ind w:left="720"/>
      <w:jc w:val="both"/>
    </w:pPr>
    <w:rPr>
      <w:rFonts w:ascii="Santander Text" w:hAnsi="Santander Text" w:cs="Arial"/>
      <w:b/>
    </w:rPr>
  </w:style>
  <w:style w:type="paragraph" w:customStyle="1" w:styleId="Style6">
    <w:name w:val="Style6"/>
    <w:basedOn w:val="Heading6"/>
    <w:next w:val="NormalWeb"/>
    <w:link w:val="Style6Char"/>
    <w:qFormat/>
    <w:rsid w:val="007C53B2"/>
    <w:pPr>
      <w:numPr>
        <w:ilvl w:val="0"/>
        <w:numId w:val="109"/>
      </w:numPr>
      <w:spacing w:after="120" w:line="360" w:lineRule="auto"/>
      <w:jc w:val="both"/>
    </w:pPr>
    <w:rPr>
      <w:rFonts w:ascii="Santander Text" w:hAnsi="Santander Text"/>
      <w:color w:val="000000" w:themeColor="text1"/>
    </w:rPr>
  </w:style>
  <w:style w:type="character" w:customStyle="1" w:styleId="Style1Char">
    <w:name w:val="Style1 Char"/>
    <w:basedOn w:val="DefaultParagraphFont"/>
    <w:link w:val="Style1"/>
    <w:rsid w:val="008F7D1C"/>
    <w:rPr>
      <w:rFonts w:ascii="Santander Text" w:hAnsi="Santander Text" w:cs="Arial"/>
      <w:b/>
      <w:sz w:val="18"/>
      <w:lang w:val="en-US"/>
    </w:rPr>
  </w:style>
  <w:style w:type="character" w:customStyle="1" w:styleId="Style6Char">
    <w:name w:val="Style6 Char"/>
    <w:basedOn w:val="DefaultParagraphFont"/>
    <w:link w:val="Style6"/>
    <w:rsid w:val="007C53B2"/>
    <w:rPr>
      <w:rFonts w:ascii="Santander Text" w:eastAsiaTheme="majorEastAsia" w:hAnsi="Santander Text" w:cstheme="majorBidi"/>
      <w:color w:val="000000" w:themeColor="text1"/>
      <w:sz w:val="18"/>
      <w:lang w:val="en-US"/>
    </w:rPr>
  </w:style>
  <w:style w:type="paragraph" w:styleId="NormalIndent">
    <w:name w:val="Normal Indent"/>
    <w:basedOn w:val="Normal"/>
    <w:uiPriority w:val="99"/>
    <w:semiHidden/>
    <w:rsid w:val="008F7D1C"/>
    <w:pPr>
      <w:ind w:left="708"/>
    </w:pPr>
  </w:style>
  <w:style w:type="paragraph" w:styleId="ListContinue5">
    <w:name w:val="List Continue 5"/>
    <w:basedOn w:val="Normal"/>
    <w:uiPriority w:val="99"/>
    <w:semiHidden/>
    <w:rsid w:val="007C53B2"/>
    <w:pPr>
      <w:spacing w:after="120"/>
      <w:ind w:left="1415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2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comments" Target="comments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Microsoft_Excel_Worksheet.xlsx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Office Theme">
  <a:themeElements>
    <a:clrScheme name="Deloitte colors">
      <a:dk1>
        <a:sysClr val="windowText" lastClr="000000"/>
      </a:dk1>
      <a:lt1>
        <a:sysClr val="window" lastClr="FFFFFF"/>
      </a:lt1>
      <a:dk2>
        <a:srgbClr val="53565A"/>
      </a:dk2>
      <a:lt2>
        <a:srgbClr val="D0D0CE"/>
      </a:lt2>
      <a:accent1>
        <a:srgbClr val="86BC25"/>
      </a:accent1>
      <a:accent2>
        <a:srgbClr val="046A38"/>
      </a:accent2>
      <a:accent3>
        <a:srgbClr val="62B5E5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53565A"/>
      </a:folHlink>
    </a:clrScheme>
    <a:fontScheme name="Deloitte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solidFill>
          <a:schemeClr val="lt1"/>
        </a:solidFill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0148DB1B66DA499B9393429ED53FDC" ma:contentTypeVersion="10" ma:contentTypeDescription="Criar um novo documento." ma:contentTypeScope="" ma:versionID="279e69c0c1b57f4faf75383a5397937d">
  <xsd:schema xmlns:xsd="http://www.w3.org/2001/XMLSchema" xmlns:xs="http://www.w3.org/2001/XMLSchema" xmlns:p="http://schemas.microsoft.com/office/2006/metadata/properties" xmlns:ns1="http://schemas.microsoft.com/sharepoint/v3" xmlns:ns2="0273747b-dca1-4d55-aa99-3e8d5a2b08f3" targetNamespace="http://schemas.microsoft.com/office/2006/metadata/properties" ma:root="true" ma:fieldsID="ed81c518d3c58bf15476341f20871e90" ns1:_="" ns2:_="">
    <xsd:import namespace="http://schemas.microsoft.com/sharepoint/v3"/>
    <xsd:import namespace="0273747b-dca1-4d55-aa99-3e8d5a2b08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3747b-dca1-4d55-aa99-3e8d5a2b0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7347CE-FF4F-4078-BAF6-B62DD7D7FF55}"/>
</file>

<file path=customXml/itemProps3.xml><?xml version="1.0" encoding="utf-8"?>
<ds:datastoreItem xmlns:ds="http://schemas.openxmlformats.org/officeDocument/2006/customXml" ds:itemID="{52DCE55B-EC57-44A9-AD24-1D0818357F14}">
  <ds:schemaRefs>
    <ds:schemaRef ds:uri="http://www.w3.org/XML/1998/namespace"/>
    <ds:schemaRef ds:uri="http://schemas.microsoft.com/sharepoint/v3"/>
    <ds:schemaRef ds:uri="http://schemas.openxmlformats.org/package/2006/metadata/core-properties"/>
    <ds:schemaRef ds:uri="http://purl.org/dc/terms/"/>
    <ds:schemaRef ds:uri="6ea7b29d-57ec-408d-9ea9-cf73b04f66d5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0683c779-04fc-4b63-89c9-6c25ffa1c0a4"/>
    <ds:schemaRef ds:uri="http://schemas.microsoft.com/office/2006/metadata/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BE3255F5-240F-423C-82A1-E389BF410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110</TotalTime>
  <Pages>65</Pages>
  <Words>21888</Words>
  <Characters>118199</Characters>
  <Application>Microsoft Office Word</Application>
  <DocSecurity>0</DocSecurity>
  <Lines>984</Lines>
  <Paragraphs>279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139808</CharactersWithSpaces>
  <SharedDoc>false</SharedDoc>
  <HLinks>
    <vt:vector size="198" baseType="variant">
      <vt:variant>
        <vt:i4>1638460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_Toc156239802</vt:lpwstr>
      </vt:variant>
      <vt:variant>
        <vt:i4>1638460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_Toc156239801</vt:lpwstr>
      </vt:variant>
      <vt:variant>
        <vt:i4>1638460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_Toc156239800</vt:lpwstr>
      </vt:variant>
      <vt:variant>
        <vt:i4>1048627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_Toc156239799</vt:lpwstr>
      </vt:variant>
      <vt:variant>
        <vt:i4>1048627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_Toc156239798</vt:lpwstr>
      </vt:variant>
      <vt:variant>
        <vt:i4>1048627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_Toc156239796</vt:lpwstr>
      </vt:variant>
      <vt:variant>
        <vt:i4>1048627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_Toc156239795</vt:lpwstr>
      </vt:variant>
      <vt:variant>
        <vt:i4>1048627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_Toc156239794</vt:lpwstr>
      </vt:variant>
      <vt:variant>
        <vt:i4>1048627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_Toc156239793</vt:lpwstr>
      </vt:variant>
      <vt:variant>
        <vt:i4>1048627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_Toc156239792</vt:lpwstr>
      </vt:variant>
      <vt:variant>
        <vt:i4>1048627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_Toc156239791</vt:lpwstr>
      </vt:variant>
      <vt:variant>
        <vt:i4>1048627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_Toc156239790</vt:lpwstr>
      </vt:variant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_Toc156239789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_Toc156239788</vt:lpwstr>
      </vt:variant>
      <vt:variant>
        <vt:i4>1114163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_Toc156239787</vt:lpwstr>
      </vt:variant>
      <vt:variant>
        <vt:i4>1114163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_Toc156239786</vt:lpwstr>
      </vt:variant>
      <vt:variant>
        <vt:i4>1114163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_Toc156239785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_Toc156239784</vt:lpwstr>
      </vt:variant>
      <vt:variant>
        <vt:i4>1114163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_Toc156239783</vt:lpwstr>
      </vt:variant>
      <vt:variant>
        <vt:i4>1114163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_Toc156239782</vt:lpwstr>
      </vt:variant>
      <vt:variant>
        <vt:i4>1114163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_Toc156239781</vt:lpwstr>
      </vt:variant>
      <vt:variant>
        <vt:i4>1114163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_Toc156239780</vt:lpwstr>
      </vt:variant>
      <vt:variant>
        <vt:i4>1966131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_Toc156239779</vt:lpwstr>
      </vt:variant>
      <vt:variant>
        <vt:i4>1966131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_Toc156239778</vt:lpwstr>
      </vt:variant>
      <vt:variant>
        <vt:i4>1966131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_Toc156239777</vt:lpwstr>
      </vt:variant>
      <vt:variant>
        <vt:i4>1966131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_Toc156239776</vt:lpwstr>
      </vt:variant>
      <vt:variant>
        <vt:i4>1966131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_Toc156239775</vt:lpwstr>
      </vt:variant>
      <vt:variant>
        <vt:i4>1966131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_Toc156239774</vt:lpwstr>
      </vt:variant>
      <vt:variant>
        <vt:i4>1966131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_Toc156239773</vt:lpwstr>
      </vt:variant>
      <vt:variant>
        <vt:i4>1966131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_Toc156239772</vt:lpwstr>
      </vt:variant>
      <vt:variant>
        <vt:i4>1966131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_Toc156239771</vt:lpwstr>
      </vt:variant>
      <vt:variant>
        <vt:i4>1966131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_Toc156239770</vt:lpwstr>
      </vt:variant>
      <vt:variant>
        <vt:i4>2031667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_Toc156239769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carlmartins</dc:creator>
  <cp:keywords/>
  <dc:description/>
  <cp:lastModifiedBy>Hélder Filipe Felicidade Fernandes</cp:lastModifiedBy>
  <cp:revision>6</cp:revision>
  <cp:lastPrinted>2016-04-05T15:14:00Z</cp:lastPrinted>
  <dcterms:created xsi:type="dcterms:W3CDTF">2025-05-28T13:50:00Z</dcterms:created>
  <dcterms:modified xsi:type="dcterms:W3CDTF">2025-06-04T19:25:00Z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0x010100AE0148DB1B66DA499B9393429ED53FDC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2024-07-18T08:24:40Z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abfbfae5-b382-49a2-90a1-227f6c010e63</vt:lpwstr>
  </property>
  <property fmtid="{D5CDD505-2E9C-101B-9397-08002B2CF9AE}" pid="17" name="MSIP_Label_41b88ec2-a72b-4523-9e84-0458a1764731_ContentBits">
    <vt:lpwstr>0</vt:lpwstr>
  </property>
</Properties>
</file>