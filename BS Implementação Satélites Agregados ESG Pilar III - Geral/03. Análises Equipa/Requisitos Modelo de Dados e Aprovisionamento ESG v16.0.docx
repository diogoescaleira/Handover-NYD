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6F8AE" w14:textId="27565C77" w:rsidR="001E5E1D" w:rsidRPr="000659FA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sz w:val="8"/>
          <w:szCs w:val="8"/>
        </w:rPr>
      </w:sdtEndPr>
      <w:sdtContent>
        <w:p w14:paraId="4AED2F08" w14:textId="4D52856B" w:rsidR="00061444" w:rsidRPr="000659FA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659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3084C" w:rsidRDefault="0043084C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3084C" w:rsidRPr="009B17EE" w:rsidRDefault="0043084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rto="http://schemas.microsoft.com/office/word/2006/arto"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ECGGGHdAAAABwEAAA8AAAAAAAAAAAAAAAAA7gQAAGRycy9kb3ducmV2&#10;LnhtbFBLBQYAAAAABAAEAPMAAAD4BQAAAAA=&#10;" fillcolor="white [3212]" stroked="f" strokeweight="2pt">
                    <v:textbox>
                      <w:txbxContent>
                        <w:p w14:paraId="1412EB6C" w14:textId="77777777" w:rsidR="0043084C" w:rsidRDefault="0043084C" w:rsidP="00BE3E18">
                          <w:pPr>
                            <w:jc w:val="right"/>
                          </w:pPr>
                        </w:p>
                        <w:p w14:paraId="0D458AD7" w14:textId="7D5535E1" w:rsidR="0043084C" w:rsidRPr="009B17EE" w:rsidRDefault="0043084C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96DAC541-7B7A-43D3-8B79-37D633B846F1}">
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xmlns:arto="http://schemas.microsoft.com/office/word/2006/arto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0659FA">
            <w:rPr>
              <w:rFonts w:ascii="Santander Text" w:hAnsi="Santander Text" w:cs="Arial"/>
              <w:lang w:val="pt-PT"/>
            </w:rPr>
            <w:tab/>
          </w:r>
        </w:p>
        <w:p w14:paraId="536A5DF1" w14:textId="77777777" w:rsidR="00A462A8" w:rsidRPr="000659FA" w:rsidRDefault="00A462A8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0659FA">
            <w:rPr>
              <w:rFonts w:ascii="Santander Text" w:hAnsi="Santander Text" w:cs="Arial"/>
              <w:b/>
              <w:bCs/>
              <w:i/>
              <w:sz w:val="48"/>
              <w:szCs w:val="48"/>
              <w:lang w:val="pt-PT"/>
            </w:rPr>
            <w:t>Workflow</w:t>
          </w:r>
          <w:r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14:paraId="680A9326" w14:textId="737CFA92" w:rsidR="00A462A8" w:rsidRPr="000659FA" w:rsidRDefault="00FF3551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  <w:r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Requisitos </w:t>
          </w:r>
          <w:r w:rsidR="00027146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Modelo de dados</w:t>
          </w:r>
          <w:r w:rsidR="00A462A8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 </w:t>
          </w:r>
          <w:r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e Aprovisionamento </w:t>
          </w:r>
          <w:r w:rsidR="00A462A8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ESG</w:t>
          </w:r>
        </w:p>
        <w:p w14:paraId="73EA62E8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E48C8EA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72D0DAFF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11B928E0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4FA8E599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5E393A12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F07A3E3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A4CE6D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44CCDF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0F2FA7B" w14:textId="39E306E1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="000659FA" w:rsidRPr="000659FA">
            <w:rPr>
              <w:rFonts w:ascii="Santander Text" w:hAnsi="Santander Text" w:cs="Arial"/>
              <w:sz w:val="28"/>
              <w:szCs w:val="28"/>
              <w:lang w:val="pt-PT"/>
            </w:rPr>
            <w:t>16</w:t>
          </w:r>
        </w:p>
        <w:p w14:paraId="3A8F5802" w14:textId="2F08504B" w:rsidR="00A462A8" w:rsidRPr="000659FA" w:rsidRDefault="00475B2D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Setembro</w:t>
          </w:r>
          <w:r w:rsidR="00783AB1" w:rsidRPr="000659FA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 w:rsidR="00EA7E5B" w:rsidRPr="000659FA">
            <w:rPr>
              <w:rFonts w:ascii="Santander Text" w:hAnsi="Santander Text" w:cs="Arial"/>
              <w:sz w:val="28"/>
              <w:szCs w:val="28"/>
              <w:lang w:val="pt-PT"/>
            </w:rPr>
            <w:t>5</w:t>
          </w:r>
        </w:p>
        <w:p w14:paraId="4B67DB3D" w14:textId="77777777" w:rsidR="00FF3551" w:rsidRPr="000659FA" w:rsidRDefault="00D9511A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8"/>
              <w:szCs w:val="8"/>
              <w:lang w:val="pt-PT"/>
            </w:rPr>
          </w:pP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03240A6" w14:textId="188F4572" w:rsidR="002E58EB" w:rsidRPr="000659FA" w:rsidRDefault="00A462A8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  <w:r w:rsidRPr="000659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0659FA" w:rsidRPr="000659FA" w14:paraId="6877B945" w14:textId="0C1E24EE" w:rsidTr="007E3521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0659FA" w:rsidRPr="000659FA" w14:paraId="26E7FC00" w14:textId="4C473968" w:rsidTr="00E55FBD">
        <w:tc>
          <w:tcPr>
            <w:tcW w:w="548" w:type="pct"/>
            <w:vAlign w:val="center"/>
          </w:tcPr>
          <w:p w14:paraId="540B8573" w14:textId="147EC0BE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8160852" w:rsidR="00A462A8" w:rsidRPr="000659FA" w:rsidRDefault="00F52B8A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Outubro</w:t>
            </w:r>
            <w:r w:rsidR="00A462A8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4678BD46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Requisitos para classificação SFCS</w:t>
            </w:r>
          </w:p>
        </w:tc>
      </w:tr>
      <w:tr w:rsidR="000659FA" w:rsidRPr="00ED6600" w14:paraId="6FC5FDAD" w14:textId="77777777" w:rsidTr="00E55FBD">
        <w:tc>
          <w:tcPr>
            <w:tcW w:w="548" w:type="pct"/>
            <w:vAlign w:val="center"/>
          </w:tcPr>
          <w:p w14:paraId="0E6C487F" w14:textId="6F6FB01F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6B25F897" w14:textId="788CCB86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2ABEAB7F" w14:textId="22A26D80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de requisitos para bens móveis</w:t>
            </w:r>
          </w:p>
        </w:tc>
      </w:tr>
      <w:tr w:rsidR="000659FA" w:rsidRPr="00ED6600" w14:paraId="5376932B" w14:textId="77777777" w:rsidTr="00E55FBD">
        <w:tc>
          <w:tcPr>
            <w:tcW w:w="548" w:type="pct"/>
            <w:vAlign w:val="center"/>
          </w:tcPr>
          <w:p w14:paraId="19106D26" w14:textId="0F8F7746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263819DB" w14:textId="2F2EF949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5144B23C" w14:textId="64EAA1FB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marcação da exclusão do acordo de Paris.</w:t>
            </w:r>
          </w:p>
        </w:tc>
      </w:tr>
      <w:tr w:rsidR="000659FA" w:rsidRPr="00ED6600" w14:paraId="7F866E2E" w14:textId="77777777" w:rsidTr="00E55FBD">
        <w:tc>
          <w:tcPr>
            <w:tcW w:w="548" w:type="pct"/>
            <w:vAlign w:val="center"/>
          </w:tcPr>
          <w:p w14:paraId="6DAEF2C3" w14:textId="56493D3C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6BA41CF8" w14:textId="1BFD4371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2024</w:t>
            </w:r>
          </w:p>
        </w:tc>
        <w:tc>
          <w:tcPr>
            <w:tcW w:w="3431" w:type="pct"/>
            <w:vAlign w:val="center"/>
          </w:tcPr>
          <w:p w14:paraId="11F8594C" w14:textId="3FBE1E75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bens imóveis (emissões e risco físico), clientes (risco físico e código nace esg) e taxonomia europeia.</w:t>
            </w:r>
          </w:p>
        </w:tc>
      </w:tr>
      <w:tr w:rsidR="000659FA" w:rsidRPr="00ED6600" w14:paraId="26976A90" w14:textId="77777777" w:rsidTr="00E55FBD">
        <w:tc>
          <w:tcPr>
            <w:tcW w:w="548" w:type="pct"/>
            <w:vAlign w:val="center"/>
          </w:tcPr>
          <w:p w14:paraId="5B69A8FE" w14:textId="30544891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7F850C42" w14:textId="5D8C900A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2E344713" w14:textId="1C0E8B31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 universo e dos requisitos de aprovisionamento dos campos “scp1_emss”, “scp2_emss” e “scp3_emss” da tabela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business_esg.modesg_out_emss_vcls</w:t>
            </w:r>
          </w:p>
        </w:tc>
      </w:tr>
      <w:tr w:rsidR="000659FA" w:rsidRPr="00ED6600" w14:paraId="677683C9" w14:textId="77777777" w:rsidTr="00E55FBD">
        <w:tc>
          <w:tcPr>
            <w:tcW w:w="548" w:type="pct"/>
            <w:vAlign w:val="center"/>
          </w:tcPr>
          <w:p w14:paraId="692D3F4F" w14:textId="536A757D" w:rsidR="00DC0782" w:rsidRPr="000659FA" w:rsidRDefault="00DC078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07E2B4BC" w14:textId="6E06631D" w:rsidR="00487615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="00DC0782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,2025 </w:t>
            </w:r>
          </w:p>
        </w:tc>
        <w:tc>
          <w:tcPr>
            <w:tcW w:w="3431" w:type="pct"/>
            <w:vAlign w:val="center"/>
          </w:tcPr>
          <w:p w14:paraId="147F3FAD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, Bens 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‘business_esg.modesg_out_emss_vcls’ 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e Bens Imóveis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‘business_esg.modesg_out_bens_imoveis’.</w:t>
            </w:r>
          </w:p>
          <w:p w14:paraId="70BA918F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Adição do Input de Project Finance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 modesg_inp_project_finance’</w:t>
            </w:r>
          </w:p>
          <w:p w14:paraId="406F0041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Adição do Input de Risco Físico via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ZipCode (business_esg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modesg_inp_risco_fisico_zipcode)</w:t>
            </w:r>
          </w:p>
          <w:p w14:paraId="1F3C4D84" w14:textId="718EC247" w:rsidR="00487615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Criação do capítulo 7 com as regras de carregamento dos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Inputs</w:t>
            </w:r>
          </w:p>
        </w:tc>
      </w:tr>
      <w:tr w:rsidR="000659FA" w:rsidRPr="00ED6600" w14:paraId="66326525" w14:textId="77777777" w:rsidTr="00E55FBD">
        <w:tc>
          <w:tcPr>
            <w:tcW w:w="548" w:type="pct"/>
            <w:vAlign w:val="center"/>
          </w:tcPr>
          <w:p w14:paraId="0ED3D91A" w14:textId="319F2067" w:rsidR="00540F56" w:rsidRPr="000659FA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703C812D" w14:textId="025E0F74" w:rsidR="00540F56" w:rsidRPr="000659FA" w:rsidRDefault="0012229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ins w:id="7" w:author="Joana Rita Bentinho Silva" w:date="2025-04-07T18:33:00Z">
              <w:r w:rsidRPr="000659FA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t>Abril</w:t>
              </w:r>
            </w:ins>
            <w:del w:id="8" w:author="Joana Rita Bentinho Silva" w:date="2025-04-07T18:33:00Z">
              <w:r w:rsidR="00540F56" w:rsidRPr="000659FA" w:rsidDel="0012229D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delText>Março</w:delText>
              </w:r>
            </w:del>
            <w:r w:rsidR="00540F56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,2025</w:t>
            </w:r>
          </w:p>
        </w:tc>
        <w:tc>
          <w:tcPr>
            <w:tcW w:w="3431" w:type="pct"/>
            <w:vAlign w:val="center"/>
          </w:tcPr>
          <w:p w14:paraId="5C34872B" w14:textId="0C5A8474" w:rsidR="00540F56" w:rsidRPr="000659FA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Revisão e ajuste do </w:t>
            </w:r>
            <w:r w:rsidRPr="000659FA">
              <w:rPr>
                <w:rFonts w:ascii="Santander Text" w:hAnsi="Santander Text" w:cs="Calibri"/>
                <w:i/>
                <w:sz w:val="18"/>
                <w:szCs w:val="18"/>
                <w:lang w:val="pt-PT" w:eastAsia="pt-PT"/>
              </w:rPr>
              <w:t>wording</w:t>
            </w: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 relativo a todos os capítulos do documento.  </w:t>
            </w:r>
          </w:p>
        </w:tc>
      </w:tr>
      <w:tr w:rsidR="000659FA" w:rsidRPr="00ED6600" w14:paraId="04000ACE" w14:textId="77777777" w:rsidTr="00E55FBD">
        <w:tc>
          <w:tcPr>
            <w:tcW w:w="548" w:type="pct"/>
            <w:vAlign w:val="center"/>
          </w:tcPr>
          <w:p w14:paraId="0557FD39" w14:textId="07698B54" w:rsidR="002E004B" w:rsidRPr="000659FA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1B9A1A26" w14:textId="4428A48F" w:rsidR="002E004B" w:rsidRPr="000659FA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Maio,2025</w:t>
            </w:r>
          </w:p>
        </w:tc>
        <w:tc>
          <w:tcPr>
            <w:tcW w:w="3431" w:type="pct"/>
            <w:vAlign w:val="center"/>
          </w:tcPr>
          <w:p w14:paraId="01E9DE41" w14:textId="57285625" w:rsidR="002E004B" w:rsidRPr="000659FA" w:rsidRDefault="002E004B" w:rsidP="002E004B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</w:pP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Alteração do universo na tabela de clientes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‘business_esg.modesg_out_empr_info_nfin’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</w:p>
        </w:tc>
      </w:tr>
      <w:tr w:rsidR="000659FA" w:rsidRPr="00ED6600" w14:paraId="6C4DD3D0" w14:textId="77777777" w:rsidTr="00E55FBD">
        <w:tc>
          <w:tcPr>
            <w:tcW w:w="548" w:type="pct"/>
            <w:vAlign w:val="center"/>
          </w:tcPr>
          <w:p w14:paraId="19FD03D6" w14:textId="6F22DB41" w:rsidR="00AF7105" w:rsidRPr="000659FA" w:rsidRDefault="00AF710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10</w:t>
            </w:r>
          </w:p>
        </w:tc>
        <w:tc>
          <w:tcPr>
            <w:tcW w:w="1021" w:type="pct"/>
            <w:vAlign w:val="center"/>
          </w:tcPr>
          <w:p w14:paraId="1A88DFAB" w14:textId="0E746F6A" w:rsidR="00AF7105" w:rsidRPr="000659FA" w:rsidRDefault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Junho,2025</w:t>
            </w:r>
          </w:p>
        </w:tc>
        <w:tc>
          <w:tcPr>
            <w:tcW w:w="3431" w:type="pct"/>
            <w:vAlign w:val="center"/>
          </w:tcPr>
          <w:p w14:paraId="0FF95C12" w14:textId="46B870BC" w:rsidR="00AF7105" w:rsidRPr="000659FA" w:rsidRDefault="00AF7105" w:rsidP="00AF710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‘business_esg.modesg_out_empr_info_nfin’,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Bens Imóveis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Emissões Financiadas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="000659FA" w:rsidRPr="00ED6600" w14:paraId="09107310" w14:textId="77777777" w:rsidTr="00E55FBD">
        <w:tc>
          <w:tcPr>
            <w:tcW w:w="548" w:type="pct"/>
            <w:vAlign w:val="center"/>
          </w:tcPr>
          <w:p w14:paraId="4AB2C1FF" w14:textId="1CA83679" w:rsidR="00B20516" w:rsidRPr="000659FA" w:rsidRDefault="00B20516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46C934BE" w14:textId="526091DC" w:rsidR="00B20516" w:rsidRPr="000659FA" w:rsidRDefault="00475B2D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Julho,2025</w:t>
            </w:r>
          </w:p>
        </w:tc>
        <w:tc>
          <w:tcPr>
            <w:tcW w:w="3431" w:type="pct"/>
            <w:vAlign w:val="center"/>
          </w:tcPr>
          <w:p w14:paraId="2FF94673" w14:textId="394F0C63" w:rsidR="00B20516" w:rsidRPr="000659FA" w:rsidRDefault="00B20516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="000659FA" w:rsidRPr="00ED6600" w14:paraId="11B508DB" w14:textId="77777777" w:rsidTr="00E55FBD">
        <w:tc>
          <w:tcPr>
            <w:tcW w:w="548" w:type="pct"/>
            <w:vAlign w:val="center"/>
          </w:tcPr>
          <w:p w14:paraId="3988D69E" w14:textId="34A5BAE0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19E4D67" w14:textId="70B0DF31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410C58BC" w14:textId="171469DA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="000659FA"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  <w:tr w:rsidR="000659FA" w:rsidRPr="00ED6600" w14:paraId="6E0F59DC" w14:textId="77777777" w:rsidTr="00E55FBD">
        <w:tc>
          <w:tcPr>
            <w:tcW w:w="548" w:type="pct"/>
            <w:vAlign w:val="center"/>
          </w:tcPr>
          <w:p w14:paraId="07260054" w14:textId="5B52CBFE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57E7457F" w14:textId="08FBBD67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5E61EEB4" w14:textId="6F4B00E1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Bens 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="000659FA" w:rsidRPr="00ED6600" w14:paraId="1E98C210" w14:textId="77777777" w:rsidTr="00E55FBD">
        <w:tc>
          <w:tcPr>
            <w:tcW w:w="548" w:type="pct"/>
            <w:vAlign w:val="center"/>
          </w:tcPr>
          <w:p w14:paraId="55B7A389" w14:textId="3DB2E97C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14:paraId="01099564" w14:textId="77CAB281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67B4CFE7" w14:textId="1AB4E557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taxonomia europeia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‘business_esg.modesg_out_sfics_taxon_europeia’.</w:t>
            </w:r>
          </w:p>
        </w:tc>
      </w:tr>
      <w:tr w:rsidR="000659FA" w:rsidRPr="00ED6600" w14:paraId="2E18D970" w14:textId="77777777" w:rsidTr="00E55FBD">
        <w:tc>
          <w:tcPr>
            <w:tcW w:w="548" w:type="pct"/>
            <w:vAlign w:val="center"/>
          </w:tcPr>
          <w:p w14:paraId="70448F2C" w14:textId="4AAC84D5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lastRenderedPageBreak/>
              <w:t>15</w:t>
            </w:r>
          </w:p>
        </w:tc>
        <w:tc>
          <w:tcPr>
            <w:tcW w:w="1021" w:type="pct"/>
            <w:vAlign w:val="center"/>
          </w:tcPr>
          <w:p w14:paraId="11356E7E" w14:textId="060E0562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49DC93A4" w14:textId="4809B729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="000659FA" w:rsidRPr="00ED6600" w14:paraId="54E42B3B" w14:textId="77777777" w:rsidTr="00E55FBD">
        <w:tc>
          <w:tcPr>
            <w:tcW w:w="548" w:type="pct"/>
            <w:vAlign w:val="center"/>
          </w:tcPr>
          <w:p w14:paraId="0098B83F" w14:textId="7B192098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16</w:t>
            </w:r>
          </w:p>
        </w:tc>
        <w:tc>
          <w:tcPr>
            <w:tcW w:w="1021" w:type="pct"/>
            <w:vAlign w:val="center"/>
          </w:tcPr>
          <w:p w14:paraId="7DE0E74E" w14:textId="34C2F385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381691CD" w14:textId="6AA375A6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Imóveis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‘business_esg.modesg_out_bens_imoveis’.</w:t>
            </w:r>
          </w:p>
        </w:tc>
      </w:tr>
    </w:tbl>
    <w:p w14:paraId="1B9C9D72" w14:textId="3E99C69E" w:rsidR="00A462A8" w:rsidRPr="000659FA" w:rsidRDefault="002E58EB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 </w:t>
      </w:r>
    </w:p>
    <w:p w14:paraId="2C6568BA" w14:textId="77777777" w:rsidR="00A462A8" w:rsidRPr="000659FA" w:rsidRDefault="00A462A8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27CA3660" w14:textId="7F5812B4" w:rsidR="00A462A8" w:rsidRPr="000659FA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ED39D4" w14:textId="0199C9FD" w:rsidR="0012229D" w:rsidRPr="000659FA" w:rsidRDefault="00A37176">
          <w:pPr>
            <w:pStyle w:val="TOC1"/>
            <w:tabs>
              <w:tab w:val="right" w:leader="dot" w:pos="9017"/>
            </w:tabs>
            <w:rPr>
              <w:ins w:id="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fldChar w:fldCharType="begin"/>
          </w: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instrText xml:space="preserve"> TOC \o "1-3" \h \z \u </w:instrText>
          </w: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fldChar w:fldCharType="separate"/>
          </w:r>
          <w:ins w:id="10" w:author="Joana Rita Bentinho Silva" w:date="2025-04-07T18:33:00Z">
            <w:r w:rsidR="0012229D" w:rsidRPr="000659FA">
              <w:rPr>
                <w:rStyle w:val="Hyperlink"/>
                <w:noProof/>
                <w:color w:val="auto"/>
              </w:rPr>
              <w:fldChar w:fldCharType="begin"/>
            </w:r>
            <w:r w:rsidR="0012229D"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="0012229D" w:rsidRPr="000659FA">
              <w:rPr>
                <w:noProof/>
              </w:rPr>
              <w:instrText>HYPERLINK \l "_Toc194943214"</w:instrText>
            </w:r>
            <w:r w:rsidR="0012229D"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="0012229D" w:rsidRPr="000659FA">
              <w:rPr>
                <w:rStyle w:val="Hyperlink"/>
                <w:noProof/>
                <w:color w:val="auto"/>
              </w:rPr>
              <w:fldChar w:fldCharType="separate"/>
            </w:r>
            <w:r w:rsidR="0012229D" w:rsidRPr="000659FA">
              <w:rPr>
                <w:rStyle w:val="Hyperlink"/>
                <w:noProof/>
                <w:color w:val="auto"/>
                <w:lang w:val="pt-PT"/>
              </w:rPr>
              <w:t>1.</w:t>
            </w:r>
            <w:r w:rsidR="0012229D" w:rsidRPr="000659FA">
              <w:rPr>
                <w:rStyle w:val="Hyperlink"/>
                <w:noProof/>
                <w:color w:val="auto"/>
              </w:rPr>
              <w:t xml:space="preserve"> Glossário</w:t>
            </w:r>
            <w:r w:rsidR="0012229D" w:rsidRPr="000659FA">
              <w:rPr>
                <w:rStyle w:val="Hyperlink"/>
                <w:noProof/>
                <w:color w:val="auto"/>
                <w:lang w:val="pt-PT"/>
              </w:rPr>
              <w:t xml:space="preserve"> de Tabelas</w:t>
            </w:r>
            <w:r w:rsidR="0012229D" w:rsidRPr="000659FA">
              <w:rPr>
                <w:noProof/>
                <w:webHidden/>
              </w:rPr>
              <w:tab/>
            </w:r>
            <w:r w:rsidR="0012229D" w:rsidRPr="000659FA">
              <w:rPr>
                <w:noProof/>
                <w:webHidden/>
              </w:rPr>
              <w:fldChar w:fldCharType="begin"/>
            </w:r>
            <w:r w:rsidR="0012229D" w:rsidRPr="000659FA">
              <w:rPr>
                <w:noProof/>
                <w:webHidden/>
              </w:rPr>
              <w:instrText xml:space="preserve"> PAGEREF _Toc194943214 \h </w:instrText>
            </w:r>
          </w:ins>
          <w:r w:rsidR="0012229D" w:rsidRPr="000659FA">
            <w:rPr>
              <w:noProof/>
              <w:webHidden/>
            </w:rPr>
          </w:r>
          <w:r w:rsidR="0012229D" w:rsidRPr="000659FA">
            <w:rPr>
              <w:noProof/>
              <w:webHidden/>
            </w:rPr>
            <w:fldChar w:fldCharType="separate"/>
          </w:r>
          <w:ins w:id="11" w:author="Joana Rita Bentinho Silva" w:date="2025-04-07T18:33:00Z">
            <w:r w:rsidR="0012229D" w:rsidRPr="000659FA">
              <w:rPr>
                <w:noProof/>
                <w:webHidden/>
              </w:rPr>
              <w:t>4</w:t>
            </w:r>
            <w:r w:rsidR="0012229D" w:rsidRPr="000659FA">
              <w:rPr>
                <w:noProof/>
                <w:webHidden/>
              </w:rPr>
              <w:fldChar w:fldCharType="end"/>
            </w:r>
            <w:r w:rsidR="0012229D"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8D06E02" w14:textId="12EF6FC7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2.</w:t>
            </w:r>
            <w:r w:rsidRPr="000659FA">
              <w:rPr>
                <w:rStyle w:val="Hyperlink"/>
                <w:noProof/>
                <w:color w:val="auto"/>
              </w:rPr>
              <w:t xml:space="preserve"> Introdução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F18FD19" w14:textId="3977719C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5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</w:t>
            </w:r>
            <w:r w:rsidRPr="000659FA">
              <w:rPr>
                <w:rStyle w:val="Hyperlink"/>
                <w:noProof/>
                <w:color w:val="auto"/>
              </w:rPr>
              <w:t xml:space="preserve"> Modelo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Conceptual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7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CB26EAA" w14:textId="463EA28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3.1.</w:t>
            </w:r>
            <w:r w:rsidRPr="000659FA">
              <w:rPr>
                <w:rStyle w:val="Hyperlink"/>
                <w:noProof/>
                <w:color w:val="auto"/>
              </w:rPr>
              <w:t xml:space="preserve"> Nomenclatura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de Tabelas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0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44C4DA5" w14:textId="710635BD" w:rsidR="0012229D" w:rsidRPr="000659FA" w:rsidRDefault="0012229D">
          <w:pPr>
            <w:pStyle w:val="TOC2"/>
            <w:tabs>
              <w:tab w:val="right" w:leader="dot" w:pos="9017"/>
            </w:tabs>
            <w:rPr>
              <w:ins w:id="2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3.2.</w:t>
            </w:r>
            <w:r w:rsidRPr="000659FA">
              <w:rPr>
                <w:rStyle w:val="Hyperlink"/>
                <w:noProof/>
                <w:color w:val="auto"/>
              </w:rPr>
              <w:t xml:space="preserve"> Pressupostos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gerais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3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E4B7D46" w14:textId="5F04DAA0" w:rsidR="0012229D" w:rsidRPr="000659FA" w:rsidRDefault="0012229D">
          <w:pPr>
            <w:pStyle w:val="TOC1"/>
            <w:tabs>
              <w:tab w:val="right" w:leader="dot" w:pos="9017"/>
            </w:tabs>
            <w:rPr>
              <w:ins w:id="24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2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 Contratos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6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111A119" w14:textId="19BAFCC6" w:rsidR="0012229D" w:rsidRPr="000659FA" w:rsidRDefault="0012229D">
          <w:pPr>
            <w:pStyle w:val="TOC2"/>
            <w:tabs>
              <w:tab w:val="right" w:leader="dot" w:pos="9017"/>
            </w:tabs>
            <w:rPr>
              <w:ins w:id="2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4.1.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Informação verde contratos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modesg_out_sfics_taxon_europeia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9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C5E1E8A" w14:textId="1B48ABDC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2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1C66189" w14:textId="310BEF36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5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2989099" w14:textId="50799CD5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8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1F01087" w14:textId="2C31D83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3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4.2. Parametrização SFICS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modesg_param_sfics_taxon_europeia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1" w:author="Joana Rita Bentinho Silva" w:date="2025-04-07T18:33:00Z">
            <w:r w:rsidRPr="000659FA">
              <w:rPr>
                <w:noProof/>
                <w:webHidden/>
              </w:rPr>
              <w:t>12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1B6E7CF" w14:textId="5D59B133" w:rsidR="0012229D" w:rsidRPr="000659FA" w:rsidRDefault="0012229D">
          <w:pPr>
            <w:pStyle w:val="TOC1"/>
            <w:tabs>
              <w:tab w:val="right" w:leader="dot" w:pos="9017"/>
            </w:tabs>
            <w:rPr>
              <w:ins w:id="4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4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5. Bens Móveis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4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0E79EBA" w14:textId="53800983" w:rsidR="0012229D" w:rsidRPr="000659FA" w:rsidRDefault="0012229D">
          <w:pPr>
            <w:pStyle w:val="TOC2"/>
            <w:tabs>
              <w:tab w:val="right" w:leader="dot" w:pos="9017"/>
            </w:tabs>
            <w:rPr>
              <w:ins w:id="4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5.1. Informação verde veículos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7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0C13E0F" w14:textId="3EA38B8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4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4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5.1.1.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0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07692EE" w14:textId="4FAFEEF4" w:rsidR="0012229D" w:rsidRPr="000659FA" w:rsidRDefault="0012229D">
          <w:pPr>
            <w:pStyle w:val="TOC3"/>
            <w:tabs>
              <w:tab w:val="right" w:leader="dot" w:pos="9017"/>
            </w:tabs>
            <w:rPr>
              <w:ins w:id="5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3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FEF60E4" w14:textId="7D789E1A" w:rsidR="0012229D" w:rsidRPr="000659FA" w:rsidRDefault="0012229D">
          <w:pPr>
            <w:pStyle w:val="TOC3"/>
            <w:tabs>
              <w:tab w:val="right" w:leader="dot" w:pos="9017"/>
            </w:tabs>
            <w:rPr>
              <w:ins w:id="54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6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D650004" w14:textId="7A54D85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5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5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5.2. Emissões por país/marca/modelo/subgrupo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9" w:author="Joana Rita Bentinho Silva" w:date="2025-04-07T18:33:00Z">
            <w:r w:rsidRPr="000659FA">
              <w:rPr>
                <w:noProof/>
                <w:webHidden/>
              </w:rPr>
              <w:t>19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6BE820E" w14:textId="0CFD2C95" w:rsidR="0012229D" w:rsidRPr="000659FA" w:rsidRDefault="0012229D">
          <w:pPr>
            <w:pStyle w:val="TOC2"/>
            <w:tabs>
              <w:tab w:val="right" w:leader="dot" w:pos="9017"/>
            </w:tabs>
            <w:rPr>
              <w:ins w:id="6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5.3. Emissões médias e km’s por tipo de motor/tipo de veículo/país/ subgrupo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modesg_inp_km_medios_emss_vcls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2" w:author="Joana Rita Bentinho Silva" w:date="2025-04-07T18:33:00Z">
            <w:r w:rsidRPr="000659FA">
              <w:rPr>
                <w:noProof/>
                <w:webHidden/>
              </w:rPr>
              <w:t>20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5901C70" w14:textId="7EFDC9DB" w:rsidR="0012229D" w:rsidRPr="000659FA" w:rsidRDefault="0012229D">
          <w:pPr>
            <w:pStyle w:val="TOC1"/>
            <w:tabs>
              <w:tab w:val="right" w:leader="dot" w:pos="9017"/>
            </w:tabs>
            <w:rPr>
              <w:ins w:id="6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6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6. Clientes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5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49FEE39" w14:textId="47024D6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6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6.1. Informação não financeira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modesg_out_empr_info_nfin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8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682CC28" w14:textId="49326CDE" w:rsidR="0012229D" w:rsidRPr="000659FA" w:rsidRDefault="0012229D">
          <w:pPr>
            <w:pStyle w:val="TOC3"/>
            <w:tabs>
              <w:tab w:val="right" w:leader="dot" w:pos="9017"/>
            </w:tabs>
            <w:rPr>
              <w:ins w:id="6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1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2DF175D" w14:textId="38FC7283" w:rsidR="0012229D" w:rsidRPr="000659FA" w:rsidRDefault="0012229D">
          <w:pPr>
            <w:pStyle w:val="TOC3"/>
            <w:tabs>
              <w:tab w:val="right" w:leader="dot" w:pos="9017"/>
            </w:tabs>
            <w:rPr>
              <w:ins w:id="7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4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39015F1" w14:textId="25F7EB80" w:rsidR="0012229D" w:rsidRPr="000659FA" w:rsidRDefault="0012229D">
          <w:pPr>
            <w:pStyle w:val="TOC3"/>
            <w:tabs>
              <w:tab w:val="right" w:leader="dot" w:pos="9017"/>
            </w:tabs>
            <w:rPr>
              <w:ins w:id="7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7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9A67926" w14:textId="4BF8CE22" w:rsidR="0012229D" w:rsidRPr="000659FA" w:rsidRDefault="0012229D">
          <w:pPr>
            <w:pStyle w:val="TOC2"/>
            <w:tabs>
              <w:tab w:val="right" w:leader="dot" w:pos="9017"/>
            </w:tabs>
            <w:rPr>
              <w:ins w:id="7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7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6.2. Empresas Excluídas do Acordo de Paris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modesg_inp_empr_excl_paris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0" w:author="Joana Rita Bentinho Silva" w:date="2025-04-07T18:33:00Z">
            <w:r w:rsidRPr="000659FA">
              <w:rPr>
                <w:noProof/>
                <w:webHidden/>
              </w:rPr>
              <w:t>43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2825BEE" w14:textId="3820ADC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6.3. Marcação CSRD e Rácios de Alinhamento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modesg_inp_csrd_alinhamento_tax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3" w:author="Joana Rita Bentinho Silva" w:date="2025-04-07T18:33:00Z">
            <w:r w:rsidRPr="000659FA">
              <w:rPr>
                <w:noProof/>
                <w:webHidden/>
              </w:rPr>
              <w:t>43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E0D8AFB" w14:textId="38D50818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6.4. Riscos físicos agudo e crónico por NUTS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modesg_inp_risco_fisico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6" w:author="Joana Rita Bentinho Silva" w:date="2025-04-07T18:33:00Z">
            <w:r w:rsidRPr="000659FA">
              <w:rPr>
                <w:noProof/>
                <w:webHidden/>
              </w:rPr>
              <w:t>44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899B0FF" w14:textId="287B1776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6.5. Emissões </w:t>
            </w:r>
            <w:r w:rsidRPr="000659FA">
              <w:rPr>
                <w:rStyle w:val="Hyperlink"/>
                <w:i/>
                <w:iCs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para entidades SCIB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modesg_inp_emss_scib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9" w:author="Joana Rita Bentinho Silva" w:date="2025-04-07T18:33:00Z">
            <w:r w:rsidRPr="000659FA">
              <w:rPr>
                <w:noProof/>
                <w:webHidden/>
              </w:rPr>
              <w:t>44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B28238A" w14:textId="02B9899A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6.6. Emissões </w:t>
            </w:r>
            <w:r w:rsidRPr="000659FA">
              <w:rPr>
                <w:rStyle w:val="Hyperlink"/>
                <w:i/>
                <w:iCs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por código NACE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modesg_inp_emss_nace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2" w:author="Joana Rita Bentinho Silva" w:date="2025-04-07T18:33:00Z">
            <w:r w:rsidRPr="000659FA">
              <w:rPr>
                <w:noProof/>
                <w:webHidden/>
              </w:rPr>
              <w:t>45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DE85D77" w14:textId="62024324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6.7.</w:t>
            </w:r>
            <w:r w:rsidRPr="000659FA">
              <w:rPr>
                <w:rStyle w:val="Hyperlink"/>
                <w:i/>
                <w:noProof/>
                <w:color w:val="auto"/>
              </w:rPr>
              <w:t xml:space="preserve"> Input Project Finance - modesg_inp_project_finance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5" w:author="Joana Rita Bentinho Silva" w:date="2025-04-07T18:33:00Z">
            <w:r w:rsidRPr="000659FA">
              <w:rPr>
                <w:noProof/>
                <w:webHidden/>
              </w:rPr>
              <w:t>45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65693A4" w14:textId="69FD7B3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lastRenderedPageBreak/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6.8. Riscos físicos agudo e crónico por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 xml:space="preserve">ZipCode 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modesg_inp_risco_fisico_zipcode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8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26AECB1" w14:textId="2B466255" w:rsidR="0012229D" w:rsidRPr="000659FA" w:rsidRDefault="0012229D">
          <w:pPr>
            <w:pStyle w:val="TOC1"/>
            <w:tabs>
              <w:tab w:val="right" w:leader="dot" w:pos="9017"/>
            </w:tabs>
            <w:rPr>
              <w:ins w:id="9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0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7.</w:t>
            </w:r>
            <w:r w:rsidRPr="000659FA">
              <w:rPr>
                <w:rStyle w:val="Hyperlink"/>
                <w:noProof/>
                <w:color w:val="auto"/>
              </w:rPr>
              <w:t xml:space="preserve"> Bens Imóveis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1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B0734A4" w14:textId="344288DF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0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0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7.1. Informação verde bens imóveis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4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E7B5877" w14:textId="3BD23A5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0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0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7.1.1.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7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CFD7B76" w14:textId="2FEBD30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0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0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</w:rPr>
              <w:t>7.1.2.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0" w:author="Joana Rita Bentinho Silva" w:date="2025-04-07T18:33:00Z">
            <w:r w:rsidRPr="000659FA">
              <w:rPr>
                <w:noProof/>
                <w:webHidden/>
              </w:rPr>
              <w:t>47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3763A7B" w14:textId="4F1CCFEE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1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1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</w:rPr>
              <w:t>7.1.3.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3" w:author="Joana Rita Bentinho Silva" w:date="2025-04-07T18:33:00Z">
            <w:r w:rsidRPr="000659FA">
              <w:rPr>
                <w:noProof/>
                <w:webHidden/>
              </w:rPr>
              <w:t>47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9AE47A4" w14:textId="3E5928E4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1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1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7.2. Emissões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1 2 e para bens imóveis –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 xml:space="preserve"> modesg_inp_emss_bens_imoveis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6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DFF38F0" w14:textId="1810ADAC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17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1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 Guia Carregamento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Inputs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9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33851A3" w14:textId="3475C841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8.1. Riscos físicos agudo e crónico via NUTS –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modesg_inp_risco_fisico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2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2A0BD32" w14:textId="55EA309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8.2. Riscos físicos agudo e crónico via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 xml:space="preserve">Zip Code 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–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modesg_inp_risco_fisico_zipcode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5" w:author="Joana Rita Bentinho Silva" w:date="2025-04-07T18:33:00Z">
            <w:r w:rsidRPr="000659FA">
              <w:rPr>
                <w:noProof/>
                <w:webHidden/>
              </w:rPr>
              <w:t>54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B86FF0D" w14:textId="4440415E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8.3. Marcação CSRD e Rácio de Alinhamento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modesg_inp_csrd_alinhamento_tax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8" w:author="Joana Rita Bentinho Silva" w:date="2025-04-07T18:33:00Z">
            <w:r w:rsidRPr="000659FA">
              <w:rPr>
                <w:noProof/>
                <w:webHidden/>
              </w:rPr>
              <w:t>54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4F39867" w14:textId="31B3DA4D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8.4. Empresas Excluídas do Acordo de Paris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modesg_inp_empr_excl_paris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1" w:author="Joana Rita Bentinho Silva" w:date="2025-04-07T18:33:00Z">
            <w:r w:rsidRPr="000659FA">
              <w:rPr>
                <w:noProof/>
                <w:webHidden/>
              </w:rPr>
              <w:t>56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02A5281" w14:textId="442D2239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8.5.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 e 2 para bens imóveis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4" w:author="Joana Rita Bentinho Silva" w:date="2025-04-07T18:33:00Z">
            <w:r w:rsidRPr="000659FA">
              <w:rPr>
                <w:noProof/>
                <w:webHidden/>
              </w:rPr>
              <w:t>56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42ABE359" w14:textId="0DA8D489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8.6.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por código NACE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modesg_inp_emss_nace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7" w:author="Joana Rita Bentinho Silva" w:date="2025-04-07T18:33:00Z">
            <w:r w:rsidRPr="000659FA">
              <w:rPr>
                <w:noProof/>
                <w:webHidden/>
              </w:rPr>
              <w:t>57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73DA7EB" w14:textId="24440555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8.7.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para entidades SCIB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modesg_inp_emss_scib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0" w:author="Joana Rita Bentinho Silva" w:date="2025-04-07T18:33:00Z">
            <w:r w:rsidRPr="000659FA">
              <w:rPr>
                <w:noProof/>
                <w:webHidden/>
              </w:rPr>
              <w:t>57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35FD35C" w14:textId="57EB5431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8.8. Emissões por país/marca/modelo/subgrupo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3" w:author="Joana Rita Bentinho Silva" w:date="2025-04-07T18:33:00Z">
            <w:r w:rsidRPr="000659FA">
              <w:rPr>
                <w:noProof/>
                <w:webHidden/>
              </w:rPr>
              <w:t>58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E3C6D54" w14:textId="59D8C2A8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8.9. Emissões médias e km’s por tipo de motor/tipo de veículo/país/subgrupo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modesg_inp_km_medios_emss_vcls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6" w:author="Joana Rita Bentinho Silva" w:date="2025-04-07T18:33:00Z">
            <w:r w:rsidRPr="000659FA">
              <w:rPr>
                <w:noProof/>
                <w:webHidden/>
              </w:rPr>
              <w:t>59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F3B0190" w14:textId="6E6FB82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"_Toc194943260"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8.10.</w:t>
            </w:r>
            <w:r w:rsidRPr="000659FA">
              <w:rPr>
                <w:rStyle w:val="Hyperlink"/>
                <w:i/>
                <w:noProof/>
                <w:color w:val="auto"/>
              </w:rPr>
              <w:t xml:space="preserve"> Project Finance</w:t>
            </w:r>
            <w:r w:rsidRPr="000659FA">
              <w:rPr>
                <w:rStyle w:val="Hyperlink"/>
                <w:noProof/>
                <w:color w:val="auto"/>
              </w:rPr>
              <w:t xml:space="preserve"> - </w:t>
            </w:r>
            <w:r w:rsidRPr="000659FA">
              <w:rPr>
                <w:rStyle w:val="Hyperlink"/>
                <w:i/>
                <w:noProof/>
                <w:color w:val="auto"/>
              </w:rPr>
              <w:t>modesg_inp_project_finance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_Toc194943260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9" w:author="Joana Rita Bentinho Silva" w:date="2025-04-07T18:33:00Z">
            <w:r w:rsidRPr="000659FA">
              <w:rPr>
                <w:noProof/>
                <w:webHidden/>
              </w:rPr>
              <w:t>59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5B7C72F" w14:textId="36837F87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5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5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"_Toc194943261"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>8.11.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Tabela de Parametrização -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modesg_param_codigos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_Toc194943261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52" w:author="Joana Rita Bentinho Silva" w:date="2025-04-07T18:33:00Z">
            <w:r w:rsidRPr="000659FA">
              <w:rPr>
                <w:noProof/>
                <w:webHidden/>
              </w:rPr>
              <w:t>60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49C5AA7" w14:textId="58FF51AD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5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54" w:author="Joana Rita Bentinho Silva" w:date="2025-04-07T18:33:00Z">
            <w:r w:rsidRPr="000659FA" w:rsidDel="0012229D">
              <w:rPr>
                <w:rPrChange w:id="15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1.</w:delText>
            </w:r>
            <w:r w:rsidRPr="000659FA" w:rsidDel="0012229D">
              <w:rPr>
                <w:rPrChange w:id="156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Glossário</w:delText>
            </w:r>
            <w:r w:rsidRPr="000659FA" w:rsidDel="0012229D">
              <w:rPr>
                <w:rPrChange w:id="15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</w:delText>
            </w:r>
          </w:del>
        </w:p>
        <w:p w14:paraId="0D4EAB04" w14:textId="21A1E6B1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5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59" w:author="Joana Rita Bentinho Silva" w:date="2025-04-07T18:33:00Z">
            <w:r w:rsidRPr="000659FA" w:rsidDel="0012229D">
              <w:rPr>
                <w:rPrChange w:id="16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2.</w:delText>
            </w:r>
            <w:r w:rsidRPr="000659FA" w:rsidDel="0012229D">
              <w:rPr>
                <w:rPrChange w:id="16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Introdução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1E03639D" w14:textId="01506A94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6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63" w:author="Joana Rita Bentinho Silva" w:date="2025-04-07T18:33:00Z">
            <w:r w:rsidRPr="000659FA" w:rsidDel="0012229D">
              <w:rPr>
                <w:rPrChange w:id="16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</w:delText>
            </w:r>
            <w:r w:rsidRPr="000659FA" w:rsidDel="0012229D">
              <w:rPr>
                <w:rPrChange w:id="16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Modelo</w:delText>
            </w:r>
            <w:r w:rsidRPr="000659FA" w:rsidDel="0012229D">
              <w:rPr>
                <w:rPrChange w:id="16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Conceptual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0311497E" w14:textId="2FF2AA4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6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68" w:author="Joana Rita Bentinho Silva" w:date="2025-04-07T18:33:00Z">
            <w:r w:rsidRPr="000659FA" w:rsidDel="0012229D">
              <w:rPr>
                <w:rPrChange w:id="16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3.1.</w:delText>
            </w:r>
            <w:r w:rsidRPr="000659FA" w:rsidDel="0012229D">
              <w:rPr>
                <w:rPrChange w:id="17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Nomenclatura</w:delText>
            </w:r>
            <w:r w:rsidRPr="000659FA" w:rsidDel="0012229D">
              <w:rPr>
                <w:rPrChange w:id="17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493D16E1" w14:textId="23D5C967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7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73" w:author="Joana Rita Bentinho Silva" w:date="2025-04-07T18:33:00Z">
            <w:r w:rsidRPr="000659FA" w:rsidDel="0012229D">
              <w:rPr>
                <w:rPrChange w:id="17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3.2.</w:delText>
            </w:r>
            <w:r w:rsidRPr="000659FA" w:rsidDel="0012229D">
              <w:rPr>
                <w:rPrChange w:id="17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Pressupostos</w:delText>
            </w:r>
            <w:r w:rsidRPr="000659FA" w:rsidDel="0012229D">
              <w:rPr>
                <w:rPrChange w:id="17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gerais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47A380BE" w14:textId="0C2B3AB0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77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78" w:author="Joana Rita Bentinho Silva" w:date="2025-04-07T18:33:00Z">
            <w:r w:rsidRPr="000659FA" w:rsidDel="0012229D">
              <w:rPr>
                <w:rPrChange w:id="179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 Contratos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668EE30C" w14:textId="71FAD27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8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81" w:author="Joana Rita Bentinho Silva" w:date="2025-04-07T18:33:00Z">
            <w:r w:rsidRPr="000659FA" w:rsidDel="0012229D">
              <w:rPr>
                <w:rPrChange w:id="18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lastRenderedPageBreak/>
              <w:delText>4.1.</w:delText>
            </w:r>
            <w:r w:rsidRPr="000659FA" w:rsidDel="0012229D">
              <w:rPr>
                <w:rPrChange w:id="183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Informação verde contratos - </w:delText>
            </w:r>
            <w:r w:rsidRPr="000659FA" w:rsidDel="0012229D">
              <w:rPr>
                <w:rPrChange w:id="184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modesg_out_sfics_taxon_europeia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12A91E07" w14:textId="089D9C7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8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86" w:author="Joana Rita Bentinho Silva" w:date="2025-04-07T18:33:00Z">
            <w:r w:rsidRPr="000659FA" w:rsidDel="0012229D">
              <w:rPr>
                <w:rPrChange w:id="18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7CF19DC6" w14:textId="3314479C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8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89" w:author="Joana Rita Bentinho Silva" w:date="2025-04-07T18:33:00Z">
            <w:r w:rsidRPr="000659FA" w:rsidDel="0012229D">
              <w:rPr>
                <w:rPrChange w:id="19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5C3EADB6" w14:textId="1FF26EC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9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92" w:author="Joana Rita Bentinho Silva" w:date="2025-04-07T18:33:00Z">
            <w:r w:rsidRPr="000659FA" w:rsidDel="0012229D">
              <w:rPr>
                <w:rPrChange w:id="193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6B9B17D3" w14:textId="0078DF37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9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95" w:author="Joana Rita Bentinho Silva" w:date="2025-04-07T18:33:00Z">
            <w:r w:rsidRPr="000659FA" w:rsidDel="0012229D">
              <w:rPr>
                <w:rPrChange w:id="19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4.2. Parametrização SFICS - </w:delText>
            </w:r>
            <w:r w:rsidRPr="000659FA" w:rsidDel="0012229D">
              <w:rPr>
                <w:rPrChange w:id="19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modesg_param_sfics_taxon_europeia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11</w:delText>
            </w:r>
          </w:del>
        </w:p>
        <w:p w14:paraId="37EDEB65" w14:textId="5CBD8D25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9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99" w:author="Joana Rita Bentinho Silva" w:date="2025-04-07T18:33:00Z">
            <w:r w:rsidRPr="000659FA" w:rsidDel="0012229D">
              <w:rPr>
                <w:rPrChange w:id="20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 Bens Móveis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3D6C5157" w14:textId="5889223A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0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02" w:author="Joana Rita Bentinho Silva" w:date="2025-04-07T18:33:00Z">
            <w:r w:rsidRPr="000659FA" w:rsidDel="0012229D">
              <w:rPr>
                <w:rPrChange w:id="203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5.1. Informação verde veículos - </w:delText>
            </w:r>
            <w:r w:rsidRPr="000659FA" w:rsidDel="0012229D">
              <w:rPr>
                <w:rPrChange w:id="204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7F7953AA" w14:textId="06576BF2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0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06" w:author="Joana Rita Bentinho Silva" w:date="2025-04-07T18:33:00Z">
            <w:r w:rsidRPr="000659FA" w:rsidDel="0012229D">
              <w:rPr>
                <w:rPrChange w:id="20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6C8B9186" w14:textId="5192827C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0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09" w:author="Joana Rita Bentinho Silva" w:date="2025-04-07T18:33:00Z">
            <w:r w:rsidRPr="000659FA" w:rsidDel="0012229D">
              <w:rPr>
                <w:rPrChange w:id="21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415AA9C1" w14:textId="56A198D2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1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12" w:author="Joana Rita Bentinho Silva" w:date="2025-04-07T18:33:00Z">
            <w:r w:rsidRPr="000659FA" w:rsidDel="0012229D">
              <w:rPr>
                <w:rPrChange w:id="213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14</w:delText>
            </w:r>
          </w:del>
        </w:p>
        <w:p w14:paraId="4E2F367E" w14:textId="1C38216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1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15" w:author="Joana Rita Bentinho Silva" w:date="2025-04-07T18:33:00Z">
            <w:r w:rsidRPr="000659FA" w:rsidDel="0012229D">
              <w:rPr>
                <w:rPrChange w:id="21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5.2. Emissões por país/marca/modelo/subgrupo –</w:delText>
            </w:r>
            <w:r w:rsidRPr="000659FA" w:rsidDel="0012229D">
              <w:rPr>
                <w:rPrChange w:id="21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18</w:delText>
            </w:r>
          </w:del>
        </w:p>
        <w:p w14:paraId="044A5066" w14:textId="4933450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1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19" w:author="Joana Rita Bentinho Silva" w:date="2025-04-07T18:33:00Z">
            <w:r w:rsidRPr="000659FA" w:rsidDel="0012229D">
              <w:rPr>
                <w:rPrChange w:id="22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5.3. Emissões médias e Km’s por tipo de motor/tipo de veículo/país/ subgrupo - </w:delText>
            </w:r>
            <w:r w:rsidRPr="000659FA" w:rsidDel="0012229D">
              <w:rPr>
                <w:rPrChange w:id="22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19</w:delText>
            </w:r>
          </w:del>
        </w:p>
        <w:p w14:paraId="31FB1D9E" w14:textId="27DE3DA7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2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23" w:author="Joana Rita Bentinho Silva" w:date="2025-04-07T18:33:00Z">
            <w:r w:rsidRPr="000659FA" w:rsidDel="0012229D">
              <w:rPr>
                <w:rPrChange w:id="22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 Clientes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09ABF198" w14:textId="7901FF30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2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26" w:author="Joana Rita Bentinho Silva" w:date="2025-04-07T18:33:00Z">
            <w:r w:rsidRPr="000659FA" w:rsidDel="0012229D">
              <w:rPr>
                <w:rPrChange w:id="22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6.1. Informação não financeira - </w:delText>
            </w:r>
            <w:r w:rsidRPr="000659FA" w:rsidDel="0012229D">
              <w:rPr>
                <w:rPrChange w:id="22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modesg_out_empr_info_nfin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24601ABA" w14:textId="11F8D82B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2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0" w:author="Joana Rita Bentinho Silva" w:date="2025-04-07T18:33:00Z">
            <w:r w:rsidRPr="000659FA" w:rsidDel="0012229D">
              <w:rPr>
                <w:rPrChange w:id="23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15EE287D" w14:textId="765E83E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3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3" w:author="Joana Rita Bentinho Silva" w:date="2025-04-07T18:33:00Z">
            <w:r w:rsidRPr="000659FA" w:rsidDel="0012229D">
              <w:rPr>
                <w:rPrChange w:id="23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6C9411DC" w14:textId="3A51F911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3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6" w:author="Joana Rita Bentinho Silva" w:date="2025-04-07T18:33:00Z">
            <w:r w:rsidRPr="000659FA" w:rsidDel="0012229D">
              <w:rPr>
                <w:rPrChange w:id="23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077E0595" w14:textId="750C895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39" w:author="Joana Rita Bentinho Silva" w:date="2025-04-07T18:33:00Z">
            <w:r w:rsidRPr="000659FA" w:rsidDel="0012229D">
              <w:rPr>
                <w:rPrChange w:id="24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6.2. Empresas Excluídas do Acordo de Paris –</w:delText>
            </w:r>
            <w:r w:rsidRPr="000659FA" w:rsidDel="0012229D">
              <w:rPr>
                <w:rPrChange w:id="24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42</w:delText>
            </w:r>
          </w:del>
        </w:p>
        <w:p w14:paraId="08A8E4E6" w14:textId="595C8160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4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3" w:author="Joana Rita Bentinho Silva" w:date="2025-04-07T18:33:00Z">
            <w:r w:rsidRPr="000659FA" w:rsidDel="0012229D">
              <w:rPr>
                <w:rPrChange w:id="24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6.3. Marcação CSRD e Rácios de Alinhamento - </w:delText>
            </w:r>
            <w:r w:rsidRPr="000659FA" w:rsidDel="0012229D">
              <w:rPr>
                <w:rPrChange w:id="24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42</w:delText>
            </w:r>
          </w:del>
        </w:p>
        <w:p w14:paraId="5261EEC5" w14:textId="39BDB7A4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4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7" w:author="Joana Rita Bentinho Silva" w:date="2025-04-07T18:33:00Z">
            <w:r w:rsidRPr="000659FA" w:rsidDel="0012229D">
              <w:rPr>
                <w:rPrChange w:id="24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6.4. Riscos físicos agudo e crónico por NUTS - </w:delText>
            </w:r>
            <w:r w:rsidRPr="000659FA" w:rsidDel="0012229D">
              <w:rPr>
                <w:rPrChange w:id="24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43</w:delText>
            </w:r>
          </w:del>
        </w:p>
        <w:p w14:paraId="1211E3A5" w14:textId="1CCA1E7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5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1" w:author="Joana Rita Bentinho Silva" w:date="2025-04-07T18:33:00Z">
            <w:r w:rsidRPr="000659FA" w:rsidDel="0012229D">
              <w:rPr>
                <w:rPrChange w:id="25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6.5. Emissões </w:delText>
            </w:r>
            <w:r w:rsidRPr="000659FA" w:rsidDel="0012229D">
              <w:rPr>
                <w:rPrChange w:id="253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25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0659FA" w:rsidDel="0012229D">
              <w:rPr>
                <w:rPrChange w:id="25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43</w:delText>
            </w:r>
          </w:del>
        </w:p>
        <w:p w14:paraId="5356EFE1" w14:textId="4F04202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5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7" w:author="Joana Rita Bentinho Silva" w:date="2025-04-07T18:33:00Z">
            <w:r w:rsidRPr="000659FA" w:rsidDel="0012229D">
              <w:rPr>
                <w:rPrChange w:id="25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6.6. Emissões </w:delText>
            </w:r>
            <w:r w:rsidRPr="000659FA" w:rsidDel="0012229D">
              <w:rPr>
                <w:rPrChange w:id="259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26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0659FA" w:rsidDel="0012229D">
              <w:rPr>
                <w:rPrChange w:id="26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44</w:delText>
            </w:r>
          </w:del>
        </w:p>
        <w:p w14:paraId="493D7AC1" w14:textId="3A56004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6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3" w:author="Joana Rita Bentinho Silva" w:date="2025-04-07T18:33:00Z">
            <w:r w:rsidRPr="000659FA" w:rsidDel="0012229D">
              <w:rPr>
                <w:rPrChange w:id="26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6.7.</w:delText>
            </w:r>
            <w:r w:rsidRPr="000659FA" w:rsidDel="0012229D">
              <w:rPr>
                <w:rPrChange w:id="265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 xml:space="preserve"> Input Project Finance - modesg_inp_project_finance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44</w:delText>
            </w:r>
          </w:del>
        </w:p>
        <w:p w14:paraId="569B2D28" w14:textId="05AC000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6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7" w:author="Joana Rita Bentinho Silva" w:date="2025-04-07T18:33:00Z">
            <w:r w:rsidRPr="000659FA" w:rsidDel="0012229D">
              <w:rPr>
                <w:rPrChange w:id="26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6.8. Riscos físicos agudo e crónico por </w:delText>
            </w:r>
            <w:r w:rsidRPr="000659FA" w:rsidDel="0012229D">
              <w:rPr>
                <w:rPrChange w:id="26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 xml:space="preserve">ZipCode </w:delText>
            </w:r>
            <w:r w:rsidRPr="000659FA" w:rsidDel="0012229D">
              <w:rPr>
                <w:rPrChange w:id="27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- </w:delText>
            </w:r>
            <w:r w:rsidRPr="000659FA" w:rsidDel="0012229D">
              <w:rPr>
                <w:rPrChange w:id="27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1A2038B7" w14:textId="080374AE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7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73" w:author="Joana Rita Bentinho Silva" w:date="2025-04-07T18:33:00Z">
            <w:r w:rsidRPr="000659FA" w:rsidDel="0012229D">
              <w:rPr>
                <w:rPrChange w:id="27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7.</w:delText>
            </w:r>
            <w:r w:rsidRPr="000659FA" w:rsidDel="0012229D">
              <w:rPr>
                <w:rPrChange w:id="27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Bens Imóveis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612C8E82" w14:textId="11AB04B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7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77" w:author="Joana Rita Bentinho Silva" w:date="2025-04-07T18:33:00Z">
            <w:r w:rsidRPr="000659FA" w:rsidDel="0012229D">
              <w:rPr>
                <w:rPrChange w:id="27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7.1. Informação verde bens imóveis – </w:delText>
            </w:r>
            <w:r w:rsidRPr="000659FA" w:rsidDel="0012229D">
              <w:rPr>
                <w:rPrChange w:id="27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0563FCC1" w14:textId="3DEFDABD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1" w:author="Joana Rita Bentinho Silva" w:date="2025-04-07T18:33:00Z">
            <w:r w:rsidRPr="000659FA" w:rsidDel="0012229D">
              <w:rPr>
                <w:rPrChange w:id="282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7.1.1.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67E41E53" w14:textId="3E922FBA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4" w:author="Joana Rita Bentinho Silva" w:date="2025-04-07T18:33:00Z">
            <w:r w:rsidRPr="000659FA" w:rsidDel="0012229D">
              <w:rPr>
                <w:rPrChange w:id="285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7.1.2.</w:delText>
            </w:r>
            <w:r w:rsidRPr="000659FA" w:rsidDel="0012229D">
              <w:rPr>
                <w:rPrChange w:id="286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356C486B" w14:textId="0C44C0C3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7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8" w:author="Joana Rita Bentinho Silva" w:date="2025-04-07T18:33:00Z">
            <w:r w:rsidRPr="000659FA" w:rsidDel="0012229D">
              <w:rPr>
                <w:rPrChange w:id="289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7.1.3.</w:delText>
            </w:r>
            <w:r w:rsidRPr="000659FA" w:rsidDel="0012229D">
              <w:rPr>
                <w:rPrChange w:id="290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46</w:delText>
            </w:r>
          </w:del>
        </w:p>
        <w:p w14:paraId="16230ACA" w14:textId="7929C41B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9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92" w:author="Joana Rita Bentinho Silva" w:date="2025-04-07T18:33:00Z">
            <w:r w:rsidRPr="000659FA" w:rsidDel="0012229D">
              <w:rPr>
                <w:rPrChange w:id="293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>7.2. Emissões scope 1 2 e para bens imóveis –</w:delText>
            </w:r>
            <w:r w:rsidRPr="000659FA" w:rsidDel="0012229D">
              <w:rPr>
                <w:rPrChange w:id="294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 modesg_inp_emss_bens_imoveis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596199A9" w14:textId="0DD2796B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95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96" w:author="Joana Rita Bentinho Silva" w:date="2025-04-07T18:33:00Z">
            <w:r w:rsidRPr="000659FA" w:rsidDel="0012229D">
              <w:rPr>
                <w:rPrChange w:id="29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 Guia Carregamento </w:delText>
            </w:r>
            <w:r w:rsidRPr="000659FA" w:rsidDel="0012229D">
              <w:rPr>
                <w:rPrChange w:id="29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Inputs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1050BDAB" w14:textId="24C92DF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9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0" w:author="Joana Rita Bentinho Silva" w:date="2025-04-07T18:33:00Z">
            <w:r w:rsidRPr="000659FA" w:rsidDel="0012229D">
              <w:rPr>
                <w:rPrChange w:id="301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lastRenderedPageBreak/>
              <w:delText>8.1. Riscos físicos agudo e crónico via NUTS – modesg_inp_risco_fisico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0488F15D" w14:textId="4B678CC8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0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3" w:author="Joana Rita Bentinho Silva" w:date="2025-04-07T18:33:00Z">
            <w:r w:rsidRPr="000659FA" w:rsidDel="0012229D">
              <w:rPr>
                <w:rPrChange w:id="304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8.2. Riscos físicos agudo e crónico via </w:delText>
            </w:r>
            <w:r w:rsidRPr="000659FA" w:rsidDel="0012229D">
              <w:rPr>
                <w:rPrChange w:id="305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Zip Code </w:delText>
            </w:r>
            <w:r w:rsidRPr="000659FA" w:rsidDel="0012229D">
              <w:rPr>
                <w:rPrChange w:id="306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– </w:delText>
            </w:r>
            <w:r w:rsidRPr="000659FA" w:rsidDel="0012229D">
              <w:rPr>
                <w:rPrChange w:id="307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53</w:delText>
            </w:r>
          </w:del>
        </w:p>
        <w:p w14:paraId="14A01EA8" w14:textId="5544CED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0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9" w:author="Joana Rita Bentinho Silva" w:date="2025-04-07T18:33:00Z">
            <w:r w:rsidRPr="000659FA" w:rsidDel="0012229D">
              <w:rPr>
                <w:rPrChange w:id="31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8.3. Marcação CSRD e Rácio de Alinhamento – </w:delText>
            </w:r>
            <w:r w:rsidRPr="000659FA" w:rsidDel="0012229D">
              <w:rPr>
                <w:rPrChange w:id="31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53</w:delText>
            </w:r>
          </w:del>
        </w:p>
        <w:p w14:paraId="5DC4CA67" w14:textId="44D55F9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1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3" w:author="Joana Rita Bentinho Silva" w:date="2025-04-07T18:33:00Z">
            <w:r w:rsidRPr="000659FA" w:rsidDel="0012229D">
              <w:rPr>
                <w:rPrChange w:id="31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8.4. Empresas Excluídas do Acordo de Paris –</w:delText>
            </w:r>
            <w:r w:rsidRPr="000659FA" w:rsidDel="0012229D">
              <w:rPr>
                <w:rPrChange w:id="31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54</w:delText>
            </w:r>
          </w:del>
        </w:p>
        <w:p w14:paraId="6195B42C" w14:textId="20C4269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1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7" w:author="Joana Rita Bentinho Silva" w:date="2025-04-07T18:33:00Z">
            <w:r w:rsidRPr="000659FA" w:rsidDel="0012229D">
              <w:rPr>
                <w:rPrChange w:id="31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8.5. Emissões </w:delText>
            </w:r>
            <w:r w:rsidRPr="000659FA" w:rsidDel="0012229D">
              <w:rPr>
                <w:rPrChange w:id="31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2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 e 2 para bens imóveis – </w:delText>
            </w:r>
            <w:r w:rsidRPr="000659FA" w:rsidDel="0012229D">
              <w:rPr>
                <w:rPrChange w:id="32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55</w:delText>
            </w:r>
          </w:del>
        </w:p>
        <w:p w14:paraId="472DE542" w14:textId="797E3F2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2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23" w:author="Joana Rita Bentinho Silva" w:date="2025-04-07T18:33:00Z">
            <w:r w:rsidRPr="000659FA" w:rsidDel="0012229D">
              <w:rPr>
                <w:rPrChange w:id="32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8.6. Emissões </w:delText>
            </w:r>
            <w:r w:rsidRPr="000659FA" w:rsidDel="0012229D">
              <w:rPr>
                <w:rPrChange w:id="32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2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0659FA" w:rsidDel="0012229D">
              <w:rPr>
                <w:rPrChange w:id="32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55</w:delText>
            </w:r>
          </w:del>
        </w:p>
        <w:p w14:paraId="46C0F6AF" w14:textId="40F892C4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2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29" w:author="Joana Rita Bentinho Silva" w:date="2025-04-07T18:33:00Z">
            <w:r w:rsidRPr="000659FA" w:rsidDel="0012229D">
              <w:rPr>
                <w:rPrChange w:id="33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8.7. Emissões </w:delText>
            </w:r>
            <w:r w:rsidRPr="000659FA" w:rsidDel="0012229D">
              <w:rPr>
                <w:rPrChange w:id="33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3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0659FA" w:rsidDel="0012229D">
              <w:rPr>
                <w:rPrChange w:id="333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56</w:delText>
            </w:r>
          </w:del>
        </w:p>
        <w:p w14:paraId="73C46C04" w14:textId="3B8E8315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3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5" w:author="Joana Rita Bentinho Silva" w:date="2025-04-07T18:33:00Z">
            <w:r w:rsidRPr="000659FA" w:rsidDel="0012229D">
              <w:rPr>
                <w:rPrChange w:id="33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8.8. Emissões por país/marca/modelo/subgrupo – </w:delText>
            </w:r>
            <w:r w:rsidRPr="000659FA" w:rsidDel="0012229D">
              <w:rPr>
                <w:rPrChange w:id="33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56</w:delText>
            </w:r>
          </w:del>
        </w:p>
        <w:p w14:paraId="5170CA7E" w14:textId="73817548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9" w:author="Joana Rita Bentinho Silva" w:date="2025-04-07T18:33:00Z">
            <w:r w:rsidRPr="000659FA" w:rsidDel="0012229D">
              <w:rPr>
                <w:rPrChange w:id="34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8.9. Emissões médias e Km’s por tipo de motor/tipo de veículo/país/ subgrupo - </w:delText>
            </w:r>
            <w:r w:rsidRPr="000659FA" w:rsidDel="0012229D">
              <w:rPr>
                <w:rPrChange w:id="34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57</w:delText>
            </w:r>
          </w:del>
        </w:p>
        <w:p w14:paraId="6F15131F" w14:textId="64E5A73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4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43" w:author="Joana Rita Bentinho Silva" w:date="2025-04-07T18:33:00Z">
            <w:r w:rsidRPr="000659FA" w:rsidDel="0012229D">
              <w:rPr>
                <w:rPrChange w:id="34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8.10. Project Finance - </w:delText>
            </w:r>
            <w:r w:rsidRPr="000659FA" w:rsidDel="0012229D">
              <w:rPr>
                <w:rPrChange w:id="345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>modesg_inp_project_finance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58</w:delText>
            </w:r>
          </w:del>
        </w:p>
        <w:p w14:paraId="3A793A08" w14:textId="26931F7E" w:rsidR="00A37176" w:rsidRPr="000659FA" w:rsidRDefault="00A37176" w:rsidP="007E3521">
          <w:pPr>
            <w:spacing w:line="360" w:lineRule="auto"/>
            <w:jc w:val="both"/>
            <w:rPr>
              <w:rFonts w:ascii="Santander Text" w:eastAsiaTheme="minorEastAsia" w:hAnsi="Santander Text" w:cs="Arial"/>
              <w:szCs w:val="18"/>
            </w:rPr>
          </w:pPr>
          <w:r w:rsidRPr="000659FA">
            <w:rPr>
              <w:rFonts w:ascii="Santander Text" w:eastAsiaTheme="minorEastAsia" w:hAnsi="Santander Text" w:cs="Arial"/>
              <w:szCs w:val="18"/>
            </w:rPr>
            <w:fldChar w:fldCharType="end"/>
          </w:r>
        </w:p>
      </w:sdtContent>
    </w:sdt>
    <w:p w14:paraId="2A11EE39" w14:textId="45AFF5B2" w:rsidR="00A37176" w:rsidRPr="000659FA" w:rsidRDefault="00A3717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</w:rPr>
      </w:pPr>
    </w:p>
    <w:p w14:paraId="01390AC1" w14:textId="77777777" w:rsidR="00A37176" w:rsidRPr="000659FA" w:rsidRDefault="00A3717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</w:p>
    <w:p w14:paraId="662337AD" w14:textId="27C1E5D6" w:rsidR="002E58EB" w:rsidRPr="000659FA" w:rsidRDefault="00B83091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0659FA" w:rsidRDefault="0076288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46" w:name="_Toc194943214"/>
      <w:bookmarkStart w:id="347" w:name="_Toc141130767"/>
      <w:bookmarkStart w:id="348" w:name="_Toc141130858"/>
      <w:bookmarkStart w:id="349" w:name="_Toc141130907"/>
      <w:bookmarkStart w:id="350" w:name="_Toc141131003"/>
      <w:bookmarkStart w:id="351" w:name="_Toc141131026"/>
      <w:r w:rsidRPr="000659FA">
        <w:rPr>
          <w:color w:val="auto"/>
        </w:rPr>
        <w:lastRenderedPageBreak/>
        <w:t>Glossário</w:t>
      </w:r>
      <w:r w:rsidRPr="000659FA">
        <w:rPr>
          <w:color w:val="auto"/>
          <w:lang w:val="pt-PT"/>
        </w:rPr>
        <w:t xml:space="preserve"> de Tabelas</w:t>
      </w:r>
      <w:bookmarkEnd w:id="346"/>
    </w:p>
    <w:tbl>
      <w:tblPr>
        <w:tblStyle w:val="TableGridLight"/>
        <w:tblW w:w="285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0659FA" w:rsidRPr="000659FA" w14:paraId="370D3772" w14:textId="77777777" w:rsidTr="007E3521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0659FA" w:rsidRPr="000659FA" w14:paraId="41A45D51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114E89C" w14:textId="2015C224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fr004_cto </w:t>
            </w:r>
          </w:p>
        </w:tc>
        <w:tc>
          <w:tcPr>
            <w:tcW w:w="2431" w:type="pct"/>
            <w:vAlign w:val="center"/>
          </w:tcPr>
          <w:p w14:paraId="6A2C5421" w14:textId="7DC59B8B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A24CF3E" w14:textId="77777777" w:rsidTr="007E3521">
        <w:trPr>
          <w:trHeight w:val="266"/>
          <w:jc w:val="center"/>
        </w:trPr>
        <w:tc>
          <w:tcPr>
            <w:tcW w:w="2569" w:type="pct"/>
            <w:vAlign w:val="center"/>
          </w:tcPr>
          <w:p w14:paraId="599CB268" w14:textId="20ED13BE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14:paraId="6B7532A5" w14:textId="421B1765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9762FC1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12F3532" w14:textId="245D6073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ct071_rwa_gr_ec</w:t>
            </w:r>
          </w:p>
        </w:tc>
        <w:tc>
          <w:tcPr>
            <w:tcW w:w="2431" w:type="pct"/>
            <w:vAlign w:val="center"/>
          </w:tcPr>
          <w:p w14:paraId="4B18976E" w14:textId="2D49DEB1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266F4C5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612BBF5" w14:textId="05F0E7A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ct084_univ_cli_d</w:t>
            </w:r>
          </w:p>
        </w:tc>
        <w:tc>
          <w:tcPr>
            <w:tcW w:w="2431" w:type="pct"/>
            <w:vAlign w:val="center"/>
          </w:tcPr>
          <w:p w14:paraId="67C16C5C" w14:textId="05F37964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1B62F11C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2C8D9E5" w14:textId="688499A3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ct087_univ_gec_d </w:t>
            </w:r>
          </w:p>
        </w:tc>
        <w:tc>
          <w:tcPr>
            <w:tcW w:w="2431" w:type="pct"/>
            <w:vAlign w:val="center"/>
          </w:tcPr>
          <w:p w14:paraId="2E5C061A" w14:textId="4206F7C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1DC18E80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CC671BA" w14:textId="205C66E9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ct088_univ_gcl_d</w:t>
            </w:r>
          </w:p>
        </w:tc>
        <w:tc>
          <w:tcPr>
            <w:tcW w:w="2431" w:type="pct"/>
            <w:vAlign w:val="center"/>
          </w:tcPr>
          <w:p w14:paraId="7405CE20" w14:textId="13E4B56A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1C860E60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1C92504" w14:textId="481062E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ct063_univ_pme </w:t>
            </w:r>
          </w:p>
        </w:tc>
        <w:tc>
          <w:tcPr>
            <w:tcW w:w="2431" w:type="pct"/>
            <w:vAlign w:val="center"/>
          </w:tcPr>
          <w:p w14:paraId="0C9DCB1F" w14:textId="37AEDEA8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33C554F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5C5422A4" w14:textId="4AA0A959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ct610_titulos</w:t>
            </w:r>
          </w:p>
        </w:tc>
        <w:tc>
          <w:tcPr>
            <w:tcW w:w="2431" w:type="pct"/>
            <w:vAlign w:val="center"/>
          </w:tcPr>
          <w:p w14:paraId="22C1E35E" w14:textId="108D9EC4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59B8F98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50A67BD" w14:textId="24107A1B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ttt35_titlgru</w:t>
            </w:r>
          </w:p>
        </w:tc>
        <w:tc>
          <w:tcPr>
            <w:tcW w:w="2431" w:type="pct"/>
            <w:vAlign w:val="center"/>
          </w:tcPr>
          <w:p w14:paraId="2B3AB0C0" w14:textId="27291A6D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cd_mercados</w:t>
            </w:r>
          </w:p>
        </w:tc>
      </w:tr>
      <w:tr w:rsidR="000659FA" w:rsidRPr="000659FA" w14:paraId="4B828DCB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B74C7CC" w14:textId="6EE79F69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gt012_trz_gt_mob</w:t>
            </w:r>
          </w:p>
        </w:tc>
        <w:tc>
          <w:tcPr>
            <w:tcW w:w="2431" w:type="pct"/>
            <w:vAlign w:val="center"/>
          </w:tcPr>
          <w:p w14:paraId="0A21BDFF" w14:textId="46DB7ADA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cd_garantias</w:t>
            </w:r>
          </w:p>
        </w:tc>
      </w:tr>
      <w:tr w:rsidR="000659FA" w:rsidRPr="000659FA" w14:paraId="39333C65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FA0E47E" w14:textId="6D04D2D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gt013_bens_mob</w:t>
            </w:r>
          </w:p>
        </w:tc>
        <w:tc>
          <w:tcPr>
            <w:tcW w:w="2431" w:type="pct"/>
            <w:vAlign w:val="center"/>
          </w:tcPr>
          <w:p w14:paraId="0A6AAB1D" w14:textId="6D194D2E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cd_garantias</w:t>
            </w:r>
          </w:p>
        </w:tc>
      </w:tr>
      <w:tr w:rsidR="000659FA" w:rsidRPr="000659FA" w14:paraId="6230A78D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F4E06F7" w14:textId="7EB2DE3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ept01_contas</w:t>
            </w:r>
          </w:p>
        </w:tc>
        <w:tc>
          <w:tcPr>
            <w:tcW w:w="2431" w:type="pct"/>
            <w:vAlign w:val="center"/>
          </w:tcPr>
          <w:p w14:paraId="1F6E3695" w14:textId="2F03AB3D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cd_emprestimos</w:t>
            </w:r>
          </w:p>
        </w:tc>
      </w:tr>
      <w:tr w:rsidR="000659FA" w:rsidRPr="000659FA" w14:paraId="31C0FF7E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1064EF6" w14:textId="3ACD131C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p3_client_data_jquest</w:t>
            </w:r>
          </w:p>
        </w:tc>
        <w:tc>
          <w:tcPr>
            <w:tcW w:w="2431" w:type="pct"/>
            <w:vAlign w:val="center"/>
          </w:tcPr>
          <w:p w14:paraId="5A0FF89A" w14:textId="6862EBBE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bu_captools_work</w:t>
            </w:r>
          </w:p>
        </w:tc>
      </w:tr>
      <w:tr w:rsidR="000659FA" w:rsidRPr="000659FA" w14:paraId="73E9F05A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35DF7F2" w14:textId="35FAB84F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rstf159_rating_interno</w:t>
            </w:r>
          </w:p>
        </w:tc>
        <w:tc>
          <w:tcPr>
            <w:tcW w:w="2431" w:type="pct"/>
            <w:vAlign w:val="center"/>
          </w:tcPr>
          <w:p w14:paraId="26FDDBE7" w14:textId="6E7D71D5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cd_riscos</w:t>
            </w:r>
          </w:p>
        </w:tc>
      </w:tr>
      <w:tr w:rsidR="000659FA" w:rsidRPr="000659FA" w14:paraId="2AF0BB97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5F943AC" w14:textId="5D84EEFD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tat91_tabelas </w:t>
            </w:r>
          </w:p>
        </w:tc>
        <w:tc>
          <w:tcPr>
            <w:tcW w:w="2431" w:type="pct"/>
            <w:vAlign w:val="center"/>
          </w:tcPr>
          <w:p w14:paraId="06A60A95" w14:textId="4FD14E6E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cd_estruturais</w:t>
            </w:r>
          </w:p>
        </w:tc>
      </w:tr>
      <w:tr w:rsidR="000659FA" w:rsidRPr="000659FA" w14:paraId="29D7E109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B35F0F0" w14:textId="2BBAA8BB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interface_moradas</w:t>
            </w:r>
          </w:p>
        </w:tc>
        <w:tc>
          <w:tcPr>
            <w:tcW w:w="2431" w:type="pct"/>
            <w:vAlign w:val="center"/>
          </w:tcPr>
          <w:p w14:paraId="6F68FDA7" w14:textId="32E7CE73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cd_estruturais </w:t>
            </w:r>
          </w:p>
        </w:tc>
      </w:tr>
      <w:tr w:rsidR="000659FA" w:rsidRPr="000659FA" w14:paraId="7F21AD13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5E87E259" w14:textId="01E7D451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modesg_inp_emss_vcls </w:t>
            </w:r>
          </w:p>
        </w:tc>
        <w:tc>
          <w:tcPr>
            <w:tcW w:w="2431" w:type="pct"/>
            <w:vAlign w:val="center"/>
          </w:tcPr>
          <w:p w14:paraId="1E034959" w14:textId="35C8E64B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6CC3022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BF96540" w14:textId="77378DEE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modesg_inp_km_medios_emss_vcls</w:t>
            </w:r>
          </w:p>
        </w:tc>
        <w:tc>
          <w:tcPr>
            <w:tcW w:w="2431" w:type="pct"/>
            <w:vAlign w:val="center"/>
          </w:tcPr>
          <w:p w14:paraId="49AE1799" w14:textId="294CEDA1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0274CB24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14C6603A" w14:textId="39B3F907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 xml:space="preserve">modesg_inp_project_finance </w:t>
            </w:r>
          </w:p>
        </w:tc>
        <w:tc>
          <w:tcPr>
            <w:tcW w:w="2431" w:type="pct"/>
            <w:vAlign w:val="center"/>
          </w:tcPr>
          <w:p w14:paraId="19663E68" w14:textId="4865474D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0AEE3178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2B013E6" w14:textId="706D32EE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modesg_inp_emss_scib</w:t>
            </w:r>
          </w:p>
        </w:tc>
        <w:tc>
          <w:tcPr>
            <w:tcW w:w="2431" w:type="pct"/>
            <w:vAlign w:val="center"/>
          </w:tcPr>
          <w:p w14:paraId="77F847FA" w14:textId="2847CC20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4556638B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51140059" w14:textId="656E9E3F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modesg_inp_emss_nace</w:t>
            </w:r>
          </w:p>
        </w:tc>
        <w:tc>
          <w:tcPr>
            <w:tcW w:w="2431" w:type="pct"/>
            <w:vAlign w:val="center"/>
          </w:tcPr>
          <w:p w14:paraId="075E3CFD" w14:textId="5FB9C0AF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1879B2A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2E9A429E" w14:textId="7421E5B1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modesg_inp_risco_fisico_zipcode</w:t>
            </w:r>
          </w:p>
        </w:tc>
        <w:tc>
          <w:tcPr>
            <w:tcW w:w="2431" w:type="pct"/>
            <w:vAlign w:val="center"/>
          </w:tcPr>
          <w:p w14:paraId="6EFA6ECD" w14:textId="5375BBA0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549BCB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2D466EEA" w14:textId="66ABBA92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modesg_inp_risco_fisico</w:t>
            </w:r>
          </w:p>
        </w:tc>
        <w:tc>
          <w:tcPr>
            <w:tcW w:w="2431" w:type="pct"/>
            <w:vAlign w:val="center"/>
          </w:tcPr>
          <w:p w14:paraId="0219DD41" w14:textId="65215DE3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BE0356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674F6B93" w14:textId="5D06DF46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modesg_inp_csrd_alinhamento_tax</w:t>
            </w:r>
          </w:p>
        </w:tc>
        <w:tc>
          <w:tcPr>
            <w:tcW w:w="2431" w:type="pct"/>
            <w:vAlign w:val="center"/>
          </w:tcPr>
          <w:p w14:paraId="6CDED6B8" w14:textId="6BB07385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17FA17FB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570FC1D4" w14:textId="43617C7F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modesg_inp_empr_excl_paris</w:t>
            </w:r>
            <w:r w:rsidRPr="000659FA" w:rsidDel="00CA1AA2">
              <w:rPr>
                <w:rFonts w:ascii="Santander Text" w:hAnsi="Santander Text"/>
                <w:lang w:val="pt-PT"/>
              </w:rPr>
              <w:t xml:space="preserve"> </w:t>
            </w:r>
          </w:p>
        </w:tc>
        <w:tc>
          <w:tcPr>
            <w:tcW w:w="2431" w:type="pct"/>
            <w:vAlign w:val="center"/>
          </w:tcPr>
          <w:p w14:paraId="128BCB11" w14:textId="0DF1FB9E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0659FA" w:rsidRPr="000659FA" w14:paraId="394B883F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A73BB84" w14:textId="3C6524D1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14:paraId="54ED93CA" w14:textId="28D0CDF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</w:rPr>
              <w:t>business_esg</w:t>
            </w:r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0659FA" w:rsidRPr="000659FA" w14:paraId="12AAF48D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70A24716" w14:textId="186A9DF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14:paraId="1C8E1AE8" w14:textId="4D3A3E5B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451B67EE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2048374" w14:textId="4F63EDE4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modesg_param_sfics_taxon_europeia</w:t>
            </w:r>
          </w:p>
        </w:tc>
        <w:tc>
          <w:tcPr>
            <w:tcW w:w="2431" w:type="pct"/>
            <w:vAlign w:val="center"/>
          </w:tcPr>
          <w:p w14:paraId="7233B7B4" w14:textId="05F23806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04574F95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6B010A7" w14:textId="14DF53F8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 xml:space="preserve">modesg_out_empr_info_nfin </w:t>
            </w:r>
          </w:p>
        </w:tc>
        <w:tc>
          <w:tcPr>
            <w:tcW w:w="2431" w:type="pct"/>
            <w:vAlign w:val="center"/>
          </w:tcPr>
          <w:p w14:paraId="6B7BB839" w14:textId="56A514FA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F92BAC3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593D792" w14:textId="111990B0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modesg_out_emss_vcls</w:t>
            </w:r>
          </w:p>
        </w:tc>
        <w:tc>
          <w:tcPr>
            <w:tcW w:w="2431" w:type="pct"/>
            <w:vAlign w:val="center"/>
          </w:tcPr>
          <w:p w14:paraId="03C1DEF3" w14:textId="1CD058B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4DE18E65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100E01BF" w14:textId="28C1C466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modesg_out_sfics_taxon_europeia</w:t>
            </w:r>
          </w:p>
        </w:tc>
        <w:tc>
          <w:tcPr>
            <w:tcW w:w="2431" w:type="pct"/>
            <w:vAlign w:val="center"/>
          </w:tcPr>
          <w:p w14:paraId="0465BBC8" w14:textId="78E8F49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0207F3D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DC580B4" w14:textId="57594307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14:paraId="5CE74A76" w14:textId="3BF7A1CF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6C75ADE7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D24FBE9" w14:textId="1189CB74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lastRenderedPageBreak/>
              <w:t xml:space="preserve">property_energy_certificate </w:t>
            </w:r>
            <w:r w:rsidRPr="000659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14:paraId="0EE11880" w14:textId="6E4EE313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0659FA" w:rsidRPr="000659FA" w14:paraId="631DE37E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99D7B17" w14:textId="636A4A1C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process_property_rel </w:t>
            </w:r>
            <w:r w:rsidRPr="000659FA" w:rsidDel="00CA1AA2">
              <w:rPr>
                <w:rFonts w:ascii="Santander Text" w:hAnsi="Santander Text"/>
              </w:rPr>
              <w:t xml:space="preserve">property_energy_certificate </w:t>
            </w:r>
          </w:p>
        </w:tc>
        <w:tc>
          <w:tcPr>
            <w:tcW w:w="2431" w:type="pct"/>
            <w:vAlign w:val="center"/>
          </w:tcPr>
          <w:p w14:paraId="29880B15" w14:textId="7FA9F7E6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0659FA" w:rsidRPr="000659FA" w14:paraId="6E282AF2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0CAD41D4" w14:textId="06843DF3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responsibility_process_rel </w:t>
            </w:r>
            <w:r w:rsidRPr="000659FA" w:rsidDel="00CA1AA2">
              <w:rPr>
                <w:rFonts w:ascii="Santander Text" w:hAnsi="Santander Text"/>
              </w:rPr>
              <w:t xml:space="preserve">process_property_rel </w:t>
            </w:r>
          </w:p>
        </w:tc>
        <w:tc>
          <w:tcPr>
            <w:tcW w:w="2431" w:type="pct"/>
            <w:vAlign w:val="center"/>
          </w:tcPr>
          <w:p w14:paraId="6DC30874" w14:textId="1A49542B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9F5D1E" w:rsidRPr="000659FA" w14:paraId="77AF0A3A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60479D5" w14:textId="0A2EB4A4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 w:rsidDel="003126E5">
              <w:rPr>
                <w:rFonts w:ascii="Santander Text" w:hAnsi="Santander Text"/>
              </w:rPr>
              <w:t xml:space="preserve">responsibility_process_rel </w:t>
            </w:r>
          </w:p>
        </w:tc>
        <w:tc>
          <w:tcPr>
            <w:tcW w:w="2431" w:type="pct"/>
            <w:vAlign w:val="center"/>
          </w:tcPr>
          <w:p w14:paraId="44C293DB" w14:textId="3CD4A1D7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 w:rsidDel="003126E5">
              <w:rPr>
                <w:rFonts w:ascii="Santander Text" w:hAnsi="Santander Text"/>
              </w:rPr>
              <w:t>business_assets</w:t>
            </w:r>
          </w:p>
        </w:tc>
      </w:tr>
    </w:tbl>
    <w:p w14:paraId="65AEEFF7" w14:textId="505E3B0D" w:rsidR="00762880" w:rsidRPr="000659FA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67B9C8AF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D54CB99" w14:textId="5340EA96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C7463D1" w14:textId="5030FD9C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27E381F" w14:textId="1F7C0970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482D564" w14:textId="130950B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76B268B" w14:textId="73089B4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C39D999" w14:textId="257BEFBF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EA940FD" w14:textId="5DA58DF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344AAC7" w14:textId="71A294C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532C10F" w14:textId="745A3BC6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4B408ED" w14:textId="7777777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BDA57AD" w14:textId="1096A9AE" w:rsidR="0084486A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52" w:name="_Toc194943215"/>
      <w:r w:rsidRPr="000659FA">
        <w:rPr>
          <w:color w:val="auto"/>
        </w:rPr>
        <w:lastRenderedPageBreak/>
        <w:t>Introdução</w:t>
      </w:r>
      <w:bookmarkEnd w:id="347"/>
      <w:bookmarkEnd w:id="348"/>
      <w:bookmarkEnd w:id="349"/>
      <w:bookmarkEnd w:id="350"/>
      <w:bookmarkEnd w:id="351"/>
      <w:bookmarkEnd w:id="352"/>
    </w:p>
    <w:p w14:paraId="74A2872C" w14:textId="57B891C0" w:rsidR="00A37176" w:rsidRPr="000659FA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B5243E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ESG acomoda informação nas dimensões ambiental, social e de governo necessária</w:t>
      </w:r>
      <w:r w:rsidR="00B27AE6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para cumprir com a introdução de regulamentação mais rigorosa relativa ao reporte, divulgação e gestão de riscos de sustentabilidade, por exemplo, </w:t>
      </w:r>
      <w:r w:rsidR="00B27AE6" w:rsidRPr="000659FA">
        <w:rPr>
          <w:rFonts w:ascii="Santander Text" w:hAnsi="Santander Text" w:cs="Arial"/>
          <w:lang w:val="pt-PT"/>
        </w:rPr>
        <w:t xml:space="preserve">no que concerne à Taxonomia Europeia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Pr="000659FA">
        <w:rPr>
          <w:rFonts w:ascii="Santander Text" w:hAnsi="Santander Text" w:cs="Arial"/>
          <w:i/>
          <w:lang w:val="pt-PT"/>
        </w:rPr>
        <w:t>Pillar III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B27AE6" w:rsidRPr="000659FA">
        <w:rPr>
          <w:rFonts w:ascii="Santander Text" w:hAnsi="Santander Text" w:cs="Arial"/>
          <w:lang w:val="pt-PT"/>
        </w:rPr>
        <w:t>bem como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B27AE6" w:rsidRPr="000659FA">
        <w:rPr>
          <w:rFonts w:ascii="Santander Text" w:hAnsi="Santander Text" w:cs="Arial"/>
          <w:lang w:val="pt-PT"/>
        </w:rPr>
        <w:t xml:space="preserve">procurando </w:t>
      </w:r>
      <w:r w:rsidRPr="000659FA">
        <w:rPr>
          <w:rFonts w:ascii="Santander Text" w:hAnsi="Santander Text" w:cs="Arial"/>
          <w:lang w:val="pt-PT"/>
        </w:rPr>
        <w:t xml:space="preserve">dar resposta </w:t>
      </w:r>
      <w:r w:rsidR="00B27AE6" w:rsidRPr="000659FA">
        <w:rPr>
          <w:rFonts w:ascii="Santander Text" w:hAnsi="Santander Text" w:cs="Arial"/>
          <w:lang w:val="pt-PT"/>
        </w:rPr>
        <w:t xml:space="preserve">e alimentar </w:t>
      </w:r>
      <w:r w:rsidRPr="000659FA">
        <w:rPr>
          <w:rFonts w:ascii="Santander Text" w:hAnsi="Santander Text" w:cs="Arial"/>
          <w:lang w:val="pt-PT"/>
        </w:rPr>
        <w:t xml:space="preserve">os reportes internos já em vigor nesta matéria, nomeadamente ao </w:t>
      </w:r>
      <w:r w:rsidRPr="000659FA">
        <w:rPr>
          <w:rFonts w:ascii="Santander Text" w:hAnsi="Santander Text" w:cs="Arial"/>
          <w:i/>
          <w:lang w:val="pt-PT"/>
        </w:rPr>
        <w:t>Green Dashboard</w:t>
      </w:r>
      <w:r w:rsidRPr="000659FA">
        <w:rPr>
          <w:rFonts w:ascii="Santander Text" w:hAnsi="Santander Text" w:cs="Arial"/>
          <w:lang w:val="pt-PT"/>
        </w:rPr>
        <w:t>.</w:t>
      </w:r>
    </w:p>
    <w:p w14:paraId="16D77FCC" w14:textId="3254E247" w:rsidR="005046E7" w:rsidRPr="000659FA" w:rsidRDefault="007E49BE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respetivo aprovisionamento das tabelas e processamento do Modelo será em primeira instância realizado em base mensal. No entanto, atualmente a especificação está desenvolvida tendo por base tabelas com informação diária, possibilitando a alteração da periodicidade de carregamento, mediante as necessidades futuras do Banco.</w:t>
      </w:r>
    </w:p>
    <w:p w14:paraId="0A8DB813" w14:textId="20FC8AF5" w:rsidR="00A462A8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53" w:name="_Toc141130768"/>
      <w:bookmarkStart w:id="354" w:name="_Toc141130859"/>
      <w:bookmarkStart w:id="355" w:name="_Toc141130908"/>
      <w:bookmarkStart w:id="356" w:name="_Toc141131004"/>
      <w:bookmarkStart w:id="357" w:name="_Toc141131027"/>
      <w:bookmarkStart w:id="358" w:name="_Toc194943216"/>
      <w:r w:rsidRPr="000659FA">
        <w:rPr>
          <w:color w:val="auto"/>
        </w:rPr>
        <w:t>Modelo</w:t>
      </w:r>
      <w:r w:rsidRPr="000659FA">
        <w:rPr>
          <w:color w:val="auto"/>
          <w:lang w:val="pt-PT"/>
        </w:rPr>
        <w:t xml:space="preserve"> </w:t>
      </w:r>
      <w:r w:rsidR="00A37176" w:rsidRPr="000659FA">
        <w:rPr>
          <w:color w:val="auto"/>
          <w:lang w:val="pt-PT"/>
        </w:rPr>
        <w:t>Conceptual</w:t>
      </w:r>
      <w:bookmarkEnd w:id="353"/>
      <w:bookmarkEnd w:id="354"/>
      <w:bookmarkEnd w:id="355"/>
      <w:bookmarkEnd w:id="356"/>
      <w:bookmarkEnd w:id="357"/>
      <w:bookmarkEnd w:id="358"/>
    </w:p>
    <w:p w14:paraId="102BAD85" w14:textId="3D06652C" w:rsidR="007A42E9" w:rsidRPr="000659FA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 xml:space="preserve"> ESG consiste num conjunto de tabelas que acomodam diversos conceitos, descritos nos capítulos seguintes.</w:t>
      </w:r>
    </w:p>
    <w:p w14:paraId="09198802" w14:textId="396416C3" w:rsidR="00277077" w:rsidRPr="000659FA" w:rsidRDefault="00277077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59" w:name="_Toc194943217"/>
      <w:r w:rsidRPr="000659FA">
        <w:rPr>
          <w:color w:val="auto"/>
        </w:rPr>
        <w:t>Nomenclatura</w:t>
      </w:r>
      <w:r w:rsidRPr="000659FA">
        <w:rPr>
          <w:color w:val="auto"/>
          <w:lang w:val="pt-PT"/>
        </w:rPr>
        <w:t xml:space="preserve"> de Tabelas</w:t>
      </w:r>
      <w:bookmarkEnd w:id="359"/>
    </w:p>
    <w:p w14:paraId="5269CE43" w14:textId="4FC9FF25" w:rsidR="00277077" w:rsidRPr="000659FA" w:rsidRDefault="00277077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Para designação das tabelas do </w:t>
      </w:r>
      <w:r w:rsidR="00B5243E" w:rsidRPr="000659FA">
        <w:rPr>
          <w:rFonts w:ascii="Santander Text" w:hAnsi="Santander Text" w:cs="Arial"/>
          <w:lang w:val="pt-PT"/>
        </w:rPr>
        <w:t>M</w:t>
      </w:r>
      <w:r w:rsidRPr="000659FA">
        <w:rPr>
          <w:rFonts w:ascii="Santander Text" w:hAnsi="Santander Text" w:cs="Arial"/>
          <w:lang w:val="pt-PT"/>
        </w:rPr>
        <w:t>odelo foi definida a designação &lt;</w:t>
      </w:r>
      <w:r w:rsidRPr="000659FA">
        <w:rPr>
          <w:rFonts w:ascii="Santander Text" w:hAnsi="Santander Text" w:cs="Arial"/>
          <w:i/>
          <w:iCs/>
          <w:lang w:val="pt-PT"/>
        </w:rPr>
        <w:t>app</w:t>
      </w:r>
      <w:r w:rsidRPr="000659FA">
        <w:rPr>
          <w:rFonts w:ascii="Santander Text" w:hAnsi="Santander Text" w:cs="Arial"/>
          <w:lang w:val="pt-PT"/>
        </w:rPr>
        <w:t>&gt;_&lt;</w:t>
      </w:r>
      <w:r w:rsidRPr="000659FA">
        <w:rPr>
          <w:rFonts w:ascii="Santander Text" w:hAnsi="Santander Text" w:cs="Arial"/>
          <w:i/>
          <w:iCs/>
          <w:lang w:val="pt-PT"/>
        </w:rPr>
        <w:t>table type</w:t>
      </w:r>
      <w:r w:rsidRPr="000659FA">
        <w:rPr>
          <w:rFonts w:ascii="Santander Text" w:hAnsi="Santander Text" w:cs="Arial"/>
          <w:lang w:val="pt-PT"/>
        </w:rPr>
        <w:t>&gt;_&lt;</w:t>
      </w:r>
      <w:r w:rsidRPr="000659FA">
        <w:rPr>
          <w:rFonts w:ascii="Santander Text" w:hAnsi="Santander Text" w:cs="Arial"/>
          <w:i/>
          <w:iCs/>
          <w:lang w:val="pt-PT"/>
        </w:rPr>
        <w:t>description</w:t>
      </w:r>
      <w:r w:rsidRPr="000659FA">
        <w:rPr>
          <w:rFonts w:ascii="Santander Text" w:hAnsi="Santander Text" w:cs="Arial"/>
          <w:lang w:val="pt-PT"/>
        </w:rPr>
        <w:t>&gt;</w:t>
      </w:r>
      <w:r w:rsidR="004E19E8" w:rsidRPr="000659FA">
        <w:rPr>
          <w:rFonts w:ascii="Santander Text" w:hAnsi="Santander Text" w:cs="Arial"/>
          <w:lang w:val="pt-PT"/>
        </w:rPr>
        <w:t>, garantindo que o número máximo de carateres não excede os 32. Os valores possíveis são:</w:t>
      </w:r>
    </w:p>
    <w:p w14:paraId="09653CE7" w14:textId="2644FD54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app</w:t>
      </w:r>
      <w:r w:rsidRPr="000659FA">
        <w:rPr>
          <w:rFonts w:ascii="Santander Text" w:hAnsi="Santander Text" w:cs="Arial"/>
          <w:lang w:val="pt-PT"/>
        </w:rPr>
        <w:t>: modesg;</w:t>
      </w:r>
    </w:p>
    <w:p w14:paraId="449816D4" w14:textId="5A483256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table type</w:t>
      </w:r>
      <w:r w:rsidRPr="000659FA">
        <w:rPr>
          <w:rFonts w:ascii="Santander Text" w:hAnsi="Santander Text" w:cs="Arial"/>
          <w:lang w:val="pt-PT"/>
        </w:rPr>
        <w:t>:</w:t>
      </w:r>
    </w:p>
    <w:p w14:paraId="46A2F92D" w14:textId="11ACCD34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</w:t>
      </w:r>
      <w:r w:rsidR="004E19E8" w:rsidRPr="000659FA">
        <w:rPr>
          <w:rFonts w:ascii="Santander Text" w:hAnsi="Santander Text" w:cs="Arial"/>
          <w:i/>
          <w:lang w:val="pt-PT"/>
        </w:rPr>
        <w:t>param</w:t>
      </w:r>
      <w:r w:rsidRPr="000659FA">
        <w:rPr>
          <w:rFonts w:ascii="Santander Text" w:hAnsi="Santander Text" w:cs="Arial"/>
          <w:i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de parametrização;</w:t>
      </w:r>
    </w:p>
    <w:p w14:paraId="61B0706B" w14:textId="4C46B983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I</w:t>
      </w:r>
      <w:r w:rsidR="004E19E8" w:rsidRPr="000659FA">
        <w:rPr>
          <w:rFonts w:ascii="Santander Text" w:hAnsi="Santander Text" w:cs="Arial"/>
          <w:i/>
          <w:lang w:val="pt-PT"/>
        </w:rPr>
        <w:t>np</w:t>
      </w:r>
      <w:r w:rsidRPr="000659FA">
        <w:rPr>
          <w:rFonts w:ascii="Santander Text" w:hAnsi="Santander Text" w:cs="Arial"/>
          <w:i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de input;</w:t>
      </w:r>
    </w:p>
    <w:p w14:paraId="1276542D" w14:textId="249C6A93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‘</w:t>
      </w:r>
      <w:r w:rsidR="004E19E8" w:rsidRPr="000659FA">
        <w:rPr>
          <w:rFonts w:ascii="Santander Text" w:hAnsi="Santander Text" w:cs="Arial"/>
          <w:i/>
          <w:lang w:val="pt-PT"/>
        </w:rPr>
        <w:t>out</w:t>
      </w:r>
      <w:r w:rsidRPr="000659FA">
        <w:rPr>
          <w:rFonts w:ascii="Santander Text" w:hAnsi="Santander Text" w:cs="Arial"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output;</w:t>
      </w:r>
      <w:r w:rsidR="006A6CE5" w:rsidRPr="000659FA">
        <w:rPr>
          <w:rFonts w:ascii="Santander Text" w:hAnsi="Santander Text" w:cs="Arial"/>
          <w:lang w:val="pt-PT"/>
        </w:rPr>
        <w:t xml:space="preserve"> e</w:t>
      </w:r>
    </w:p>
    <w:p w14:paraId="30DD9488" w14:textId="1D0C947B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description</w:t>
      </w:r>
      <w:r w:rsidRPr="000659FA">
        <w:rPr>
          <w:rFonts w:ascii="Santander Text" w:hAnsi="Santander Text" w:cs="Arial"/>
          <w:lang w:val="pt-PT"/>
        </w:rPr>
        <w:t>: design</w:t>
      </w:r>
      <w:r w:rsidR="007A42E9" w:rsidRPr="000659FA">
        <w:rPr>
          <w:rFonts w:ascii="Santander Text" w:hAnsi="Santander Text" w:cs="Arial"/>
          <w:lang w:val="pt-PT"/>
        </w:rPr>
        <w:t>ação que permite</w:t>
      </w:r>
      <w:r w:rsidRPr="000659FA">
        <w:rPr>
          <w:rFonts w:ascii="Santander Text" w:hAnsi="Santander Text" w:cs="Arial"/>
          <w:lang w:val="pt-PT"/>
        </w:rPr>
        <w:t xml:space="preserve"> a identificação do conceito da tabela.</w:t>
      </w:r>
    </w:p>
    <w:p w14:paraId="7FE12836" w14:textId="2C16BE86" w:rsidR="00277077" w:rsidRPr="000659FA" w:rsidRDefault="004E19E8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 nível da nomenclatura dos campos de </w:t>
      </w:r>
      <w:r w:rsidR="00277077" w:rsidRPr="000659FA">
        <w:rPr>
          <w:rFonts w:ascii="Santander Text" w:hAnsi="Santander Text" w:cs="Arial"/>
          <w:lang w:val="pt-PT"/>
        </w:rPr>
        <w:t>cada tabela</w:t>
      </w:r>
      <w:r w:rsidRPr="000659FA">
        <w:rPr>
          <w:rFonts w:ascii="Santander Text" w:hAnsi="Santander Text" w:cs="Arial"/>
          <w:lang w:val="pt-PT"/>
        </w:rPr>
        <w:t xml:space="preserve"> foram considerados os seguintes pressupostos:</w:t>
      </w:r>
    </w:p>
    <w:p w14:paraId="06C4AA8E" w14:textId="77777777" w:rsidR="004E19E8" w:rsidRPr="000659FA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Máximo de 32 caracteres;</w:t>
      </w:r>
    </w:p>
    <w:p w14:paraId="592F0B85" w14:textId="77777777" w:rsidR="004E19E8" w:rsidRPr="000659FA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Abrevia</w:t>
      </w:r>
      <w:r w:rsidR="004E19E8" w:rsidRPr="000659FA">
        <w:rPr>
          <w:rFonts w:ascii="Santander Text" w:hAnsi="Santander Text" w:cs="Arial"/>
          <w:lang w:val="pt-PT"/>
        </w:rPr>
        <w:t>ção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4E19E8" w:rsidRPr="000659FA">
        <w:rPr>
          <w:rFonts w:ascii="Santander Text" w:hAnsi="Santander Text" w:cs="Arial"/>
          <w:lang w:val="pt-PT"/>
        </w:rPr>
        <w:t>d</w:t>
      </w:r>
      <w:r w:rsidRPr="000659FA">
        <w:rPr>
          <w:rFonts w:ascii="Santander Text" w:hAnsi="Santander Text" w:cs="Arial"/>
          <w:lang w:val="pt-PT"/>
        </w:rPr>
        <w:t>a descrição das variáveis dentro d</w:t>
      </w:r>
      <w:r w:rsidR="004E19E8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razoável para claro entendimento do </w:t>
      </w:r>
      <w:r w:rsidR="004E19E8" w:rsidRPr="000659FA">
        <w:rPr>
          <w:rFonts w:ascii="Santander Text" w:hAnsi="Santander Text" w:cs="Arial"/>
          <w:lang w:val="pt-PT"/>
        </w:rPr>
        <w:t xml:space="preserve">seu </w:t>
      </w:r>
      <w:r w:rsidRPr="000659FA">
        <w:rPr>
          <w:rFonts w:ascii="Santander Text" w:hAnsi="Santander Text" w:cs="Arial"/>
          <w:lang w:val="pt-PT"/>
        </w:rPr>
        <w:t>significado;</w:t>
      </w:r>
    </w:p>
    <w:p w14:paraId="1001419A" w14:textId="134E1326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M</w:t>
      </w:r>
      <w:r w:rsidR="00277077" w:rsidRPr="000659FA">
        <w:rPr>
          <w:rFonts w:ascii="Santander Text" w:hAnsi="Santander Text" w:cs="Arial"/>
          <w:lang w:val="pt-PT"/>
        </w:rPr>
        <w:t xml:space="preserve">ontantes </w:t>
      </w:r>
      <w:r w:rsidRPr="000659FA">
        <w:rPr>
          <w:rFonts w:ascii="Santander Text" w:hAnsi="Santander Text" w:cs="Arial"/>
          <w:lang w:val="pt-PT"/>
        </w:rPr>
        <w:t xml:space="preserve">são </w:t>
      </w:r>
      <w:r w:rsidR="00B27AE6" w:rsidRPr="000659FA">
        <w:rPr>
          <w:rFonts w:ascii="Santander Text" w:hAnsi="Santander Text" w:cs="Arial"/>
          <w:lang w:val="pt-PT"/>
        </w:rPr>
        <w:t xml:space="preserve">identificados </w:t>
      </w:r>
      <w:r w:rsidRPr="000659FA">
        <w:rPr>
          <w:rFonts w:ascii="Santander Text" w:hAnsi="Santander Text" w:cs="Arial"/>
          <w:lang w:val="pt-PT"/>
        </w:rPr>
        <w:t>da seguinte forma:</w:t>
      </w:r>
      <w:r w:rsidR="00277077" w:rsidRPr="000659FA">
        <w:rPr>
          <w:rFonts w:ascii="Santander Text" w:hAnsi="Santander Text" w:cs="Arial"/>
          <w:lang w:val="pt-PT"/>
        </w:rPr>
        <w:t xml:space="preserve"> ‘montante_&lt;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</w:t>
      </w:r>
      <w:r w:rsidRPr="000659FA">
        <w:rPr>
          <w:rFonts w:ascii="Santander Text" w:hAnsi="Santander Text" w:cs="Arial"/>
          <w:lang w:val="pt-PT"/>
        </w:rPr>
        <w:t>;</w:t>
      </w:r>
    </w:p>
    <w:p w14:paraId="3ED44EC1" w14:textId="35415114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277077" w:rsidRPr="000659FA">
        <w:rPr>
          <w:rFonts w:ascii="Santander Text" w:hAnsi="Santander Text" w:cs="Arial"/>
          <w:lang w:val="pt-PT"/>
        </w:rPr>
        <w:t xml:space="preserve">ódigos </w:t>
      </w:r>
      <w:r w:rsidRPr="000659FA">
        <w:rPr>
          <w:rFonts w:ascii="Santander Text" w:hAnsi="Santander Text" w:cs="Arial"/>
          <w:lang w:val="pt-PT"/>
        </w:rPr>
        <w:t xml:space="preserve">são </w:t>
      </w:r>
      <w:r w:rsidR="00B27AE6" w:rsidRPr="000659FA">
        <w:rPr>
          <w:rFonts w:ascii="Santander Text" w:hAnsi="Santander Text" w:cs="Arial"/>
          <w:lang w:val="pt-PT"/>
        </w:rPr>
        <w:t xml:space="preserve">identificados </w:t>
      </w:r>
      <w:r w:rsidRPr="000659FA">
        <w:rPr>
          <w:rFonts w:ascii="Santander Text" w:hAnsi="Santander Text" w:cs="Arial"/>
          <w:lang w:val="pt-PT"/>
        </w:rPr>
        <w:t xml:space="preserve">da seguinte forma: </w:t>
      </w:r>
      <w:r w:rsidR="00277077" w:rsidRPr="000659FA">
        <w:rPr>
          <w:rFonts w:ascii="Santander Text" w:hAnsi="Santander Text" w:cs="Arial"/>
          <w:lang w:val="pt-PT"/>
        </w:rPr>
        <w:t>cod_&lt;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&gt;;</w:t>
      </w:r>
    </w:p>
    <w:p w14:paraId="2DEFC407" w14:textId="624010CA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D</w:t>
      </w:r>
      <w:r w:rsidR="00277077" w:rsidRPr="000659FA">
        <w:rPr>
          <w:rFonts w:ascii="Santander Text" w:hAnsi="Santander Text" w:cs="Arial"/>
          <w:lang w:val="pt-PT"/>
        </w:rPr>
        <w:t xml:space="preserve">atas </w:t>
      </w:r>
      <w:r w:rsidRPr="000659FA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0659FA">
        <w:rPr>
          <w:rFonts w:ascii="Santander Text" w:hAnsi="Santander Text" w:cs="Arial"/>
          <w:lang w:val="pt-PT"/>
        </w:rPr>
        <w:t>data_&lt;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Pr="000659FA">
        <w:rPr>
          <w:rFonts w:ascii="Santander Text" w:hAnsi="Santander Text" w:cs="Arial"/>
          <w:lang w:val="pt-PT"/>
        </w:rPr>
        <w:t>&gt;;</w:t>
      </w:r>
    </w:p>
    <w:p w14:paraId="6333A877" w14:textId="42AA886F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F</w:t>
      </w:r>
      <w:r w:rsidR="00277077" w:rsidRPr="000659FA">
        <w:rPr>
          <w:rFonts w:ascii="Santander Text" w:hAnsi="Santander Text" w:cs="Arial"/>
          <w:i/>
          <w:lang w:val="pt-PT"/>
        </w:rPr>
        <w:t>lags</w:t>
      </w:r>
      <w:r w:rsidR="00277077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0659FA">
        <w:rPr>
          <w:rFonts w:ascii="Santander Text" w:hAnsi="Santander Text" w:cs="Arial"/>
          <w:lang w:val="pt-PT"/>
        </w:rPr>
        <w:t>flg_&lt;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&gt;;</w:t>
      </w:r>
      <w:r w:rsidR="006A6CE5" w:rsidRPr="000659FA">
        <w:rPr>
          <w:rFonts w:ascii="Santander Text" w:hAnsi="Santander Text" w:cs="Arial"/>
          <w:lang w:val="pt-PT"/>
        </w:rPr>
        <w:t xml:space="preserve"> e</w:t>
      </w:r>
    </w:p>
    <w:p w14:paraId="3921117C" w14:textId="05E08615" w:rsidR="00277077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Nomes são identificados da seguinte forma </w:t>
      </w:r>
      <w:r w:rsidR="00566A97" w:rsidRPr="000659FA">
        <w:rPr>
          <w:rFonts w:ascii="Santander Text" w:hAnsi="Santander Text" w:cs="Arial"/>
          <w:lang w:val="pt-PT"/>
        </w:rPr>
        <w:t>nome_</w:t>
      </w:r>
      <w:r w:rsidR="00277077" w:rsidRPr="000659FA">
        <w:rPr>
          <w:rFonts w:ascii="Santander Text" w:hAnsi="Santander Text" w:cs="Arial"/>
          <w:lang w:val="pt-PT"/>
        </w:rPr>
        <w:t>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&gt;.</w:t>
      </w:r>
    </w:p>
    <w:p w14:paraId="24E01DEA" w14:textId="25D02F8E" w:rsidR="004E19E8" w:rsidRPr="000659FA" w:rsidRDefault="004E19E8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60" w:name="_Toc194943218"/>
      <w:r w:rsidRPr="000659FA">
        <w:rPr>
          <w:color w:val="auto"/>
        </w:rPr>
        <w:t>Pressupostos</w:t>
      </w:r>
      <w:r w:rsidRPr="000659FA">
        <w:rPr>
          <w:color w:val="auto"/>
          <w:lang w:val="pt-PT"/>
        </w:rPr>
        <w:t xml:space="preserve"> gerais</w:t>
      </w:r>
      <w:bookmarkEnd w:id="360"/>
    </w:p>
    <w:p w14:paraId="2504775B" w14:textId="767805FB" w:rsidR="004E19E8" w:rsidRPr="000659FA" w:rsidRDefault="004E19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Apesar de não especificado no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B5243E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>, todas as tabelas devem considerar os seguintes campos adicionais:</w:t>
      </w:r>
    </w:p>
    <w:p w14:paraId="6F76E432" w14:textId="36105BE2" w:rsidR="004E19E8" w:rsidRPr="000659FA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lastRenderedPageBreak/>
        <w:t>c</w:t>
      </w:r>
      <w:r w:rsidR="00CC50C7" w:rsidRPr="000659FA">
        <w:rPr>
          <w:rFonts w:ascii="Santander Text" w:hAnsi="Santander Text" w:cs="Arial"/>
          <w:i/>
          <w:iCs/>
          <w:lang w:val="pt-PT"/>
        </w:rPr>
        <w:t>kutulmo</w:t>
      </w:r>
      <w:r w:rsidR="00CC50C7" w:rsidRPr="000659FA">
        <w:rPr>
          <w:rFonts w:ascii="Santander Text" w:hAnsi="Santander Text" w:cs="Arial"/>
          <w:lang w:val="pt-PT"/>
        </w:rPr>
        <w:t>: utilizador que inseriu o registo na tabela; e</w:t>
      </w:r>
    </w:p>
    <w:p w14:paraId="34D76AAE" w14:textId="360FE0A7" w:rsidR="00E645AA" w:rsidRPr="000659FA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h</w:t>
      </w:r>
      <w:r w:rsidR="00CC50C7" w:rsidRPr="000659FA">
        <w:rPr>
          <w:rFonts w:ascii="Santander Text" w:hAnsi="Santander Text" w:cs="Arial"/>
          <w:i/>
          <w:iCs/>
          <w:lang w:val="pt-PT"/>
        </w:rPr>
        <w:t>timest</w:t>
      </w:r>
      <w:r w:rsidR="00CC50C7" w:rsidRPr="000659FA">
        <w:rPr>
          <w:rFonts w:ascii="Santander Text" w:hAnsi="Santander Text" w:cs="Arial"/>
          <w:lang w:val="pt-PT"/>
        </w:rPr>
        <w:t>: data e hora de inserção do registo na tabela.</w:t>
      </w:r>
    </w:p>
    <w:p w14:paraId="6DD39D3E" w14:textId="3FA569EA" w:rsidR="00534F7B" w:rsidRPr="000659FA" w:rsidRDefault="00534F7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Sempre que não seja possível aprovisionar uma variável </w:t>
      </w:r>
      <w:r w:rsidR="00B9126F" w:rsidRPr="000659FA">
        <w:rPr>
          <w:rFonts w:ascii="Santander Text" w:hAnsi="Santander Text" w:cs="Arial"/>
          <w:lang w:val="pt-PT"/>
        </w:rPr>
        <w:t xml:space="preserve">de um dado registo </w:t>
      </w:r>
      <w:r w:rsidRPr="000659FA">
        <w:rPr>
          <w:rFonts w:ascii="Santander Text" w:hAnsi="Santander Text" w:cs="Arial"/>
          <w:lang w:val="pt-PT"/>
        </w:rPr>
        <w:t>com base nas regras e condições detalhadas nos capítulos seguintes,</w:t>
      </w:r>
      <w:r w:rsidR="00B9126F" w:rsidRPr="000659FA">
        <w:rPr>
          <w:rFonts w:ascii="Santander Text" w:hAnsi="Santander Text" w:cs="Arial"/>
          <w:lang w:val="pt-PT"/>
        </w:rPr>
        <w:t xml:space="preserve"> deve ser considerado o valor </w:t>
      </w:r>
      <w:r w:rsidR="00B9126F" w:rsidRPr="000659FA">
        <w:rPr>
          <w:rFonts w:ascii="Santander Text" w:hAnsi="Santander Text" w:cs="Arial"/>
          <w:i/>
          <w:iCs/>
          <w:lang w:val="pt-PT"/>
        </w:rPr>
        <w:t>null</w:t>
      </w:r>
      <w:r w:rsidR="00B9126F" w:rsidRPr="000659FA">
        <w:rPr>
          <w:rFonts w:ascii="Santander Text" w:hAnsi="Santander Text" w:cs="Arial"/>
          <w:lang w:val="pt-PT"/>
        </w:rPr>
        <w:t>.</w:t>
      </w:r>
    </w:p>
    <w:p w14:paraId="5316F7D7" w14:textId="19A25538" w:rsidR="00E46285" w:rsidRPr="000659FA" w:rsidRDefault="00A462A8" w:rsidP="007E3521">
      <w:pPr>
        <w:pStyle w:val="Contentstitle"/>
        <w:spacing w:after="120" w:line="360" w:lineRule="auto"/>
        <w:jc w:val="both"/>
        <w:rPr>
          <w:color w:val="auto"/>
        </w:rPr>
      </w:pPr>
      <w:bookmarkStart w:id="361" w:name="_Toc141130769"/>
      <w:bookmarkStart w:id="362" w:name="_Toc141130860"/>
      <w:bookmarkStart w:id="363" w:name="_Toc141130909"/>
      <w:bookmarkStart w:id="364" w:name="_Toc141131005"/>
      <w:bookmarkStart w:id="365" w:name="_Toc141131028"/>
      <w:bookmarkStart w:id="366" w:name="_Toc194943219"/>
      <w:r w:rsidRPr="000659FA">
        <w:rPr>
          <w:color w:val="auto"/>
        </w:rPr>
        <w:t>Contratos</w:t>
      </w:r>
      <w:bookmarkEnd w:id="361"/>
      <w:bookmarkEnd w:id="362"/>
      <w:bookmarkEnd w:id="363"/>
      <w:bookmarkEnd w:id="364"/>
      <w:bookmarkEnd w:id="365"/>
      <w:bookmarkEnd w:id="366"/>
    </w:p>
    <w:p w14:paraId="50460618" w14:textId="2EEE235A" w:rsidR="00E46285" w:rsidRPr="000659FA" w:rsidRDefault="00F541A2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67" w:name="_Toc194943220"/>
      <w:r w:rsidRPr="000659FA">
        <w:rPr>
          <w:rFonts w:cs="Arial"/>
          <w:color w:val="auto"/>
          <w:szCs w:val="32"/>
          <w:lang w:val="pt-PT"/>
        </w:rPr>
        <w:t xml:space="preserve">Informação verde contratos - </w:t>
      </w:r>
      <w:r w:rsidR="00E46285" w:rsidRPr="000659FA">
        <w:rPr>
          <w:i/>
          <w:color w:val="auto"/>
          <w:lang w:val="pt-PT"/>
        </w:rPr>
        <w:t>modesg_out_sfics_taxon_europeia</w:t>
      </w:r>
      <w:bookmarkEnd w:id="367"/>
    </w:p>
    <w:p w14:paraId="31A1CCE3" w14:textId="1D229350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68" w:name="_Toc141130772"/>
      <w:bookmarkStart w:id="369" w:name="_Toc141130863"/>
      <w:bookmarkStart w:id="370" w:name="_Toc141130912"/>
      <w:bookmarkStart w:id="371" w:name="_Toc141131008"/>
      <w:bookmarkStart w:id="372" w:name="_Toc141131031"/>
      <w:bookmarkStart w:id="373" w:name="_Toc194943221"/>
      <w:r w:rsidRPr="000659FA">
        <w:rPr>
          <w:color w:val="auto"/>
        </w:rPr>
        <w:t>Conceito</w:t>
      </w:r>
      <w:bookmarkEnd w:id="368"/>
      <w:bookmarkEnd w:id="369"/>
      <w:bookmarkEnd w:id="370"/>
      <w:bookmarkEnd w:id="371"/>
      <w:bookmarkEnd w:id="372"/>
      <w:bookmarkEnd w:id="373"/>
    </w:p>
    <w:p w14:paraId="273DE2B4" w14:textId="7A4399D4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associa um ou mais valores </w:t>
      </w:r>
      <w:r w:rsidR="002D0673" w:rsidRPr="000659FA">
        <w:rPr>
          <w:rFonts w:ascii="Santander Text" w:hAnsi="Santander Text" w:cs="Arial"/>
          <w:lang w:val="pt-PT"/>
        </w:rPr>
        <w:t xml:space="preserve">de </w:t>
      </w:r>
      <w:r w:rsidR="00B5243E" w:rsidRPr="000659FA">
        <w:rPr>
          <w:rFonts w:ascii="Santander Text" w:hAnsi="Santander Text" w:cs="Arial"/>
          <w:lang w:val="pt-PT"/>
        </w:rPr>
        <w:t>T</w:t>
      </w:r>
      <w:r w:rsidRPr="000659FA">
        <w:rPr>
          <w:rFonts w:ascii="Santander Text" w:hAnsi="Santander Text" w:cs="Arial"/>
          <w:lang w:val="pt-PT"/>
        </w:rPr>
        <w:t xml:space="preserve">axonomias </w:t>
      </w:r>
      <w:r w:rsidR="00B5243E" w:rsidRPr="000659FA">
        <w:rPr>
          <w:rFonts w:ascii="Santander Text" w:hAnsi="Santander Text" w:cs="Arial"/>
          <w:lang w:val="pt-PT"/>
        </w:rPr>
        <w:t xml:space="preserve">Interna </w:t>
      </w:r>
      <w:r w:rsidRPr="000659FA">
        <w:rPr>
          <w:rFonts w:ascii="Santander Text" w:hAnsi="Santander Text" w:cs="Arial"/>
          <w:lang w:val="pt-PT"/>
        </w:rPr>
        <w:t xml:space="preserve">(SFICS) e </w:t>
      </w:r>
      <w:r w:rsidR="00B5243E" w:rsidRPr="000659FA">
        <w:rPr>
          <w:rFonts w:ascii="Santander Text" w:hAnsi="Santander Text" w:cs="Arial"/>
          <w:lang w:val="pt-PT"/>
        </w:rPr>
        <w:t xml:space="preserve">Europeia </w:t>
      </w:r>
      <w:r w:rsidRPr="000659FA">
        <w:rPr>
          <w:rFonts w:ascii="Santander Text" w:hAnsi="Santander Text" w:cs="Arial"/>
          <w:lang w:val="pt-PT"/>
        </w:rPr>
        <w:t xml:space="preserve">a cada contrato, sempre que se verificar que o mesmo cumpra uma ou mais regras definidas na tabela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.</w:t>
      </w:r>
    </w:p>
    <w:p w14:paraId="0C2EDCC0" w14:textId="1E0E3100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74" w:name="_Toc141130773"/>
      <w:bookmarkStart w:id="375" w:name="_Toc141130864"/>
      <w:bookmarkStart w:id="376" w:name="_Toc141130913"/>
      <w:bookmarkStart w:id="377" w:name="_Toc141131009"/>
      <w:bookmarkStart w:id="378" w:name="_Toc141131032"/>
      <w:bookmarkStart w:id="379" w:name="_Toc194943222"/>
      <w:r w:rsidRPr="000659FA">
        <w:rPr>
          <w:color w:val="auto"/>
        </w:rPr>
        <w:t>Granularidade</w:t>
      </w:r>
      <w:bookmarkEnd w:id="374"/>
      <w:bookmarkEnd w:id="375"/>
      <w:bookmarkEnd w:id="376"/>
      <w:bookmarkEnd w:id="377"/>
      <w:bookmarkEnd w:id="378"/>
      <w:bookmarkEnd w:id="379"/>
    </w:p>
    <w:p w14:paraId="7CD75E8E" w14:textId="35C0C17C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registo nesta tabela irá representar a associação de um contrato, identificado pela combinação dos campos ‘</w:t>
      </w:r>
      <w:r w:rsidRPr="000659FA">
        <w:rPr>
          <w:rFonts w:ascii="Santander Text" w:hAnsi="Santander Text" w:cs="Arial"/>
          <w:i/>
          <w:iCs/>
          <w:lang w:val="pt-PT"/>
        </w:rPr>
        <w:t>cempresa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cbalcao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cnumecta</w:t>
      </w:r>
      <w:r w:rsidRPr="000659FA">
        <w:rPr>
          <w:rFonts w:ascii="Santander Text" w:hAnsi="Santander Text" w:cs="Arial"/>
          <w:lang w:val="pt-PT"/>
        </w:rPr>
        <w:t>‘ e ‘</w:t>
      </w:r>
      <w:r w:rsidRPr="000659FA">
        <w:rPr>
          <w:rFonts w:ascii="Santander Text" w:hAnsi="Santander Text" w:cs="Arial"/>
          <w:i/>
          <w:iCs/>
          <w:lang w:val="pt-PT"/>
        </w:rPr>
        <w:t>zdeposit</w:t>
      </w:r>
      <w:r w:rsidRPr="000659FA">
        <w:rPr>
          <w:rFonts w:ascii="Santander Text" w:hAnsi="Santander Text" w:cs="Arial"/>
          <w:lang w:val="pt-PT"/>
        </w:rPr>
        <w:t xml:space="preserve">‘ a uma categoria das </w:t>
      </w:r>
      <w:r w:rsidR="00B5243E" w:rsidRPr="000659FA">
        <w:rPr>
          <w:rFonts w:ascii="Santander Text" w:hAnsi="Santander Text" w:cs="Arial"/>
          <w:lang w:val="pt-PT"/>
        </w:rPr>
        <w:t>T</w:t>
      </w:r>
      <w:r w:rsidRPr="000659FA">
        <w:rPr>
          <w:rFonts w:ascii="Santander Text" w:hAnsi="Santander Text" w:cs="Arial"/>
          <w:lang w:val="pt-PT"/>
        </w:rPr>
        <w:t>axonomias SFICS (variável ‘</w:t>
      </w:r>
      <w:r w:rsidRPr="000659FA">
        <w:rPr>
          <w:rFonts w:ascii="Santander Text" w:hAnsi="Santander Text" w:cs="Arial"/>
          <w:i/>
          <w:iCs/>
          <w:lang w:val="pt-PT"/>
        </w:rPr>
        <w:t>nome_ctgr_sfics’</w:t>
      </w:r>
      <w:r w:rsidRPr="000659FA">
        <w:rPr>
          <w:rFonts w:ascii="Santander Text" w:hAnsi="Santander Text" w:cs="Arial"/>
          <w:lang w:val="pt-PT"/>
        </w:rPr>
        <w:t xml:space="preserve">) ou </w:t>
      </w:r>
      <w:r w:rsidR="00B5243E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>uropeia (variáveis</w:t>
      </w:r>
      <w:r w:rsidR="00940209" w:rsidRPr="000659FA">
        <w:rPr>
          <w:rFonts w:ascii="Santander Text" w:hAnsi="Santander Text" w:cs="Arial"/>
          <w:lang w:val="pt-PT"/>
        </w:rPr>
        <w:t xml:space="preserve"> de alinhamento e elegibilidade: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295CDB" w:rsidRPr="000659FA">
        <w:rPr>
          <w:rFonts w:ascii="Santander Text" w:hAnsi="Santander Text" w:cs="Arial"/>
          <w:i/>
          <w:lang w:val="pt-PT"/>
        </w:rPr>
        <w:t>‘sst_indctr’</w:t>
      </w:r>
      <w:r w:rsidR="00295CDB"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nome_purpose_esg_alinh_tax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nome_purpose_esg_nalinh_tax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nome_general_specific_purpose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nome_specific_eligible</w:t>
      </w:r>
      <w:r w:rsidRPr="000659FA">
        <w:rPr>
          <w:rFonts w:ascii="Santander Text" w:hAnsi="Santander Text" w:cs="Arial"/>
          <w:lang w:val="pt-PT"/>
        </w:rPr>
        <w:t>‘ e ‘</w:t>
      </w:r>
      <w:r w:rsidRPr="000659FA">
        <w:rPr>
          <w:rFonts w:ascii="Santander Text" w:hAnsi="Santander Text" w:cs="Arial"/>
          <w:i/>
          <w:iCs/>
          <w:lang w:val="pt-PT"/>
        </w:rPr>
        <w:t>nome_specific_sustainable</w:t>
      </w:r>
      <w:r w:rsidRPr="000659FA">
        <w:rPr>
          <w:rFonts w:ascii="Santander Text" w:hAnsi="Santander Text" w:cs="Arial"/>
          <w:lang w:val="pt-PT"/>
        </w:rPr>
        <w:t>‘). Neste sentido, para uma mesma data de referência (‘</w:t>
      </w:r>
      <w:r w:rsidRPr="000659FA">
        <w:rPr>
          <w:rFonts w:ascii="Santander Text" w:hAnsi="Santander Text" w:cs="Arial"/>
          <w:i/>
          <w:iCs/>
          <w:lang w:val="pt-PT"/>
        </w:rPr>
        <w:t>ref_date’</w:t>
      </w:r>
      <w:r w:rsidRPr="000659FA">
        <w:rPr>
          <w:rFonts w:ascii="Santander Text" w:hAnsi="Santander Text" w:cs="Arial"/>
          <w:lang w:val="pt-PT"/>
        </w:rPr>
        <w:t>), um contrato pode ter uma categoria associada 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naturalmente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à mesma categoria podem estar alocados um ou mais contratos.</w:t>
      </w:r>
    </w:p>
    <w:p w14:paraId="6D535F40" w14:textId="77777777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80" w:name="_Toc141130775"/>
      <w:bookmarkStart w:id="381" w:name="_Toc141130866"/>
      <w:bookmarkStart w:id="382" w:name="_Toc141130915"/>
      <w:bookmarkStart w:id="383" w:name="_Toc141131011"/>
      <w:bookmarkStart w:id="384" w:name="_Toc141131034"/>
      <w:bookmarkStart w:id="385" w:name="_Toc194943223"/>
      <w:r w:rsidRPr="000659FA">
        <w:rPr>
          <w:color w:val="auto"/>
        </w:rPr>
        <w:t>Aprovisionamento</w:t>
      </w:r>
      <w:bookmarkEnd w:id="380"/>
      <w:bookmarkEnd w:id="381"/>
      <w:bookmarkEnd w:id="382"/>
      <w:bookmarkEnd w:id="383"/>
      <w:bookmarkEnd w:id="384"/>
      <w:bookmarkEnd w:id="385"/>
    </w:p>
    <w:p w14:paraId="327A0938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será aprovisionada com base nas regras existentes na tabela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.</w:t>
      </w:r>
    </w:p>
    <w:p w14:paraId="0A86B2F9" w14:textId="0B8F4F55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Como universo de partida para aplicação das regras configuradas na parametrização, deve considerar-se a tabela </w:t>
      </w:r>
      <w:r w:rsidRPr="000659FA">
        <w:rPr>
          <w:rFonts w:ascii="Santander Text" w:hAnsi="Santander Text" w:cs="Arial"/>
          <w:i/>
          <w:iCs/>
          <w:lang w:val="pt-PT"/>
        </w:rPr>
        <w:t>ct085_univ_cto_d</w:t>
      </w:r>
      <w:r w:rsidRPr="000659FA">
        <w:rPr>
          <w:rFonts w:ascii="Santander Text" w:hAnsi="Santander Text" w:cs="Arial"/>
          <w:lang w:val="pt-PT"/>
        </w:rPr>
        <w:t xml:space="preserve">. </w:t>
      </w:r>
      <w:r w:rsidR="007A15E9" w:rsidRPr="000659FA">
        <w:rPr>
          <w:rFonts w:ascii="Santander Text" w:hAnsi="Santander Text" w:cs="Arial"/>
          <w:lang w:val="pt-PT"/>
        </w:rPr>
        <w:t xml:space="preserve">A </w:t>
      </w:r>
      <w:r w:rsidRPr="000659FA">
        <w:rPr>
          <w:rFonts w:ascii="Santander Text" w:hAnsi="Santander Text" w:cs="Arial"/>
          <w:lang w:val="pt-PT"/>
        </w:rPr>
        <w:t xml:space="preserve">presente tabela será composta por todos os contratos existentes a cada data de referência, independentemente de verificarem ou não </w:t>
      </w:r>
      <w:r w:rsidR="00B27AE6" w:rsidRPr="000659FA">
        <w:rPr>
          <w:rFonts w:ascii="Santander Text" w:hAnsi="Santander Text" w:cs="Arial"/>
          <w:lang w:val="pt-PT"/>
        </w:rPr>
        <w:t xml:space="preserve">alguma </w:t>
      </w:r>
      <w:r w:rsidRPr="000659FA">
        <w:rPr>
          <w:rFonts w:ascii="Santander Text" w:hAnsi="Santander Text" w:cs="Arial"/>
          <w:lang w:val="pt-PT"/>
        </w:rPr>
        <w:t>das regras v</w:t>
      </w:r>
      <w:r w:rsidR="00B27AE6" w:rsidRPr="000659FA">
        <w:rPr>
          <w:rFonts w:ascii="Santander Text" w:hAnsi="Santander Text" w:cs="Arial"/>
          <w:lang w:val="pt-PT"/>
        </w:rPr>
        <w:t>á</w:t>
      </w:r>
      <w:r w:rsidRPr="000659FA">
        <w:rPr>
          <w:rFonts w:ascii="Santander Text" w:hAnsi="Santander Text" w:cs="Arial"/>
          <w:lang w:val="pt-PT"/>
        </w:rPr>
        <w:t>lidas num determinado momento de execução do motor. Tal significa também que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="00B27AE6" w:rsidRPr="000659FA">
        <w:rPr>
          <w:rFonts w:ascii="Santander Text" w:hAnsi="Santander Text" w:cs="Arial"/>
          <w:i/>
          <w:iCs/>
          <w:lang w:val="pt-PT"/>
        </w:rPr>
        <w:t>modesg_out_</w:t>
      </w:r>
      <w:r w:rsidRPr="000659FA">
        <w:rPr>
          <w:rFonts w:ascii="Santander Text" w:hAnsi="Santander Text" w:cs="Arial"/>
          <w:i/>
          <w:iCs/>
          <w:lang w:val="pt-PT"/>
        </w:rPr>
        <w:t>sfics_taxon_europeia</w:t>
      </w:r>
      <w:r w:rsidRPr="000659FA">
        <w:rPr>
          <w:rFonts w:ascii="Santander Text" w:hAnsi="Santander Text" w:cs="Arial"/>
          <w:lang w:val="pt-PT"/>
        </w:rPr>
        <w:t>, existirão contratos sem taxonomia associada ou algum dos outros campos presentes na tabela de parametrização</w:t>
      </w:r>
      <w:r w:rsidR="00F63C19" w:rsidRPr="000659FA">
        <w:rPr>
          <w:rFonts w:ascii="Santander Text" w:hAnsi="Santander Text" w:cs="Arial"/>
          <w:lang w:val="pt-PT"/>
        </w:rPr>
        <w:t>.</w:t>
      </w:r>
    </w:p>
    <w:p w14:paraId="6C8CBB1E" w14:textId="669BFEDC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c</w:t>
      </w:r>
      <w:r w:rsidR="0091521F" w:rsidRPr="000659FA">
        <w:rPr>
          <w:rFonts w:ascii="Santander Text" w:hAnsi="Santander Text" w:cs="Arial"/>
          <w:lang w:val="pt-PT"/>
        </w:rPr>
        <w:t xml:space="preserve">ontrato </w:t>
      </w:r>
      <w:r w:rsidRPr="000659FA">
        <w:rPr>
          <w:rFonts w:ascii="Santander Text" w:hAnsi="Santander Text" w:cs="Arial"/>
          <w:lang w:val="pt-PT"/>
        </w:rPr>
        <w:t xml:space="preserve">só </w:t>
      </w:r>
      <w:r w:rsidR="0091521F" w:rsidRPr="000659FA">
        <w:rPr>
          <w:rFonts w:ascii="Santander Text" w:hAnsi="Santander Text" w:cs="Arial"/>
          <w:lang w:val="pt-PT"/>
        </w:rPr>
        <w:t>poder</w:t>
      </w:r>
      <w:r w:rsidRPr="000659FA">
        <w:rPr>
          <w:rFonts w:ascii="Santander Text" w:hAnsi="Santander Text" w:cs="Arial"/>
          <w:lang w:val="pt-PT"/>
        </w:rPr>
        <w:t>á</w:t>
      </w:r>
      <w:r w:rsidR="0091521F" w:rsidRPr="000659FA">
        <w:rPr>
          <w:rFonts w:ascii="Santander Text" w:hAnsi="Santander Text" w:cs="Arial"/>
          <w:lang w:val="pt-PT"/>
        </w:rPr>
        <w:t xml:space="preserve"> ser associad</w:t>
      </w:r>
      <w:r w:rsidRPr="000659FA">
        <w:rPr>
          <w:rFonts w:ascii="Santander Text" w:hAnsi="Santander Text" w:cs="Arial"/>
          <w:lang w:val="pt-PT"/>
        </w:rPr>
        <w:t>o</w:t>
      </w:r>
      <w:r w:rsidR="0091521F" w:rsidRPr="000659FA">
        <w:rPr>
          <w:rFonts w:ascii="Santander Text" w:hAnsi="Santander Text" w:cs="Arial"/>
          <w:lang w:val="pt-PT"/>
        </w:rPr>
        <w:t xml:space="preserve"> </w:t>
      </w:r>
      <w:r w:rsidR="00B27AE6" w:rsidRPr="000659FA">
        <w:rPr>
          <w:rFonts w:ascii="Santander Text" w:hAnsi="Santander Text" w:cs="Arial"/>
          <w:lang w:val="pt-PT"/>
        </w:rPr>
        <w:t xml:space="preserve">a </w:t>
      </w:r>
      <w:r w:rsidR="007E49BE" w:rsidRPr="000659FA">
        <w:rPr>
          <w:rFonts w:ascii="Santander Text" w:hAnsi="Santander Text" w:cs="Arial"/>
          <w:lang w:val="pt-PT"/>
        </w:rPr>
        <w:t xml:space="preserve">uma </w:t>
      </w:r>
      <w:r w:rsidR="0091521F" w:rsidRPr="000659FA">
        <w:rPr>
          <w:rFonts w:ascii="Santander Text" w:hAnsi="Santander Text" w:cs="Arial"/>
          <w:lang w:val="pt-PT"/>
        </w:rPr>
        <w:t>categoria</w:t>
      </w:r>
      <w:r w:rsidR="007E49BE" w:rsidRPr="000659FA">
        <w:rPr>
          <w:rFonts w:ascii="Santander Text" w:hAnsi="Santander Text" w:cs="Arial"/>
          <w:lang w:val="pt-PT"/>
        </w:rPr>
        <w:t xml:space="preserve"> verde</w:t>
      </w:r>
      <w:r w:rsidR="0091521F" w:rsidRPr="000659FA">
        <w:rPr>
          <w:rFonts w:ascii="Santander Text" w:hAnsi="Santander Text" w:cs="Arial"/>
          <w:lang w:val="pt-PT"/>
        </w:rPr>
        <w:t xml:space="preserve">, o que significa que todas as regras em vigor num determinado momento de execução do motor devem ser percorridas por forma a validar </w:t>
      </w:r>
      <w:r w:rsidRPr="000659FA">
        <w:rPr>
          <w:rFonts w:ascii="Santander Text" w:hAnsi="Santander Text" w:cs="Arial"/>
          <w:lang w:val="pt-PT"/>
        </w:rPr>
        <w:t xml:space="preserve">quais as condições </w:t>
      </w:r>
      <w:r w:rsidR="00774EC6" w:rsidRPr="000659FA">
        <w:rPr>
          <w:rFonts w:ascii="Santander Text" w:hAnsi="Santander Text" w:cs="Arial"/>
          <w:lang w:val="pt-PT"/>
        </w:rPr>
        <w:t xml:space="preserve">que </w:t>
      </w:r>
      <w:r w:rsidRPr="000659FA">
        <w:rPr>
          <w:rFonts w:ascii="Santander Text" w:hAnsi="Santander Text" w:cs="Arial"/>
          <w:lang w:val="pt-PT"/>
        </w:rPr>
        <w:t xml:space="preserve">cada contrato satisfaz. No caso de </w:t>
      </w:r>
      <w:r w:rsidR="0091521F" w:rsidRPr="000659FA">
        <w:rPr>
          <w:rFonts w:ascii="Santander Text" w:hAnsi="Santander Text" w:cs="Arial"/>
          <w:lang w:val="pt-PT"/>
        </w:rPr>
        <w:t>determinado contrato respeita</w:t>
      </w:r>
      <w:r w:rsidRPr="000659FA">
        <w:rPr>
          <w:rFonts w:ascii="Santander Text" w:hAnsi="Santander Text" w:cs="Arial"/>
          <w:lang w:val="pt-PT"/>
        </w:rPr>
        <w:t>r</w:t>
      </w:r>
      <w:r w:rsidR="0091521F" w:rsidRPr="000659FA">
        <w:rPr>
          <w:rFonts w:ascii="Santander Text" w:hAnsi="Santander Text" w:cs="Arial"/>
          <w:lang w:val="pt-PT"/>
        </w:rPr>
        <w:t xml:space="preserve"> mais </w:t>
      </w:r>
      <w:r w:rsidRPr="000659FA">
        <w:rPr>
          <w:rFonts w:ascii="Santander Text" w:hAnsi="Santander Text" w:cs="Arial"/>
          <w:lang w:val="pt-PT"/>
        </w:rPr>
        <w:t>do que uma regra definida na tabela de parametrização, a respetiva alocação deverá cumprir as ordens de prioridade definidas na mesma, sendo por isso alocado à regra definida com prioridade mais elevada</w:t>
      </w:r>
      <w:r w:rsidR="0091521F" w:rsidRPr="000659FA">
        <w:rPr>
          <w:rFonts w:ascii="Santander Text" w:hAnsi="Santander Text" w:cs="Arial"/>
          <w:lang w:val="pt-PT"/>
        </w:rPr>
        <w:t>.</w:t>
      </w:r>
    </w:p>
    <w:p w14:paraId="6DF364BB" w14:textId="5460A676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</w:t>
      </w:r>
      <w:r w:rsidR="0091521F" w:rsidRPr="000659FA">
        <w:rPr>
          <w:rFonts w:ascii="Santander Text" w:hAnsi="Santander Text" w:cs="Arial"/>
          <w:lang w:val="pt-PT"/>
        </w:rPr>
        <w:t>s marcações poderão ser efetuadas aos seguintes níveis:</w:t>
      </w:r>
    </w:p>
    <w:p w14:paraId="5F9AC4FD" w14:textId="77777777" w:rsidR="00C8651C" w:rsidRPr="000659FA" w:rsidRDefault="00C8651C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lastRenderedPageBreak/>
        <w:t>Marcação ao nível da operação:</w:t>
      </w:r>
    </w:p>
    <w:p w14:paraId="1ADED0B7" w14:textId="66436AC5" w:rsidR="00C8651C" w:rsidRPr="000659FA" w:rsidRDefault="00C8651C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>)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. </w:t>
      </w:r>
    </w:p>
    <w:p w14:paraId="2D6C5D6F" w14:textId="77777777" w:rsidR="0091521F" w:rsidRPr="000659FA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produto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:</w:t>
      </w:r>
    </w:p>
    <w:p w14:paraId="31493CC6" w14:textId="77777777" w:rsidR="0091521F" w:rsidRPr="000659FA" w:rsidRDefault="0091521F" w:rsidP="008E5B92">
      <w:pPr>
        <w:numPr>
          <w:ilvl w:val="1"/>
          <w:numId w:val="101"/>
        </w:numPr>
        <w:spacing w:line="360" w:lineRule="auto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As operações deverão ser marcadas como verdes tendo em conta os critérios definidos na 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 e a sua exposição 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deverá ficar marcada como </w:t>
      </w:r>
      <w:r w:rsidRPr="000659FA">
        <w:rPr>
          <w:rFonts w:ascii="Santander Text" w:eastAsia="Times New Roman" w:hAnsi="Santander Text" w:cs="Arial"/>
          <w:b/>
          <w:bCs/>
          <w:szCs w:val="20"/>
          <w:u w:val="single"/>
          <w:lang w:val="pt-PT" w:eastAsia="pt-PT"/>
        </w:rPr>
        <w:t>totalmente verde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.</w:t>
      </w:r>
    </w:p>
    <w:p w14:paraId="61AD3C6A" w14:textId="2B638DF4" w:rsidR="0091521F" w:rsidRPr="000659FA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cliente</w:t>
      </w:r>
      <w:r w:rsidR="00C8651C"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:</w:t>
      </w:r>
    </w:p>
    <w:p w14:paraId="4DF38918" w14:textId="45A5B9D4" w:rsidR="0091521F" w:rsidRPr="000659FA" w:rsidRDefault="0091521F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>)</w:t>
      </w:r>
      <w:r w:rsidR="008C75EF"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 para esse mesmo cliente.</w:t>
      </w:r>
    </w:p>
    <w:p w14:paraId="796F2876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Para verificação das regras definidas na parametrização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, o motor percorrerá contrato a contrato aplicando as regras definidas, devendo garantir-se o cruzamento com várias tabelas. As secções seguintes descrevem estes cruzamentos:</w:t>
      </w:r>
    </w:p>
    <w:p w14:paraId="38702A7B" w14:textId="0004F6D5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t>contraparte</w:t>
      </w:r>
    </w:p>
    <w:p w14:paraId="421A9503" w14:textId="1682F316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Para obter o campo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'contraparte'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>, cruzar o campo '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zcliente'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ct084_univ_cli_d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10D37640" w14:textId="41001829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 xml:space="preserve">flag_project_finance, cproduto, </w:t>
      </w:r>
      <w:r w:rsidR="00C1786D" w:rsidRPr="000659FA">
        <w:rPr>
          <w:color w:val="auto"/>
        </w:rPr>
        <w:t>csubprod,</w:t>
      </w:r>
      <w:r w:rsidRPr="000659FA">
        <w:rPr>
          <w:color w:val="auto"/>
        </w:rPr>
        <w:t xml:space="preserve"> </w:t>
      </w:r>
      <w:r w:rsidR="00C1786D" w:rsidRPr="000659FA">
        <w:rPr>
          <w:color w:val="auto"/>
        </w:rPr>
        <w:t>prdt_sprdt</w:t>
      </w:r>
      <w:r w:rsidRPr="000659FA">
        <w:rPr>
          <w:color w:val="auto"/>
        </w:rPr>
        <w:t xml:space="preserve">, </w:t>
      </w:r>
      <w:r w:rsidR="00C1786D" w:rsidRPr="000659FA">
        <w:rPr>
          <w:color w:val="auto"/>
        </w:rPr>
        <w:t>dabertur</w:t>
      </w:r>
    </w:p>
    <w:p w14:paraId="1B6C26C8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Obter os campos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'flag_project_finance', 'cproduto', 'csubprod' </w:t>
      </w:r>
      <w:r w:rsidRPr="000659FA">
        <w:rPr>
          <w:rFonts w:ascii="Santander Text" w:hAnsi="Santander Text" w:cs="Arial"/>
          <w:szCs w:val="18"/>
          <w:lang w:val="pt-PT" w:eastAsia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 'dabertur'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diretamente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1F187C9B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'prdt_sprdt'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deverá ser obtido através da concatenação entre os campos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'cproduto'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'csubprod'</w:t>
      </w:r>
      <w:r w:rsidRPr="000659FA">
        <w:rPr>
          <w:rFonts w:ascii="Santander Text" w:hAnsi="Santander Text" w:cs="Arial"/>
          <w:szCs w:val="18"/>
          <w:lang w:val="pt-PT" w:eastAsia="pt-PT"/>
        </w:rPr>
        <w:t>. </w:t>
      </w:r>
    </w:p>
    <w:p w14:paraId="097117C2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b/>
          <w:bCs/>
          <w:szCs w:val="18"/>
          <w:lang w:val="pt-PT"/>
        </w:rPr>
      </w:pPr>
    </w:p>
    <w:p w14:paraId="52A931F6" w14:textId="371FD37E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659FA">
        <w:rPr>
          <w:color w:val="auto"/>
        </w:rPr>
        <w:t>flg_csrd</w:t>
      </w:r>
    </w:p>
    <w:p w14:paraId="3FEE84F5" w14:textId="02DCBE01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'flg_csrd'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, cruzar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3C6F75A2" w14:textId="536DCE73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659FA">
        <w:rPr>
          <w:color w:val="auto"/>
          <w:lang w:val="pt-PT"/>
        </w:rPr>
        <w:t>c</w:t>
      </w:r>
      <w:r w:rsidR="00C1786D" w:rsidRPr="000659FA">
        <w:rPr>
          <w:color w:val="auto"/>
          <w:lang w:val="pt-PT"/>
        </w:rPr>
        <w:t>ombustivel</w:t>
      </w:r>
      <w:r w:rsidRPr="000659FA">
        <w:rPr>
          <w:color w:val="auto"/>
          <w:lang w:val="pt-PT"/>
        </w:rPr>
        <w:t xml:space="preserve">, </w:t>
      </w:r>
      <w:r w:rsidR="00C1786D" w:rsidRPr="000659FA">
        <w:rPr>
          <w:color w:val="auto"/>
          <w:lang w:val="pt-PT"/>
        </w:rPr>
        <w:t>co2</w:t>
      </w:r>
      <w:r w:rsidRPr="000659FA">
        <w:rPr>
          <w:color w:val="auto"/>
          <w:lang w:val="pt-PT"/>
        </w:rPr>
        <w:t xml:space="preserve">, </w:t>
      </w:r>
      <w:r w:rsidR="00C1786D" w:rsidRPr="000659FA">
        <w:rPr>
          <w:color w:val="auto"/>
          <w:lang w:val="pt-PT"/>
        </w:rPr>
        <w:t>tipo_eqp</w:t>
      </w:r>
    </w:p>
    <w:p w14:paraId="1B009E65" w14:textId="4FA5384A" w:rsidR="0091521F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Para obter os campos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tipo_combust’, 'co2', 'tipo_eqp'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'cgarant_bem'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'cempresp,'ckbalres','ckctares','ckrefresp'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gt001_trz_rsp_gt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01C95AAB" w14:textId="77777777" w:rsidR="0091521F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gt012_trz_gt_mob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7393FDFE" w14:textId="7FAD8320" w:rsidR="008E152A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'combustivel', </w:t>
      </w:r>
      <w:r w:rsidR="00A767FC" w:rsidRPr="000659FA">
        <w:rPr>
          <w:rFonts w:ascii="Santander Text" w:hAnsi="Santander Text" w:cs="Arial"/>
          <w:i/>
          <w:iCs/>
          <w:szCs w:val="18"/>
          <w:lang w:val="pt-PT"/>
        </w:rPr>
        <w:t xml:space="preserve">'co2' </w:t>
      </w:r>
      <w:r w:rsidR="00A767FC" w:rsidRPr="000659FA">
        <w:rPr>
          <w:rFonts w:ascii="Santander Text" w:hAnsi="Santander Text" w:cs="Arial"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'tipo_eqp'</w:t>
      </w:r>
      <w:r w:rsidR="00783D29" w:rsidRPr="000659FA">
        <w:rPr>
          <w:rFonts w:ascii="Santander Text" w:hAnsi="Santander Text" w:cs="Arial"/>
          <w:szCs w:val="18"/>
          <w:lang w:val="pt-PT"/>
        </w:rPr>
        <w:t>.</w:t>
      </w:r>
    </w:p>
    <w:p w14:paraId="47426166" w14:textId="77777777" w:rsidR="00783D29" w:rsidRPr="000659FA" w:rsidRDefault="00783D29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14:paraId="6FE199F7" w14:textId="67AED59D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cfamilia</w:t>
      </w:r>
    </w:p>
    <w:p w14:paraId="3CDC9A48" w14:textId="4C66290D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'cfamilia'</w:t>
      </w:r>
      <w:r w:rsidRPr="000659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7A15E9"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szCs w:val="18"/>
          <w:lang w:val="pt-PT" w:eastAsia="pt-PT"/>
        </w:rPr>
        <w:t>com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'cempresa','ckbalcao','cknumcta'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ept01_contas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7617983D" w14:textId="4CB0C4A8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cfinalidad</w:t>
      </w:r>
    </w:p>
    <w:p w14:paraId="0238656F" w14:textId="2042FEA0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'cfinalidad'</w:t>
      </w:r>
      <w:r w:rsidRPr="000659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4897FDCF" w14:textId="62B62A4B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ckmetamis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ckprodmi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cmetanseg</w:t>
      </w:r>
    </w:p>
    <w:p w14:paraId="09F0C7AB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'ckmetamis', 'ckmetamis'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'cmetanseg'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cempresa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cbalcao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cnumecta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zdeposit</w:t>
      </w:r>
      <w:r w:rsidRPr="000659FA">
        <w:rPr>
          <w:rFonts w:ascii="Santander Text" w:hAnsi="Santander Text" w:cs="Arial"/>
          <w:szCs w:val="18"/>
          <w:lang w:val="pt-PT"/>
        </w:rPr>
        <w:t xml:space="preserve">‘) com o tradutor de chaves MIS (tabela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kt_chaves_mis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7528B0F4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Posteriormente, cruzar a chave MIS obtida com a tabela de Rentabilidade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ct207_rent_over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dos campos necessários.</w:t>
      </w:r>
    </w:p>
    <w:p w14:paraId="35196592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</w:p>
    <w:p w14:paraId="2A5A5F4B" w14:textId="781A4F81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epc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quality_score,</w:t>
      </w:r>
      <w:r w:rsidR="0091521F" w:rsidRPr="000659FA">
        <w:rPr>
          <w:color w:val="auto"/>
        </w:rPr>
        <w:t xml:space="preserve"> </w:t>
      </w:r>
      <w:r w:rsidR="002E247E" w:rsidRPr="000659FA">
        <w:rPr>
          <w:color w:val="auto"/>
        </w:rPr>
        <w:t>current_energy_rating_percentage</w:t>
      </w:r>
    </w:p>
    <w:p w14:paraId="71BB6370" w14:textId="399012E0" w:rsidR="00A767FC" w:rsidRPr="000659FA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'epc', 'quality_score'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</w:t>
      </w:r>
      <w:r w:rsidR="002E247E" w:rsidRPr="000659FA">
        <w:rPr>
          <w:rFonts w:ascii="Santander Text" w:hAnsi="Santander Text" w:cs="Arial"/>
          <w:i/>
          <w:iCs/>
          <w:szCs w:val="18"/>
          <w:lang w:val="pt-PT"/>
        </w:rPr>
        <w:t>current_energy_rating_percentage’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62865160" w14:textId="3E5F960F" w:rsidR="00A767FC" w:rsidRPr="000659FA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 para </w:t>
      </w:r>
      <w:r w:rsidRPr="000659FA">
        <w:rPr>
          <w:rFonts w:ascii="Santander Text" w:hAnsi="Santander Text" w:cs="Arial"/>
          <w:szCs w:val="18"/>
          <w:lang w:val="pt-PT"/>
        </w:rPr>
        <w:t>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</w:t>
      </w:r>
      <w:r w:rsidR="00A767FC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'property_contract_id','property_reference_code</w:t>
      </w:r>
      <w:r w:rsidRPr="000659FA">
        <w:rPr>
          <w:rFonts w:ascii="Santander Text" w:hAnsi="Santander Text" w:cs="Arial"/>
          <w:szCs w:val="18"/>
          <w:lang w:val="pt-PT"/>
        </w:rPr>
        <w:t>')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. Neste cruzamento é necessário aplicar o seguinte filtro: </w:t>
      </w:r>
      <w:r w:rsidR="00A767FC" w:rsidRPr="000659FA">
        <w:rPr>
          <w:rFonts w:ascii="Santander Text" w:hAnsi="Santander Text" w:cs="Arial"/>
          <w:i/>
          <w:szCs w:val="18"/>
          <w:lang w:val="pt-PT"/>
        </w:rPr>
        <w:t>financed_property_ind=1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A767FC" w:rsidRPr="000659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="00940209" w:rsidRPr="000659FA">
        <w:rPr>
          <w:rFonts w:ascii="Santander Text" w:hAnsi="Santander Text" w:cs="Arial"/>
          <w:szCs w:val="18"/>
          <w:lang w:val="pt-PT"/>
        </w:rPr>
        <w:t>;</w:t>
      </w:r>
    </w:p>
    <w:p w14:paraId="1F3386C4" w14:textId="3E7D63E4" w:rsidR="0091521F" w:rsidRPr="000659FA" w:rsidRDefault="0091521F" w:rsidP="00BE6018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property_energy_certificate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'epc', 'quality_score'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</w:t>
      </w:r>
      <w:r w:rsidR="002E247E" w:rsidRPr="000659FA">
        <w:rPr>
          <w:rFonts w:ascii="Santander Text" w:hAnsi="Santander Text" w:cs="Arial"/>
          <w:i/>
          <w:iCs/>
          <w:szCs w:val="18"/>
          <w:lang w:val="pt-PT"/>
        </w:rPr>
        <w:t xml:space="preserve"> current_energy_rating_percentage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16C5D390" w14:textId="4D077937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lastRenderedPageBreak/>
        <w:t>construction_year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property_purpose_code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net_floor_area</w:t>
      </w:r>
      <w:r w:rsidR="00E1610D" w:rsidRPr="000659FA">
        <w:rPr>
          <w:color w:val="auto"/>
        </w:rPr>
        <w:t>,property_code</w:t>
      </w:r>
    </w:p>
    <w:p w14:paraId="3E52044B" w14:textId="179C6324" w:rsidR="0091521F" w:rsidRPr="000659FA" w:rsidRDefault="0091521F" w:rsidP="008E5B92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Para obter os campo</w:t>
      </w:r>
      <w:r w:rsidR="00783D29" w:rsidRPr="000659FA">
        <w:rPr>
          <w:rFonts w:ascii="Santander Text" w:hAnsi="Santander Text" w:cs="Arial"/>
          <w:szCs w:val="18"/>
          <w:lang w:val="pt-PT"/>
        </w:rPr>
        <w:t>s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'construction_year</w:t>
      </w:r>
      <w:r w:rsidRPr="000659FA">
        <w:rPr>
          <w:rFonts w:ascii="Santander Text" w:hAnsi="Santander Text" w:cs="Arial"/>
          <w:szCs w:val="18"/>
          <w:lang w:val="pt-PT"/>
        </w:rPr>
        <w:t>'</w:t>
      </w:r>
      <w:r w:rsidR="00C8651C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C8651C" w:rsidRPr="000659FA">
        <w:rPr>
          <w:rFonts w:ascii="Santander Text" w:hAnsi="Santander Text" w:cs="Arial"/>
          <w:i/>
          <w:iCs/>
          <w:szCs w:val="18"/>
          <w:lang w:val="pt-PT"/>
        </w:rPr>
        <w:t xml:space="preserve"> e 'net_floor_area'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</w:t>
      </w:r>
      <w:r w:rsidRPr="000659FA">
        <w:rPr>
          <w:rFonts w:ascii="Santander Text" w:hAnsi="Santander Text" w:cs="Arial"/>
          <w:szCs w:val="18"/>
          <w:lang w:val="pt-PT"/>
        </w:rPr>
        <w:t xml:space="preserve">rel e 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szCs w:val="18"/>
          <w:lang w:val="pt-PT"/>
        </w:rPr>
        <w:t>obter a chave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659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>');</w:t>
      </w:r>
    </w:p>
    <w:p w14:paraId="6E83B67E" w14:textId="77777777" w:rsidR="00A767FC" w:rsidRPr="000659FA" w:rsidRDefault="00A767FC" w:rsidP="00A767FC">
      <w:pPr>
        <w:pStyle w:val="ListParagraph"/>
        <w:numPr>
          <w:ilvl w:val="0"/>
          <w:numId w:val="93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 'property_contract_id','property_reference_code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'). Neste cruzamento é necessário aplicar o seguinte filtro: </w:t>
      </w:r>
      <w:r w:rsidRPr="000659FA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02CC68E" w14:textId="55474606" w:rsidR="0091521F" w:rsidRPr="000659FA" w:rsidRDefault="0091521F" w:rsidP="00A767FC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Por fim, </w:t>
      </w:r>
      <w:r w:rsidR="00940209" w:rsidRPr="000659FA">
        <w:rPr>
          <w:rFonts w:ascii="Santander Text" w:hAnsi="Santander Text" w:cs="Arial"/>
          <w:szCs w:val="18"/>
          <w:lang w:val="pt-PT"/>
        </w:rPr>
        <w:t>efetuar o cruzamento d</w:t>
      </w:r>
      <w:r w:rsidRPr="000659FA">
        <w:rPr>
          <w:rFonts w:ascii="Santander Text" w:hAnsi="Santander Text" w:cs="Arial"/>
          <w:szCs w:val="18"/>
          <w:lang w:val="pt-PT"/>
        </w:rPr>
        <w:t>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property </w:t>
      </w: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'construction_year'</w:t>
      </w:r>
      <w:r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E1610D"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'net_floor_area'</w:t>
      </w:r>
      <w:r w:rsidR="00E1610D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E1610D"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E1610D" w:rsidRPr="000659FA">
        <w:rPr>
          <w:rFonts w:ascii="Santander Text" w:hAnsi="Santander Text" w:cs="Arial"/>
          <w:i/>
          <w:iCs/>
          <w:szCs w:val="18"/>
          <w:lang w:val="pt-PT"/>
        </w:rPr>
        <w:t>'property_code'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E6D376C" w14:textId="77777777" w:rsidR="00A767FC" w:rsidRPr="000659FA" w:rsidRDefault="00A767FC" w:rsidP="00A767FC">
      <w:pPr>
        <w:pStyle w:val="ListParagraph"/>
        <w:spacing w:after="0" w:line="360" w:lineRule="auto"/>
        <w:ind w:left="360"/>
        <w:contextualSpacing w:val="0"/>
        <w:jc w:val="both"/>
        <w:rPr>
          <w:rFonts w:ascii="Santander Text" w:hAnsi="Santander Text" w:cs="Arial"/>
          <w:szCs w:val="18"/>
          <w:lang w:val="pt-PT"/>
        </w:rPr>
      </w:pPr>
    </w:p>
    <w:p w14:paraId="50C9D2CF" w14:textId="00FE4A4B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flg_rsc_fsc_crnc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flg_rsc_fsc_agd</w:t>
      </w:r>
    </w:p>
    <w:p w14:paraId="69A922E5" w14:textId="5C4916AF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'flg_rsc_fsc_crnc'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szCs w:val="18"/>
          <w:lang w:val="pt-PT"/>
        </w:rPr>
        <w:t>obter a chave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659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18AC8F4C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>, filtrar o campo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collateral_property_ind</w:t>
      </w:r>
      <w:r w:rsidRPr="000659FA">
        <w:rPr>
          <w:rFonts w:ascii="Santander Text" w:hAnsi="Santander Text" w:cs="Arial"/>
          <w:szCs w:val="18"/>
          <w:lang w:val="pt-PT"/>
        </w:rPr>
        <w:t>’ = 1 e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>):</w:t>
      </w:r>
    </w:p>
    <w:p w14:paraId="2F0223DD" w14:textId="77777777" w:rsidR="0091521F" w:rsidRPr="000659FA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tenha sido identificado alguma chave do bem,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modesg_out_bens_imoveis</w:t>
      </w:r>
      <w:r w:rsidRPr="000659FA">
        <w:rPr>
          <w:rFonts w:ascii="Santander Text" w:hAnsi="Santander Text" w:cs="Arial"/>
          <w:szCs w:val="18"/>
          <w:lang w:val="pt-PT"/>
        </w:rPr>
        <w:t xml:space="preserve"> e obter o max(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0659FA">
        <w:rPr>
          <w:rFonts w:ascii="Santander Text" w:hAnsi="Santander Text" w:cs="Arial"/>
          <w:szCs w:val="18"/>
          <w:lang w:val="pt-PT"/>
        </w:rPr>
        <w:t xml:space="preserve"> ) e max(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7B53A63A" w14:textId="4BEA2078" w:rsidR="008C75EF" w:rsidRPr="000659FA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tenha sido identificada nenhuma chave do bem na alínea b), então cruzar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659FA">
        <w:rPr>
          <w:rFonts w:ascii="Santander Text" w:hAnsi="Santander Text" w:cs="Arial"/>
          <w:szCs w:val="18"/>
          <w:lang w:val="pt-PT"/>
        </w:rPr>
        <w:t xml:space="preserve"> da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e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'flg_rsc_fsc_crnc</w:t>
      </w:r>
      <w:r w:rsidRPr="000659FA">
        <w:rPr>
          <w:rFonts w:ascii="Santander Text" w:hAnsi="Santander Text" w:cs="Arial"/>
          <w:szCs w:val="18"/>
          <w:lang w:val="pt-PT"/>
        </w:rPr>
        <w:t xml:space="preserve"> '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BFE8D24" w14:textId="77777777" w:rsidR="008C75EF" w:rsidRPr="000659FA" w:rsidRDefault="008C75EF" w:rsidP="007E3521">
      <w:pPr>
        <w:spacing w:after="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</w:p>
    <w:p w14:paraId="7276EE44" w14:textId="42E3ADBE" w:rsidR="00BE6018" w:rsidRPr="000659FA" w:rsidRDefault="008C75EF" w:rsidP="007E3521">
      <w:pPr>
        <w:spacing w:after="12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20"/>
          <w:lang w:val="pt-PT" w:eastAsia="pt-PT"/>
        </w:rPr>
        <w:lastRenderedPageBreak/>
        <w:t>Após efetuados todos os cruzamentos anteriormente apresentados</w:t>
      </w:r>
      <w:r w:rsidR="00BE6018" w:rsidRPr="000659FA">
        <w:rPr>
          <w:rFonts w:ascii="Santander Text" w:hAnsi="Santander Text" w:cs="Arial"/>
          <w:szCs w:val="20"/>
          <w:lang w:val="pt-PT" w:eastAsia="pt-PT"/>
        </w:rPr>
        <w:t xml:space="preserve">, é necessário garantir que o contrato satisfaça pelo menos uma combinação de atributos necessários (no caso de apresentar múltiplos colaterais) para o aprovisionamento da regra definda na </w:t>
      </w:r>
      <w:r w:rsidR="00BE6018" w:rsidRPr="000659FA">
        <w:rPr>
          <w:rFonts w:ascii="Santander Text" w:hAnsi="Santander Text" w:cs="Arial"/>
          <w:szCs w:val="18"/>
          <w:lang w:val="pt-PT"/>
        </w:rPr>
        <w:t xml:space="preserve">tabela de parametrização (tabela </w:t>
      </w:r>
      <w:r w:rsidR="00BE6018" w:rsidRPr="000659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="00BE6018" w:rsidRPr="000659FA">
        <w:rPr>
          <w:rFonts w:ascii="Santander Text" w:hAnsi="Santander Text" w:cs="Arial"/>
          <w:szCs w:val="18"/>
          <w:lang w:val="pt-PT"/>
        </w:rPr>
        <w:t xml:space="preserve">). </w:t>
      </w:r>
    </w:p>
    <w:p w14:paraId="42B4ADD8" w14:textId="1CE6942A" w:rsidR="00BE6018" w:rsidRPr="000659FA" w:rsidRDefault="00BE6018" w:rsidP="007E3521">
      <w:pPr>
        <w:spacing w:after="12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  <w:r w:rsidRPr="000659FA">
        <w:rPr>
          <w:rFonts w:ascii="Santander Text" w:hAnsi="Santander Text" w:cs="Arial"/>
          <w:szCs w:val="20"/>
          <w:lang w:val="pt-PT" w:eastAsia="pt-PT"/>
        </w:rPr>
        <w:t xml:space="preserve">Caso o contrato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não se encontre ao abrigo dos critérios definidos, este deverá assumir como </w:t>
      </w:r>
      <w:r w:rsidR="008C75EF" w:rsidRPr="000659FA">
        <w:rPr>
          <w:rFonts w:ascii="Santander Text" w:hAnsi="Santander Text" w:cs="Arial"/>
          <w:iCs/>
          <w:szCs w:val="20"/>
          <w:lang w:val="pt-PT" w:eastAsia="pt-PT"/>
        </w:rPr>
        <w:t>‘</w:t>
      </w:r>
      <w:r w:rsidR="008A67D9" w:rsidRPr="000659FA">
        <w:rPr>
          <w:rFonts w:ascii="Santander Text" w:hAnsi="Santander Text" w:cs="Arial"/>
          <w:iCs/>
          <w:szCs w:val="20"/>
          <w:lang w:val="pt-PT" w:eastAsia="pt-PT"/>
        </w:rPr>
        <w:t>Nao Aplicavel</w:t>
      </w:r>
      <w:r w:rsidR="008C75EF" w:rsidRPr="000659FA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>no que concerne aos campos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295CDB" w:rsidRPr="000659FA">
        <w:rPr>
          <w:rFonts w:ascii="Santander Text" w:hAnsi="Santander Text" w:cs="Arial"/>
          <w:i/>
          <w:lang w:val="pt-PT"/>
        </w:rPr>
        <w:t xml:space="preserve">‘sst_indctr’,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>'nome_purpose_esg_nalinh_tax', 'nome_purpose_esg_alinh_tax', 'nome_specific_eligible'</w:t>
      </w:r>
      <w:r w:rsidR="00295CDB" w:rsidRPr="000659FA">
        <w:rPr>
          <w:rFonts w:ascii="Santander Text" w:hAnsi="Santander Text" w:cs="Arial"/>
          <w:i/>
          <w:iCs/>
          <w:szCs w:val="20"/>
          <w:lang w:val="pt-PT" w:eastAsia="pt-PT"/>
        </w:rPr>
        <w:t>,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'nome_specific_sustainable'</w:t>
      </w:r>
      <w:r w:rsidR="007A15E9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7A15E9" w:rsidRPr="000659FA">
        <w:rPr>
          <w:rFonts w:ascii="Santander Text" w:hAnsi="Santander Text" w:cs="Arial"/>
          <w:iCs/>
          <w:szCs w:val="20"/>
          <w:lang w:val="pt-PT" w:eastAsia="pt-PT"/>
        </w:rPr>
        <w:t>e ‘</w:t>
      </w:r>
      <w:r w:rsidR="007A15E9" w:rsidRPr="000659FA">
        <w:rPr>
          <w:rFonts w:ascii="Santander Text" w:hAnsi="Santander Text" w:cs="Arial"/>
          <w:i/>
          <w:iCs/>
          <w:szCs w:val="20"/>
          <w:lang w:val="pt-PT" w:eastAsia="pt-PT"/>
        </w:rPr>
        <w:t>nome_ctgr_sfics</w:t>
      </w:r>
      <w:r w:rsidR="007A15E9" w:rsidRPr="000659FA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. Por outro lado, o campo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'nome_general_specific_purpose'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deverá assumir o valor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>‘General Purpose’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 e </w:t>
      </w:r>
      <w:r w:rsidR="008A67D9" w:rsidRPr="000659FA">
        <w:rPr>
          <w:rFonts w:ascii="Santander Text" w:hAnsi="Santander Text" w:cs="Arial"/>
          <w:szCs w:val="20"/>
          <w:lang w:val="pt-PT" w:eastAsia="pt-PT"/>
        </w:rPr>
        <w:t xml:space="preserve">o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no campo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'montante_pndrc'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>deverá assumir o valor de 0.</w:t>
      </w:r>
    </w:p>
    <w:p w14:paraId="1FC663C9" w14:textId="589668C7" w:rsidR="0091521F" w:rsidRPr="000659FA" w:rsidRDefault="0091521F" w:rsidP="007E3521">
      <w:pPr>
        <w:spacing w:after="120" w:line="360" w:lineRule="auto"/>
        <w:ind w:left="-11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Para o processo de marcação e desmarcação das operações deverão ser tidos em conta os seguintes pressupostos:</w:t>
      </w:r>
    </w:p>
    <w:p w14:paraId="00E93D45" w14:textId="390A542D" w:rsidR="00503E02" w:rsidRPr="000659FA" w:rsidRDefault="00503E02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Operações verdes: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identificadas pelas variáveis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</w:t>
      </w:r>
      <w:r w:rsidR="008A67D9" w:rsidRPr="000659FA">
        <w:rPr>
          <w:rFonts w:ascii="Santander Text" w:hAnsi="Santander Text" w:cs="Arial"/>
          <w:i/>
          <w:iCs/>
          <w:szCs w:val="18"/>
          <w:lang w:val="pt-PT"/>
        </w:rPr>
        <w:t>presa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’, ‘cbalcao’, ‘cnum</w:t>
      </w:r>
      <w:r w:rsidR="008A67D9" w:rsidRPr="000659FA">
        <w:rPr>
          <w:rFonts w:ascii="Santander Text" w:hAnsi="Santander Text" w:cs="Arial"/>
          <w:i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cta’, ‘zdeposit’</w:t>
      </w:r>
      <w:r w:rsidRPr="000659FA">
        <w:rPr>
          <w:rFonts w:ascii="Santander Text" w:hAnsi="Santander Text" w:cs="Arial"/>
          <w:iCs/>
          <w:szCs w:val="18"/>
          <w:lang w:val="pt-PT"/>
        </w:rPr>
        <w:t>;</w:t>
      </w:r>
    </w:p>
    <w:p w14:paraId="18EED9FB" w14:textId="575F5FC0" w:rsidR="0091521F" w:rsidRPr="000659FA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Clientes Verdes</w:t>
      </w:r>
      <w:r w:rsidRPr="000659FA">
        <w:rPr>
          <w:rFonts w:ascii="Santander Text" w:hAnsi="Santander Text" w:cs="Arial"/>
          <w:szCs w:val="18"/>
          <w:lang w:val="pt-PT"/>
        </w:rPr>
        <w:t>: identificadas pelas variáveis 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659FA">
        <w:rPr>
          <w:rFonts w:ascii="Santander Text" w:hAnsi="Santander Text" w:cs="Arial"/>
          <w:szCs w:val="18"/>
          <w:lang w:val="pt-PT"/>
        </w:rPr>
        <w:t xml:space="preserve"> (ou apenas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quando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encontra preenchido). </w:t>
      </w:r>
      <w:r w:rsidRPr="000659FA">
        <w:rPr>
          <w:rFonts w:ascii="Santander Text" w:hAnsi="Santander Text" w:cs="Arial"/>
          <w:szCs w:val="18"/>
          <w:lang w:val="pt-PT" w:eastAsia="pt-PT"/>
        </w:rPr>
        <w:t>Para marcação dos clientes ter em consideração que, sempre que aplicável, só devem ser marcadas operações onde o cliente é aderente e não um devedor;</w:t>
      </w:r>
    </w:p>
    <w:p w14:paraId="1E2D425C" w14:textId="5DBB1197" w:rsidR="0091521F" w:rsidRPr="000659FA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Produtos/subprodutos verdes: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identificadas pelas variáveis 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ckmetamis’, ‘ckprodmi’, ‘cmetanseg’, ‘epc’, ‘cgarant_bem’, ’co2’, ‘flag_project_finance’, ‘cfinalidade’, ‘combustivel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503E02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17F1FD90" w14:textId="77777777" w:rsidR="0091521F" w:rsidRPr="000659FA" w:rsidRDefault="0091521F" w:rsidP="007E3521">
      <w:pPr>
        <w:spacing w:line="360" w:lineRule="auto"/>
        <w:ind w:left="-12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seja carregada uma nova tabela de parametrização (tabela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0659FA">
        <w:rPr>
          <w:rFonts w:ascii="Santander Text" w:hAnsi="Santander Text" w:cs="Arial"/>
          <w:szCs w:val="18"/>
          <w:lang w:val="pt-PT"/>
        </w:rPr>
        <w:t>) com marcações novas:</w:t>
      </w:r>
    </w:p>
    <w:p w14:paraId="399942FF" w14:textId="77777777" w:rsidR="0091521F" w:rsidRPr="000659FA" w:rsidRDefault="0091521F" w:rsidP="008E5B92">
      <w:pPr>
        <w:numPr>
          <w:ilvl w:val="0"/>
          <w:numId w:val="98"/>
        </w:numPr>
        <w:spacing w:line="360" w:lineRule="auto"/>
        <w:ind w:left="34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produto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operação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marcadas as operações (desde que ‘</w:t>
      </w:r>
      <w:r w:rsidRPr="000659FA">
        <w:rPr>
          <w:rFonts w:ascii="Santander Text" w:hAnsi="Santander Text" w:cs="Arial"/>
          <w:i/>
          <w:szCs w:val="18"/>
          <w:lang w:val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 xml:space="preserve"> &lt;=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= ’31-12-9999’);</w:t>
      </w:r>
    </w:p>
    <w:p w14:paraId="47AC07A1" w14:textId="77777777" w:rsidR="0091521F" w:rsidRPr="000659FA" w:rsidRDefault="0091521F" w:rsidP="008E5B92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cliente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DAD80E8" w14:textId="77777777" w:rsidR="0091521F" w:rsidRPr="000659FA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Se 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da data de formalização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tabela ct085)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&gt;=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data de início da marcação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e 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&lt;=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szCs w:val="18"/>
          <w:lang w:val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(quando preenchida. Se não tiver preenchida, assumir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= ’31-12-9999’)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entre as suas operações</w:t>
      </w:r>
      <w:r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devem ser marcadas como verdes;</w:t>
      </w:r>
    </w:p>
    <w:p w14:paraId="743720D1" w14:textId="77777777" w:rsidR="0091521F" w:rsidRPr="000659FA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Se 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 data de formalização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data do início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0659FA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devem ser marcadas como verdes.</w:t>
      </w:r>
    </w:p>
    <w:p w14:paraId="01F2D848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processo de desmarcação poderá ser definido através do campo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hAnsi="Santander Text" w:cs="Arial"/>
          <w:szCs w:val="18"/>
          <w:lang w:val="pt-PT"/>
        </w:rPr>
        <w:t xml:space="preserve"> ou através da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exclusão da marcação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parametrização. Caso seja via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hAnsi="Santander Text" w:cs="Arial"/>
          <w:szCs w:val="18"/>
          <w:lang w:val="pt-PT"/>
        </w:rPr>
        <w:t xml:space="preserve">, deve ser comparada esta data com a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 xml:space="preserve">, de modo a verificar se a marcação em questão é para considerar, isto é, caso </w:t>
      </w:r>
      <w:r w:rsidRPr="000659FA">
        <w:rPr>
          <w:rFonts w:ascii="Santander Text" w:hAnsi="Santander Text" w:cs="Arial"/>
          <w:bCs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>&lt;= ‘</w:t>
      </w:r>
      <w:r w:rsidRPr="000659FA">
        <w:rPr>
          <w:rFonts w:ascii="Santander Text" w:hAnsi="Santander Text" w:cs="Arial"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szCs w:val="18"/>
          <w:lang w:val="pt-PT"/>
        </w:rPr>
        <w:t>’ então consideram-se as marcações.</w:t>
      </w:r>
    </w:p>
    <w:p w14:paraId="6917113F" w14:textId="01118BA4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Atualmente, a tabela de parametrização inclui apenas a parametrização de operações com propósito especifico (‘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240EC4" w:rsidRPr="000659FA">
        <w:rPr>
          <w:rFonts w:ascii="Santander Text" w:hAnsi="Santander Text" w:cs="Arial"/>
          <w:b/>
          <w:bCs/>
          <w:szCs w:val="18"/>
          <w:lang w:val="pt-PT"/>
        </w:rPr>
        <w:t>Specific P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urpose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). Neste sentido, todas as restantes operações que não estejam </w:t>
      </w:r>
      <w:r w:rsidRPr="000659FA">
        <w:rPr>
          <w:rFonts w:ascii="Santander Text" w:hAnsi="Santander Text" w:cs="Arial"/>
          <w:szCs w:val="18"/>
          <w:lang w:val="pt-PT"/>
        </w:rPr>
        <w:lastRenderedPageBreak/>
        <w:t>ao abrigo dos critérios nela definidos deverão ser classificadas como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="00F30D3B" w:rsidRPr="000659FA">
        <w:rPr>
          <w:rFonts w:ascii="Santander Text" w:hAnsi="Santander Text" w:cs="Arial"/>
          <w:szCs w:val="18"/>
          <w:lang w:val="pt-PT"/>
        </w:rPr>
        <w:t xml:space="preserve"> = ‘</w:t>
      </w:r>
      <w:r w:rsidR="00240EC4" w:rsidRPr="000659FA">
        <w:rPr>
          <w:rFonts w:ascii="Santander Text" w:hAnsi="Santander Text" w:cs="Arial"/>
          <w:b/>
          <w:bCs/>
          <w:szCs w:val="18"/>
          <w:lang w:val="pt-PT"/>
        </w:rPr>
        <w:t>General P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urpose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4266DA01" w14:textId="77777777" w:rsidR="0091521F" w:rsidRPr="000659FA" w:rsidRDefault="0091521F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86" w:name="_Toc192760795"/>
      <w:bookmarkStart w:id="387" w:name="_Toc192777714"/>
      <w:bookmarkStart w:id="388" w:name="_Toc192777830"/>
      <w:bookmarkStart w:id="389" w:name="_Toc192760796"/>
      <w:bookmarkStart w:id="390" w:name="_Toc192777715"/>
      <w:bookmarkStart w:id="391" w:name="_Toc192777831"/>
      <w:bookmarkStart w:id="392" w:name="_Toc141130776"/>
      <w:bookmarkStart w:id="393" w:name="_Toc141130867"/>
      <w:bookmarkStart w:id="394" w:name="_Toc141130916"/>
      <w:bookmarkStart w:id="395" w:name="_Toc141131012"/>
      <w:bookmarkStart w:id="396" w:name="_Toc141131035"/>
      <w:bookmarkStart w:id="397" w:name="_Toc194943224"/>
      <w:bookmarkEnd w:id="386"/>
      <w:bookmarkEnd w:id="387"/>
      <w:bookmarkEnd w:id="388"/>
      <w:bookmarkEnd w:id="389"/>
      <w:bookmarkEnd w:id="390"/>
      <w:bookmarkEnd w:id="391"/>
      <w:r w:rsidRPr="000659FA">
        <w:rPr>
          <w:color w:val="auto"/>
          <w:lang w:val="pt-PT"/>
        </w:rPr>
        <w:t xml:space="preserve">Parametrização SFICS - </w:t>
      </w:r>
      <w:bookmarkEnd w:id="392"/>
      <w:bookmarkEnd w:id="393"/>
      <w:bookmarkEnd w:id="394"/>
      <w:bookmarkEnd w:id="395"/>
      <w:bookmarkEnd w:id="396"/>
      <w:r w:rsidRPr="000659FA">
        <w:rPr>
          <w:i/>
          <w:color w:val="auto"/>
          <w:lang w:val="pt-PT"/>
        </w:rPr>
        <w:t>modesg_param_sfics_taxon_europeia</w:t>
      </w:r>
      <w:bookmarkEnd w:id="397"/>
    </w:p>
    <w:p w14:paraId="7EC63C64" w14:textId="0AE90215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parametrização permite aos utilizadores de negócio definir e manter as regras de alocação das categorias SFICS e </w:t>
      </w:r>
      <w:r w:rsidR="008A67D9" w:rsidRPr="000659FA">
        <w:rPr>
          <w:rFonts w:ascii="Santander Text" w:hAnsi="Santander Text" w:cs="Arial"/>
          <w:lang w:val="pt-PT"/>
        </w:rPr>
        <w:t xml:space="preserve">Taxonomia Europeia </w:t>
      </w:r>
      <w:r w:rsidR="001A15B0" w:rsidRPr="000659FA">
        <w:rPr>
          <w:rFonts w:ascii="Santander Text" w:hAnsi="Santander Text" w:cs="Arial"/>
          <w:lang w:val="pt-PT"/>
        </w:rPr>
        <w:t>às operações</w:t>
      </w:r>
      <w:r w:rsidRPr="000659FA">
        <w:rPr>
          <w:rFonts w:ascii="Santander Text" w:hAnsi="Santander Text" w:cs="Arial"/>
          <w:lang w:val="pt-PT"/>
        </w:rPr>
        <w:t>.</w:t>
      </w:r>
    </w:p>
    <w:p w14:paraId="1607B4FA" w14:textId="04222E3A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parametrização será composta por um conjunto de variáveis independentes, como o código de produto MIS ou o consumo de CO</w:t>
      </w:r>
      <w:r w:rsidRPr="000659FA">
        <w:rPr>
          <w:rFonts w:ascii="Santander Text" w:hAnsi="Santander Text" w:cs="Arial"/>
          <w:vertAlign w:val="subscript"/>
          <w:lang w:val="pt-PT"/>
        </w:rPr>
        <w:t>2</w:t>
      </w:r>
      <w:r w:rsidRPr="000659FA">
        <w:rPr>
          <w:rFonts w:ascii="Santander Text" w:hAnsi="Santander Text" w:cs="Arial"/>
          <w:lang w:val="pt-PT"/>
        </w:rPr>
        <w:t xml:space="preserve"> e um conjunto de variáveis dependentes que, portanto, depende dos valores das variáveis independentes. As variáveis dependentes da parametrização são a categoria SFICS, as variáveis que definem </w:t>
      </w:r>
      <w:r w:rsidR="001A15B0" w:rsidRPr="000659FA">
        <w:rPr>
          <w:rFonts w:ascii="Santander Text" w:hAnsi="Santander Text" w:cs="Arial"/>
          <w:lang w:val="pt-PT"/>
        </w:rPr>
        <w:t>a</w:t>
      </w:r>
      <w:r w:rsidR="008A67D9" w:rsidRPr="000659FA">
        <w:rPr>
          <w:rFonts w:ascii="Santander Text" w:hAnsi="Santander Text" w:cs="Arial"/>
          <w:lang w:val="pt-PT"/>
        </w:rPr>
        <w:t xml:space="preserve"> elegibilidade e/ou alinhamento à Taxonomia Europeia </w:t>
      </w:r>
      <w:r w:rsidRPr="000659FA">
        <w:rPr>
          <w:rFonts w:ascii="Santander Text" w:hAnsi="Santander Text" w:cs="Arial"/>
          <w:lang w:val="pt-PT"/>
        </w:rPr>
        <w:t>e a percentagem de ponderação a aplicar ao saldo do contrato, para estimar a proporção deste saldo alocado à categoria respetiva.</w:t>
      </w:r>
    </w:p>
    <w:p w14:paraId="40B69CFB" w14:textId="081E055E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parametrização, esta deverá ser atualizada tirando partido das funcionalidades do </w:t>
      </w:r>
      <w:r w:rsidRPr="000659FA">
        <w:rPr>
          <w:rFonts w:ascii="Santander Text" w:hAnsi="Santander Text" w:cs="Arial"/>
          <w:i/>
          <w:lang w:val="pt-PT"/>
        </w:rPr>
        <w:t>front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, pelo respetivo domínio </w:t>
      </w:r>
      <w:r w:rsidRPr="000659FA">
        <w:rPr>
          <w:rFonts w:ascii="Santander Text" w:hAnsi="Santander Text" w:cs="Arial"/>
          <w:i/>
          <w:iCs/>
          <w:lang w:val="pt-PT"/>
        </w:rPr>
        <w:t>owner</w:t>
      </w:r>
      <w:r w:rsidRPr="000659FA">
        <w:rPr>
          <w:rFonts w:ascii="Santander Text" w:hAnsi="Santander Text" w:cs="Arial"/>
          <w:lang w:val="pt-PT"/>
        </w:rPr>
        <w:t xml:space="preserve"> da regra que pretende atualizar. Neste aspeto, há que realçar que cada </w:t>
      </w:r>
      <w:r w:rsidR="00503E02" w:rsidRPr="000659FA">
        <w:rPr>
          <w:rFonts w:ascii="Santander Text" w:hAnsi="Santander Text" w:cs="Arial"/>
          <w:lang w:val="pt-PT"/>
        </w:rPr>
        <w:t>âmbito</w:t>
      </w:r>
      <w:r w:rsidRPr="000659FA">
        <w:rPr>
          <w:rFonts w:ascii="Santander Text" w:hAnsi="Santander Text" w:cs="Arial"/>
          <w:lang w:val="pt-PT"/>
        </w:rPr>
        <w:t xml:space="preserve">, só deve ter acesso às regras da sua responsabilidade, identificadas na tabela pela coluna </w:t>
      </w:r>
      <w:r w:rsidRPr="000659FA">
        <w:rPr>
          <w:rFonts w:ascii="Santander Text" w:hAnsi="Santander Text" w:cs="Arial"/>
          <w:i/>
          <w:iCs/>
          <w:lang w:val="pt-PT"/>
        </w:rPr>
        <w:t>‘</w:t>
      </w:r>
      <w:r w:rsidR="00503E02" w:rsidRPr="000659FA">
        <w:rPr>
          <w:rFonts w:ascii="Santander Text" w:hAnsi="Santander Text" w:cs="Arial"/>
          <w:i/>
          <w:iCs/>
          <w:lang w:val="pt-PT"/>
        </w:rPr>
        <w:t>ambito</w:t>
      </w:r>
      <w:r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</w:p>
    <w:p w14:paraId="38B131EF" w14:textId="3C8B4719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Cada </w:t>
      </w:r>
      <w:r w:rsidR="00503E02" w:rsidRPr="000659FA">
        <w:rPr>
          <w:rFonts w:ascii="Santander Text" w:hAnsi="Santander Text" w:cs="Arial"/>
          <w:lang w:val="pt-PT"/>
        </w:rPr>
        <w:t>âmbito</w:t>
      </w:r>
      <w:r w:rsidRPr="000659FA">
        <w:rPr>
          <w:rFonts w:ascii="Santander Text" w:hAnsi="Santander Text" w:cs="Arial"/>
          <w:lang w:val="pt-PT"/>
        </w:rPr>
        <w:t xml:space="preserve"> pode optar pela atualização da tabela a partir de duas formas distintas, escolhendo em cada momento uma das seguintes:</w:t>
      </w:r>
    </w:p>
    <w:p w14:paraId="00D5751F" w14:textId="77777777" w:rsidR="0091521F" w:rsidRPr="000659FA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todas as parametrizações do domínio. Esta opção irá substituir integralmente todas as parametrizações anteriormente em vigor;</w:t>
      </w:r>
    </w:p>
    <w:p w14:paraId="17FACAD4" w14:textId="77777777" w:rsidR="0091521F" w:rsidRPr="000659FA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uma regra, seja a sua adição, remoção ou modificação.</w:t>
      </w:r>
    </w:p>
    <w:p w14:paraId="0B43F313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relevante, definir os seguintes controlos aquando da alteração da parametrização, independentemente de qualquer abordagem de atualização:</w:t>
      </w:r>
    </w:p>
    <w:p w14:paraId="48D0C687" w14:textId="2E542796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A variável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013530" w:rsidRPr="000659FA">
        <w:rPr>
          <w:rFonts w:ascii="Santander Text" w:eastAsia="Times New Roman" w:hAnsi="Santander Text" w:cs="Arial"/>
          <w:b/>
          <w:bCs/>
          <w:i/>
          <w:iCs/>
          <w:szCs w:val="18"/>
          <w:lang w:val="pt-PT"/>
        </w:rPr>
        <w:t>ambito</w:t>
      </w:r>
      <w:r w:rsidRPr="000659FA">
        <w:rPr>
          <w:rFonts w:ascii="Santander Text" w:eastAsia="Times New Roman" w:hAnsi="Santander Text" w:cs="Arial"/>
          <w:b/>
          <w:bCs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permite definir o 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âmbito ou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domínio do critério e a área responsável pela respetiva definição. De notar que</w:t>
      </w:r>
      <w:r w:rsidR="008A67D9" w:rsidRPr="000659FA">
        <w:rPr>
          <w:rFonts w:ascii="Santander Text" w:eastAsia="Times New Roman" w:hAnsi="Santander Text" w:cs="Arial"/>
          <w:szCs w:val="18"/>
          <w:lang w:val="pt-PT"/>
        </w:rPr>
        <w:t>, atualmente,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a presente tabela terá como áreas responsáveis de aprovisionamento de informação</w:t>
      </w:r>
      <w:r w:rsidR="008A67D9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 área de Controlo de Gestão (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="00013530" w:rsidRPr="000659FA">
        <w:rPr>
          <w:rFonts w:ascii="Santander Text" w:eastAsia="Times New Roman" w:hAnsi="Santander Text" w:cs="Arial"/>
          <w:bCs/>
          <w:i/>
          <w:iCs/>
          <w:szCs w:val="18"/>
          <w:lang w:val="pt-PT"/>
        </w:rPr>
        <w:t>ambito</w:t>
      </w:r>
      <w:r w:rsidR="00503E02" w:rsidRPr="000659FA">
        <w:rPr>
          <w:rFonts w:ascii="Santander Text" w:eastAsia="Times New Roman" w:hAnsi="Santander Text" w:cs="Arial"/>
          <w:bCs/>
          <w:i/>
          <w:iCs/>
          <w:szCs w:val="18"/>
          <w:lang w:val="pt-PT"/>
        </w:rPr>
        <w:t>’</w:t>
      </w:r>
      <w:r w:rsidR="00013530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=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CdG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 e a área de Enterprise Risk Management (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="00503E02" w:rsidRPr="000659FA">
        <w:rPr>
          <w:rFonts w:ascii="Santander Text" w:eastAsia="Times New Roman" w:hAnsi="Santander Text" w:cs="Arial"/>
          <w:i/>
          <w:szCs w:val="18"/>
          <w:lang w:val="pt-PT"/>
        </w:rPr>
        <w:t>a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mbito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ESG Risk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). No entanto, será possível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 ao utilizador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caso se pretenda adicionar um outro âmbito na 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tabela de </w:t>
      </w:r>
      <w:r w:rsidRPr="000659FA">
        <w:rPr>
          <w:rFonts w:ascii="Santander Text" w:eastAsia="Times New Roman" w:hAnsi="Santander Text" w:cs="Arial"/>
          <w:szCs w:val="18"/>
          <w:lang w:val="pt-PT"/>
        </w:rPr>
        <w:t>parametrização;</w:t>
      </w:r>
    </w:p>
    <w:p w14:paraId="0C5D0818" w14:textId="17E9EF9F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O campo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cod_regra’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deverá ser preenchido de forma automática e sequencial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 pelo utilizador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garantindo um controlo sobre as alterações ao nível da tabela de parametrização. Para cada linha da tabela de parametrização deve ser guardada um número de regra e não deve ser repetida para mais nenhuma linha. Caso essa linha seja eliminada num mês e adicionada noutro, o </w:t>
      </w:r>
      <w:r w:rsidR="00013530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cod_regra</w:t>
      </w:r>
      <w:r w:rsidR="00013530" w:rsidRPr="000659FA">
        <w:rPr>
          <w:rFonts w:ascii="Santander Text" w:eastAsia="Times New Roman" w:hAnsi="Santander Text" w:cs="Arial"/>
          <w:i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deve ser o mesmo da versão anteriormente eliminada;</w:t>
      </w:r>
    </w:p>
    <w:p w14:paraId="680C30D2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O campo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ordem’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deverá ser preenchidos pelo utilizador encarregue do carregamento da informação na tabela de parametrização, de modo a possibilitar a ordem pela qual os critérios serão aplicados aos contratos. Neste </w:t>
      </w:r>
      <w:r w:rsidRPr="000659FA">
        <w:rPr>
          <w:rFonts w:ascii="Santander Text" w:eastAsia="Times New Roman" w:hAnsi="Santander Text" w:cs="Arial"/>
          <w:szCs w:val="18"/>
          <w:lang w:val="pt-PT"/>
        </w:rPr>
        <w:lastRenderedPageBreak/>
        <w:t>sentido, este campo deverá ser preenchido tendo em conta a ordem de prioridades de aplicabilidade do critério (sendo este campo de extrema relevância para definição da prioridade de marcação dos critérios ao nível da operação, produto e cliente);</w:t>
      </w:r>
    </w:p>
    <w:p w14:paraId="36B9D9A8" w14:textId="1EFD8AB0" w:rsidR="0091521F" w:rsidRPr="000659FA" w:rsidRDefault="0091521F" w:rsidP="008E5B92">
      <w:pPr>
        <w:pStyle w:val="ListParagraph"/>
        <w:numPr>
          <w:ilvl w:val="0"/>
          <w:numId w:val="97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Os campos </w:t>
      </w:r>
      <w:r w:rsidR="00503E02" w:rsidRPr="000659FA">
        <w:rPr>
          <w:rFonts w:ascii="Santander Text" w:hAnsi="Santander Text" w:cs="Arial"/>
          <w:szCs w:val="18"/>
          <w:lang w:val="pt-PT"/>
        </w:rPr>
        <w:t>‘</w:t>
      </w:r>
      <w:r w:rsidR="00503E02" w:rsidRPr="000659FA">
        <w:rPr>
          <w:rFonts w:ascii="Santander Text" w:hAnsi="Santander Text" w:cs="Arial"/>
          <w:i/>
          <w:szCs w:val="18"/>
          <w:lang w:val="pt-PT"/>
        </w:rPr>
        <w:t>ambito</w:t>
      </w:r>
      <w:r w:rsidR="00503E02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cod_regra’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ordem’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os únicos campos de preenchimento obrigatório na tabela de parametrização;</w:t>
      </w:r>
    </w:p>
    <w:p w14:paraId="2FFD3774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b/>
          <w:b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data_inicial’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(data desde a qual as operações associadas a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ou outras operações devem ser associadas a uma dada categoria) deverá ser de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preenchimento obrigatório para marcações ao </w:t>
      </w:r>
      <w:r w:rsidRPr="000659FA">
        <w:rPr>
          <w:rFonts w:ascii="Santander Text" w:eastAsia="Times New Roman" w:hAnsi="Santander Text" w:cs="Arial"/>
          <w:b/>
          <w:bCs/>
          <w:szCs w:val="18"/>
          <w:u w:val="single"/>
          <w:lang w:val="pt-PT"/>
        </w:rPr>
        <w:t>nível do cliente apenas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;</w:t>
      </w:r>
    </w:p>
    <w:p w14:paraId="20452DEA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(data até à qual as operações associadas a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ou outras operações devem ser associadas a uma dada categoria)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não é de preenchimento obrigatório.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Poderá ser preenchida com a data real de fim da marcação se aplicável ou com uma data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/>
        </w:rPr>
        <w:t xml:space="preserve"> default </w:t>
      </w:r>
      <w:r w:rsidRPr="000659FA">
        <w:rPr>
          <w:rFonts w:ascii="Santander Text" w:eastAsia="Times New Roman" w:hAnsi="Santander Text" w:cs="Arial"/>
          <w:szCs w:val="18"/>
          <w:lang w:val="pt-PT"/>
        </w:rPr>
        <w:t>se não existir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data de fim prevista (ex.: 31/12/9999). Este campo tem como objetivo prever situações onde CdG prefira colocar uma data de fim (guardando a informação na tabela de parametrização) ao invés de eliminar completamente o registo da tabela;</w:t>
      </w:r>
    </w:p>
    <w:p w14:paraId="18FF3C82" w14:textId="155EB749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Carregamento da parametrização ao nível do contrato deverá ser efetuada via carregamento através de chave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Master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cempresa’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,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cbalcao’, ‘cnumecta’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zdeposit’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);</w:t>
      </w:r>
    </w:p>
    <w:p w14:paraId="6DAA21C4" w14:textId="4C113D83" w:rsidR="001F5136" w:rsidRPr="000659FA" w:rsidRDefault="001F5136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A tabela de parametrização contém a parametrização de códigos “pais”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‘ckmetamis’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pelo que, para efetuar a marcação ao nível da operação, terá de proceder-se ao contágio de todos os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‘ckmetamis’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“filhos”;</w:t>
      </w:r>
    </w:p>
    <w:p w14:paraId="65F03A76" w14:textId="429D9EAD" w:rsidR="00013530" w:rsidRPr="000659FA" w:rsidRDefault="00013530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Deverá garantir-se a existência de controlos que permitam impedir o preenchimento das colunas </w:t>
      </w:r>
      <w:r w:rsidR="00295CDB" w:rsidRPr="000659FA">
        <w:rPr>
          <w:rFonts w:ascii="Santander Text" w:hAnsi="Santander Text" w:cs="Arial"/>
          <w:i/>
          <w:lang w:val="pt-PT"/>
        </w:rPr>
        <w:t>‘sst_indctr’</w:t>
      </w:r>
      <w:r w:rsidR="00295CDB" w:rsidRPr="000659FA">
        <w:rPr>
          <w:rFonts w:ascii="Santander Text" w:hAnsi="Santander Text" w:cs="Arial"/>
          <w:lang w:val="pt-PT"/>
        </w:rPr>
        <w:t>,</w:t>
      </w:r>
      <w:r w:rsidR="00295CDB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nome_purpose_esg_nalinh_tax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,</w:t>
      </w:r>
      <w:r w:rsidR="00295CDB"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nome_purpose_esg_alinh_tax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nome_general_specific_purpose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nome_specific_eligible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,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ab/>
      </w:r>
      <w:r w:rsidRPr="000659FA">
        <w:rPr>
          <w:rFonts w:ascii="Santander Text" w:eastAsia="Times New Roman" w:hAnsi="Santander Text" w:cs="Arial"/>
          <w:szCs w:val="18"/>
          <w:lang w:val="pt-PT"/>
        </w:rPr>
        <w:t>e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nome_specific_sustainable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 por parte de utilizad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ores que preencham o âmbito de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CdG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. Por outro lado, os controlos deverão impedir o preenchimento da coluna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montante_pndrc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’ por parte de utilizadores que preencham o âmbito de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ESG Risk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;</w:t>
      </w:r>
    </w:p>
    <w:p w14:paraId="12C0FA2E" w14:textId="7383A5B6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esteja preenchida com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general purpose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, as variáveis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 xml:space="preserve">nome_specific_eligible’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e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 xml:space="preserve"> ‘nome_specific_sustainable’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não podem estar preenchidas</w:t>
      </w:r>
      <w:r w:rsidRPr="000659FA">
        <w:rPr>
          <w:rFonts w:ascii="Santander Text" w:eastAsia="Times New Roman" w:hAnsi="Santander Text" w:cs="Arial"/>
          <w:szCs w:val="18"/>
          <w:lang w:val="pt-PT"/>
        </w:rPr>
        <w:t>;</w:t>
      </w:r>
    </w:p>
    <w:p w14:paraId="21E34D91" w14:textId="77777777" w:rsidR="002475D1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esteja preenchida com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specific purpose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nome_specific_sustainable’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deverá ser preenchida 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nome_specific_eligible’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também esteja preenchida.</w:t>
      </w:r>
    </w:p>
    <w:p w14:paraId="235A3973" w14:textId="59A206D7" w:rsidR="002475D1" w:rsidRPr="000659FA" w:rsidRDefault="002475D1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hAnsi="Santander Text"/>
          <w:lang w:val="pt-PT"/>
        </w:rPr>
        <w:t>No preenchimento do campo ‘</w:t>
      </w:r>
      <w:r w:rsidRPr="000659FA">
        <w:rPr>
          <w:rFonts w:ascii="Santander Text" w:hAnsi="Santander Text"/>
          <w:i/>
          <w:lang w:val="pt-PT"/>
        </w:rPr>
        <w:t>nome_ctgr_sfics</w:t>
      </w:r>
      <w:r w:rsidRPr="000659FA">
        <w:rPr>
          <w:rFonts w:ascii="Santander Text" w:hAnsi="Santander Text"/>
          <w:lang w:val="pt-PT"/>
        </w:rPr>
        <w:t xml:space="preserve">’, sempre que for reportado um código de uma categoria verde, o mesmo deverá terminar com “.” (ex.: A.1.1.). Adicionalmente, o campo deverá respeitar a seguinte </w:t>
      </w:r>
      <w:r w:rsidRPr="000659FA">
        <w:rPr>
          <w:rFonts w:ascii="Santander Text" w:hAnsi="Santander Text"/>
          <w:i/>
          <w:lang w:val="pt-PT"/>
        </w:rPr>
        <w:t>code list:</w:t>
      </w:r>
    </w:p>
    <w:p w14:paraId="634B8AA9" w14:textId="6159580C" w:rsidR="002475D1" w:rsidRPr="000659FA" w:rsidRDefault="002475D1" w:rsidP="0012229D">
      <w:pPr>
        <w:spacing w:after="0" w:line="360" w:lineRule="auto"/>
        <w:ind w:left="720"/>
        <w:jc w:val="both"/>
        <w:rPr>
          <w:rFonts w:ascii="Santander Text" w:eastAsia="Times New Roman" w:hAnsi="Santander Text" w:cs="Arial"/>
          <w:szCs w:val="18"/>
          <w:lang w:val="pt-PT"/>
        </w:rPr>
      </w:pPr>
    </w:p>
    <w:p w14:paraId="14CF62F8" w14:textId="13C1BF15" w:rsidR="0091521F" w:rsidRPr="000659FA" w:rsidRDefault="009B35E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object w:dxaOrig="1508" w:dyaOrig="983" w14:anchorId="0ACC41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8pt;height:49.55pt" o:ole="">
            <v:imagedata r:id="rId14" o:title=""/>
          </v:shape>
          <o:OLEObject Type="Embed" ProgID="Excel.Sheet.12" ShapeID="_x0000_i1025" DrawAspect="Icon" ObjectID="_1820316965" r:id="rId15"/>
        </w:object>
      </w:r>
    </w:p>
    <w:p w14:paraId="5E21670C" w14:textId="32546A90" w:rsidR="00827D92" w:rsidRPr="000659FA" w:rsidRDefault="009C4BBE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98" w:name="_Toc194943225"/>
      <w:r w:rsidRPr="000659FA">
        <w:rPr>
          <w:color w:val="auto"/>
          <w:lang w:val="pt-PT"/>
        </w:rPr>
        <w:t>Bens Móveis</w:t>
      </w:r>
      <w:bookmarkEnd w:id="398"/>
    </w:p>
    <w:p w14:paraId="2BA1208F" w14:textId="21D1A3B1" w:rsidR="00E46285" w:rsidRPr="000659FA" w:rsidRDefault="004C35CE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399" w:name="_Toc194943226"/>
      <w:r w:rsidRPr="000659FA">
        <w:rPr>
          <w:color w:val="auto"/>
          <w:lang w:val="pt-PT"/>
        </w:rPr>
        <w:lastRenderedPageBreak/>
        <w:t xml:space="preserve">Informação verde veículos - </w:t>
      </w:r>
      <w:r w:rsidR="009D6D86" w:rsidRPr="000659FA">
        <w:rPr>
          <w:i/>
          <w:color w:val="auto"/>
          <w:lang w:val="pt-PT"/>
        </w:rPr>
        <w:t>modesg_out_emss_vcls</w:t>
      </w:r>
      <w:bookmarkEnd w:id="399"/>
    </w:p>
    <w:p w14:paraId="09E1BA14" w14:textId="77777777" w:rsidR="00827D92" w:rsidRPr="000659FA" w:rsidRDefault="00827D92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0" w:name="_Toc194943227"/>
      <w:r w:rsidRPr="000659FA">
        <w:rPr>
          <w:color w:val="auto"/>
          <w:lang w:val="pt-PT"/>
        </w:rPr>
        <w:t>Conceito</w:t>
      </w:r>
      <w:bookmarkEnd w:id="400"/>
    </w:p>
    <w:p w14:paraId="621BC354" w14:textId="0A8297FD" w:rsidR="00827D92" w:rsidRPr="000659FA" w:rsidRDefault="000338E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contém informação </w:t>
      </w:r>
      <w:r w:rsidR="00232F8E" w:rsidRPr="000659FA">
        <w:rPr>
          <w:rFonts w:ascii="Santander Text" w:hAnsi="Santander Text" w:cs="Arial"/>
          <w:lang w:val="pt-PT"/>
        </w:rPr>
        <w:t xml:space="preserve">caracterizadora </w:t>
      </w:r>
      <w:r w:rsidR="006D7935" w:rsidRPr="000659FA">
        <w:rPr>
          <w:rFonts w:ascii="Santander Text" w:hAnsi="Santander Text" w:cs="Arial"/>
          <w:lang w:val="pt-PT"/>
        </w:rPr>
        <w:t xml:space="preserve">de </w:t>
      </w:r>
      <w:r w:rsidRPr="000659FA">
        <w:rPr>
          <w:rFonts w:ascii="Santander Text" w:hAnsi="Santander Text" w:cs="Arial"/>
          <w:lang w:val="pt-PT"/>
        </w:rPr>
        <w:t>emissões de veículos</w:t>
      </w:r>
      <w:r w:rsidR="009D6D86" w:rsidRPr="000659FA">
        <w:rPr>
          <w:rFonts w:ascii="Santander Text" w:hAnsi="Santander Text" w:cs="Arial"/>
          <w:lang w:val="pt-PT"/>
        </w:rPr>
        <w:t xml:space="preserve">, nomeadamente informação </w:t>
      </w:r>
      <w:r w:rsidR="00F95DA9" w:rsidRPr="000659FA">
        <w:rPr>
          <w:rFonts w:ascii="Santander Text" w:hAnsi="Santander Text" w:cs="Arial"/>
          <w:lang w:val="pt-PT"/>
        </w:rPr>
        <w:t>relativa a</w:t>
      </w:r>
      <w:r w:rsidR="000A3CF2" w:rsidRPr="000659FA">
        <w:rPr>
          <w:rFonts w:ascii="Santander Text" w:hAnsi="Santander Text" w:cs="Arial"/>
          <w:lang w:val="pt-PT"/>
        </w:rPr>
        <w:t xml:space="preserve"> emissões</w:t>
      </w:r>
      <w:r w:rsidR="00F95DA9" w:rsidRPr="000659FA">
        <w:rPr>
          <w:rFonts w:ascii="Santander Text" w:hAnsi="Santander Text" w:cs="Arial"/>
          <w:lang w:val="pt-PT"/>
        </w:rPr>
        <w:t xml:space="preserve"> de</w:t>
      </w:r>
      <w:r w:rsidR="000A3CF2" w:rsidRPr="000659FA">
        <w:rPr>
          <w:rFonts w:ascii="Santander Text" w:hAnsi="Santander Text" w:cs="Arial"/>
          <w:lang w:val="pt-PT"/>
        </w:rPr>
        <w:t xml:space="preserve"> </w:t>
      </w:r>
      <w:r w:rsidR="000A3CF2" w:rsidRPr="000659FA">
        <w:rPr>
          <w:rFonts w:ascii="Santander Text" w:hAnsi="Santander Text" w:cs="Arial"/>
          <w:i/>
          <w:iCs/>
          <w:lang w:val="pt-PT"/>
        </w:rPr>
        <w:t>scopes</w:t>
      </w:r>
      <w:r w:rsidR="000A3CF2" w:rsidRPr="000659FA">
        <w:rPr>
          <w:rFonts w:ascii="Santander Text" w:hAnsi="Santander Text" w:cs="Arial"/>
          <w:lang w:val="pt-PT"/>
        </w:rPr>
        <w:t xml:space="preserve"> 1, 2 e 3</w:t>
      </w:r>
      <w:r w:rsidR="005477EC" w:rsidRPr="000659FA">
        <w:rPr>
          <w:rFonts w:ascii="Santander Text" w:hAnsi="Santander Text" w:cs="Arial"/>
          <w:lang w:val="pt-PT"/>
        </w:rPr>
        <w:t xml:space="preserve"> e consumo de CO</w:t>
      </w:r>
      <w:r w:rsidR="005477EC" w:rsidRPr="000659FA">
        <w:rPr>
          <w:rFonts w:ascii="Santander Text" w:hAnsi="Santander Text" w:cs="Arial"/>
          <w:vertAlign w:val="subscript"/>
          <w:lang w:val="pt-PT"/>
        </w:rPr>
        <w:t>2</w:t>
      </w:r>
      <w:r w:rsidR="000A3CF2" w:rsidRPr="000659FA">
        <w:rPr>
          <w:rFonts w:ascii="Santander Text" w:hAnsi="Santander Text" w:cs="Arial"/>
          <w:lang w:val="pt-PT"/>
        </w:rPr>
        <w:t>.</w:t>
      </w:r>
      <w:r w:rsidR="007B10B1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DB213B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7B10B1" w:rsidRPr="000659FA">
        <w:rPr>
          <w:rFonts w:ascii="Santander Text" w:hAnsi="Santander Text" w:cs="Arial"/>
          <w:lang w:val="pt-PT"/>
        </w:rPr>
        <w:t xml:space="preserve"> e regras de aprovisionamento encontram-se descritos no ficheiro </w:t>
      </w:r>
      <w:r w:rsidR="00235680" w:rsidRPr="000659FA">
        <w:rPr>
          <w:rFonts w:ascii="Santander Text" w:hAnsi="Santander Text" w:cs="Arial"/>
          <w:lang w:val="pt-PT"/>
        </w:rPr>
        <w:t>“</w:t>
      </w:r>
      <w:r w:rsidR="007B10B1" w:rsidRPr="000659FA">
        <w:rPr>
          <w:rFonts w:ascii="Santander Text" w:hAnsi="Santander Text" w:cs="Arial"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="007B10B1" w:rsidRPr="000659FA">
        <w:rPr>
          <w:rFonts w:ascii="Santander Text" w:hAnsi="Santander Text" w:cs="Arial"/>
          <w:lang w:val="pt-PT"/>
        </w:rPr>
        <w:t>.xlsx</w:t>
      </w:r>
      <w:r w:rsidR="00235680" w:rsidRPr="000659FA">
        <w:rPr>
          <w:rFonts w:ascii="Santander Text" w:hAnsi="Santander Text" w:cs="Arial"/>
          <w:lang w:val="pt-PT"/>
        </w:rPr>
        <w:t>”</w:t>
      </w:r>
      <w:r w:rsidR="007B10B1" w:rsidRPr="000659FA">
        <w:rPr>
          <w:rFonts w:ascii="Santander Text" w:hAnsi="Santander Text" w:cs="Arial"/>
          <w:lang w:val="pt-PT"/>
        </w:rPr>
        <w:t>.</w:t>
      </w:r>
    </w:p>
    <w:p w14:paraId="1DD55D1C" w14:textId="77777777" w:rsidR="009C2DE3" w:rsidRPr="000659FA" w:rsidRDefault="009C2DE3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1" w:name="_Toc143871829"/>
      <w:bookmarkStart w:id="402" w:name="_Toc194943228"/>
      <w:r w:rsidRPr="000659FA">
        <w:rPr>
          <w:color w:val="auto"/>
        </w:rPr>
        <w:t>Granularidade</w:t>
      </w:r>
      <w:bookmarkEnd w:id="401"/>
      <w:bookmarkEnd w:id="402"/>
    </w:p>
    <w:p w14:paraId="1D61AD4D" w14:textId="17C2D11E" w:rsidR="009C2DE3" w:rsidRPr="000659FA" w:rsidRDefault="009C2DE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registo nesta tabela irá representar um bem móvel</w:t>
      </w:r>
      <w:r w:rsidR="00A34B09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A34B09" w:rsidRPr="000659FA">
        <w:rPr>
          <w:rFonts w:ascii="Santander Text" w:hAnsi="Santander Text" w:cs="Arial"/>
          <w:lang w:val="pt-PT"/>
        </w:rPr>
        <w:t>sendo que</w:t>
      </w:r>
      <w:r w:rsidRPr="000659FA">
        <w:rPr>
          <w:rFonts w:ascii="Santander Text" w:hAnsi="Santander Text" w:cs="Arial"/>
          <w:lang w:val="pt-PT"/>
        </w:rPr>
        <w:t xml:space="preserve"> a combinação dos campos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cempbem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ckbalbem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ckctabem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ckrefbem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constitui a chave da tabela, naturalmente complementada com a respetiva data de referência da informação (variável </w:t>
      </w:r>
      <w:r w:rsidR="00235680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ref_date</w:t>
      </w:r>
      <w:r w:rsidR="00235680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).</w:t>
      </w:r>
    </w:p>
    <w:p w14:paraId="1078D083" w14:textId="77777777" w:rsidR="0069656D" w:rsidRPr="000659FA" w:rsidRDefault="0069656D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3" w:name="_Toc143871830"/>
      <w:bookmarkStart w:id="404" w:name="_Toc194943229"/>
      <w:r w:rsidRPr="000659FA">
        <w:rPr>
          <w:color w:val="auto"/>
        </w:rPr>
        <w:t>Aprovisionamento</w:t>
      </w:r>
      <w:bookmarkEnd w:id="403"/>
      <w:bookmarkEnd w:id="404"/>
    </w:p>
    <w:p w14:paraId="2F9DD01D" w14:textId="4101A7B3" w:rsidR="005A0D31" w:rsidRPr="000659FA" w:rsidRDefault="00704CF3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universo de partida </w:t>
      </w:r>
      <w:r w:rsidRPr="000659FA">
        <w:rPr>
          <w:rFonts w:ascii="Santander Text" w:hAnsi="Santander Text" w:cs="Arial"/>
          <w:sz w:val="18"/>
          <w:szCs w:val="18"/>
        </w:rPr>
        <w:t>para aprovisionamento desta tabela, será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a tabela </w:t>
      </w:r>
      <w:r w:rsidR="00607E6B" w:rsidRPr="000659FA">
        <w:rPr>
          <w:rFonts w:ascii="Santander Text" w:hAnsi="Santander Text" w:cs="Arial"/>
          <w:i/>
          <w:iCs/>
          <w:sz w:val="18"/>
          <w:szCs w:val="18"/>
        </w:rPr>
        <w:t>gt013_bens_mob</w:t>
      </w:r>
      <w:r w:rsidR="00607E6B" w:rsidRPr="000659FA">
        <w:rPr>
          <w:rFonts w:ascii="Santander Text" w:hAnsi="Santander Text" w:cs="Arial"/>
          <w:sz w:val="18"/>
          <w:szCs w:val="18"/>
        </w:rPr>
        <w:t xml:space="preserve">, filtrada por </w:t>
      </w:r>
      <w:r w:rsidR="00235680" w:rsidRPr="000659FA">
        <w:rPr>
          <w:rFonts w:ascii="Santander Text" w:hAnsi="Santander Text" w:cs="Arial"/>
          <w:sz w:val="18"/>
          <w:szCs w:val="18"/>
        </w:rPr>
        <w:t>‘</w:t>
      </w:r>
      <w:r w:rsidR="00607E6B" w:rsidRPr="000659FA">
        <w:rPr>
          <w:rFonts w:ascii="Santander Text" w:hAnsi="Santander Text" w:cs="Arial"/>
          <w:i/>
          <w:sz w:val="18"/>
          <w:szCs w:val="18"/>
        </w:rPr>
        <w:t>cgarant_bem</w:t>
      </w:r>
      <w:r w:rsidR="00235680" w:rsidRPr="000659FA">
        <w:rPr>
          <w:rFonts w:ascii="Santander Text" w:hAnsi="Santander Text" w:cs="Arial"/>
          <w:sz w:val="18"/>
          <w:szCs w:val="18"/>
        </w:rPr>
        <w:t>’</w:t>
      </w:r>
      <w:r w:rsidR="00607E6B" w:rsidRPr="000659FA">
        <w:rPr>
          <w:rFonts w:ascii="Santander Text" w:hAnsi="Santander Text" w:cs="Arial"/>
          <w:sz w:val="18"/>
          <w:szCs w:val="18"/>
        </w:rPr>
        <w:t xml:space="preserve"> like ‘71%</w:t>
      </w:r>
      <w:r w:rsidR="00A42C39" w:rsidRPr="000659FA">
        <w:rPr>
          <w:rFonts w:ascii="Santander Text" w:hAnsi="Santander Text" w:cs="Arial"/>
          <w:sz w:val="18"/>
          <w:szCs w:val="18"/>
        </w:rPr>
        <w:t>’</w:t>
      </w:r>
      <w:r w:rsidR="00C20686" w:rsidRPr="000659FA">
        <w:rPr>
          <w:rFonts w:ascii="Santander Text" w:hAnsi="Santander Text" w:cs="Arial"/>
          <w:sz w:val="18"/>
          <w:szCs w:val="18"/>
        </w:rPr>
        <w:t>,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proveniente do Modelo de </w:t>
      </w:r>
      <w:r w:rsidR="00501808" w:rsidRPr="000659FA">
        <w:rPr>
          <w:rFonts w:ascii="Santander Text" w:hAnsi="Santander Text" w:cs="Arial"/>
          <w:sz w:val="18"/>
          <w:szCs w:val="18"/>
        </w:rPr>
        <w:t>Garantias, e</w:t>
      </w:r>
      <w:r w:rsidR="00A151CE" w:rsidRPr="000659FA">
        <w:rPr>
          <w:rFonts w:ascii="Santander Text" w:hAnsi="Santander Text" w:cs="Arial"/>
          <w:sz w:val="18"/>
          <w:szCs w:val="18"/>
        </w:rPr>
        <w:t xml:space="preserve"> o seu carregamento será mensal.</w:t>
      </w:r>
      <w:r w:rsidR="00EE0B6F" w:rsidRPr="000659FA">
        <w:rPr>
          <w:rFonts w:ascii="Santander Text" w:hAnsi="Santander Text" w:cs="Arial"/>
          <w:sz w:val="18"/>
          <w:szCs w:val="18"/>
        </w:rPr>
        <w:t xml:space="preserve"> </w:t>
      </w:r>
      <w:r w:rsidR="00F95DA9" w:rsidRPr="000659FA">
        <w:rPr>
          <w:rFonts w:ascii="Santander Text" w:hAnsi="Santander Text" w:cs="Arial"/>
          <w:sz w:val="18"/>
          <w:szCs w:val="18"/>
        </w:rPr>
        <w:t>Deste modo, é possível</w:t>
      </w:r>
      <w:r w:rsidR="005477EC" w:rsidRPr="000659FA">
        <w:rPr>
          <w:rFonts w:ascii="Santander Text" w:hAnsi="Santander Text" w:cs="Arial"/>
          <w:sz w:val="18"/>
          <w:szCs w:val="18"/>
        </w:rPr>
        <w:t xml:space="preserve"> obter todos os bens móveis </w:t>
      </w:r>
      <w:r w:rsidR="001A15B0" w:rsidRPr="000659FA">
        <w:rPr>
          <w:rFonts w:ascii="Santander Text" w:hAnsi="Santander Text" w:cs="Arial"/>
          <w:sz w:val="18"/>
          <w:szCs w:val="18"/>
        </w:rPr>
        <w:t>considerando</w:t>
      </w:r>
      <w:r w:rsidR="005477EC" w:rsidRPr="000659FA">
        <w:rPr>
          <w:rFonts w:ascii="Santander Text" w:hAnsi="Santander Text" w:cs="Arial"/>
          <w:sz w:val="18"/>
          <w:szCs w:val="18"/>
        </w:rPr>
        <w:t xml:space="preserve"> veículos, excluindo todos os equipamentos</w:t>
      </w:r>
      <w:r w:rsidR="00F95DA9" w:rsidRPr="000659FA">
        <w:rPr>
          <w:rFonts w:ascii="Santander Text" w:hAnsi="Santander Text" w:cs="Arial"/>
          <w:sz w:val="18"/>
          <w:szCs w:val="18"/>
        </w:rPr>
        <w:t xml:space="preserve"> presentes no Modelo Único de Garantias</w:t>
      </w:r>
      <w:r w:rsidR="005477EC" w:rsidRPr="000659FA">
        <w:rPr>
          <w:rFonts w:ascii="Santander Text" w:hAnsi="Santander Text" w:cs="Arial"/>
          <w:sz w:val="18"/>
          <w:szCs w:val="18"/>
        </w:rPr>
        <w:t>.</w:t>
      </w:r>
    </w:p>
    <w:p w14:paraId="294190F8" w14:textId="2BDF8B2D" w:rsidR="00686561" w:rsidRPr="000659FA" w:rsidRDefault="00686561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Cnsm_co2</w:t>
      </w:r>
    </w:p>
    <w:p w14:paraId="6B60F4D5" w14:textId="7D8B89B9" w:rsidR="00E837E8" w:rsidRPr="000659FA" w:rsidRDefault="00E837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variável será aprovisionada </w:t>
      </w:r>
      <w:r w:rsidR="00DC0782" w:rsidRPr="000659FA">
        <w:rPr>
          <w:rFonts w:ascii="Santander Text" w:hAnsi="Santander Text" w:cs="Arial"/>
          <w:lang w:val="pt-PT"/>
        </w:rPr>
        <w:t xml:space="preserve">com base </w:t>
      </w:r>
      <w:r w:rsidR="005477EC" w:rsidRPr="000659FA">
        <w:rPr>
          <w:rFonts w:ascii="Santander Text" w:hAnsi="Santander Text" w:cs="Arial"/>
          <w:lang w:val="pt-PT"/>
        </w:rPr>
        <w:t>no campo ‘co2’ d</w:t>
      </w:r>
      <w:r w:rsidR="00DC0782" w:rsidRPr="000659FA">
        <w:rPr>
          <w:rFonts w:ascii="Santander Text" w:hAnsi="Santander Text" w:cs="Arial"/>
          <w:lang w:val="pt-PT"/>
        </w:rPr>
        <w:t xml:space="preserve">a tabela </w:t>
      </w:r>
      <w:r w:rsidR="00DC0782" w:rsidRPr="000659FA">
        <w:rPr>
          <w:rFonts w:ascii="Santander Text" w:hAnsi="Santander Text" w:cs="Arial"/>
          <w:i/>
          <w:lang w:val="pt-PT"/>
        </w:rPr>
        <w:t>gt013_bens_mob</w:t>
      </w:r>
      <w:r w:rsidR="00DC0782" w:rsidRPr="000659FA">
        <w:rPr>
          <w:rFonts w:ascii="Santander Text" w:hAnsi="Santander Text" w:cs="Arial"/>
          <w:lang w:val="pt-PT"/>
        </w:rPr>
        <w:t xml:space="preserve">, através do cruzamento pela chave do bem </w:t>
      </w:r>
      <w:r w:rsidR="00DC0782" w:rsidRPr="000659FA">
        <w:rPr>
          <w:rFonts w:ascii="Santander Text" w:hAnsi="Santander Text" w:cs="Arial"/>
          <w:i/>
          <w:lang w:val="pt-PT"/>
        </w:rPr>
        <w:t>'cempbem','ckbalbem','ckctabem','ckrefbem'</w:t>
      </w:r>
      <w:r w:rsidR="00F95DA9" w:rsidRPr="000659FA">
        <w:rPr>
          <w:rFonts w:ascii="Santander Text" w:hAnsi="Santander Text" w:cs="Arial"/>
          <w:lang w:val="pt-PT"/>
        </w:rPr>
        <w:t xml:space="preserve"> de ambas as tabelas</w:t>
      </w:r>
      <w:r w:rsidR="00DC0782" w:rsidRPr="000659FA">
        <w:rPr>
          <w:rFonts w:ascii="Santander Text" w:hAnsi="Santander Text" w:cs="Arial"/>
          <w:lang w:val="pt-PT"/>
        </w:rPr>
        <w:t>.</w:t>
      </w:r>
    </w:p>
    <w:p w14:paraId="4F745A21" w14:textId="099B75FD" w:rsidR="00340816" w:rsidRPr="000659FA" w:rsidRDefault="000F12B8" w:rsidP="007E3521">
      <w:pPr>
        <w:pStyle w:val="MyHeading3"/>
        <w:spacing w:after="120" w:line="360" w:lineRule="auto"/>
        <w:jc w:val="both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063BD026" w14:textId="01E2DB51" w:rsidR="00804418" w:rsidRPr="000659FA" w:rsidRDefault="000F12B8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Estas variáveis serão aprovisionadas com base na informação proveniente das tabelas de parametrização</w:t>
      </w:r>
      <w:r w:rsidR="00D150C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CD28D9"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7A3227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A3227"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553023"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="00F9416B"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7A8BD522" w14:textId="0080F28A" w:rsidR="005477EC" w:rsidRPr="000659FA" w:rsidRDefault="00804418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 ou outros dados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utilizada a função trim(upper [nome_campo]). </w:t>
      </w:r>
      <w:r w:rsidR="00AE28D3" w:rsidRPr="000659FA">
        <w:rPr>
          <w:rFonts w:ascii="Santander Text" w:hAnsi="Santander Text" w:cs="Arial"/>
          <w:szCs w:val="18"/>
          <w:lang w:val="pt-PT"/>
        </w:rPr>
        <w:t>Adicionalmente, uma vez que os campos fatores de emissão (‘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no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scopes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output</w:t>
      </w:r>
      <w:r w:rsidR="00AE28D3" w:rsidRPr="000659FA">
        <w:rPr>
          <w:rFonts w:ascii="Santander Text" w:hAnsi="Santander Text" w:cs="Arial"/>
          <w:szCs w:val="18"/>
          <w:lang w:val="pt-PT"/>
        </w:rPr>
        <w:t>.</w:t>
      </w:r>
    </w:p>
    <w:p w14:paraId="78364A32" w14:textId="0E076F6A" w:rsidR="0065192B" w:rsidRPr="000659FA" w:rsidRDefault="005477EC" w:rsidP="007E3521">
      <w:pPr>
        <w:spacing w:line="360" w:lineRule="auto"/>
        <w:jc w:val="both"/>
        <w:rPr>
          <w:lang w:val="es-ES" w:eastAsia="es-ES"/>
        </w:rPr>
      </w:pPr>
      <w:r w:rsidRPr="000659FA">
        <w:rPr>
          <w:rFonts w:ascii="Santander Text" w:hAnsi="Santander Text" w:cs="Arial"/>
          <w:szCs w:val="18"/>
          <w:lang w:val="pt-PT"/>
        </w:rPr>
        <w:t>As variáveis devem ser aprovisionadas pela seguinte ordem de metodologia:</w:t>
      </w:r>
    </w:p>
    <w:p w14:paraId="55321628" w14:textId="02BA5DF4" w:rsidR="00DE000D" w:rsidRPr="000659FA" w:rsidRDefault="00DE000D" w:rsidP="007E3521">
      <w:pPr>
        <w:pStyle w:val="MyHeading4"/>
        <w:spacing w:after="120" w:line="360" w:lineRule="auto"/>
        <w:rPr>
          <w:b w:val="0"/>
          <w:color w:val="auto"/>
          <w:lang w:val="es-ES"/>
        </w:rPr>
      </w:pPr>
      <w:r w:rsidRPr="000659FA">
        <w:rPr>
          <w:color w:val="auto"/>
          <w:lang w:val="es-ES"/>
        </w:rPr>
        <w:t>Actual vehicle – specific emissions</w:t>
      </w:r>
    </w:p>
    <w:p w14:paraId="42A74A20" w14:textId="4E49F293" w:rsidR="00804418" w:rsidRPr="000659FA" w:rsidRDefault="002B674C" w:rsidP="007E3521">
      <w:pPr>
        <w:pStyle w:val="Style6"/>
        <w:numPr>
          <w:ilvl w:val="0"/>
          <w:numId w:val="0"/>
        </w:numPr>
        <w:ind w:firstLine="720"/>
        <w:rPr>
          <w:b/>
          <w:color w:val="auto"/>
          <w:lang w:val="pt-PT"/>
        </w:rPr>
      </w:pPr>
      <w:r w:rsidRPr="000659FA">
        <w:rPr>
          <w:rStyle w:val="Style6Char"/>
          <w:b/>
          <w:color w:val="auto"/>
        </w:rPr>
        <w:t>5</w:t>
      </w:r>
      <w:r w:rsidR="00804418" w:rsidRPr="000659FA">
        <w:rPr>
          <w:rStyle w:val="Style6Char"/>
          <w:b/>
          <w:color w:val="auto"/>
        </w:rPr>
        <w:t>.1.3.2.1.1</w:t>
      </w:r>
      <w:r w:rsidR="00804418" w:rsidRPr="000659FA">
        <w:rPr>
          <w:b/>
          <w:color w:val="auto"/>
          <w:lang w:val="es-ES" w:eastAsia="es-ES"/>
        </w:rPr>
        <w:t xml:space="preserve"> Based on fuel consumption</w:t>
      </w:r>
    </w:p>
    <w:p w14:paraId="44F6E11A" w14:textId="773B26C7" w:rsidR="00804418" w:rsidRPr="000659FA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 consumo e fatores de emissão.</w:t>
      </w:r>
    </w:p>
    <w:p w14:paraId="78E82861" w14:textId="05EBCCAB" w:rsidR="0023736F" w:rsidRPr="000659FA" w:rsidRDefault="002B674C" w:rsidP="007E3521">
      <w:pPr>
        <w:pStyle w:val="Style6"/>
        <w:numPr>
          <w:ilvl w:val="0"/>
          <w:numId w:val="0"/>
        </w:numPr>
        <w:ind w:left="720"/>
        <w:rPr>
          <w:color w:val="auto"/>
          <w:lang w:val="pt-PT"/>
        </w:rPr>
      </w:pPr>
      <w:r w:rsidRPr="000659FA">
        <w:rPr>
          <w:b/>
          <w:color w:val="auto"/>
          <w:lang w:val="pt-PT"/>
        </w:rPr>
        <w:lastRenderedPageBreak/>
        <w:t>5</w:t>
      </w:r>
      <w:r w:rsidR="00804418" w:rsidRPr="000659FA">
        <w:rPr>
          <w:b/>
          <w:color w:val="auto"/>
          <w:lang w:val="pt-PT"/>
        </w:rPr>
        <w:t>.1.3.2.1.2</w:t>
      </w:r>
      <w:r w:rsidR="00804418" w:rsidRPr="000659FA">
        <w:rPr>
          <w:color w:val="auto"/>
          <w:lang w:val="pt-PT"/>
        </w:rPr>
        <w:t xml:space="preserve"> </w:t>
      </w:r>
      <w:r w:rsidR="00804418" w:rsidRPr="000659FA">
        <w:rPr>
          <w:b/>
          <w:color w:val="auto"/>
          <w:lang w:val="pt-PT"/>
        </w:rPr>
        <w:t>Based on vehicle distanc</w:t>
      </w:r>
      <w:r w:rsidR="0023736F" w:rsidRPr="000659FA">
        <w:rPr>
          <w:b/>
          <w:color w:val="auto"/>
          <w:lang w:val="pt-PT"/>
        </w:rPr>
        <w:t>e</w:t>
      </w:r>
    </w:p>
    <w:p w14:paraId="526CE82D" w14:textId="0ACB068C" w:rsidR="00DE000D" w:rsidRPr="000659FA" w:rsidRDefault="00804418" w:rsidP="007E3521">
      <w:pPr>
        <w:pStyle w:val="ListParagraph"/>
        <w:spacing w:line="360" w:lineRule="auto"/>
        <w:jc w:val="both"/>
        <w:rPr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aos km’s percorridos e fatores de emissão</w:t>
      </w:r>
      <w:r w:rsidR="00336D6C" w:rsidRPr="000659FA">
        <w:rPr>
          <w:rFonts w:ascii="Santander Text" w:hAnsi="Santander Text" w:cs="Arial"/>
          <w:i/>
          <w:iCs/>
          <w:szCs w:val="18"/>
          <w:lang w:val="pt-PT"/>
        </w:rPr>
        <w:t>.</w:t>
      </w:r>
    </w:p>
    <w:p w14:paraId="1D6C084D" w14:textId="0608F1C5" w:rsidR="00804418" w:rsidRPr="000659FA" w:rsidRDefault="00DE000D" w:rsidP="007E3521">
      <w:pPr>
        <w:pStyle w:val="MyHeading4"/>
        <w:spacing w:after="120" w:line="360" w:lineRule="auto"/>
        <w:jc w:val="both"/>
        <w:rPr>
          <w:rFonts w:cs="Arial"/>
          <w:color w:val="auto"/>
          <w:lang w:val="pt-PT" w:eastAsia="es-ES"/>
        </w:rPr>
      </w:pPr>
      <w:r w:rsidRPr="000659FA">
        <w:rPr>
          <w:rFonts w:cs="Arial"/>
          <w:color w:val="auto"/>
          <w:lang w:val="pt-PT" w:eastAsia="es-ES"/>
        </w:rPr>
        <w:t>Estimated vehicle – specific emissions (Marca e modelo conhecido)</w:t>
      </w:r>
    </w:p>
    <w:p w14:paraId="39789348" w14:textId="29C6D78B" w:rsidR="00804418" w:rsidRPr="000659FA" w:rsidRDefault="002B674C" w:rsidP="007E3521">
      <w:pPr>
        <w:pStyle w:val="Style6"/>
        <w:numPr>
          <w:ilvl w:val="0"/>
          <w:numId w:val="0"/>
        </w:numPr>
        <w:ind w:left="720"/>
        <w:rPr>
          <w:b/>
          <w:color w:val="auto"/>
          <w:lang w:val="es-ES" w:eastAsia="es-ES"/>
        </w:rPr>
      </w:pPr>
      <w:r w:rsidRPr="000659FA">
        <w:rPr>
          <w:rStyle w:val="Style6Char"/>
          <w:b/>
          <w:color w:val="auto"/>
          <w:lang w:val="pt-PT"/>
        </w:rPr>
        <w:t>5</w:t>
      </w:r>
      <w:r w:rsidR="00804418" w:rsidRPr="000659FA">
        <w:rPr>
          <w:rStyle w:val="Style6Char"/>
          <w:b/>
          <w:color w:val="auto"/>
          <w:lang w:val="pt-PT"/>
        </w:rPr>
        <w:t>.1.3.2.2.1</w:t>
      </w:r>
      <w:r w:rsidR="00804418" w:rsidRPr="000659FA">
        <w:rPr>
          <w:b/>
          <w:color w:val="auto"/>
          <w:lang w:val="es-ES" w:eastAsia="es-ES"/>
        </w:rPr>
        <w:t xml:space="preserve"> Average distance per province/state</w:t>
      </w:r>
    </w:p>
    <w:p w14:paraId="3085C7DD" w14:textId="558F4BF8" w:rsidR="00804418" w:rsidRPr="000659FA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porque não existe portefólio de veículos nos EUA. </w:t>
      </w:r>
    </w:p>
    <w:p w14:paraId="75625763" w14:textId="4C47A931" w:rsidR="00804418" w:rsidRPr="000659FA" w:rsidRDefault="002B674C" w:rsidP="007E3521">
      <w:pPr>
        <w:pStyle w:val="Style6"/>
        <w:numPr>
          <w:ilvl w:val="0"/>
          <w:numId w:val="0"/>
        </w:numPr>
        <w:ind w:left="720"/>
        <w:rPr>
          <w:color w:val="auto"/>
          <w:lang w:val="es-ES" w:eastAsia="es-ES"/>
        </w:rPr>
      </w:pPr>
      <w:r w:rsidRPr="000659FA">
        <w:rPr>
          <w:b/>
          <w:color w:val="auto"/>
          <w:lang w:val="es-ES" w:eastAsia="es-ES"/>
        </w:rPr>
        <w:t>5</w:t>
      </w:r>
      <w:r w:rsidR="00804418" w:rsidRPr="000659FA">
        <w:rPr>
          <w:b/>
          <w:color w:val="auto"/>
          <w:lang w:val="es-ES" w:eastAsia="es-ES"/>
        </w:rPr>
        <w:t>.1.3.2.2.2</w:t>
      </w:r>
      <w:r w:rsidR="00804418" w:rsidRPr="000659FA">
        <w:rPr>
          <w:color w:val="auto"/>
          <w:lang w:val="es-ES" w:eastAsia="es-ES"/>
        </w:rPr>
        <w:t xml:space="preserve"> </w:t>
      </w:r>
      <w:r w:rsidR="00804418" w:rsidRPr="000659FA">
        <w:rPr>
          <w:b/>
          <w:color w:val="auto"/>
          <w:lang w:val="es-ES" w:eastAsia="es-ES"/>
        </w:rPr>
        <w:t>Average distance per country</w:t>
      </w:r>
    </w:p>
    <w:p w14:paraId="10FCC83C" w14:textId="5BDEF34B" w:rsidR="00804418" w:rsidRPr="000659FA" w:rsidRDefault="00804418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2B674C" w:rsidRPr="000659FA">
        <w:rPr>
          <w:rFonts w:ascii="Santander Text" w:hAnsi="Santander Text" w:cs="Arial"/>
          <w:szCs w:val="18"/>
          <w:lang w:val="pt-PT"/>
        </w:rPr>
        <w:t>, dado que o valor ‘</w:t>
      </w:r>
      <w:r w:rsidR="002B674C"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significa que não é possível identificar o tipo de motor e esta característica é necessária para a aplicação da presente metodologia</w:t>
      </w:r>
      <w:r w:rsidR="00A34B09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</w:p>
    <w:p w14:paraId="5C0B99D0" w14:textId="20B1D468" w:rsidR="00804418" w:rsidRPr="000659FA" w:rsidRDefault="00804418" w:rsidP="008E5B92">
      <w:pPr>
        <w:numPr>
          <w:ilvl w:val="0"/>
          <w:numId w:val="30"/>
        </w:numPr>
        <w:spacing w:after="120" w:line="360" w:lineRule="auto"/>
        <w:ind w:left="1077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0CA14F7B" w14:textId="0E49DC3F" w:rsidR="00293451" w:rsidRPr="000659FA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’tipo_veiculo’ 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valor_original’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842926" w:rsidRPr="000659FA">
        <w:rPr>
          <w:rFonts w:ascii="Santander Text" w:hAnsi="Santander Text" w:cs="Arial"/>
          <w:i/>
          <w:szCs w:val="18"/>
          <w:lang w:val="pt-PT"/>
        </w:rPr>
        <w:t>cgarant_bem</w:t>
      </w:r>
      <w:r w:rsidR="005213E2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(para o universo da presente tabela)</w:t>
      </w:r>
      <w:r w:rsidR="0023736F" w:rsidRPr="000659FA">
        <w:rPr>
          <w:rFonts w:ascii="Santander Text" w:hAnsi="Santander Text" w:cs="Arial"/>
          <w:szCs w:val="18"/>
          <w:lang w:val="pt-PT"/>
        </w:rPr>
        <w:t xml:space="preserve">, de modo a poder associar o valor do </w:t>
      </w:r>
      <w:r w:rsidRPr="000659FA">
        <w:rPr>
          <w:rFonts w:ascii="Santander Text" w:hAnsi="Santander Text" w:cs="Arial"/>
          <w:szCs w:val="18"/>
          <w:lang w:val="pt-PT"/>
        </w:rPr>
        <w:t>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="0023736F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23736F" w:rsidRPr="000659FA">
        <w:rPr>
          <w:rFonts w:ascii="Santander Text" w:hAnsi="Santander Text" w:cs="Arial"/>
          <w:szCs w:val="18"/>
          <w:lang w:val="pt-PT"/>
        </w:rPr>
        <w:t>a cada registo considerado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255B189" w14:textId="1400C8D9" w:rsidR="001121EF" w:rsidRPr="000659FA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Paralelamente, filtrar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’tipo_motor’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</w:t>
      </w:r>
      <w:r w:rsidR="00DE04C5" w:rsidRPr="000659FA">
        <w:rPr>
          <w:rFonts w:ascii="Santander Text" w:hAnsi="Santander Text" w:cs="Arial"/>
          <w:i/>
          <w:szCs w:val="18"/>
          <w:lang w:val="pt-PT"/>
        </w:rPr>
        <w:t>ginal’</w:t>
      </w:r>
      <w:r w:rsidR="00DE04C5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EF37B3" w:rsidRPr="000659FA">
        <w:rPr>
          <w:rFonts w:ascii="Santander Text" w:hAnsi="Santander Text" w:cs="Arial"/>
          <w:i/>
          <w:szCs w:val="18"/>
          <w:lang w:val="pt-PT"/>
        </w:rPr>
        <w:t>tipo_combust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 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>  (para o universo da presente tabela)</w:t>
      </w:r>
      <w:r w:rsidR="0023736F" w:rsidRPr="000659FA">
        <w:rPr>
          <w:rFonts w:ascii="Santander Text" w:hAnsi="Santander Text" w:cs="Arial"/>
          <w:szCs w:val="18"/>
          <w:lang w:val="pt-PT"/>
        </w:rPr>
        <w:t>, de modo a poder associar o valor do</w:t>
      </w:r>
      <w:r w:rsidRPr="000659FA">
        <w:rPr>
          <w:rFonts w:ascii="Santander Text" w:hAnsi="Santander Text" w:cs="Arial"/>
          <w:szCs w:val="18"/>
          <w:lang w:val="pt-PT"/>
        </w:rPr>
        <w:t xml:space="preserve">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23736F" w:rsidRPr="000659FA">
        <w:rPr>
          <w:rFonts w:ascii="Santander Text" w:hAnsi="Santander Text" w:cs="Arial"/>
          <w:szCs w:val="18"/>
          <w:lang w:val="pt-PT"/>
        </w:rPr>
        <w:t xml:space="preserve"> a cada registo considerado</w:t>
      </w:r>
      <w:r w:rsidR="00235680" w:rsidRPr="000659FA">
        <w:rPr>
          <w:rFonts w:ascii="Santander Text" w:hAnsi="Santander Text" w:cs="Arial"/>
          <w:szCs w:val="18"/>
          <w:lang w:val="pt-PT"/>
        </w:rPr>
        <w:t>.</w:t>
      </w:r>
    </w:p>
    <w:p w14:paraId="544FE113" w14:textId="7D25ECE4" w:rsidR="001121EF" w:rsidRPr="000659FA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b1) 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Obter os fatores de emissão com marca e modelo conhecidos e que cruzam com o 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66F9F89F" w14:textId="58FA61F7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="005E46CD"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5E46CD"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com a tabela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(para o universo da presente tabela) pelas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marca’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B82EA7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B82EA7" w:rsidRPr="000659FA">
        <w:rPr>
          <w:rFonts w:ascii="Santander Text" w:hAnsi="Santander Text" w:cs="Arial"/>
          <w:szCs w:val="18"/>
          <w:lang w:val="pt-PT"/>
        </w:rPr>
        <w:t>de ambas as tabelas</w:t>
      </w:r>
      <w:r w:rsidRPr="000659FA">
        <w:rPr>
          <w:rFonts w:ascii="Santander Text" w:hAnsi="Santander Text" w:cs="Arial"/>
          <w:szCs w:val="18"/>
          <w:lang w:val="pt-PT"/>
        </w:rPr>
        <w:t>. Deve garantir-se a remoção de caracteres especiais, converter todos os caracteres para maiúsculas e apagar espaços para as variáveis marca e modelo antes do cruzamento.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A680A0B" w14:textId="7AB0E8A5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resultado anterior com o resultado obtido em a)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tipo_veiculo’</w:t>
      </w:r>
      <w:r w:rsidRPr="000659FA">
        <w:rPr>
          <w:rFonts w:ascii="Santander Text" w:hAnsi="Santander Text" w:cs="Arial"/>
          <w:szCs w:val="18"/>
          <w:lang w:val="pt-PT"/>
        </w:rPr>
        <w:t>. Deve igualmente garantir-se a remoção de caracteres especiais, converter todos os caracteres para maiúsculas e apagar espaços (</w:t>
      </w:r>
      <w:r w:rsidRPr="000659FA">
        <w:rPr>
          <w:rFonts w:ascii="Santander Text" w:hAnsi="Santander Text" w:cs="Arial"/>
          <w:i/>
          <w:szCs w:val="18"/>
          <w:lang w:val="pt-PT"/>
        </w:rPr>
        <w:t>trim</w:t>
      </w:r>
      <w:r w:rsidRPr="000659FA">
        <w:rPr>
          <w:rFonts w:ascii="Santander Text" w:hAnsi="Santander Text" w:cs="Arial"/>
          <w:szCs w:val="18"/>
          <w:lang w:val="pt-PT"/>
        </w:rPr>
        <w:t>) para ambas as variáveis antes do cruzamento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BB39439" w14:textId="11F88BCC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Obter os fatores de emissão para cada </w:t>
      </w:r>
      <w:r w:rsidRPr="000659FA">
        <w:rPr>
          <w:rFonts w:ascii="Santander Text" w:hAnsi="Santander Text" w:cs="Arial"/>
          <w:i/>
          <w:szCs w:val="18"/>
          <w:lang w:val="pt-PT"/>
        </w:rPr>
        <w:t>scope</w:t>
      </w:r>
      <w:r w:rsidRPr="000659FA">
        <w:rPr>
          <w:rFonts w:ascii="Santander Text" w:hAnsi="Santander Text" w:cs="Arial"/>
          <w:szCs w:val="18"/>
          <w:lang w:val="pt-PT"/>
        </w:rPr>
        <w:t xml:space="preserve"> (variáveis ‘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scp1_ftr_emss’, ‘scp2_ftr_emss’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‘scp3_ftr_emss’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5E46CD" w:rsidRPr="000659FA">
        <w:rPr>
          <w:rFonts w:ascii="Santander Text" w:hAnsi="Santander Text" w:cs="Arial"/>
          <w:szCs w:val="18"/>
          <w:lang w:val="pt-PT"/>
        </w:rPr>
        <w:t>.</w:t>
      </w:r>
    </w:p>
    <w:p w14:paraId="23702B4F" w14:textId="7C9CE7C6" w:rsidR="001121EF" w:rsidRPr="000659FA" w:rsidRDefault="00293451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No caso de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existirem dois registos com diferentes emissões para modelos iguais, deve escolher-se o registo com a média de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maior.</w:t>
      </w:r>
    </w:p>
    <w:p w14:paraId="5A5A4726" w14:textId="6FD9F5C7" w:rsidR="001121EF" w:rsidRPr="000659FA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es-ES"/>
        </w:rPr>
        <w:lastRenderedPageBreak/>
        <w:t>b2) </w:t>
      </w:r>
      <w:r w:rsidRPr="000659FA">
        <w:rPr>
          <w:rFonts w:ascii="Santander Text" w:hAnsi="Santander Text" w:cs="Arial"/>
          <w:szCs w:val="18"/>
          <w:u w:val="single"/>
          <w:lang w:val="pt-PT" w:eastAsia="es-ES"/>
        </w:rPr>
        <w:t>Obter os fatores de emissão com marca e modelos conhecidos, mas cruzando apenas pela marca:</w:t>
      </w:r>
    </w:p>
    <w:p w14:paraId="580FB244" w14:textId="26812C52" w:rsidR="00293451" w:rsidRPr="000659FA" w:rsidRDefault="00804418" w:rsidP="007E3521">
      <w:p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 cruzamento </w:t>
      </w:r>
      <w:r w:rsidR="00B82EA7" w:rsidRPr="000659FA">
        <w:rPr>
          <w:rFonts w:ascii="Santander Text" w:hAnsi="Santander Text" w:cs="Arial"/>
          <w:szCs w:val="18"/>
          <w:lang w:val="pt-PT"/>
        </w:rPr>
        <w:t>unívoco</w:t>
      </w:r>
      <w:r w:rsidR="005E46CD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entre o campo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Pr="000659FA">
        <w:rPr>
          <w:rFonts w:ascii="Santander Text" w:hAnsi="Santander Text" w:cs="Arial"/>
          <w:szCs w:val="18"/>
          <w:lang w:val="pt-PT"/>
        </w:rPr>
        <w:t xml:space="preserve"> das tabelas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>, por ausência ou insuficiência de informação, deve seguir-se a seguinte abordagem:</w:t>
      </w:r>
    </w:p>
    <w:p w14:paraId="345E9E51" w14:textId="0C4D06D2" w:rsidR="00293451" w:rsidRPr="000659FA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Deve garantir-se a remoção de caracteres especiais, converter todos os caracteres para maiúsculas e apagar espaços (</w:t>
      </w:r>
      <w:r w:rsidRPr="000659FA">
        <w:rPr>
          <w:rFonts w:ascii="Santander Text" w:hAnsi="Santander Text" w:cs="Arial"/>
          <w:i/>
          <w:szCs w:val="18"/>
          <w:lang w:val="pt-PT"/>
        </w:rPr>
        <w:t>trim</w:t>
      </w:r>
      <w:r w:rsidRPr="000659FA">
        <w:rPr>
          <w:rFonts w:ascii="Santander Text" w:hAnsi="Santander Text" w:cs="Arial"/>
          <w:szCs w:val="18"/>
          <w:lang w:val="pt-PT"/>
        </w:rPr>
        <w:t>) para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marca’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Pr="000659FA">
        <w:rPr>
          <w:rFonts w:ascii="Santander Text" w:hAnsi="Santander Text" w:cs="Arial"/>
          <w:szCs w:val="18"/>
          <w:lang w:val="pt-PT"/>
        </w:rPr>
        <w:t xml:space="preserve"> em ambas as tabelas antes do cruzamento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modesg_inp_emss_vcls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235680" w:rsidRPr="000659FA">
        <w:rPr>
          <w:rFonts w:ascii="Santander Text" w:hAnsi="Santander Text" w:cs="Arial"/>
          <w:iCs/>
          <w:szCs w:val="18"/>
          <w:lang w:val="pt-PT"/>
        </w:rPr>
        <w:t>)</w:t>
      </w:r>
      <w:r w:rsidR="002C63D5" w:rsidRPr="000659FA">
        <w:rPr>
          <w:rFonts w:ascii="Santander Text" w:hAnsi="Santander Text" w:cs="Arial"/>
          <w:szCs w:val="18"/>
          <w:lang w:val="pt-PT"/>
        </w:rPr>
        <w:t>.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228E5B3D" w14:textId="6A133B97" w:rsidR="00804418" w:rsidRPr="000659FA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Aplicar a distância de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levenshtein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à variável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modelo’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(função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hive levenshtein</w:t>
      </w:r>
      <w:r w:rsidRPr="000659FA">
        <w:rPr>
          <w:rFonts w:ascii="Santander Text" w:hAnsi="Santander Text" w:cs="Arial"/>
          <w:szCs w:val="18"/>
          <w:lang w:val="pt-PT" w:eastAsia="pt-PT"/>
        </w:rPr>
        <w:t>) e escolher os valores das</w:t>
      </w:r>
      <w:r w:rsidRPr="000659FA">
        <w:rPr>
          <w:rFonts w:ascii="Santander Text" w:hAnsi="Santander Text" w:cs="Arial"/>
          <w:szCs w:val="18"/>
          <w:lang w:val="pt-PT"/>
        </w:rPr>
        <w:t xml:space="preserve"> variáveis </w:t>
      </w:r>
      <w:r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associados ao máximo do resultado da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seguinte fórmula</w:t>
      </w:r>
      <w:r w:rsidR="00D6106A" w:rsidRPr="000659FA">
        <w:rPr>
          <w:rStyle w:val="FootnoteReference"/>
          <w:rFonts w:ascii="Santander Text" w:hAnsi="Santander Text" w:cs="Arial"/>
          <w:lang w:val="pt-PT"/>
        </w:rPr>
        <w:footnoteReference w:id="2"/>
      </w:r>
      <w:r w:rsidR="00022423" w:rsidRPr="000659FA">
        <w:rPr>
          <w:rFonts w:ascii="Santander Text" w:hAnsi="Santander Text" w:cs="Arial"/>
          <w:szCs w:val="18"/>
          <w:lang w:val="pt-PT"/>
        </w:rPr>
        <w:t>, sem arredondamentos</w:t>
      </w:r>
      <w:r w:rsidR="00D6106A" w:rsidRPr="000659FA">
        <w:rPr>
          <w:rFonts w:ascii="Santander Text" w:hAnsi="Santander Text" w:cs="Arial"/>
          <w:lang w:val="pt-PT"/>
        </w:rPr>
        <w:t>:</w:t>
      </w:r>
    </w:p>
    <w:p w14:paraId="48F01FA4" w14:textId="5EED82C0" w:rsidR="00A57562" w:rsidRPr="000659FA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</w:p>
    <w:p w14:paraId="375ABDBF" w14:textId="01430188" w:rsidR="00022423" w:rsidRPr="000659FA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m:oMathPara>
        <m:oMath>
          <m:r>
            <w:rPr>
              <w:rFonts w:ascii="Cambria Math" w:hAnsi="Cambria Math" w:cs="Arial"/>
            </w:rPr>
            <m:t xml:space="preserve">(1- 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lang w:eastAsia="pt-PT"/>
                </w:rPr>
                <m:t>levenshtein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gt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013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ben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mov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  <w:lang w:eastAsia="pt-PT"/>
                    </w:rPr>
                    <m:t xml:space="preserve">.modelo, </m:t>
                  </m:r>
                  <m:r>
                    <w:rPr>
                      <w:rFonts w:ascii="Cambria Math" w:hAnsi="Cambria Math" w:cs="Arial"/>
                    </w:rPr>
                    <m:t>modes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para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ems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vcls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</w:rPr>
                    <m:t>.modelo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gt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013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ben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mov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eastAsia="pt-PT"/>
                            </w:rPr>
                            <m:t>.modelo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</w:rPr>
                        <m:t>,length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modes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para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ems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vcls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</w:rPr>
                            <m:t>.modelo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cs="Arial"/>
            </w:rPr>
            <m:t>)* 100</m:t>
          </m:r>
        </m:oMath>
      </m:oMathPara>
    </w:p>
    <w:p w14:paraId="0FEA0CBF" w14:textId="2D6C90FA" w:rsidR="001B25C2" w:rsidRPr="000659FA" w:rsidRDefault="00153223" w:rsidP="007E3521">
      <w:pPr>
        <w:spacing w:line="360" w:lineRule="auto"/>
        <w:ind w:left="106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existir mais do que um resultado com a mesma %, deverá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escolher-se o registo do 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com a média de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maior.</w:t>
      </w:r>
      <w:r w:rsidR="00D50064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</w:t>
      </w:r>
    </w:p>
    <w:p w14:paraId="6ADBABDC" w14:textId="08C6988A" w:rsidR="00153223" w:rsidRPr="000659FA" w:rsidRDefault="00153223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734820C5" w14:textId="6F88F3B3" w:rsidR="00D6106A" w:rsidRPr="000659FA" w:rsidRDefault="00D6106A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Obter o número de km’s percorridos:</w:t>
      </w:r>
    </w:p>
    <w:p w14:paraId="034B0B1C" w14:textId="3495687D" w:rsidR="002C63D5" w:rsidRPr="000659FA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</w:t>
      </w:r>
      <w:r w:rsidR="00293451" w:rsidRPr="000659FA">
        <w:rPr>
          <w:rFonts w:ascii="Santander Text" w:hAnsi="Santander Text" w:cs="Arial"/>
          <w:szCs w:val="18"/>
          <w:lang w:val="pt-PT"/>
        </w:rPr>
        <w:t xml:space="preserve">’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293451"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‘Average’ e cruzar o resultado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tipo_vcl’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</w:t>
      </w:r>
      <w:r w:rsidR="00B42D1D" w:rsidRPr="000659FA">
        <w:rPr>
          <w:rFonts w:ascii="Santander Text" w:hAnsi="Santander Text" w:cs="Arial"/>
          <w:szCs w:val="18"/>
          <w:lang w:val="pt-PT"/>
        </w:rPr>
        <w:t>s</w:t>
      </w:r>
      <w:r w:rsidRPr="000659FA">
        <w:rPr>
          <w:rFonts w:ascii="Santander Text" w:hAnsi="Santander Text" w:cs="Arial"/>
          <w:szCs w:val="18"/>
          <w:lang w:val="pt-PT"/>
        </w:rPr>
        <w:t xml:space="preserve"> em a)</w:t>
      </w:r>
      <w:r w:rsidR="00B42D1D" w:rsidRPr="000659FA">
        <w:rPr>
          <w:rFonts w:ascii="Santander Text" w:hAnsi="Santander Text" w:cs="Arial"/>
          <w:szCs w:val="18"/>
          <w:lang w:val="pt-PT"/>
        </w:rPr>
        <w:t xml:space="preserve"> respetivamente</w:t>
      </w:r>
      <w:r w:rsidRPr="000659FA">
        <w:rPr>
          <w:rFonts w:ascii="Santander Text" w:hAnsi="Santander Text" w:cs="Arial"/>
          <w:szCs w:val="18"/>
          <w:lang w:val="pt-PT"/>
        </w:rPr>
        <w:t>, obtendo o número de km’s médio (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 xml:space="preserve">). Denote-se que </w:t>
      </w:r>
      <w:r w:rsidR="002B674C" w:rsidRPr="000659FA">
        <w:rPr>
          <w:rFonts w:ascii="Santander Text" w:hAnsi="Santander Text" w:cs="Arial"/>
          <w:szCs w:val="18"/>
          <w:lang w:val="pt-PT"/>
        </w:rPr>
        <w:t>atualmente não existe</w:t>
      </w:r>
      <w:r w:rsidRPr="000659FA">
        <w:rPr>
          <w:rFonts w:ascii="Santander Text" w:hAnsi="Santander Text" w:cs="Arial"/>
          <w:szCs w:val="18"/>
          <w:lang w:val="pt-PT"/>
        </w:rPr>
        <w:t xml:space="preserve"> informação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interna</w:t>
      </w:r>
      <w:r w:rsidRPr="000659FA">
        <w:rPr>
          <w:rFonts w:ascii="Santander Text" w:hAnsi="Santander Text" w:cs="Arial"/>
          <w:szCs w:val="18"/>
          <w:lang w:val="pt-PT"/>
        </w:rPr>
        <w:t xml:space="preserve">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e, neste sentido,</w:t>
      </w:r>
      <w:r w:rsidRPr="000659FA">
        <w:rPr>
          <w:rFonts w:ascii="Santander Text" w:hAnsi="Santander Text" w:cs="Arial"/>
          <w:szCs w:val="18"/>
          <w:lang w:val="pt-PT"/>
        </w:rPr>
        <w:t xml:space="preserve"> será assumido o valor fixo </w:t>
      </w:r>
      <w:r w:rsidRPr="000659FA">
        <w:rPr>
          <w:rFonts w:ascii="Santander Text" w:hAnsi="Santander Text" w:cs="Arial"/>
          <w:i/>
          <w:szCs w:val="18"/>
          <w:lang w:val="pt-PT"/>
        </w:rPr>
        <w:t>‘Average’</w:t>
      </w:r>
      <w:r w:rsidR="00022423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conforme </w:t>
      </w:r>
      <w:r w:rsidRPr="000659FA">
        <w:rPr>
          <w:rFonts w:ascii="Santander Text" w:hAnsi="Santander Text" w:cs="Arial"/>
          <w:szCs w:val="18"/>
          <w:lang w:val="pt-PT"/>
        </w:rPr>
        <w:t xml:space="preserve">alinhado com a </w:t>
      </w:r>
      <w:r w:rsidR="00235680" w:rsidRPr="000659FA">
        <w:rPr>
          <w:rFonts w:ascii="Santander Text" w:hAnsi="Santander Text" w:cs="Arial"/>
          <w:szCs w:val="18"/>
          <w:lang w:val="pt-PT"/>
        </w:rPr>
        <w:t>C</w:t>
      </w:r>
      <w:r w:rsidRPr="000659FA">
        <w:rPr>
          <w:rFonts w:ascii="Santander Text" w:hAnsi="Santander Text" w:cs="Arial"/>
          <w:szCs w:val="18"/>
          <w:lang w:val="pt-PT"/>
        </w:rPr>
        <w:t>orporação.</w:t>
      </w:r>
    </w:p>
    <w:p w14:paraId="2DEF52E0" w14:textId="46EDB05F" w:rsidR="002C63D5" w:rsidRPr="000659FA" w:rsidRDefault="002C63D5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Obter cada uma das 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scopes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 através da seguinte fórmula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79963874" w14:textId="5A294F45" w:rsidR="00D6106A" w:rsidRPr="000659FA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Emissões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(tCO2e) = fatores de emissão por km’s percorridos</w:t>
      </w:r>
      <w:r w:rsidR="00F96A39" w:rsidRPr="000659FA">
        <w:rPr>
          <w:rFonts w:ascii="Santander Text" w:hAnsi="Santander Text" w:cs="Arial"/>
          <w:i/>
          <w:iCs/>
          <w:szCs w:val="18"/>
          <w:lang w:val="pt-PT"/>
        </w:rPr>
        <w:t xml:space="preserve"> (kgCO2e/km)</w:t>
      </w:r>
      <w:r w:rsidR="00810A36" w:rsidRPr="000659FA">
        <w:rPr>
          <w:rFonts w:ascii="Santander Text" w:hAnsi="Santander Text" w:cs="Arial"/>
          <w:i/>
          <w:iCs/>
          <w:szCs w:val="18"/>
          <w:lang w:val="pt-PT"/>
        </w:rPr>
        <w:t>/1.000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* km’s percorridos</w:t>
      </w:r>
    </w:p>
    <w:p w14:paraId="314CBFC9" w14:textId="21EFC901" w:rsidR="00D6106A" w:rsidRPr="000659FA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Na qual, as emissões (tCO2e) cor</w:t>
      </w:r>
      <w:r w:rsidR="00293451" w:rsidRPr="000659FA">
        <w:rPr>
          <w:rFonts w:ascii="Santander Text" w:hAnsi="Santander Text" w:cs="Arial"/>
          <w:szCs w:val="18"/>
          <w:lang w:val="pt-PT"/>
        </w:rPr>
        <w:t xml:space="preserve">respondem aos campos de </w:t>
      </w:r>
      <w:r w:rsidR="00293451" w:rsidRPr="000659FA">
        <w:rPr>
          <w:rFonts w:ascii="Santander Text" w:hAnsi="Santander Text" w:cs="Arial"/>
          <w:i/>
          <w:szCs w:val="18"/>
          <w:lang w:val="pt-PT"/>
        </w:rPr>
        <w:t>output </w:t>
      </w:r>
      <w:r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86662E6" w14:textId="2793F724" w:rsidR="00D6106A" w:rsidRPr="000659FA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Os fatores de emissão correspondem às variáveis </w:t>
      </w:r>
      <w:r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 xml:space="preserve"> obtidos na alínea b)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24F60DA5" w14:textId="6B3F664E" w:rsidR="002C63D5" w:rsidRPr="000659FA" w:rsidRDefault="00D6106A" w:rsidP="008E5B92">
      <w:pPr>
        <w:numPr>
          <w:ilvl w:val="0"/>
          <w:numId w:val="32"/>
        </w:numPr>
        <w:spacing w:line="360" w:lineRule="auto"/>
        <w:ind w:left="1068"/>
        <w:contextualSpacing/>
        <w:jc w:val="both"/>
        <w:rPr>
          <w:rFonts w:cs="Arial"/>
          <w:lang w:val="pt-PT" w:eastAsia="es-ES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Os km’s percorridos correspondem ao campo 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  obtido na alínea c)</w:t>
      </w:r>
      <w:r w:rsidR="00235680" w:rsidRPr="000659FA">
        <w:rPr>
          <w:rFonts w:ascii="Santander Text" w:hAnsi="Santander Text" w:cs="Arial"/>
          <w:szCs w:val="18"/>
          <w:lang w:val="pt-PT"/>
        </w:rPr>
        <w:t>.</w:t>
      </w:r>
    </w:p>
    <w:p w14:paraId="21F50BF2" w14:textId="04468C34" w:rsidR="00DE000D" w:rsidRPr="000659FA" w:rsidRDefault="00DE000D" w:rsidP="007E3521">
      <w:pPr>
        <w:pStyle w:val="MyHeading4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Estimated vehicle – unspecific emissions (Marco e modelo desconhecidos)</w:t>
      </w:r>
    </w:p>
    <w:p w14:paraId="7E0EF7F3" w14:textId="4214999B" w:rsidR="00DC4F09" w:rsidRPr="000659FA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659FA">
        <w:rPr>
          <w:rFonts w:ascii="Santander Text" w:hAnsi="Santander Text" w:cs="Arial"/>
          <w:b/>
          <w:szCs w:val="18"/>
          <w:lang w:val="es-ES" w:eastAsia="es-ES"/>
        </w:rPr>
        <w:t>5</w:t>
      </w:r>
      <w:r w:rsidR="002C63D5" w:rsidRPr="000659FA">
        <w:rPr>
          <w:rFonts w:ascii="Santander Text" w:hAnsi="Santander Text" w:cs="Arial"/>
          <w:b/>
          <w:szCs w:val="18"/>
          <w:lang w:val="es-ES" w:eastAsia="es-ES"/>
        </w:rPr>
        <w:t>.1.3.2.3.1 Distance by country/state - known vehicle type (conhecido o tipo de veículo, tipo motor e subgrupo)</w:t>
      </w:r>
    </w:p>
    <w:p w14:paraId="1B60D6E5" w14:textId="291E0C96" w:rsidR="00B42D1D" w:rsidRPr="000659FA" w:rsidRDefault="00DC4F09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="002B674C" w:rsidRPr="000659FA">
        <w:rPr>
          <w:rFonts w:ascii="Santander Text" w:hAnsi="Santander Text" w:cs="Arial"/>
          <w:szCs w:val="18"/>
          <w:lang w:val="pt-PT"/>
        </w:rPr>
        <w:t>’, dado que o valor ‘</w:t>
      </w:r>
      <w:r w:rsidR="002B674C"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="002B674C" w:rsidRPr="000659FA">
        <w:rPr>
          <w:rFonts w:ascii="Santander Text" w:hAnsi="Santander Text" w:cs="Arial"/>
          <w:szCs w:val="18"/>
          <w:lang w:val="pt-PT"/>
        </w:rPr>
        <w:t>’ significa que não é possível identificar o tipo de motor e esta característica é necessária para a aplicação da presente metodologia.</w:t>
      </w:r>
      <w:r w:rsidR="002B674C" w:rsidRPr="000659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F57ECA5" w14:textId="105A226F" w:rsidR="002C63D5" w:rsidRPr="000659FA" w:rsidRDefault="002C63D5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obter 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as </w:t>
      </w:r>
      <w:r w:rsidRPr="000659FA">
        <w:rPr>
          <w:rFonts w:ascii="Santander Text" w:hAnsi="Santander Text" w:cs="Arial"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szCs w:val="18"/>
          <w:lang w:val="pt-PT"/>
        </w:rPr>
        <w:t xml:space="preserve"> seguindo a lógica acima descrita, então deve-se aplicar a seguinte abordagem:</w:t>
      </w:r>
    </w:p>
    <w:p w14:paraId="290EF6F3" w14:textId="0395212D" w:rsidR="00D6106A" w:rsidRPr="000659FA" w:rsidRDefault="00122D9D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a) </w:t>
      </w:r>
      <w:r w:rsidR="00D6106A" w:rsidRPr="000659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F37572" w:rsidRPr="000659FA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0659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F37572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0659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F37572" w:rsidRPr="000659FA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0659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F37572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462A9198" w14:textId="7B301AA6" w:rsidR="00D0746F" w:rsidRPr="000659FA" w:rsidRDefault="003943E6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                  1. </w:t>
      </w:r>
      <w:r w:rsidR="002C63D5" w:rsidRPr="000659FA">
        <w:rPr>
          <w:rFonts w:ascii="Santander Text" w:hAnsi="Santander Text" w:cs="Arial"/>
          <w:szCs w:val="18"/>
          <w:lang w:val="pt-PT"/>
        </w:rPr>
        <w:t xml:space="preserve">Replicar alínea a) do ponto </w:t>
      </w:r>
      <w:r w:rsidRPr="000659FA">
        <w:rPr>
          <w:rFonts w:ascii="Santander Text" w:hAnsi="Santander Text" w:cs="Arial"/>
          <w:szCs w:val="18"/>
          <w:lang w:val="pt-PT"/>
        </w:rPr>
        <w:t>5</w:t>
      </w:r>
      <w:r w:rsidR="002C63D5" w:rsidRPr="000659FA">
        <w:rPr>
          <w:rFonts w:ascii="Santander Text" w:hAnsi="Santander Text" w:cs="Arial"/>
          <w:szCs w:val="18"/>
          <w:lang w:val="pt-PT"/>
        </w:rPr>
        <w:t>.1.3.2.2.2.</w:t>
      </w:r>
    </w:p>
    <w:p w14:paraId="6A206150" w14:textId="77777777" w:rsidR="00D0746F" w:rsidRPr="000659FA" w:rsidRDefault="00D0746F" w:rsidP="007E3521">
      <w:pPr>
        <w:spacing w:after="120" w:line="360" w:lineRule="auto"/>
        <w:ind w:firstLine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b1) Obter os fatores de emissão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2392D0B2" w14:textId="381C225B" w:rsidR="00293451" w:rsidRPr="000659FA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=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e cruzar o seu resultado com o resultado obtido em a)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tipo_veiculo’</w:t>
      </w:r>
      <w:r w:rsidR="00235680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59B750DD" w14:textId="113F200F" w:rsidR="00D0746F" w:rsidRPr="000659FA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Obter os fatores de emissão para cada scope (variáveis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 xml:space="preserve">’ no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>, será assumido o valor fixo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E828419" w14:textId="4756C3A0" w:rsidR="00293451" w:rsidRPr="000659FA" w:rsidRDefault="00D0746F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b2) Obter o número de km’s percorridos:</w:t>
      </w:r>
    </w:p>
    <w:p w14:paraId="2B0046B1" w14:textId="5F92FFFE" w:rsidR="0005563F" w:rsidRPr="000659FA" w:rsidRDefault="00D6106A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=</w:t>
      </w:r>
      <w:r w:rsidRPr="000659FA">
        <w:rPr>
          <w:rFonts w:ascii="Santander Text" w:hAnsi="Santander Text" w:cs="Arial"/>
          <w:szCs w:val="18"/>
          <w:lang w:val="pt-PT"/>
        </w:rPr>
        <w:t xml:space="preserve"> ‘Portugal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>’ =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tipo_vcl’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tipo_veiculo’ </w:t>
      </w:r>
      <w:r w:rsidRPr="000659FA">
        <w:rPr>
          <w:rFonts w:ascii="Santander Text" w:hAnsi="Santander Text" w:cs="Arial"/>
          <w:szCs w:val="18"/>
          <w:lang w:val="pt-PT"/>
        </w:rPr>
        <w:t>respetivamente do resultado obtido em a), obtendo o número de km’s médio (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será assumido o valor fixo </w:t>
      </w:r>
      <w:r w:rsidRPr="000659FA">
        <w:rPr>
          <w:rFonts w:ascii="Santander Text" w:hAnsi="Santander Text" w:cs="Arial"/>
          <w:i/>
          <w:szCs w:val="18"/>
          <w:lang w:val="pt-PT"/>
        </w:rPr>
        <w:t>‘Average’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0659FA">
        <w:rPr>
          <w:rFonts w:ascii="Santander Text" w:hAnsi="Santander Text" w:cs="Arial"/>
          <w:szCs w:val="18"/>
          <w:lang w:val="pt-PT"/>
        </w:rPr>
        <w:t>Corporação</w:t>
      </w:r>
      <w:r w:rsidR="0005563F" w:rsidRPr="000659FA">
        <w:rPr>
          <w:rFonts w:ascii="Santander Text" w:hAnsi="Santander Text" w:cs="Arial"/>
          <w:szCs w:val="18"/>
          <w:lang w:val="pt-PT"/>
        </w:rPr>
        <w:t>;</w:t>
      </w:r>
    </w:p>
    <w:p w14:paraId="6CFB349A" w14:textId="326B6344" w:rsidR="00D0746F" w:rsidRPr="000659FA" w:rsidRDefault="00D0746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c) 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>Obter cada uma das scopes através da seguinte fórmula:</w:t>
      </w:r>
    </w:p>
    <w:p w14:paraId="47D6AD54" w14:textId="257397AE" w:rsidR="00D6106A" w:rsidRPr="000659FA" w:rsidRDefault="003943E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                   </w:t>
      </w:r>
      <w:r w:rsidR="00D0746F" w:rsidRPr="000659FA">
        <w:rPr>
          <w:rFonts w:ascii="Santander Text" w:hAnsi="Santander Text" w:cs="Arial"/>
          <w:szCs w:val="18"/>
          <w:lang w:val="pt-PT"/>
        </w:rPr>
        <w:t xml:space="preserve">1. </w:t>
      </w:r>
      <w:r w:rsidR="00D6106A" w:rsidRPr="000659FA">
        <w:rPr>
          <w:rFonts w:ascii="Santander Text" w:hAnsi="Santander Text" w:cs="Arial"/>
          <w:szCs w:val="18"/>
          <w:lang w:val="pt-PT"/>
        </w:rPr>
        <w:t xml:space="preserve">Replicar alínea d) do ponto </w:t>
      </w:r>
      <w:r w:rsidRPr="000659FA">
        <w:rPr>
          <w:rFonts w:ascii="Santander Text" w:hAnsi="Santander Text" w:cs="Arial"/>
          <w:szCs w:val="18"/>
          <w:lang w:val="es-ES" w:eastAsia="es-ES"/>
        </w:rPr>
        <w:t>5</w:t>
      </w:r>
      <w:r w:rsidR="003C406A" w:rsidRPr="000659FA">
        <w:rPr>
          <w:rFonts w:ascii="Santander Text" w:hAnsi="Santander Text" w:cs="Arial"/>
          <w:szCs w:val="18"/>
          <w:lang w:val="es-ES" w:eastAsia="es-ES"/>
        </w:rPr>
        <w:t>.1.3.2.2.2.</w:t>
      </w:r>
      <w:r w:rsidR="00D6106A" w:rsidRPr="000659FA">
        <w:rPr>
          <w:rFonts w:ascii="Santander Text" w:hAnsi="Santander Text" w:cs="Arial"/>
          <w:sz w:val="20"/>
          <w:szCs w:val="20"/>
          <w:lang w:val="pt-PT"/>
        </w:rPr>
        <w:t> </w:t>
      </w:r>
    </w:p>
    <w:p w14:paraId="6469725A" w14:textId="5E8EB0F8" w:rsidR="00122D9D" w:rsidRPr="000659FA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659FA">
        <w:rPr>
          <w:rFonts w:ascii="Santander Text" w:hAnsi="Santander Text" w:cs="Arial"/>
          <w:b/>
          <w:szCs w:val="18"/>
          <w:lang w:val="es-ES" w:eastAsia="es-ES"/>
        </w:rPr>
        <w:t>5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 xml:space="preserve">.1.3.2.3.2 </w:t>
      </w:r>
      <w:r w:rsidR="00122D9D" w:rsidRPr="000659FA">
        <w:rPr>
          <w:rFonts w:ascii="Santander Text" w:hAnsi="Santander Text" w:cs="Arial"/>
          <w:b/>
          <w:i/>
          <w:szCs w:val="18"/>
          <w:lang w:val="es-ES" w:eastAsia="es-ES"/>
        </w:rPr>
        <w:t>Distance by country/state - unknown vehicle type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 xml:space="preserve"> (só se sabe o </w:t>
      </w:r>
      <w:r w:rsidR="00122D9D" w:rsidRPr="000659FA">
        <w:rPr>
          <w:rFonts w:ascii="Santander Text" w:hAnsi="Santander Text" w:cs="Arial"/>
          <w:b/>
          <w:i/>
          <w:szCs w:val="18"/>
          <w:lang w:val="es-ES" w:eastAsia="es-ES"/>
        </w:rPr>
        <w:t>tipo_veiculo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>)</w:t>
      </w:r>
    </w:p>
    <w:p w14:paraId="1A8C3A96" w14:textId="651D7462" w:rsidR="00122D9D" w:rsidRPr="000659FA" w:rsidRDefault="00122D9D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só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szCs w:val="18"/>
          <w:lang w:val="pt-PT"/>
        </w:rPr>
        <w:t>’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B42D1D" w:rsidRPr="000659FA">
        <w:rPr>
          <w:rFonts w:ascii="Santander Text" w:hAnsi="Santander Text" w:cs="Arial"/>
          <w:szCs w:val="18"/>
          <w:lang w:val="pt-PT"/>
        </w:rPr>
        <w:t xml:space="preserve"> (tipo de motor desconhecido). A </w:t>
      </w:r>
      <w:r w:rsidRPr="000659FA">
        <w:rPr>
          <w:rFonts w:ascii="Santander Text" w:hAnsi="Santander Text" w:cs="Arial"/>
          <w:szCs w:val="18"/>
          <w:lang w:val="pt-PT"/>
        </w:rPr>
        <w:t xml:space="preserve">tabela de parametrização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já prevê o valor de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 =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szCs w:val="18"/>
          <w:lang w:val="pt-PT"/>
        </w:rPr>
        <w:t xml:space="preserve">’, o que permite replicar os passos do ponto anterior. </w:t>
      </w:r>
    </w:p>
    <w:p w14:paraId="33FDA154" w14:textId="3606CD5C" w:rsidR="00D0746F" w:rsidRPr="000659FA" w:rsidRDefault="00122D9D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lastRenderedPageBreak/>
        <w:t>Nota</w:t>
      </w:r>
      <w:r w:rsidR="00D0746F" w:rsidRPr="000659FA">
        <w:rPr>
          <w:rFonts w:ascii="Santander Text" w:hAnsi="Santander Text" w:cs="Arial"/>
          <w:b/>
          <w:bCs/>
          <w:szCs w:val="18"/>
          <w:lang w:val="pt-PT"/>
        </w:rPr>
        <w:t>s</w:t>
      </w:r>
      <w:r w:rsidR="003C406A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D0746F" w:rsidRPr="000659FA">
        <w:rPr>
          <w:rFonts w:ascii="Santander Text" w:hAnsi="Santander Text" w:cs="Arial"/>
          <w:b/>
          <w:bCs/>
          <w:szCs w:val="18"/>
          <w:lang w:val="pt-PT"/>
        </w:rPr>
        <w:t>Gerais</w:t>
      </w:r>
      <w:r w:rsidR="00B42D1D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>aplicáveis a todas as</w:t>
      </w:r>
      <w:r w:rsidR="00B42D1D" w:rsidRPr="000659FA">
        <w:rPr>
          <w:rFonts w:ascii="Santander Text" w:hAnsi="Santander Text" w:cs="Arial"/>
          <w:b/>
          <w:bCs/>
          <w:szCs w:val="18"/>
          <w:lang w:val="pt-PT"/>
        </w:rPr>
        <w:t xml:space="preserve">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18FAD887" w14:textId="58EF5D2F" w:rsidR="00283AC9" w:rsidRPr="000659FA" w:rsidRDefault="001B25C2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</w:t>
      </w:r>
      <w:r w:rsidRPr="000659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não for poss</w:t>
      </w:r>
      <w:r w:rsidR="00CF0FFA" w:rsidRPr="000659FA">
        <w:rPr>
          <w:rFonts w:ascii="Santander Text" w:hAnsi="Santander Text" w:cs="Arial"/>
          <w:szCs w:val="18"/>
          <w:lang w:val="pt-PT"/>
        </w:rPr>
        <w:t>í</w:t>
      </w:r>
      <w:r w:rsidRPr="000659FA">
        <w:rPr>
          <w:rFonts w:ascii="Santander Text" w:hAnsi="Santander Text" w:cs="Arial"/>
          <w:szCs w:val="18"/>
          <w:lang w:val="pt-PT"/>
        </w:rPr>
        <w:t xml:space="preserve">vel o cálculo das emissões (por falta de informação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>), deve-se avançar para a próxima metodologia</w:t>
      </w:r>
      <w:r w:rsidR="00AE28D3" w:rsidRPr="000659FA">
        <w:rPr>
          <w:rFonts w:ascii="Santander Text" w:hAnsi="Santander Text" w:cs="Arial"/>
          <w:szCs w:val="18"/>
          <w:lang w:val="pt-PT"/>
        </w:rPr>
        <w:t>. Se não for possível aplicar nenhuma das metodologias anteriores, os campos 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AE28D3" w:rsidRPr="000659FA">
        <w:rPr>
          <w:rFonts w:ascii="Santander Text" w:hAnsi="Santander Text" w:cs="Arial"/>
          <w:szCs w:val="18"/>
          <w:lang w:val="pt-PT"/>
        </w:rPr>
        <w:t>e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deve</w:t>
      </w:r>
      <w:r w:rsidR="00891C1E" w:rsidRPr="000659FA">
        <w:rPr>
          <w:rFonts w:ascii="Santander Text" w:hAnsi="Santander Text" w:cs="Arial"/>
          <w:szCs w:val="18"/>
          <w:lang w:val="pt-PT"/>
        </w:rPr>
        <w:t xml:space="preserve">m ser aprovisionados a </w:t>
      </w:r>
      <w:r w:rsidR="00891C1E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01326419" w14:textId="4C56D5C5" w:rsidR="00283AC9" w:rsidRPr="000659FA" w:rsidRDefault="00283AC9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503A2760" w14:textId="56E2D8C3" w:rsidR="00A57562" w:rsidRPr="000659FA" w:rsidRDefault="00122D9D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Após o mapeamento descrito na alínea a), caso o </w:t>
      </w:r>
      <w:r w:rsidRPr="000659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‘Not applicable’,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.</w:t>
      </w:r>
      <w:r w:rsidR="009F4FD2"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6B94A63D" w14:textId="376F41CD" w:rsidR="00E46285" w:rsidRPr="000659FA" w:rsidRDefault="00011053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2C0665C5" w14:textId="202DE5BA" w:rsidR="00B56FDE" w:rsidRPr="000659FA" w:rsidRDefault="00B56FDE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Estas variáveis serão aprovisionadas de acordo com as respetivas </w:t>
      </w:r>
      <w:r w:rsidRPr="000659FA">
        <w:rPr>
          <w:rFonts w:ascii="Santander Text" w:hAnsi="Santander Text" w:cs="Arial"/>
          <w:i/>
          <w:sz w:val="18"/>
          <w:szCs w:val="18"/>
        </w:rPr>
        <w:t>scopes (scp1_emss’, ‘scp2_emss’ e ‘scp3_emss’).</w:t>
      </w:r>
    </w:p>
    <w:p w14:paraId="7240B617" w14:textId="57A28A14" w:rsidR="007634D2" w:rsidRPr="000659FA" w:rsidRDefault="007634D2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variável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</w:t>
      </w:r>
      <w:r w:rsidR="00B56FDE" w:rsidRPr="000659FA">
        <w:rPr>
          <w:rFonts w:ascii="Santander Text" w:hAnsi="Santander Text" w:cs="Arial"/>
          <w:sz w:val="18"/>
          <w:szCs w:val="18"/>
        </w:rPr>
        <w:t>, dado que não é possível calcular as emissões de</w:t>
      </w:r>
      <w:r w:rsidR="00B56FDE" w:rsidRPr="000659FA">
        <w:rPr>
          <w:rFonts w:ascii="Santander Text" w:hAnsi="Santander Text" w:cs="Arial"/>
          <w:i/>
          <w:sz w:val="18"/>
          <w:szCs w:val="18"/>
        </w:rPr>
        <w:t xml:space="preserve"> scope </w:t>
      </w:r>
      <w:r w:rsidR="00B56FDE" w:rsidRPr="000659FA">
        <w:rPr>
          <w:rFonts w:ascii="Santander Text" w:hAnsi="Santander Text" w:cs="Arial"/>
          <w:sz w:val="18"/>
          <w:szCs w:val="18"/>
        </w:rPr>
        <w:t>3 (‘</w:t>
      </w:r>
      <w:r w:rsidR="00B56FDE" w:rsidRPr="000659FA">
        <w:rPr>
          <w:rFonts w:ascii="Santander Text" w:hAnsi="Santander Text" w:cs="Arial"/>
          <w:i/>
          <w:sz w:val="18"/>
          <w:szCs w:val="18"/>
        </w:rPr>
        <w:t>scp3_emss’</w:t>
      </w:r>
      <w:r w:rsidR="00B56FDE" w:rsidRPr="000659FA">
        <w:rPr>
          <w:rFonts w:ascii="Santander Text" w:hAnsi="Santander Text" w:cs="Arial"/>
          <w:sz w:val="18"/>
          <w:szCs w:val="18"/>
        </w:rPr>
        <w:t>)</w:t>
      </w:r>
      <w:r w:rsidR="00B56FDE" w:rsidRPr="000659FA">
        <w:rPr>
          <w:rFonts w:ascii="Santander Text" w:hAnsi="Santander Text" w:cs="Arial"/>
          <w:i/>
          <w:sz w:val="18"/>
          <w:szCs w:val="18"/>
        </w:rPr>
        <w:t>.</w:t>
      </w:r>
    </w:p>
    <w:p w14:paraId="6F0C6B5B" w14:textId="268AC6BB" w:rsidR="00220D85" w:rsidRPr="000659FA" w:rsidRDefault="0069656D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</w:t>
      </w:r>
      <w:r w:rsidR="00011053" w:rsidRPr="000659FA">
        <w:rPr>
          <w:rFonts w:ascii="Santander Text" w:hAnsi="Santander Text" w:cs="Arial"/>
          <w:sz w:val="18"/>
          <w:szCs w:val="18"/>
        </w:rPr>
        <w:t>s</w:t>
      </w:r>
      <w:r w:rsidRPr="000659FA">
        <w:rPr>
          <w:rFonts w:ascii="Santander Text" w:hAnsi="Santander Text" w:cs="Arial"/>
          <w:sz w:val="18"/>
          <w:szCs w:val="18"/>
        </w:rPr>
        <w:t xml:space="preserve"> variáve</w:t>
      </w:r>
      <w:r w:rsidR="00011053" w:rsidRPr="000659FA">
        <w:rPr>
          <w:rFonts w:ascii="Santander Text" w:hAnsi="Santander Text" w:cs="Arial"/>
          <w:sz w:val="18"/>
          <w:szCs w:val="18"/>
        </w:rPr>
        <w:t>is</w:t>
      </w:r>
      <w:r w:rsidRPr="000659FA">
        <w:rPr>
          <w:rFonts w:ascii="Santander Text" w:hAnsi="Santander Text" w:cs="Arial"/>
          <w:sz w:val="18"/>
          <w:szCs w:val="18"/>
        </w:rPr>
        <w:t xml:space="preserve"> </w:t>
      </w:r>
      <w:r w:rsidR="00D50064" w:rsidRPr="000659FA">
        <w:rPr>
          <w:rFonts w:ascii="Santander Text" w:hAnsi="Santander Text" w:cs="Arial"/>
          <w:sz w:val="18"/>
          <w:szCs w:val="18"/>
        </w:rPr>
        <w:t>‘</w:t>
      </w:r>
      <w:r w:rsidR="00D50064"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="00D50064" w:rsidRPr="000659FA">
        <w:rPr>
          <w:rFonts w:ascii="Santander Text" w:hAnsi="Santander Text" w:cs="Arial"/>
          <w:sz w:val="18"/>
          <w:szCs w:val="18"/>
        </w:rPr>
        <w:t xml:space="preserve"> e ‘</w:t>
      </w:r>
      <w:r w:rsidR="00D50064"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="00D50064" w:rsidRPr="000659FA">
        <w:rPr>
          <w:rFonts w:ascii="Santander Text" w:hAnsi="Santander Text" w:cs="Arial"/>
        </w:rPr>
        <w:t xml:space="preserve"> </w:t>
      </w:r>
      <w:r w:rsidRPr="000659FA">
        <w:rPr>
          <w:rFonts w:ascii="Santander Text" w:hAnsi="Santander Text" w:cs="Arial"/>
          <w:sz w:val="18"/>
          <w:szCs w:val="18"/>
        </w:rPr>
        <w:t>deve</w:t>
      </w:r>
      <w:r w:rsidR="00011053" w:rsidRPr="000659FA">
        <w:rPr>
          <w:rFonts w:ascii="Santander Text" w:hAnsi="Santander Text" w:cs="Arial"/>
          <w:sz w:val="18"/>
          <w:szCs w:val="18"/>
        </w:rPr>
        <w:t>m</w:t>
      </w:r>
      <w:r w:rsidRPr="000659FA">
        <w:rPr>
          <w:rFonts w:ascii="Santander Text" w:hAnsi="Santander Text" w:cs="Arial"/>
          <w:sz w:val="18"/>
          <w:szCs w:val="18"/>
        </w:rPr>
        <w:t xml:space="preserve"> ser aprovisionada</w:t>
      </w:r>
      <w:r w:rsidR="009E148A" w:rsidRPr="000659FA">
        <w:rPr>
          <w:rFonts w:ascii="Santander Text" w:hAnsi="Santander Text" w:cs="Arial"/>
          <w:sz w:val="18"/>
          <w:szCs w:val="18"/>
        </w:rPr>
        <w:t>s</w:t>
      </w:r>
      <w:r w:rsidRPr="000659FA">
        <w:rPr>
          <w:rFonts w:ascii="Santander Text" w:hAnsi="Santander Text" w:cs="Arial"/>
          <w:sz w:val="18"/>
          <w:szCs w:val="18"/>
        </w:rPr>
        <w:t xml:space="preserve"> com o</w:t>
      </w:r>
      <w:r w:rsidR="0010701A" w:rsidRPr="000659FA">
        <w:rPr>
          <w:rFonts w:ascii="Santander Text" w:hAnsi="Santander Text" w:cs="Arial"/>
          <w:sz w:val="18"/>
          <w:szCs w:val="18"/>
        </w:rPr>
        <w:t>s</w:t>
      </w:r>
      <w:r w:rsidR="00D50064" w:rsidRPr="000659FA">
        <w:rPr>
          <w:rFonts w:ascii="Santander Text" w:hAnsi="Santander Text" w:cs="Arial"/>
          <w:sz w:val="18"/>
          <w:szCs w:val="18"/>
        </w:rPr>
        <w:t xml:space="preserve"> seguintes</w:t>
      </w:r>
      <w:r w:rsidRPr="000659FA">
        <w:rPr>
          <w:rFonts w:ascii="Santander Text" w:hAnsi="Santander Text" w:cs="Arial"/>
          <w:sz w:val="18"/>
          <w:szCs w:val="18"/>
        </w:rPr>
        <w:t xml:space="preserve"> valor</w:t>
      </w:r>
      <w:r w:rsidR="0010701A" w:rsidRPr="000659FA">
        <w:rPr>
          <w:rFonts w:ascii="Santander Text" w:hAnsi="Santander Text" w:cs="Arial"/>
          <w:sz w:val="18"/>
          <w:szCs w:val="18"/>
        </w:rPr>
        <w:t>es</w:t>
      </w:r>
      <w:r w:rsidR="007634D2" w:rsidRPr="000659FA">
        <w:rPr>
          <w:rFonts w:ascii="Santander Text" w:hAnsi="Santander Text" w:cs="Arial"/>
          <w:sz w:val="18"/>
          <w:szCs w:val="18"/>
        </w:rPr>
        <w:t>:</w:t>
      </w:r>
    </w:p>
    <w:p w14:paraId="417EEA88" w14:textId="63B95F60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não seja possível seguir nenhuma das abordagens [</w:t>
      </w:r>
      <w:r w:rsidRPr="000659FA">
        <w:rPr>
          <w:rFonts w:ascii="Santander Text" w:hAnsi="Santander Text" w:cs="Arial"/>
          <w:szCs w:val="18"/>
          <w:lang w:val="pt-PT"/>
        </w:rPr>
        <w:t xml:space="preserve">‘scp1_emss’, ‘scp2_emss’ e ‘scp3_emss’ = NULL e </w:t>
      </w:r>
      <w:r w:rsidRPr="000659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&lt;&gt; ‘Not applicable’],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</w:t>
      </w:r>
      <w:r w:rsidRPr="000659FA">
        <w:rPr>
          <w:rFonts w:ascii="Santander Text" w:hAnsi="Santander Text" w:cs="Arial"/>
          <w:szCs w:val="18"/>
          <w:lang w:val="pt-PT"/>
        </w:rPr>
        <w:t>’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3DD2ADD5" w14:textId="2D5C8703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</w:t>
      </w:r>
      <w:r w:rsidRPr="000659FA">
        <w:rPr>
          <w:rFonts w:ascii="Santander Text" w:hAnsi="Santander Text" w:cs="Arial"/>
          <w:szCs w:val="18"/>
          <w:lang w:val="pt-PT"/>
        </w:rPr>
        <w:t xml:space="preserve">veiculo’ = ‘Not applicable’,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</w:t>
      </w:r>
      <w:r w:rsidR="003C33B2" w:rsidRPr="000659FA">
        <w:rPr>
          <w:rFonts w:ascii="Santander Text" w:hAnsi="Santander Text" w:cs="Arial"/>
          <w:szCs w:val="18"/>
          <w:lang w:val="pt-PT"/>
        </w:rPr>
        <w:t>MISS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05563F" w:rsidRPr="000659FA">
        <w:rPr>
          <w:rFonts w:ascii="Santander Text" w:hAnsi="Santander Text" w:cs="Arial"/>
          <w:szCs w:val="18"/>
          <w:lang w:val="pt-PT"/>
        </w:rPr>
        <w:t>;</w:t>
      </w:r>
    </w:p>
    <w:p w14:paraId="6219C175" w14:textId="6BA85DF5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um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esteja aprovisionado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com valor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B56FDE" w:rsidRPr="000659FA">
        <w:rPr>
          <w:rFonts w:ascii="Santander Text" w:hAnsi="Santander Text" w:cs="Arial"/>
          <w:szCs w:val="18"/>
          <w:lang w:val="pt-PT"/>
        </w:rPr>
        <w:t>o outro a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, o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szCs w:val="18"/>
          <w:lang w:val="pt-PT"/>
        </w:rPr>
        <w:t xml:space="preserve">que estiver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aprovisionado</w:t>
      </w:r>
      <w:r w:rsidR="00580093" w:rsidRPr="000659FA">
        <w:rPr>
          <w:rFonts w:ascii="Santander Text" w:hAnsi="Santander Text" w:cs="Arial"/>
          <w:szCs w:val="18"/>
          <w:lang w:val="pt-PT"/>
        </w:rPr>
        <w:t xml:space="preserve"> no restivo campo de origem</w:t>
      </w:r>
      <w:r w:rsidRPr="000659FA">
        <w:rPr>
          <w:rFonts w:ascii="Santander Text" w:hAnsi="Santander Text" w:cs="Arial"/>
          <w:szCs w:val="18"/>
          <w:lang w:val="pt-PT"/>
        </w:rPr>
        <w:t xml:space="preserve"> com ‘Nao Aplicavel’. </w:t>
      </w:r>
      <w:r w:rsidR="00B56FDE" w:rsidRPr="000659FA">
        <w:rPr>
          <w:rFonts w:ascii="Santander Text" w:hAnsi="Santander Text" w:cs="Arial"/>
          <w:szCs w:val="18"/>
          <w:lang w:val="pt-PT"/>
        </w:rPr>
        <w:t>Para 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szCs w:val="18"/>
          <w:lang w:val="pt-PT"/>
        </w:rPr>
        <w:t>que estiver preenchido</w:t>
      </w:r>
      <w:r w:rsidR="00B56FDE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>o r</w:t>
      </w:r>
      <w:r w:rsidR="00580093" w:rsidRPr="000659FA">
        <w:rPr>
          <w:rFonts w:ascii="Santander Text" w:hAnsi="Santander Text" w:cs="Arial"/>
          <w:szCs w:val="18"/>
          <w:lang w:val="pt-PT"/>
        </w:rPr>
        <w:t>espetivo campo de origem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>(‘</w:t>
      </w:r>
      <w:r w:rsidR="00B56FDE" w:rsidRPr="000659FA">
        <w:rPr>
          <w:rFonts w:ascii="Santander Text" w:hAnsi="Santander Text"/>
          <w:i/>
          <w:lang w:val="pt-PT"/>
        </w:rPr>
        <w:t>origem_scp1_emss’</w:t>
      </w:r>
      <w:r w:rsidR="00B56FDE" w:rsidRPr="000659FA">
        <w:rPr>
          <w:rFonts w:ascii="Santander Text" w:hAnsi="Santander Text"/>
          <w:lang w:val="pt-PT"/>
        </w:rPr>
        <w:t xml:space="preserve"> ou ‘</w:t>
      </w:r>
      <w:r w:rsidR="00B56FDE" w:rsidRPr="000659FA">
        <w:rPr>
          <w:rFonts w:ascii="Santander Text" w:hAnsi="Santander Text"/>
          <w:i/>
          <w:lang w:val="pt-PT"/>
        </w:rPr>
        <w:t>origem_scp2_emss’</w:t>
      </w:r>
      <w:r w:rsidR="00B56FDE" w:rsidRPr="000659FA">
        <w:rPr>
          <w:rFonts w:ascii="Santander Text" w:hAnsi="Santander Text"/>
          <w:lang w:val="pt-PT"/>
        </w:rPr>
        <w:t xml:space="preserve">) deverá assumir os seguintes valores, </w:t>
      </w:r>
      <w:r w:rsidRPr="000659FA">
        <w:rPr>
          <w:rFonts w:ascii="Santander Text" w:hAnsi="Santander Text" w:cs="Arial"/>
          <w:szCs w:val="18"/>
          <w:lang w:val="pt-PT"/>
        </w:rPr>
        <w:t>de acordo com a metodologia aplicada:</w:t>
      </w:r>
    </w:p>
    <w:p w14:paraId="5DE0C9D9" w14:textId="35298082" w:rsidR="00122D9D" w:rsidRPr="000659FA" w:rsidRDefault="005E46C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</w:t>
      </w:r>
      <w:r w:rsidR="00122D9D"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MVL_DQS1_1A’</w:t>
      </w:r>
      <w:r w:rsidR="00122D9D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.1.3.2.1.1</w:t>
      </w:r>
      <w:r w:rsidR="00122D9D"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13AC6446" w14:textId="1433C27D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‘MVL_DQS1_1B’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.1.3.2.1.2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578F8E1F" w14:textId="20B8DEEC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‘MVL_DQS2_2A’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.1.3.2.2.1</w:t>
      </w:r>
      <w:r w:rsidR="00B56FDE" w:rsidRPr="000659FA">
        <w:rPr>
          <w:rFonts w:ascii="Santander Text" w:hAnsi="Santander Text" w:cs="Arial"/>
          <w:b/>
          <w:bCs/>
          <w:szCs w:val="18"/>
          <w:lang w:val="es-ES"/>
        </w:rPr>
        <w:t>.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;</w:t>
      </w:r>
    </w:p>
    <w:p w14:paraId="394C1A0C" w14:textId="6F4CCF56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‘MVL_DQS3_2B’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.1.3.2.2.2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37900F95" w14:textId="70BAFAA5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‘MVL_DQS4_3A’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seguida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.1.3.2.3.1</w:t>
      </w:r>
      <w:r w:rsidR="00B56FDE" w:rsidRPr="000659FA">
        <w:rPr>
          <w:rFonts w:ascii="Santander Text" w:hAnsi="Santander Text" w:cs="Arial"/>
          <w:b/>
          <w:bCs/>
          <w:szCs w:val="18"/>
          <w:lang w:val="es-ES"/>
        </w:rPr>
        <w:t>.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; </w:t>
      </w:r>
    </w:p>
    <w:p w14:paraId="07FB0EC5" w14:textId="50B852E3" w:rsidR="00891C1E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‘MVL_DQS5_3B’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seguida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es-ES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.1.3.2.3.2</w:t>
      </w:r>
      <w:r w:rsidR="00DE75B1" w:rsidRPr="000659FA">
        <w:rPr>
          <w:rFonts w:ascii="Santander Text" w:eastAsia="Times New Roman" w:hAnsi="Santander Text" w:cs="Arial"/>
          <w:szCs w:val="18"/>
          <w:lang w:val="es-ES" w:eastAsia="pt-PT"/>
        </w:rPr>
        <w:t>.</w:t>
      </w:r>
    </w:p>
    <w:p w14:paraId="67B4A13A" w14:textId="1A95F0E8" w:rsidR="00DE000D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lastRenderedPageBreak/>
        <w:t>u</w:t>
      </w:r>
      <w:r w:rsidR="00DE000D" w:rsidRPr="000659FA">
        <w:rPr>
          <w:color w:val="auto"/>
          <w:lang w:val="pt-PT"/>
        </w:rPr>
        <w:t>nidade_funcional_scp1_emss, unidade_funcional_scp2_emss e unidade_funcional_scp3_emss</w:t>
      </w:r>
    </w:p>
    <w:p w14:paraId="4533779D" w14:textId="51FFC418" w:rsidR="00220D85" w:rsidRPr="000659FA" w:rsidRDefault="00891C1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campos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unidade_funcional_scp1_emss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unidade_funcional_scp2_emss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estão preenchidos sempre que aos campos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(respetivamente) seja possível associar um valor.</w:t>
      </w:r>
    </w:p>
    <w:p w14:paraId="3C9BD722" w14:textId="11CE9B99" w:rsidR="00E46285" w:rsidRPr="000659FA" w:rsidRDefault="005F2FC3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405" w:name="_Toc143871832"/>
      <w:bookmarkStart w:id="406" w:name="_Toc194943230"/>
      <w:r w:rsidRPr="000659FA">
        <w:rPr>
          <w:color w:val="auto"/>
          <w:lang w:val="pt-PT"/>
        </w:rPr>
        <w:t xml:space="preserve">Emissões por </w:t>
      </w:r>
      <w:r w:rsidR="00364BED" w:rsidRPr="000659FA">
        <w:rPr>
          <w:color w:val="auto"/>
          <w:lang w:val="pt-PT"/>
        </w:rPr>
        <w:t>país/</w:t>
      </w:r>
      <w:r w:rsidRPr="000659FA">
        <w:rPr>
          <w:color w:val="auto"/>
          <w:lang w:val="pt-PT"/>
        </w:rPr>
        <w:t>marca/modelo</w:t>
      </w:r>
      <w:r w:rsidR="009C3795" w:rsidRPr="000659FA">
        <w:rPr>
          <w:color w:val="auto"/>
          <w:lang w:val="pt-PT"/>
        </w:rPr>
        <w:t>/subgrupo</w:t>
      </w:r>
      <w:r w:rsidRPr="000659FA">
        <w:rPr>
          <w:color w:val="auto"/>
          <w:lang w:val="pt-PT"/>
        </w:rPr>
        <w:t xml:space="preserve"> </w:t>
      </w:r>
      <w:r w:rsidR="006243C0" w:rsidRPr="000659FA">
        <w:rPr>
          <w:color w:val="auto"/>
          <w:lang w:val="pt-PT"/>
        </w:rPr>
        <w:t>–</w:t>
      </w:r>
      <w:r w:rsidR="00CD28D9" w:rsidRPr="000659FA">
        <w:rPr>
          <w:i/>
          <w:color w:val="auto"/>
          <w:lang w:val="pt-PT"/>
        </w:rPr>
        <w:t>modesg_inp_emss_vcls</w:t>
      </w:r>
      <w:bookmarkEnd w:id="405"/>
      <w:bookmarkEnd w:id="406"/>
    </w:p>
    <w:p w14:paraId="599F5238" w14:textId="3B32AE32" w:rsidR="00FD5208" w:rsidRPr="000659FA" w:rsidRDefault="00495AFA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CD28D9" w:rsidRPr="000659FA">
        <w:rPr>
          <w:rFonts w:ascii="Santander Text" w:hAnsi="Santander Text" w:cs="Arial"/>
          <w:lang w:val="pt-PT"/>
        </w:rPr>
        <w:t xml:space="preserve">e </w:t>
      </w:r>
      <w:r w:rsidR="00CD28D9" w:rsidRPr="000659FA">
        <w:rPr>
          <w:rFonts w:ascii="Santander Text" w:hAnsi="Santander Text" w:cs="Arial"/>
          <w:i/>
          <w:lang w:val="pt-PT"/>
        </w:rPr>
        <w:t>input</w:t>
      </w:r>
      <w:r w:rsidR="00CD28D9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364BED" w:rsidRPr="000659FA">
        <w:rPr>
          <w:rFonts w:ascii="Santander Text" w:hAnsi="Santander Text" w:cs="Arial"/>
          <w:lang w:val="pt-PT"/>
        </w:rPr>
        <w:t xml:space="preserve">carregar </w:t>
      </w:r>
      <w:r w:rsidRPr="000659FA">
        <w:rPr>
          <w:rFonts w:ascii="Santander Text" w:hAnsi="Santander Text" w:cs="Arial"/>
          <w:lang w:val="pt-PT"/>
        </w:rPr>
        <w:t>a informação sobre os fatores de emissão por país,</w:t>
      </w:r>
      <w:r w:rsidR="009C3795" w:rsidRPr="000659FA">
        <w:rPr>
          <w:rFonts w:ascii="Santander Text" w:hAnsi="Santander Text" w:cs="Arial"/>
          <w:lang w:val="pt-PT"/>
        </w:rPr>
        <w:t xml:space="preserve"> região, estado</w:t>
      </w:r>
      <w:r w:rsidRPr="000659FA">
        <w:rPr>
          <w:rFonts w:ascii="Santander Text" w:hAnsi="Santander Text" w:cs="Arial"/>
          <w:lang w:val="pt-PT"/>
        </w:rPr>
        <w:t xml:space="preserve"> marca</w:t>
      </w:r>
      <w:r w:rsidR="009C3795" w:rsidRPr="000659FA">
        <w:rPr>
          <w:rFonts w:ascii="Santander Text" w:hAnsi="Santander Text" w:cs="Arial"/>
          <w:lang w:val="pt-PT"/>
        </w:rPr>
        <w:t>,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modelo</w:t>
      </w:r>
      <w:r w:rsidR="00FB1B22" w:rsidRPr="000659FA">
        <w:rPr>
          <w:rFonts w:ascii="Santander Text" w:hAnsi="Santander Text" w:cs="Arial"/>
          <w:lang w:val="pt-PT"/>
        </w:rPr>
        <w:t>,</w:t>
      </w:r>
      <w:r w:rsidR="009C3795" w:rsidRPr="000659FA">
        <w:rPr>
          <w:rFonts w:ascii="Santander Text" w:hAnsi="Santander Text" w:cs="Arial"/>
          <w:lang w:val="pt-PT"/>
        </w:rPr>
        <w:t xml:space="preserve"> tipo de veículo, tipo de motor, nome unidade funcional e subgrupo</w:t>
      </w:r>
      <w:r w:rsidRPr="000659FA">
        <w:rPr>
          <w:rFonts w:ascii="Santander Text" w:hAnsi="Santander Text" w:cs="Arial"/>
          <w:lang w:val="pt-PT"/>
        </w:rPr>
        <w:t>. Será assim possível usar estes dados para estimar as emissões financiadas em casos em que as emissões relatadas não sejam disponibilizadas.</w:t>
      </w:r>
      <w:r w:rsidR="00FD5208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9104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FD5208"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0659FA">
        <w:rPr>
          <w:rFonts w:ascii="Santander Text" w:hAnsi="Santander Text" w:cs="Arial"/>
          <w:lang w:val="pt-PT"/>
        </w:rPr>
        <w:t>“</w:t>
      </w:r>
      <w:r w:rsidR="00F85DDC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F85DDC" w:rsidRPr="000659FA">
        <w:rPr>
          <w:rFonts w:ascii="Santander Text" w:hAnsi="Santander Text" w:cs="Arial"/>
          <w:iCs/>
          <w:lang w:val="pt-PT"/>
        </w:rPr>
        <w:t>.xlsx</w:t>
      </w:r>
      <w:r w:rsidR="00DE75B1" w:rsidRPr="000659FA">
        <w:rPr>
          <w:rFonts w:ascii="Santander Text" w:hAnsi="Santander Text" w:cs="Arial"/>
          <w:iCs/>
          <w:lang w:val="pt-PT"/>
        </w:rPr>
        <w:t>”</w:t>
      </w:r>
      <w:r w:rsidR="00F85DDC" w:rsidRPr="000659FA">
        <w:rPr>
          <w:rFonts w:ascii="Santander Text" w:hAnsi="Santander Text" w:cs="Arial"/>
          <w:i/>
          <w:iCs/>
          <w:lang w:val="pt-PT"/>
        </w:rPr>
        <w:t>.</w:t>
      </w:r>
    </w:p>
    <w:p w14:paraId="69F282B7" w14:textId="13963262" w:rsidR="00173C9F" w:rsidRPr="000659FA" w:rsidRDefault="00173C9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informação é disponibilizada pel</w:t>
      </w:r>
      <w:r w:rsidR="002C4C68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2C4C68" w:rsidRPr="000659FA">
        <w:rPr>
          <w:rFonts w:ascii="Santander Text" w:hAnsi="Santander Text" w:cs="Arial"/>
          <w:lang w:val="pt-PT"/>
        </w:rPr>
        <w:t>PCAF (</w:t>
      </w:r>
      <w:r w:rsidR="002C4C68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2C4C68" w:rsidRPr="000659FA">
        <w:rPr>
          <w:rFonts w:ascii="Santander Text" w:hAnsi="Santander Text" w:cs="Arial"/>
          <w:lang w:val="pt-PT"/>
        </w:rPr>
        <w:t>)</w:t>
      </w:r>
      <w:r w:rsidR="0058327A" w:rsidRPr="000659FA">
        <w:rPr>
          <w:rFonts w:ascii="Santander Text" w:hAnsi="Santander Text" w:cs="Arial"/>
          <w:lang w:val="pt-PT"/>
        </w:rPr>
        <w:t>.</w:t>
      </w:r>
    </w:p>
    <w:p w14:paraId="4D9D0DF3" w14:textId="2BF5A2BB" w:rsidR="00B1101A" w:rsidRPr="000659FA" w:rsidRDefault="00495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553023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0659FA">
        <w:rPr>
          <w:rFonts w:ascii="Santander Text" w:hAnsi="Santander Text" w:cs="Arial"/>
          <w:i/>
          <w:lang w:val="pt-PT"/>
        </w:rPr>
        <w:t>front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</w:t>
      </w:r>
      <w:r w:rsidR="00B1101A" w:rsidRPr="000659FA">
        <w:rPr>
          <w:rFonts w:ascii="Santander Text" w:hAnsi="Santander Text" w:cs="Arial"/>
          <w:lang w:val="pt-PT"/>
        </w:rPr>
        <w:t xml:space="preserve"> A atualização da tabela pode ser garantida a partir de duas formas distintas, escolhendo em cada momento uma das seguintes:</w:t>
      </w:r>
    </w:p>
    <w:p w14:paraId="1D2D1000" w14:textId="4620B8CA" w:rsidR="00B1101A" w:rsidRPr="000659FA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</w:t>
      </w:r>
      <w:r w:rsidR="00F85DDC" w:rsidRPr="000659FA">
        <w:rPr>
          <w:rFonts w:ascii="Santander Text" w:hAnsi="Santander Text" w:cs="Arial"/>
          <w:lang w:val="pt-PT"/>
        </w:rPr>
        <w:t>os os registos</w:t>
      </w:r>
      <w:r w:rsidRPr="000659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64CB98FA" w14:textId="1F8F2DB6" w:rsidR="00B1101A" w:rsidRPr="000659FA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Alteração pontual de </w:t>
      </w:r>
      <w:r w:rsidR="00F85DDC" w:rsidRPr="000659FA">
        <w:rPr>
          <w:rFonts w:ascii="Santander Text" w:hAnsi="Santander Text" w:cs="Arial"/>
          <w:lang w:val="pt-PT"/>
        </w:rPr>
        <w:t>um registo</w:t>
      </w:r>
      <w:r w:rsidRPr="000659FA">
        <w:rPr>
          <w:rFonts w:ascii="Santander Text" w:hAnsi="Santander Text" w:cs="Arial"/>
          <w:lang w:val="pt-PT"/>
        </w:rPr>
        <w:t>, seja a sua adição, remoção ou modificação.</w:t>
      </w:r>
    </w:p>
    <w:p w14:paraId="48A94D0B" w14:textId="77777777" w:rsidR="009736AC" w:rsidRPr="000659FA" w:rsidRDefault="009736A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60DA3EC4" w14:textId="09709A28" w:rsidR="0099433B" w:rsidRPr="000659FA" w:rsidRDefault="009736AC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À exceção da</w:t>
      </w:r>
      <w:r w:rsidR="009C3795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variáve</w:t>
      </w:r>
      <w:r w:rsidR="009C3795" w:rsidRPr="000659FA">
        <w:rPr>
          <w:rFonts w:ascii="Santander Text" w:hAnsi="Santander Text" w:cs="Arial"/>
          <w:lang w:val="pt-PT"/>
        </w:rPr>
        <w:t>is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FB1B22" w:rsidRPr="000659FA">
        <w:rPr>
          <w:rFonts w:ascii="Santander Text" w:hAnsi="Santander Text" w:cs="Arial"/>
          <w:lang w:val="pt-PT"/>
        </w:rPr>
        <w:t>’</w:t>
      </w:r>
      <w:r w:rsidR="0099433B" w:rsidRPr="000659FA">
        <w:rPr>
          <w:rFonts w:ascii="Santander Text" w:hAnsi="Santander Text" w:cs="Arial"/>
          <w:i/>
          <w:iCs/>
          <w:lang w:val="pt-PT"/>
        </w:rPr>
        <w:t>nome_estado</w:t>
      </w:r>
      <w:r w:rsidR="00FB1B22" w:rsidRPr="000659FA">
        <w:rPr>
          <w:rFonts w:ascii="Santander Text" w:hAnsi="Santander Text" w:cs="Arial"/>
          <w:i/>
          <w:iCs/>
          <w:lang w:val="pt-PT"/>
        </w:rPr>
        <w:t>’</w:t>
      </w:r>
      <w:r w:rsidR="0099433B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nome_pais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subgrupo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scp1_ftr_emss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,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scp2_ftr_emss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487615" w:rsidRPr="000659FA">
        <w:rPr>
          <w:rFonts w:ascii="Santander Text" w:hAnsi="Santander Text" w:cs="Arial"/>
          <w:szCs w:val="18"/>
          <w:lang w:val="pt-PT"/>
        </w:rPr>
        <w:t>e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scp3_ftr_emss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99433B" w:rsidRPr="000659FA">
        <w:rPr>
          <w:rFonts w:ascii="Santander Text" w:hAnsi="Santander Text" w:cs="Arial"/>
          <w:lang w:val="pt-PT"/>
        </w:rPr>
        <w:t>as restantes variáveis devem estar preenchidas;</w:t>
      </w:r>
      <w:r w:rsidR="007B10B1" w:rsidRPr="000659FA">
        <w:rPr>
          <w:rFonts w:ascii="Santander Text" w:hAnsi="Santander Text" w:cs="Arial"/>
          <w:lang w:val="pt-PT"/>
        </w:rPr>
        <w:t xml:space="preserve"> e</w:t>
      </w:r>
    </w:p>
    <w:p w14:paraId="2E8551EF" w14:textId="3FD6A92D" w:rsidR="0099433B" w:rsidRPr="000659FA" w:rsidRDefault="00C1260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devem </w:t>
      </w:r>
      <w:r w:rsidR="00487615" w:rsidRPr="000659FA">
        <w:rPr>
          <w:rFonts w:ascii="Santander Text" w:hAnsi="Santander Text" w:cs="Arial"/>
          <w:lang w:val="pt-PT"/>
        </w:rPr>
        <w:t xml:space="preserve">ser superiores a </w:t>
      </w:r>
      <w:r w:rsidRPr="000659FA">
        <w:rPr>
          <w:rFonts w:ascii="Santander Text" w:hAnsi="Santander Text" w:cs="Arial"/>
          <w:lang w:val="pt-PT"/>
        </w:rPr>
        <w:t>0</w:t>
      </w:r>
      <w:r w:rsidR="00487615" w:rsidRPr="000659FA">
        <w:rPr>
          <w:rFonts w:ascii="Santander Text" w:hAnsi="Santander Text" w:cs="Arial"/>
          <w:lang w:val="pt-PT"/>
        </w:rPr>
        <w:t>, quando preenchidos</w:t>
      </w:r>
      <w:r w:rsidR="00DE75B1" w:rsidRPr="000659FA">
        <w:rPr>
          <w:rFonts w:ascii="Santander Text" w:hAnsi="Santander Text" w:cs="Arial"/>
          <w:lang w:val="pt-PT"/>
        </w:rPr>
        <w:t>;</w:t>
      </w:r>
    </w:p>
    <w:p w14:paraId="17DD2B72" w14:textId="0CE956E7" w:rsidR="00487615" w:rsidRPr="000659FA" w:rsidRDefault="0048761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A variável</w:t>
      </w:r>
      <w:r w:rsidR="00DE75B1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szCs w:val="18"/>
          <w:lang w:val="pt-PT"/>
        </w:rPr>
        <w:t>scp3_ftr_emss</w:t>
      </w:r>
      <w:r w:rsidR="00DE75B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deverá estar preenchida com valores numéricos, uma vez que</w:t>
      </w:r>
      <w:r w:rsidR="00842926" w:rsidRPr="000659FA">
        <w:rPr>
          <w:rFonts w:ascii="Santander Text" w:hAnsi="Santander Text" w:cs="Arial"/>
          <w:szCs w:val="18"/>
          <w:lang w:val="pt-PT"/>
        </w:rPr>
        <w:t xml:space="preserve"> não há informação relativa a este tipo de emissões.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4C03D806" w14:textId="15270ECB" w:rsidR="005F2FC3" w:rsidRPr="000659FA" w:rsidRDefault="0016464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07" w:name="_Toc143871831"/>
      <w:bookmarkStart w:id="408" w:name="_Toc194943231"/>
      <w:r w:rsidRPr="000659FA">
        <w:rPr>
          <w:color w:val="auto"/>
          <w:lang w:val="pt-PT"/>
        </w:rPr>
        <w:t>E</w:t>
      </w:r>
      <w:r w:rsidR="00155220" w:rsidRPr="000659FA">
        <w:rPr>
          <w:color w:val="auto"/>
          <w:lang w:val="pt-PT"/>
        </w:rPr>
        <w:t>miss</w:t>
      </w:r>
      <w:r w:rsidRPr="000659FA">
        <w:rPr>
          <w:color w:val="auto"/>
          <w:lang w:val="pt-PT"/>
        </w:rPr>
        <w:t>ões méd</w:t>
      </w:r>
      <w:r w:rsidR="00842926" w:rsidRPr="000659FA">
        <w:rPr>
          <w:color w:val="auto"/>
          <w:lang w:val="pt-PT"/>
        </w:rPr>
        <w:t xml:space="preserve">ias </w:t>
      </w:r>
      <w:r w:rsidR="00155220" w:rsidRPr="000659FA">
        <w:rPr>
          <w:color w:val="auto"/>
          <w:lang w:val="pt-PT"/>
        </w:rPr>
        <w:t xml:space="preserve">e </w:t>
      </w:r>
      <w:r w:rsidR="00472C59" w:rsidRPr="000659FA">
        <w:rPr>
          <w:color w:val="auto"/>
          <w:lang w:val="pt-PT"/>
        </w:rPr>
        <w:t>k</w:t>
      </w:r>
      <w:r w:rsidR="00155220" w:rsidRPr="000659FA">
        <w:rPr>
          <w:color w:val="auto"/>
          <w:lang w:val="pt-PT"/>
        </w:rPr>
        <w:t xml:space="preserve">m’s por tipo de </w:t>
      </w:r>
      <w:r w:rsidRPr="000659FA">
        <w:rPr>
          <w:color w:val="auto"/>
          <w:lang w:val="pt-PT"/>
        </w:rPr>
        <w:t xml:space="preserve">motor/tipo de </w:t>
      </w:r>
      <w:r w:rsidR="00155220" w:rsidRPr="000659FA">
        <w:rPr>
          <w:color w:val="auto"/>
          <w:lang w:val="pt-PT"/>
        </w:rPr>
        <w:t>veículo/país</w:t>
      </w:r>
      <w:r w:rsidR="00487615" w:rsidRPr="000659FA">
        <w:rPr>
          <w:color w:val="auto"/>
          <w:lang w:val="pt-PT"/>
        </w:rPr>
        <w:t>/ subgrupo</w:t>
      </w:r>
      <w:r w:rsidR="00155220" w:rsidRPr="000659FA">
        <w:rPr>
          <w:color w:val="auto"/>
          <w:lang w:val="pt-PT"/>
        </w:rPr>
        <w:t xml:space="preserve"> - </w:t>
      </w:r>
      <w:bookmarkEnd w:id="407"/>
      <w:r w:rsidR="007A7948" w:rsidRPr="000659FA">
        <w:rPr>
          <w:i/>
          <w:color w:val="auto"/>
          <w:u w:val="single"/>
          <w:lang w:val="pt-PT"/>
        </w:rPr>
        <w:t>modesg_inp_km_medios_emss_vcls</w:t>
      </w:r>
      <w:bookmarkEnd w:id="408"/>
    </w:p>
    <w:p w14:paraId="4436BBE0" w14:textId="5C8119AE" w:rsidR="009C47B2" w:rsidRPr="000659FA" w:rsidRDefault="009C47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7A7948" w:rsidRPr="000659FA">
        <w:rPr>
          <w:rFonts w:ascii="Santander Text" w:hAnsi="Santander Text" w:cs="Arial"/>
          <w:lang w:val="pt-PT"/>
        </w:rPr>
        <w:t xml:space="preserve">e </w:t>
      </w:r>
      <w:r w:rsidR="007A7948" w:rsidRPr="000659FA">
        <w:rPr>
          <w:rFonts w:ascii="Santander Text" w:hAnsi="Santander Text" w:cs="Arial"/>
          <w:i/>
          <w:lang w:val="pt-PT"/>
        </w:rPr>
        <w:t>input</w:t>
      </w:r>
      <w:r w:rsidR="007A7948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serve dois propósitos aos utilizadores de negócio:</w:t>
      </w:r>
    </w:p>
    <w:p w14:paraId="24DCF040" w14:textId="0DEB589B" w:rsidR="009C47B2" w:rsidRPr="000659FA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Carregar</w:t>
      </w:r>
      <w:r w:rsidR="009C47B2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os </w:t>
      </w:r>
      <w:r w:rsidR="009C47B2" w:rsidRPr="000659FA">
        <w:rPr>
          <w:rFonts w:ascii="Santander Text" w:hAnsi="Santander Text" w:cs="Arial"/>
          <w:lang w:val="pt-PT"/>
        </w:rPr>
        <w:t>quilómetros médios por país para cada tipo de veículo (ex. autocarro, carro de passageiros, etc.)</w:t>
      </w:r>
      <w:r w:rsidR="00340DB8" w:rsidRPr="000659FA">
        <w:rPr>
          <w:rFonts w:ascii="Santander Text" w:hAnsi="Santander Text" w:cs="Arial"/>
          <w:lang w:val="pt-PT"/>
        </w:rPr>
        <w:t xml:space="preserve">; </w:t>
      </w:r>
    </w:p>
    <w:p w14:paraId="28A9DDDB" w14:textId="7B7BDC28" w:rsidR="000034CE" w:rsidRPr="000659FA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Carregar </w:t>
      </w:r>
      <w:r w:rsidR="00781589" w:rsidRPr="000659FA">
        <w:rPr>
          <w:rFonts w:ascii="Santander Text" w:hAnsi="Santander Text" w:cs="Arial"/>
          <w:lang w:val="pt-PT"/>
        </w:rPr>
        <w:t xml:space="preserve">as emissões médias </w:t>
      </w:r>
      <w:r w:rsidRPr="000659FA">
        <w:rPr>
          <w:rFonts w:ascii="Santander Text" w:hAnsi="Santander Text" w:cs="Arial"/>
          <w:lang w:val="pt-PT"/>
        </w:rPr>
        <w:t xml:space="preserve">por país, </w:t>
      </w:r>
      <w:r w:rsidR="004919A5" w:rsidRPr="000659FA">
        <w:rPr>
          <w:rFonts w:ascii="Santander Text" w:hAnsi="Santander Text" w:cs="Arial"/>
          <w:lang w:val="pt-PT"/>
        </w:rPr>
        <w:t>tipo de motor</w:t>
      </w:r>
      <w:r w:rsidR="00487615" w:rsidRPr="000659FA">
        <w:rPr>
          <w:rFonts w:ascii="Santander Text" w:hAnsi="Santander Text" w:cs="Arial"/>
          <w:lang w:val="pt-PT"/>
        </w:rPr>
        <w:t>,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="004919A5" w:rsidRPr="000659FA">
        <w:rPr>
          <w:rFonts w:ascii="Santander Text" w:hAnsi="Santander Text" w:cs="Arial"/>
          <w:lang w:val="pt-PT"/>
        </w:rPr>
        <w:t>tipo de veículo</w:t>
      </w:r>
      <w:r w:rsidR="00487615" w:rsidRPr="000659FA">
        <w:rPr>
          <w:rFonts w:ascii="Santander Text" w:hAnsi="Santander Text" w:cs="Arial"/>
          <w:lang w:val="pt-PT"/>
        </w:rPr>
        <w:t xml:space="preserve"> e subgrupo</w:t>
      </w:r>
      <w:r w:rsidR="004919A5" w:rsidRPr="000659FA">
        <w:rPr>
          <w:rFonts w:ascii="Santander Text" w:hAnsi="Santander Text" w:cs="Arial"/>
          <w:lang w:val="pt-PT"/>
        </w:rPr>
        <w:t>.</w:t>
      </w:r>
    </w:p>
    <w:p w14:paraId="104FCDC2" w14:textId="022589BD" w:rsidR="007B10B1" w:rsidRPr="000659FA" w:rsidRDefault="00F85DDC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 xml:space="preserve">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9104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DE75B1" w:rsidRPr="000659FA">
        <w:rPr>
          <w:rFonts w:ascii="Santander Text" w:hAnsi="Santander Text" w:cs="Arial"/>
          <w:lang w:val="pt-PT"/>
        </w:rPr>
        <w:t>”</w:t>
      </w:r>
      <w:r w:rsidR="000034CE" w:rsidRPr="000659FA">
        <w:rPr>
          <w:rFonts w:ascii="Santander Text" w:hAnsi="Santander Text" w:cs="Arial"/>
          <w:lang w:val="pt-PT"/>
        </w:rPr>
        <w:t xml:space="preserve">. </w:t>
      </w:r>
      <w:r w:rsidR="00C765C1" w:rsidRPr="000659FA">
        <w:rPr>
          <w:rFonts w:ascii="Santander Text" w:hAnsi="Santander Text" w:cs="Arial"/>
          <w:lang w:val="pt-PT"/>
        </w:rPr>
        <w:t xml:space="preserve">Considerando o duplo propósito </w:t>
      </w:r>
      <w:r w:rsidR="00DC6BF9" w:rsidRPr="000659FA">
        <w:rPr>
          <w:rFonts w:ascii="Santander Text" w:hAnsi="Santander Text" w:cs="Arial"/>
          <w:lang w:val="pt-PT"/>
        </w:rPr>
        <w:t xml:space="preserve">deste </w:t>
      </w:r>
      <w:r w:rsidR="00DC6BF9" w:rsidRPr="000659FA">
        <w:rPr>
          <w:rFonts w:ascii="Santander Text" w:hAnsi="Santander Text" w:cs="Arial"/>
          <w:i/>
          <w:lang w:val="pt-PT"/>
        </w:rPr>
        <w:t>input</w:t>
      </w:r>
      <w:r w:rsidR="00C765C1" w:rsidRPr="000659FA">
        <w:rPr>
          <w:rFonts w:ascii="Santander Text" w:hAnsi="Santander Text" w:cs="Arial"/>
          <w:lang w:val="pt-PT"/>
        </w:rPr>
        <w:t>, para uma mesma combinação país/tipo de veículo, podem existir diferentes valores médios de emissões, que decorrem do tipo de motor considerado.</w:t>
      </w:r>
      <w:r w:rsidR="000034CE" w:rsidRPr="000659FA">
        <w:rPr>
          <w:rFonts w:ascii="Santander Text" w:hAnsi="Santander Text" w:cs="Arial"/>
          <w:lang w:val="pt-PT"/>
        </w:rPr>
        <w:t xml:space="preserve"> </w:t>
      </w:r>
      <w:r w:rsidR="007B10B1" w:rsidRPr="000659FA">
        <w:rPr>
          <w:rFonts w:ascii="Santander Text" w:hAnsi="Santander Text" w:cs="Arial"/>
          <w:lang w:val="pt-PT"/>
        </w:rPr>
        <w:t>Esta informação é disponibilizada pelo PCAF (</w:t>
      </w:r>
      <w:r w:rsidR="007B10B1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7B10B1" w:rsidRPr="000659FA">
        <w:rPr>
          <w:rFonts w:ascii="Santander Text" w:hAnsi="Santander Text" w:cs="Arial"/>
          <w:lang w:val="pt-PT"/>
        </w:rPr>
        <w:t>).</w:t>
      </w:r>
    </w:p>
    <w:p w14:paraId="3BFC2C26" w14:textId="7521B674" w:rsidR="00F66A06" w:rsidRPr="000659FA" w:rsidRDefault="00F66A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DC6BF9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0659FA">
        <w:rPr>
          <w:rFonts w:ascii="Santander Text" w:hAnsi="Santander Text" w:cs="Arial"/>
          <w:i/>
          <w:lang w:val="pt-PT"/>
        </w:rPr>
        <w:t>front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 A atualização da tabela pode ser garantida a partir de duas formas distintas, escolhendo em cada momento uma das seguintes:</w:t>
      </w:r>
    </w:p>
    <w:p w14:paraId="55F9DA97" w14:textId="7380D073" w:rsidR="00F85DDC" w:rsidRPr="000659FA" w:rsidRDefault="00F85DDC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</w:t>
      </w:r>
      <w:r w:rsidR="00F66A06" w:rsidRPr="000659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7E863100" w14:textId="749390AD" w:rsidR="00BC78E4" w:rsidRPr="000659FA" w:rsidRDefault="00F66A06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Alteração pontual de </w:t>
      </w:r>
      <w:r w:rsidR="00F85DDC" w:rsidRPr="000659FA">
        <w:rPr>
          <w:rFonts w:ascii="Santander Text" w:hAnsi="Santander Text" w:cs="Arial"/>
          <w:lang w:val="pt-PT"/>
        </w:rPr>
        <w:t>um registo</w:t>
      </w:r>
      <w:r w:rsidRPr="000659FA">
        <w:rPr>
          <w:rFonts w:ascii="Santander Text" w:hAnsi="Santander Text" w:cs="Arial"/>
          <w:lang w:val="pt-PT"/>
        </w:rPr>
        <w:t>, seja a sua adição, remoção ou modificação.</w:t>
      </w:r>
    </w:p>
    <w:p w14:paraId="7D12C4F5" w14:textId="77777777" w:rsidR="00BC78E4" w:rsidRPr="000659FA" w:rsidRDefault="00BC78E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46FFBAF3" w14:textId="017542FE" w:rsidR="007E3521" w:rsidRPr="000659FA" w:rsidRDefault="00BC78E4" w:rsidP="00FE19A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Todas as variáveis devem estar preenchid</w:t>
      </w:r>
      <w:r w:rsidR="00842926" w:rsidRPr="000659FA">
        <w:rPr>
          <w:rFonts w:ascii="Santander Text" w:hAnsi="Santander Text" w:cs="Arial"/>
          <w:lang w:val="pt-PT"/>
        </w:rPr>
        <w:t>as, à exceção das</w:t>
      </w:r>
      <w:r w:rsidR="005B640D" w:rsidRPr="000659FA">
        <w:rPr>
          <w:rFonts w:ascii="Santander Text" w:hAnsi="Santander Text" w:cs="Arial"/>
          <w:lang w:val="pt-PT"/>
        </w:rPr>
        <w:t xml:space="preserve"> variáveis 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media_scp1_emss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, 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media_scp2_emss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 e 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, uma vez que estes campos já não são enviados pela </w:t>
      </w:r>
      <w:r w:rsidR="00DE75B1" w:rsidRPr="000659FA">
        <w:rPr>
          <w:rFonts w:ascii="Santander Text" w:hAnsi="Santander Text" w:cs="Arial"/>
          <w:lang w:val="pt-PT"/>
        </w:rPr>
        <w:t>C</w:t>
      </w:r>
      <w:r w:rsidR="005B640D" w:rsidRPr="000659FA">
        <w:rPr>
          <w:rFonts w:ascii="Santander Text" w:hAnsi="Santander Text" w:cs="Arial"/>
          <w:lang w:val="pt-PT"/>
        </w:rPr>
        <w:t>orporação.</w:t>
      </w:r>
    </w:p>
    <w:p w14:paraId="6A1C2ABE" w14:textId="48AE5CAE" w:rsidR="00A929C5" w:rsidRPr="000659FA" w:rsidRDefault="00A929C5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409" w:name="_Ref193108186"/>
      <w:bookmarkStart w:id="410" w:name="_Toc194943232"/>
      <w:r w:rsidRPr="000659FA">
        <w:rPr>
          <w:color w:val="auto"/>
          <w:lang w:val="pt-PT"/>
        </w:rPr>
        <w:t>Clientes</w:t>
      </w:r>
      <w:bookmarkEnd w:id="409"/>
      <w:bookmarkEnd w:id="410"/>
    </w:p>
    <w:p w14:paraId="2AAC3ACF" w14:textId="7BAEEB8D" w:rsidR="00E46285" w:rsidRPr="000659FA" w:rsidRDefault="00EE29DB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11" w:name="_Toc194943233"/>
      <w:r w:rsidRPr="000659FA">
        <w:rPr>
          <w:color w:val="auto"/>
          <w:lang w:val="pt-PT"/>
        </w:rPr>
        <w:t xml:space="preserve">Informação não financeira - </w:t>
      </w:r>
      <w:r w:rsidR="00A929C5" w:rsidRPr="000659FA">
        <w:rPr>
          <w:i/>
          <w:color w:val="auto"/>
          <w:lang w:val="pt-PT"/>
        </w:rPr>
        <w:t>modesg_out_empr_info_nfin</w:t>
      </w:r>
      <w:bookmarkEnd w:id="411"/>
      <w:r w:rsidR="00A929C5" w:rsidRPr="000659FA">
        <w:rPr>
          <w:color w:val="auto"/>
          <w:lang w:val="pt-PT"/>
        </w:rPr>
        <w:t xml:space="preserve"> </w:t>
      </w:r>
    </w:p>
    <w:p w14:paraId="330C771B" w14:textId="783D41AA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2" w:name="_Toc194943234"/>
      <w:r w:rsidRPr="000659FA">
        <w:rPr>
          <w:color w:val="auto"/>
        </w:rPr>
        <w:t>Conceito</w:t>
      </w:r>
      <w:bookmarkEnd w:id="412"/>
    </w:p>
    <w:p w14:paraId="00420E98" w14:textId="2DAAAB4E" w:rsidR="00A929C5" w:rsidRPr="000659FA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contém informação</w:t>
      </w:r>
      <w:r w:rsidR="009C5673" w:rsidRPr="000659FA">
        <w:rPr>
          <w:rFonts w:ascii="Santander Text" w:hAnsi="Santander Text" w:cs="Arial"/>
          <w:lang w:val="pt-PT"/>
        </w:rPr>
        <w:t xml:space="preserve"> das contrapartes</w:t>
      </w:r>
      <w:r w:rsidRPr="000659FA">
        <w:rPr>
          <w:rFonts w:ascii="Santander Text" w:hAnsi="Santander Text" w:cs="Arial"/>
          <w:lang w:val="pt-PT"/>
        </w:rPr>
        <w:t xml:space="preserve">, nomeadamente emissões, </w:t>
      </w:r>
      <w:r w:rsidR="000D233B" w:rsidRPr="000659FA">
        <w:rPr>
          <w:rFonts w:ascii="Santander Text" w:hAnsi="Santander Text" w:cs="Arial"/>
          <w:lang w:val="pt-PT"/>
        </w:rPr>
        <w:t xml:space="preserve">marcações </w:t>
      </w:r>
      <w:r w:rsidR="001B0931" w:rsidRPr="000659FA">
        <w:rPr>
          <w:rFonts w:ascii="Santander Text" w:hAnsi="Santander Text" w:cs="Arial"/>
          <w:lang w:val="pt-PT"/>
        </w:rPr>
        <w:t>CSRD</w:t>
      </w:r>
      <w:r w:rsidRPr="000659FA">
        <w:rPr>
          <w:rFonts w:ascii="Santander Text" w:hAnsi="Santander Text" w:cs="Arial"/>
          <w:lang w:val="pt-PT"/>
        </w:rPr>
        <w:t xml:space="preserve"> e exclusão do acordo de Paris, rácios de alinhamento à taxonomia europeia e indicação de risco físico agudo e crónico.</w:t>
      </w:r>
    </w:p>
    <w:p w14:paraId="237B2FDC" w14:textId="1742FC1C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3" w:name="_Toc194943235"/>
      <w:r w:rsidRPr="000659FA">
        <w:rPr>
          <w:color w:val="auto"/>
        </w:rPr>
        <w:t>Granularidade</w:t>
      </w:r>
      <w:bookmarkEnd w:id="413"/>
      <w:r w:rsidRPr="000659FA">
        <w:rPr>
          <w:color w:val="auto"/>
          <w:lang w:val="pt-PT"/>
        </w:rPr>
        <w:t xml:space="preserve"> </w:t>
      </w:r>
    </w:p>
    <w:p w14:paraId="47E7D70D" w14:textId="491FA433" w:rsidR="00A929C5" w:rsidRPr="000659FA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14" w:name="_Hlk141198689"/>
      <w:r w:rsidRPr="000659FA">
        <w:rPr>
          <w:rFonts w:ascii="Santander Text" w:hAnsi="Santander Text" w:cs="Arial"/>
          <w:lang w:val="pt-PT"/>
        </w:rPr>
        <w:t>Cada registo nesta tabela irá representar</w:t>
      </w:r>
      <w:r w:rsidR="008E000B" w:rsidRPr="000659FA">
        <w:rPr>
          <w:rFonts w:ascii="Santander Text" w:hAnsi="Santander Text" w:cs="Arial"/>
          <w:lang w:val="pt-PT"/>
        </w:rPr>
        <w:t xml:space="preserve"> um cliente</w:t>
      </w:r>
      <w:r w:rsidRPr="000659FA">
        <w:rPr>
          <w:rFonts w:ascii="Santander Text" w:hAnsi="Santander Text" w:cs="Arial"/>
          <w:lang w:val="pt-PT"/>
        </w:rPr>
        <w:t xml:space="preserve">, identificado pelo campo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zcliente</w:t>
      </w:r>
      <w:r w:rsidR="00DE75B1" w:rsidRPr="000659FA">
        <w:rPr>
          <w:rFonts w:ascii="Santander Text" w:hAnsi="Santander Text" w:cs="Arial"/>
          <w:i/>
          <w:iCs/>
          <w:lang w:val="pt-PT"/>
        </w:rPr>
        <w:t>’</w:t>
      </w:r>
      <w:r w:rsidR="008E000B" w:rsidRPr="000659FA">
        <w:rPr>
          <w:rFonts w:ascii="Santander Text" w:hAnsi="Santander Text" w:cs="Arial"/>
          <w:lang w:val="pt-PT"/>
        </w:rPr>
        <w:t>.</w:t>
      </w:r>
      <w:r w:rsidR="00A4699F" w:rsidRPr="000659FA">
        <w:rPr>
          <w:rFonts w:ascii="Santander Text" w:hAnsi="Santander Text" w:cs="Arial"/>
          <w:lang w:val="pt-PT"/>
        </w:rPr>
        <w:t xml:space="preserve"> </w:t>
      </w:r>
      <w:r w:rsidR="007A099C" w:rsidRPr="000659FA">
        <w:rPr>
          <w:rFonts w:ascii="Santander Text" w:hAnsi="Santander Text" w:cs="Arial"/>
          <w:lang w:val="pt-PT"/>
        </w:rPr>
        <w:t>N</w:t>
      </w:r>
      <w:r w:rsidR="00A4699F" w:rsidRPr="000659FA">
        <w:rPr>
          <w:rFonts w:ascii="Santander Text" w:hAnsi="Santander Text" w:cs="Arial"/>
          <w:lang w:val="pt-PT"/>
        </w:rPr>
        <w:t xml:space="preserve">aturalmente a respetiva data de referência da informação (variável </w:t>
      </w:r>
      <w:r w:rsidR="00DE75B1" w:rsidRPr="000659FA">
        <w:rPr>
          <w:rFonts w:ascii="Santander Text" w:hAnsi="Santander Text" w:cs="Arial"/>
          <w:lang w:val="pt-PT"/>
        </w:rPr>
        <w:t>‘</w:t>
      </w:r>
      <w:r w:rsidR="00A4699F" w:rsidRPr="000659FA">
        <w:rPr>
          <w:rFonts w:ascii="Santander Text" w:hAnsi="Santander Text" w:cs="Arial"/>
          <w:i/>
          <w:lang w:val="pt-PT"/>
        </w:rPr>
        <w:t>ref_date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A4699F" w:rsidRPr="000659FA">
        <w:rPr>
          <w:rFonts w:ascii="Santander Text" w:hAnsi="Santander Text" w:cs="Arial"/>
          <w:lang w:val="pt-PT"/>
        </w:rPr>
        <w:t>)</w:t>
      </w:r>
      <w:r w:rsidR="007A099C" w:rsidRPr="000659FA">
        <w:rPr>
          <w:rFonts w:ascii="Santander Text" w:hAnsi="Santander Text" w:cs="Arial"/>
          <w:lang w:val="pt-PT"/>
        </w:rPr>
        <w:t>, completa a chave da tabela.</w:t>
      </w:r>
    </w:p>
    <w:p w14:paraId="049F51B5" w14:textId="4C994068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5" w:name="_Ref193108357"/>
      <w:bookmarkStart w:id="416" w:name="_Toc194943236"/>
      <w:r w:rsidRPr="000659FA">
        <w:rPr>
          <w:color w:val="auto"/>
        </w:rPr>
        <w:t>Aprovisionamento</w:t>
      </w:r>
      <w:bookmarkEnd w:id="415"/>
      <w:bookmarkEnd w:id="416"/>
    </w:p>
    <w:p w14:paraId="7E3C6D64" w14:textId="5A22F5C5" w:rsidR="007424C0" w:rsidRPr="000659FA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universo de partida para aprovisionamento, será a tabela</w:t>
      </w:r>
      <w:r w:rsidR="00864D30" w:rsidRPr="000659FA">
        <w:rPr>
          <w:rFonts w:ascii="Santander Text" w:hAnsi="Santander Text" w:cs="Arial"/>
          <w:lang w:val="pt-PT"/>
        </w:rPr>
        <w:t xml:space="preserve"> </w:t>
      </w:r>
      <w:r w:rsidR="007424C0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9C5673" w:rsidRPr="000659FA">
        <w:rPr>
          <w:rFonts w:ascii="Santander Text" w:hAnsi="Santander Text" w:cs="Arial"/>
          <w:lang w:val="pt-PT"/>
        </w:rPr>
        <w:t>.</w:t>
      </w:r>
    </w:p>
    <w:p w14:paraId="4BFDA980" w14:textId="77777777" w:rsidR="009C5673" w:rsidRPr="000659FA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será aprovisionada com base em </w:t>
      </w:r>
      <w:r w:rsidR="00647AF3" w:rsidRPr="000659FA">
        <w:rPr>
          <w:rFonts w:ascii="Santander Text" w:hAnsi="Santander Text" w:cs="Arial"/>
          <w:lang w:val="pt-PT"/>
        </w:rPr>
        <w:t xml:space="preserve">diversos </w:t>
      </w:r>
      <w:r w:rsidR="00647AF3"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7424C0" w:rsidRPr="000659FA">
        <w:rPr>
          <w:rFonts w:ascii="Santander Text" w:hAnsi="Santander Text" w:cs="Arial"/>
          <w:lang w:val="pt-PT"/>
        </w:rPr>
        <w:t>descrit</w:t>
      </w:r>
      <w:r w:rsidR="00647AF3" w:rsidRPr="000659FA">
        <w:rPr>
          <w:rFonts w:ascii="Santander Text" w:hAnsi="Santander Text" w:cs="Arial"/>
          <w:lang w:val="pt-PT"/>
        </w:rPr>
        <w:t>o</w:t>
      </w:r>
      <w:r w:rsidR="007424C0" w:rsidRPr="000659FA">
        <w:rPr>
          <w:rFonts w:ascii="Santander Text" w:hAnsi="Santander Text" w:cs="Arial"/>
          <w:lang w:val="pt-PT"/>
        </w:rPr>
        <w:t xml:space="preserve">s nas secções seguintes, a saber: </w:t>
      </w:r>
    </w:p>
    <w:p w14:paraId="5DA56CA9" w14:textId="5C765E35" w:rsidR="00A34614" w:rsidRPr="000659FA" w:rsidRDefault="004D7AD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modesg_inp_empr_excl_paris</w:t>
      </w:r>
      <w:r w:rsidR="009C5673" w:rsidRPr="000659FA">
        <w:rPr>
          <w:rFonts w:ascii="Santander Text" w:hAnsi="Santander Text" w:cs="Arial"/>
          <w:lang w:val="pt-PT"/>
        </w:rPr>
        <w:t xml:space="preserve">, </w:t>
      </w:r>
      <w:r w:rsidR="00E41CE8" w:rsidRPr="000659FA">
        <w:rPr>
          <w:rFonts w:ascii="Santander Text" w:hAnsi="Santander Text" w:cs="Arial"/>
          <w:i/>
          <w:lang w:val="pt-PT"/>
        </w:rPr>
        <w:t>modesg_inp_</w:t>
      </w:r>
      <w:r w:rsidR="00FC041B" w:rsidRPr="000659FA">
        <w:rPr>
          <w:rFonts w:ascii="Santander Text" w:hAnsi="Santander Text" w:cs="Arial"/>
          <w:i/>
          <w:lang w:val="pt-PT"/>
        </w:rPr>
        <w:t>cs</w:t>
      </w:r>
      <w:r w:rsidR="00D568B9" w:rsidRPr="000659FA">
        <w:rPr>
          <w:rFonts w:ascii="Santander Text" w:hAnsi="Santander Text" w:cs="Arial"/>
          <w:i/>
          <w:lang w:val="pt-PT"/>
        </w:rPr>
        <w:t>rd</w:t>
      </w:r>
      <w:r w:rsidR="00E41CE8" w:rsidRPr="000659FA">
        <w:rPr>
          <w:rFonts w:ascii="Santander Text" w:hAnsi="Santander Text" w:cs="Arial"/>
          <w:i/>
          <w:lang w:val="pt-PT"/>
        </w:rPr>
        <w:t>_alinhamento_tax</w:t>
      </w:r>
      <w:r w:rsidR="00A34614" w:rsidRPr="000659FA">
        <w:rPr>
          <w:rFonts w:ascii="Santander Text" w:hAnsi="Santander Text" w:cs="Arial"/>
          <w:lang w:val="pt-PT"/>
        </w:rPr>
        <w:t xml:space="preserve">, </w:t>
      </w:r>
      <w:r w:rsidR="00647AF3" w:rsidRPr="000659FA">
        <w:rPr>
          <w:rFonts w:ascii="Santander Text" w:hAnsi="Santander Text" w:cs="Arial"/>
          <w:i/>
          <w:lang w:val="pt-PT"/>
        </w:rPr>
        <w:t>modesg_inp_risco_fisico</w:t>
      </w:r>
      <w:r w:rsidR="00AA7D90" w:rsidRPr="000659FA">
        <w:rPr>
          <w:rFonts w:ascii="Santander Text" w:hAnsi="Santander Text" w:cs="Arial"/>
          <w:lang w:val="pt-PT"/>
        </w:rPr>
        <w:t>,</w:t>
      </w:r>
      <w:r w:rsidR="00FC041B" w:rsidRPr="000659FA">
        <w:rPr>
          <w:rFonts w:ascii="Santander Text" w:hAnsi="Santander Text" w:cs="Arial"/>
          <w:lang w:val="pt-PT"/>
        </w:rPr>
        <w:t xml:space="preserve"> </w:t>
      </w:r>
      <w:r w:rsidR="00FC041B" w:rsidRPr="000659FA">
        <w:rPr>
          <w:rFonts w:ascii="Santander Text" w:hAnsi="Santander Text" w:cs="Arial"/>
          <w:i/>
          <w:szCs w:val="18"/>
          <w:lang w:val="pt-PT"/>
        </w:rPr>
        <w:t>modesg_inp_risco_fisico_zipcode</w:t>
      </w:r>
      <w:r w:rsidR="00FC041B" w:rsidRPr="000659FA">
        <w:rPr>
          <w:rFonts w:ascii="Santander Text" w:hAnsi="Santander Text" w:cs="Arial"/>
          <w:i/>
          <w:sz w:val="20"/>
          <w:szCs w:val="20"/>
          <w:lang w:val="pt-PT"/>
        </w:rPr>
        <w:t>,</w:t>
      </w:r>
      <w:r w:rsidR="00A34614" w:rsidRPr="000659FA">
        <w:rPr>
          <w:rFonts w:ascii="Santander Text" w:hAnsi="Santander Text" w:cs="Arial"/>
          <w:lang w:val="pt-PT"/>
        </w:rPr>
        <w:t xml:space="preserve"> </w:t>
      </w:r>
      <w:r w:rsidR="00A34614" w:rsidRPr="000659FA">
        <w:rPr>
          <w:rFonts w:ascii="Santander Text" w:hAnsi="Santander Text" w:cs="Arial"/>
          <w:i/>
          <w:lang w:val="pt-PT"/>
        </w:rPr>
        <w:t>modesg_inp_emss_scib</w:t>
      </w:r>
      <w:r w:rsidR="00FC041B" w:rsidRPr="000659FA">
        <w:rPr>
          <w:rFonts w:ascii="Santander Text" w:hAnsi="Santander Text" w:cs="Arial"/>
          <w:lang w:val="pt-PT"/>
        </w:rPr>
        <w:t xml:space="preserve">, </w:t>
      </w:r>
      <w:r w:rsidR="00AA7D90" w:rsidRPr="000659FA">
        <w:rPr>
          <w:rFonts w:ascii="Santander Text" w:hAnsi="Santander Text" w:cs="Arial"/>
          <w:i/>
          <w:lang w:val="pt-PT"/>
        </w:rPr>
        <w:t>modesg_inp_emss_nace</w:t>
      </w:r>
      <w:r w:rsidR="00FC041B" w:rsidRPr="000659FA">
        <w:rPr>
          <w:rFonts w:ascii="Santander Text" w:hAnsi="Santander Text" w:cs="Arial"/>
          <w:lang w:val="pt-PT"/>
        </w:rPr>
        <w:t xml:space="preserve"> e</w:t>
      </w:r>
      <w:r w:rsidR="005113EB" w:rsidRPr="000659FA">
        <w:rPr>
          <w:rFonts w:ascii="Santander Text" w:hAnsi="Santander Text" w:cs="Arial"/>
          <w:lang w:val="pt-PT"/>
        </w:rPr>
        <w:t xml:space="preserve"> </w:t>
      </w:r>
      <w:r w:rsidR="005113EB" w:rsidRPr="000659FA">
        <w:rPr>
          <w:rFonts w:ascii="Santander Text" w:hAnsi="Santander Text" w:cs="Arial"/>
          <w:i/>
          <w:lang w:val="pt-PT"/>
        </w:rPr>
        <w:t>modesg_inp_project_finance.</w:t>
      </w:r>
    </w:p>
    <w:p w14:paraId="57023CBD" w14:textId="29F5AAC6" w:rsidR="00A929C5" w:rsidRPr="000659FA" w:rsidRDefault="007424C0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7261D6" w:rsidRPr="000659FA">
        <w:rPr>
          <w:rFonts w:ascii="Santander Text" w:hAnsi="Santander Text" w:cs="Arial"/>
          <w:lang w:val="pt-PT"/>
        </w:rPr>
        <w:t>“</w:t>
      </w:r>
      <w:r w:rsidR="00A34614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A34614" w:rsidRPr="000659FA">
        <w:rPr>
          <w:rFonts w:ascii="Santander Text" w:hAnsi="Santander Text" w:cs="Arial"/>
          <w:iCs/>
          <w:lang w:val="pt-PT"/>
        </w:rPr>
        <w:t>.xlsx</w:t>
      </w:r>
      <w:r w:rsidR="007261D6" w:rsidRPr="000659FA">
        <w:rPr>
          <w:rFonts w:ascii="Santander Text" w:hAnsi="Santander Text" w:cs="Arial"/>
          <w:lang w:val="pt-PT"/>
        </w:rPr>
        <w:t>”</w:t>
      </w:r>
      <w:r w:rsidR="00A34614" w:rsidRPr="000659FA">
        <w:rPr>
          <w:rFonts w:ascii="Santander Text" w:hAnsi="Santander Text" w:cs="Arial"/>
          <w:lang w:val="pt-PT"/>
        </w:rPr>
        <w:t>, colunas TABELA/FICHEIRO e CAMPO</w:t>
      </w:r>
      <w:r w:rsidRPr="000659FA">
        <w:rPr>
          <w:rFonts w:ascii="Santander Text" w:hAnsi="Santander Text" w:cs="Arial"/>
          <w:lang w:val="pt-PT"/>
        </w:rPr>
        <w:t xml:space="preserve"> e em maior detalhe nas secções seguintes.</w:t>
      </w:r>
    </w:p>
    <w:p w14:paraId="51923B00" w14:textId="7C4022E3" w:rsidR="00F87906" w:rsidRPr="000659FA" w:rsidRDefault="00F87906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As contrapartes a reportar para cada campo desta tabela devem ser tidas em conta, de acordo com as seguintes regras:</w:t>
      </w: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0"/>
        <w:gridCol w:w="4400"/>
      </w:tblGrid>
      <w:tr w:rsidR="000659FA" w:rsidRPr="000659FA" w14:paraId="31B45070" w14:textId="77777777" w:rsidTr="00F87906">
        <w:trPr>
          <w:trHeight w:val="290"/>
        </w:trPr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81F9B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NOME COLUNA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54FE8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CONTRAPARTE</w:t>
            </w:r>
          </w:p>
        </w:tc>
      </w:tr>
      <w:tr w:rsidR="000659FA" w:rsidRPr="000659FA" w14:paraId="2DF4810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ADA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zcliente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8DF1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06D9B34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7B2E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ref_date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81AD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43552E6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F34E8" w14:textId="5C351A94" w:rsidR="00F87906" w:rsidRPr="000659FA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D962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B26A28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20B06" w14:textId="69337087" w:rsidR="00F87906" w:rsidRPr="000659FA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DA45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ED6600" w14:paraId="5E9CC56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F7B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6D568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2D76EB31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6DF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C88B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0659FA" w14:paraId="2AE89CB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98E8B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E38D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057FB7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0692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5DD24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B13F9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663F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cca_turnover_own_prfrmnce_algnd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4BD0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1FAC22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CF77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D8DE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CCE7370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7DC3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8EA3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2FC7F3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F444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cca_capex_own_prfrmnce_algnd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B91F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7FCC65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90E7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CA89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3A8941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263B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7D7A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9BD5D5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6AE5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ccm_trnvr_trnstn_alignd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C2ED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A5B62C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F89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ccm_trnvr_own_prfrmnce_algnd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B997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A475C5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CEA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9AC6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FBF0A1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EFBB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B10C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A3663A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2FAD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ccm_capex_trnstn_algnd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E8FF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EB03C5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9E4D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ccm_capex_own_prfrmnce_algnd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D10F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7234D1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82F1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ppc_trnvr_ttl_elgbl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49DB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57A721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925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ppc_turnover_own_prfrmnce_algnd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AF58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4B62D9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8DFF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ppc_capex_ttl_elgbl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4ABF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C581F0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2A2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ppc_capex_own_prfrmnce_algnd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02A0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DAF176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C733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bio_trnvr_ttl_elgbl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CED0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84F068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120F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bio_turnover_own_prfrmnce_algnd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B433B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C05E04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B1A1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bio_capex_ttl_elgbl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4365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7C473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AE05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bio_capex_own_prfrmnce_algnd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E02F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6618FE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0EBE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B7631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E0F2AF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B226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3C95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327850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F962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wtr_turnover_own_prfrmnce_algnd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6022E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B7914D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7559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AE82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739D6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021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A674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FD6A99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C666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wtr_capex_own_prfrmnce_algnd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52717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9724F8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5956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297B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35DBA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829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B126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B1488F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9C75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lastRenderedPageBreak/>
              <w:t>ce_turnover_own_prfrmnce_algnd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0A5C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C2C96B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7B5C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C1F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65E170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EF73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7E17A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27B626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DAE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ce_capex_own_prfrmnce_algnd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ACF3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7E1E92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A942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origem_alinhamentos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1B53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B0CD3E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65C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EFFED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4DD1766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A369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CE10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29D402E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905D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3006D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1E9F905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13A2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1C8C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ED6600" w14:paraId="7720CE6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15FF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AE14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70B94BB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C654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5E61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281811A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A5DE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1709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7D90F87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9857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0F0C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10B09A0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A1EF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3BDA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7195E8A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DF2F" w14:textId="2B8051C9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38EAD7" w14:textId="6DA9F09B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0659FA" w14:paraId="09AFD30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8E9F0" w14:textId="33EEDD3B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cod_nace_esg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537B58" w14:textId="14D7C009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('particulares')</w:t>
            </w:r>
          </w:p>
        </w:tc>
      </w:tr>
      <w:tr w:rsidR="000659FA" w:rsidRPr="00ED6600" w14:paraId="5841E01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669AA" w14:textId="2876A415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divida_total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08601" w14:textId="6154E46E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165DEC9B" w14:textId="77777777" w:rsidTr="00FC041B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19B8A" w14:textId="69D86177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capital_proprio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88E249" w14:textId="27974D6D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</w:tbl>
    <w:p w14:paraId="4232FB5A" w14:textId="3D35753D" w:rsidR="00DE000D" w:rsidRPr="000659FA" w:rsidRDefault="00DE000D" w:rsidP="007E3521">
      <w:pPr>
        <w:pStyle w:val="MyHeading3"/>
        <w:spacing w:before="240"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flg_emprs_excl_paris</w:t>
      </w:r>
    </w:p>
    <w:p w14:paraId="0E8A106C" w14:textId="29E6623A" w:rsidR="000A2019" w:rsidRPr="000659FA" w:rsidRDefault="009D2654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campo correspondente à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flag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das Empresas Excluídas do Acordo de Paris 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(campo ‘</w:t>
      </w:r>
      <w:r w:rsidR="000A2019" w:rsidRPr="000659FA">
        <w:rPr>
          <w:rFonts w:ascii="Santander Text" w:hAnsi="Santander Text" w:cs="Arial"/>
          <w:bCs/>
          <w:i/>
          <w:szCs w:val="18"/>
          <w:lang w:val="pt-PT"/>
        </w:rPr>
        <w:t>flg_emprs_excl_paris’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)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deverá ser aprovisionado da seguinte forma, em concordância com as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guidelines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corpor</w:t>
      </w:r>
      <w:r w:rsidR="00FC041B" w:rsidRPr="000659FA">
        <w:rPr>
          <w:rFonts w:ascii="Santander Text" w:hAnsi="Santander Text" w:cs="Arial"/>
          <w:szCs w:val="18"/>
          <w:lang w:val="pt-PT"/>
        </w:rPr>
        <w:t xml:space="preserve">ativas </w:t>
      </w:r>
      <w:r w:rsidR="00FB1B22" w:rsidRPr="000659FA">
        <w:rPr>
          <w:rFonts w:ascii="Santander Text" w:hAnsi="Santander Text" w:cs="Arial"/>
          <w:szCs w:val="18"/>
          <w:lang w:val="pt-PT"/>
        </w:rPr>
        <w:t>disponíveis</w:t>
      </w:r>
      <w:r w:rsidR="00FC041B" w:rsidRPr="000659FA">
        <w:rPr>
          <w:rFonts w:ascii="Santander Text" w:hAnsi="Santander Text" w:cs="Arial"/>
          <w:szCs w:val="18"/>
          <w:lang w:val="pt-PT"/>
        </w:rPr>
        <w:t xml:space="preserve"> à data:</w:t>
      </w:r>
    </w:p>
    <w:p w14:paraId="06070631" w14:textId="44F5B4F4" w:rsidR="000A2019" w:rsidRPr="000659FA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Clientes SCIB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– campo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flg_scib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= ‘1’</w:t>
      </w:r>
    </w:p>
    <w:p w14:paraId="56852B7D" w14:textId="1F92D39F" w:rsidR="000A2019" w:rsidRPr="000659FA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7C14D4BC" w14:textId="27617C0B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b/>
          <w:bCs/>
          <w:szCs w:val="18"/>
        </w:rPr>
      </w:pPr>
      <w:r w:rsidRPr="000659FA">
        <w:rPr>
          <w:rFonts w:ascii="Santander Text" w:hAnsi="Santander Text" w:cs="Arial"/>
          <w:b/>
          <w:bCs/>
          <w:szCs w:val="18"/>
        </w:rPr>
        <w:t>Cruzamento por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 xml:space="preserve"> clei</w:t>
      </w:r>
      <w:r w:rsidRPr="000659FA">
        <w:rPr>
          <w:rFonts w:ascii="Santander Text" w:hAnsi="Santander Text" w:cs="Arial"/>
          <w:iCs/>
          <w:szCs w:val="18"/>
        </w:rPr>
        <w:t>:</w:t>
      </w:r>
      <w:r w:rsidRPr="000659FA">
        <w:rPr>
          <w:rFonts w:ascii="Santander Text" w:hAnsi="Santander Text" w:cs="Arial"/>
          <w:i/>
          <w:iCs/>
          <w:szCs w:val="18"/>
        </w:rPr>
        <w:t xml:space="preserve"> </w:t>
      </w:r>
    </w:p>
    <w:p w14:paraId="0DE8D6C5" w14:textId="519FEE0B" w:rsidR="000A2019" w:rsidRPr="000659FA" w:rsidRDefault="000A2019" w:rsidP="008E5B92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0659FA">
        <w:rPr>
          <w:rFonts w:ascii="Santander Text" w:hAnsi="Santander Text" w:cs="Arial"/>
          <w:szCs w:val="18"/>
          <w:lang w:val="pt-PT"/>
        </w:rPr>
        <w:t xml:space="preserve">) para identificação dos </w:t>
      </w:r>
      <w:r w:rsidR="00091047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="00091047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 marcar como excluídos do acordo de Paris. Denote-se que, para os clientes cujo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FB1B22" w:rsidRPr="000659FA">
        <w:rPr>
          <w:rFonts w:ascii="Santander Text" w:hAnsi="Santander Text" w:cs="Arial"/>
          <w:szCs w:val="18"/>
          <w:lang w:val="pt-PT"/>
        </w:rPr>
        <w:t xml:space="preserve">serão, sobre a mesma tabela, identificados </w:t>
      </w:r>
      <w:r w:rsidRPr="000659FA">
        <w:rPr>
          <w:rFonts w:ascii="Santander Text" w:hAnsi="Santander Text" w:cs="Arial"/>
          <w:szCs w:val="18"/>
          <w:lang w:val="pt-PT"/>
        </w:rPr>
        <w:t>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3C5833C2" w14:textId="0160C75D" w:rsidR="000A2019" w:rsidRPr="000659FA" w:rsidRDefault="000A2019" w:rsidP="008E5B92">
      <w:pPr>
        <w:numPr>
          <w:ilvl w:val="4"/>
          <w:numId w:val="57"/>
        </w:numPr>
        <w:spacing w:after="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FB1B22" w:rsidRPr="000659FA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associa</w:t>
      </w:r>
      <w:r w:rsidR="00FB1B22" w:rsidRPr="000659FA">
        <w:rPr>
          <w:rFonts w:ascii="Santander Text" w:eastAsia="Times New Roman" w:hAnsi="Santander Text" w:cs="Arial"/>
          <w:szCs w:val="18"/>
          <w:lang w:val="pt-PT"/>
        </w:rPr>
        <w:t>do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máximo do grupo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1EC67F62" w14:textId="4DC57C9B" w:rsidR="000A2019" w:rsidRPr="000659FA" w:rsidRDefault="000A2019" w:rsidP="008E5B92">
      <w:pPr>
        <w:pStyle w:val="ListParagraph"/>
        <w:numPr>
          <w:ilvl w:val="0"/>
          <w:numId w:val="5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Segundo o guia funcional da </w:t>
      </w:r>
      <w:r w:rsidR="007261D6" w:rsidRPr="000659FA">
        <w:rPr>
          <w:rFonts w:ascii="Santander Text" w:hAnsi="Santander Text" w:cs="Arial"/>
          <w:b/>
          <w:bCs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orporação, caso o grupo seja marcado como empresa excluída do acordo de paris, todas as empresas que pertençam a esse grupo também deverão ter a marcação de excluídas do acordo de paris:</w:t>
      </w:r>
      <w:r w:rsidRPr="000659FA">
        <w:rPr>
          <w:rFonts w:ascii="Santander Text" w:hAnsi="Santander Text" w:cs="Arial"/>
          <w:szCs w:val="18"/>
          <w:lang w:val="pt-PT"/>
        </w:rPr>
        <w:t xml:space="preserve"> Efetuar o cruzamento dos </w:t>
      </w:r>
      <w:r w:rsidRPr="000659FA">
        <w:rPr>
          <w:rFonts w:ascii="Santander Text" w:hAnsi="Santander Text" w:cs="Arial"/>
          <w:szCs w:val="18"/>
          <w:lang w:val="pt-PT"/>
        </w:rPr>
        <w:lastRenderedPageBreak/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obtidos no ponto anterior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>(co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nsiderar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o valor da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261D6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7261D6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mais recente </w:t>
      </w:r>
      <w:r w:rsidR="009D4A90" w:rsidRPr="000659FA">
        <w:rPr>
          <w:rFonts w:ascii="Santander Text" w:hAnsi="Santander Text" w:cs="Arial"/>
          <w:iCs/>
          <w:szCs w:val="18"/>
          <w:lang w:val="pt-PT"/>
        </w:rPr>
        <w:t>para a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 xml:space="preserve"> qual o campo está preenchido,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>desde</w:t>
      </w:r>
      <w:r w:rsidR="00B467C5" w:rsidRPr="000659FA">
        <w:rPr>
          <w:rFonts w:ascii="Santander Text" w:hAnsi="Santander Text" w:cs="Arial"/>
          <w:iCs/>
          <w:szCs w:val="18"/>
          <w:lang w:val="pt-PT"/>
        </w:rPr>
        <w:t xml:space="preserve"> que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 anterior ou igual à data de referência)</w:t>
      </w:r>
      <w:r w:rsidR="0005563F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de modo a obter o campo correspondente ao grupo (</w:t>
      </w:r>
      <w:r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Pr="000659FA">
        <w:rPr>
          <w:rFonts w:ascii="Santander Text" w:hAnsi="Santander Text" w:cs="Arial"/>
          <w:szCs w:val="18"/>
          <w:lang w:val="pt-PT"/>
        </w:rPr>
        <w:t>).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</w:t>
      </w:r>
      <w:r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7261D6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7261D6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(empresas subsidiárias que pertençam </w:t>
      </w:r>
      <w:r w:rsidR="000425BF" w:rsidRPr="000659FA">
        <w:rPr>
          <w:rFonts w:ascii="Santander Text" w:hAnsi="Santander Text" w:cs="Arial"/>
          <w:szCs w:val="18"/>
          <w:lang w:val="pt-PT"/>
        </w:rPr>
        <w:t>à</w:t>
      </w:r>
      <w:r w:rsidRPr="000659FA">
        <w:rPr>
          <w:rFonts w:ascii="Santander Text" w:hAnsi="Santander Text" w:cs="Arial"/>
          <w:szCs w:val="18"/>
          <w:lang w:val="pt-PT"/>
        </w:rPr>
        <w:t>quele grupo)</w:t>
      </w:r>
      <w:r w:rsidR="007261D6" w:rsidRPr="000659FA">
        <w:rPr>
          <w:rFonts w:ascii="Santander Text" w:hAnsi="Santander Text" w:cs="Arial"/>
          <w:szCs w:val="18"/>
          <w:lang w:val="pt-PT"/>
        </w:rPr>
        <w:t>.</w:t>
      </w:r>
    </w:p>
    <w:p w14:paraId="40118747" w14:textId="77777777" w:rsidR="000A2019" w:rsidRPr="000659FA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64E634D3" w14:textId="7443D20A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 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68DDBF1E" w14:textId="77777777" w:rsidR="0089204F" w:rsidRPr="000659FA" w:rsidRDefault="0089204F" w:rsidP="007E3521">
      <w:p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6F7EE4F4" w14:textId="3CD53F09" w:rsidR="00FC041B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I) 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ISIN que se encontram na tabela de títulos (ct610). Para isso, deverá ser efetuado o cruzamento da tabela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="000A2019" w:rsidRPr="000659FA">
        <w:rPr>
          <w:rFonts w:ascii="Santander Text" w:hAnsi="Santander Text" w:cs="Arial"/>
          <w:szCs w:val="18"/>
          <w:lang w:val="pt-PT"/>
        </w:rPr>
        <w:t>(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</w:t>
      </w:r>
      <w:r w:rsidR="00A27B13" w:rsidRPr="000659FA">
        <w:rPr>
          <w:rFonts w:ascii="Santander Text" w:hAnsi="Santander Text" w:cs="Arial"/>
          <w:szCs w:val="18"/>
          <w:lang w:val="pt-PT"/>
        </w:rPr>
        <w:t xml:space="preserve"> utilizado o último dia disponí</w:t>
      </w:r>
      <w:r w:rsidR="00D72D00" w:rsidRPr="000659FA">
        <w:rPr>
          <w:rFonts w:ascii="Santander Text" w:hAnsi="Santander Text" w:cs="Arial"/>
          <w:szCs w:val="18"/>
          <w:lang w:val="pt-PT"/>
        </w:rPr>
        <w:t>vel na tabela desde que anterior ou igual à data de referencia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) pelo campo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szCs w:val="18"/>
          <w:lang w:val="pt-PT"/>
        </w:rPr>
        <w:t>ISIN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identificando na ct610 os </w:t>
      </w:r>
      <w:r w:rsidR="00AB2B04" w:rsidRPr="000659FA">
        <w:rPr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D549F" w:rsidRPr="000659FA">
        <w:rPr>
          <w:rFonts w:ascii="Santander Text" w:hAnsi="Santander Text" w:cs="Arial"/>
          <w:i/>
          <w:szCs w:val="18"/>
          <w:lang w:val="pt-PT"/>
        </w:rPr>
        <w:t>_emitente</w:t>
      </w:r>
      <w:r w:rsidR="00AB2B04" w:rsidRPr="000659FA">
        <w:rPr>
          <w:rFonts w:ascii="Santander Text" w:hAnsi="Santander Text" w:cs="Arial"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associados</w:t>
      </w:r>
      <w:r w:rsidR="00AB2B04" w:rsidRPr="000659FA">
        <w:rPr>
          <w:rFonts w:ascii="Santander Text" w:hAnsi="Santander Text" w:cs="Arial"/>
          <w:szCs w:val="18"/>
          <w:lang w:val="pt-PT"/>
        </w:rPr>
        <w:t>;</w:t>
      </w:r>
    </w:p>
    <w:p w14:paraId="696D8F68" w14:textId="7168DDC2" w:rsidR="00FC041B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II) 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ttt35_titgru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ct610, deverá ser 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complementada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com os clientes provenientes da tabela 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. </w:t>
      </w:r>
      <w:r w:rsidR="000A2019"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presente no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A2019" w:rsidRPr="000659FA">
        <w:rPr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="000A2019" w:rsidRPr="000659FA">
        <w:rPr>
          <w:rFonts w:ascii="Santander Text" w:hAnsi="Santander Text" w:cs="Arial"/>
          <w:szCs w:val="18"/>
          <w:lang w:val="pt-PT"/>
        </w:rPr>
        <w:t>ou 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cisinref’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A528C1" w:rsidRPr="000659FA">
        <w:rPr>
          <w:rFonts w:ascii="Santander Text" w:hAnsi="Santander Text" w:cs="Arial"/>
          <w:szCs w:val="18"/>
          <w:lang w:val="pt-PT"/>
        </w:rPr>
        <w:t xml:space="preserve">da tabela </w:t>
      </w:r>
      <w:r w:rsidR="00A528C1" w:rsidRPr="000659FA">
        <w:rPr>
          <w:rFonts w:ascii="Santander Text" w:hAnsi="Santander Text" w:cs="Arial"/>
          <w:i/>
          <w:szCs w:val="18"/>
          <w:lang w:val="pt-PT"/>
        </w:rPr>
        <w:t>ttt35_titlgru</w:t>
      </w:r>
      <w:r w:rsidR="00A528C1" w:rsidRPr="000659FA" w:rsidDel="00A528C1">
        <w:rPr>
          <w:rStyle w:val="CommentReference"/>
          <w:rFonts w:ascii="Santander Text" w:hAnsi="Santander Text"/>
          <w:lang w:val="pt-PT"/>
        </w:rPr>
        <w:t xml:space="preserve"> </w:t>
      </w:r>
      <w:r w:rsidR="000A2019" w:rsidRPr="000659FA">
        <w:rPr>
          <w:rFonts w:ascii="Santander Text" w:hAnsi="Santander Text" w:cs="Arial"/>
          <w:szCs w:val="18"/>
          <w:lang w:val="pt-PT"/>
        </w:rPr>
        <w:t>(de forma complementar, isto é, cruzamento com  o 1º campo ou, caso não cruze, posteriormente, com o 2º)</w:t>
      </w:r>
      <w:r w:rsidR="00AB2B04" w:rsidRPr="000659FA">
        <w:rPr>
          <w:rFonts w:ascii="Santander Text" w:hAnsi="Santander Text" w:cs="Arial"/>
          <w:szCs w:val="18"/>
          <w:lang w:val="pt-PT"/>
        </w:rPr>
        <w:t>;</w:t>
      </w:r>
    </w:p>
    <w:p w14:paraId="795BFF2F" w14:textId="547A0DBB" w:rsidR="000A2019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III)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Replicar o processo do ponto 1.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II)</w:t>
      </w:r>
    </w:p>
    <w:p w14:paraId="595996BF" w14:textId="0BE8D668" w:rsidR="000A2019" w:rsidRPr="000659FA" w:rsidRDefault="000A2019" w:rsidP="007E3521">
      <w:pPr>
        <w:pStyle w:val="ListParagraph"/>
        <w:spacing w:after="0" w:line="360" w:lineRule="auto"/>
        <w:ind w:left="2698" w:firstLine="50"/>
        <w:jc w:val="both"/>
        <w:rPr>
          <w:rFonts w:ascii="Santander Text" w:hAnsi="Santander Text" w:cs="Arial"/>
          <w:szCs w:val="18"/>
          <w:lang w:val="pt-PT"/>
        </w:rPr>
      </w:pPr>
    </w:p>
    <w:p w14:paraId="5CF91426" w14:textId="61044E82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 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hAnsi="Santander Text" w:cs="Arial"/>
          <w:szCs w:val="18"/>
          <w:lang w:val="pt-PT"/>
        </w:rPr>
        <w:t>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não estejam preenchidas, para clientes que sejam SCIB, 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 apresenta ainda o campo correspondente ao código KGL de 5 dígitos (‘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 xml:space="preserve">. Assim, caso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659FA">
        <w:rPr>
          <w:rFonts w:ascii="Santander Text" w:hAnsi="Santander Text" w:cs="Arial"/>
          <w:szCs w:val="18"/>
          <w:lang w:val="pt-PT"/>
        </w:rPr>
        <w:t>tenha valores não nulos</w:t>
      </w:r>
      <w:r w:rsidR="00DC4F09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efetuados os seguintes cruzamentos</w:t>
      </w:r>
      <w:r w:rsidR="00757CF9"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de</w:t>
      </w:r>
      <w:r w:rsidR="00757CF9" w:rsidRPr="000659FA">
        <w:rPr>
          <w:rFonts w:ascii="Santander Text" w:hAnsi="Santander Text" w:cs="Arial"/>
          <w:szCs w:val="18"/>
          <w:lang w:val="pt-PT"/>
        </w:rPr>
        <w:t xml:space="preserve"> forma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57CF9" w:rsidRPr="000659FA">
        <w:rPr>
          <w:rFonts w:ascii="Santander Text" w:hAnsi="Santander Text" w:cs="Arial"/>
          <w:szCs w:val="18"/>
          <w:lang w:val="pt-PT"/>
        </w:rPr>
        <w:t>supletiva:</w:t>
      </w:r>
    </w:p>
    <w:p w14:paraId="2F2883CA" w14:textId="77777777" w:rsidR="0089204F" w:rsidRPr="000659FA" w:rsidRDefault="0089204F" w:rsidP="007E3521">
      <w:pPr>
        <w:pStyle w:val="ListParagraph"/>
        <w:spacing w:after="0" w:line="360" w:lineRule="auto"/>
        <w:ind w:left="2429"/>
        <w:jc w:val="both"/>
        <w:rPr>
          <w:rFonts w:ascii="Santander Text" w:hAnsi="Santander Text" w:cs="Arial"/>
          <w:szCs w:val="18"/>
          <w:lang w:val="pt-PT"/>
        </w:rPr>
      </w:pPr>
    </w:p>
    <w:p w14:paraId="1E0E4E01" w14:textId="60AF92EA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Style w:val="FootnoteReference"/>
          <w:rFonts w:ascii="Santander Text" w:hAnsi="Santander Text" w:cs="Arial"/>
          <w:b/>
          <w:bCs/>
          <w:szCs w:val="18"/>
          <w:lang w:val="pt-PT"/>
        </w:rPr>
        <w:footnoteReference w:id="3"/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’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</w:t>
      </w:r>
      <w:r w:rsidR="004F0294" w:rsidRPr="000659FA">
        <w:rPr>
          <w:rFonts w:ascii="Santander Text" w:hAnsi="Santander Text" w:cs="Arial"/>
          <w:szCs w:val="18"/>
          <w:lang w:val="pt-PT"/>
        </w:rPr>
        <w:t xml:space="preserve">o campo </w:t>
      </w:r>
      <w:r w:rsidR="004F0294" w:rsidRPr="000659FA">
        <w:rPr>
          <w:rFonts w:ascii="Santander Text" w:hAnsi="Santander Text" w:cs="Arial"/>
          <w:szCs w:val="18"/>
          <w:lang w:val="pt-PT"/>
        </w:rPr>
        <w:lastRenderedPageBreak/>
        <w:t>‘</w:t>
      </w:r>
      <w:r w:rsidR="004F0294" w:rsidRPr="000659FA">
        <w:rPr>
          <w:rFonts w:ascii="Santander Text" w:hAnsi="Santander Text" w:cs="Arial"/>
          <w:i/>
          <w:szCs w:val="18"/>
          <w:lang w:val="pt-PT"/>
        </w:rPr>
        <w:t>ccli_kgl</w:t>
      </w:r>
      <w:r w:rsidR="004F0294" w:rsidRPr="000659FA">
        <w:rPr>
          <w:rFonts w:ascii="Santander Text" w:hAnsi="Santander Text" w:cs="Arial"/>
          <w:szCs w:val="18"/>
          <w:lang w:val="pt-PT"/>
        </w:rPr>
        <w:t>’ da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="00AB2B04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25D3377C" w14:textId="2998E1EC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</w:t>
      </w:r>
      <w:r w:rsidR="00191BE4" w:rsidRPr="000659FA">
        <w:rPr>
          <w:rFonts w:ascii="Santander Text" w:hAnsi="Santander Text" w:cs="Arial"/>
          <w:i/>
          <w:szCs w:val="18"/>
          <w:lang w:val="pt-PT"/>
        </w:rPr>
        <w:t>ting_interno</w:t>
      </w:r>
      <w:r w:rsidR="00191BE4"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="00191BE4" w:rsidRPr="000659FA">
        <w:rPr>
          <w:rFonts w:ascii="Santander Text" w:hAnsi="Santander Text" w:cs="Arial"/>
          <w:i/>
          <w:szCs w:val="18"/>
          <w:lang w:val="pt-PT"/>
        </w:rPr>
        <w:t>ccliente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 campo </w:t>
      </w:r>
      <w:r w:rsidRPr="000659FA">
        <w:rPr>
          <w:rFonts w:ascii="Santander Text" w:hAnsi="Santander Text" w:cs="Arial"/>
          <w:i/>
          <w:szCs w:val="18"/>
          <w:lang w:val="pt-PT"/>
        </w:rPr>
        <w:t>‘ccli_kgl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</w:t>
      </w:r>
      <w:r w:rsidR="00A27B13" w:rsidRPr="000659FA">
        <w:rPr>
          <w:rFonts w:ascii="Santander Text" w:hAnsi="Santander Text" w:cs="Arial"/>
          <w:szCs w:val="18"/>
          <w:lang w:val="pt-PT"/>
        </w:rPr>
        <w:t>mentar, isto é, cruzamento com </w:t>
      </w:r>
      <w:r w:rsidRPr="000659FA">
        <w:rPr>
          <w:rFonts w:ascii="Santander Text" w:hAnsi="Santander Text" w:cs="Arial"/>
          <w:szCs w:val="18"/>
          <w:lang w:val="pt-PT"/>
        </w:rPr>
        <w:t>o 1º campo ou, caso não cruze, posteriormente, com o 2º);</w:t>
      </w:r>
    </w:p>
    <w:p w14:paraId="4995EFB3" w14:textId="50AC540F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Complementarmente, deverá ser efetuado o cruzamento d</w:t>
      </w:r>
      <w:r w:rsidR="00054718" w:rsidRPr="000659FA">
        <w:rPr>
          <w:rFonts w:ascii="Santander Text" w:hAnsi="Santander Text" w:cs="Arial"/>
          <w:szCs w:val="18"/>
          <w:lang w:val="pt-PT"/>
        </w:rPr>
        <w:t>o campo ‘ccli_kgl’ da</w:t>
      </w:r>
      <w:r w:rsidRPr="000659FA">
        <w:rPr>
          <w:rFonts w:ascii="Santander Text" w:hAnsi="Santander Text" w:cs="Arial"/>
          <w:szCs w:val="18"/>
          <w:lang w:val="pt-PT"/>
        </w:rPr>
        <w:t xml:space="preserve">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AB2B04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AB2B04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25AFD4CC" w14:textId="77777777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Replicar o processo do ponto 1. II) para ambos os universos obtidos nos pontos 3. </w:t>
      </w:r>
      <w:r w:rsidRPr="000659FA">
        <w:rPr>
          <w:rFonts w:ascii="Santander Text" w:hAnsi="Santander Text" w:cs="Arial"/>
          <w:szCs w:val="18"/>
        </w:rPr>
        <w:t>I), II);</w:t>
      </w:r>
    </w:p>
    <w:p w14:paraId="13BD8368" w14:textId="77777777" w:rsidR="000A2019" w:rsidRPr="000659FA" w:rsidRDefault="000A201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4F2EA4B5" w14:textId="24AD6C7F" w:rsidR="000A2019" w:rsidRPr="000659FA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 xml:space="preserve">Clientes Não SCIB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– campo ‘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flg_scib’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= ‘0’</w:t>
      </w:r>
    </w:p>
    <w:p w14:paraId="4B718A5F" w14:textId="035B8B76" w:rsidR="000A2019" w:rsidRPr="000659FA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: Replicar processo de clientes </w:t>
      </w:r>
      <w:r w:rsidRPr="000659FA">
        <w:rPr>
          <w:rFonts w:ascii="Santander Text" w:hAnsi="Santander Text" w:cs="Arial"/>
          <w:iCs/>
          <w:szCs w:val="18"/>
          <w:lang w:val="pt-PT"/>
        </w:rPr>
        <w:t>SCIB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0659FA">
        <w:rPr>
          <w:rFonts w:ascii="Santander Text" w:hAnsi="Santander Text" w:cs="Arial"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3A3001" w:rsidRPr="000659FA">
        <w:rPr>
          <w:rFonts w:ascii="Santander Text" w:hAnsi="Santander Text" w:cs="Arial"/>
          <w:szCs w:val="18"/>
          <w:lang w:val="pt-PT"/>
        </w:rPr>
        <w:t>;</w:t>
      </w:r>
    </w:p>
    <w:p w14:paraId="5DD63773" w14:textId="0974A8AF" w:rsidR="000A2019" w:rsidRPr="000659FA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 ‘isin’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Replicar processo de clientes </w:t>
      </w:r>
      <w:r w:rsidRPr="000659FA">
        <w:rPr>
          <w:rFonts w:ascii="Santander Text" w:hAnsi="Santander Text" w:cs="Arial"/>
          <w:iCs/>
          <w:szCs w:val="18"/>
          <w:lang w:val="pt-PT"/>
        </w:rPr>
        <w:t>SCIB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0659FA">
        <w:rPr>
          <w:rFonts w:ascii="Santander Text" w:hAnsi="Santander Text" w:cs="Arial"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AB2B04" w:rsidRPr="000659FA">
        <w:rPr>
          <w:rFonts w:ascii="Santander Text" w:hAnsi="Santander Text" w:cs="Arial"/>
          <w:szCs w:val="18"/>
          <w:lang w:val="pt-PT"/>
        </w:rPr>
        <w:t>.</w:t>
      </w:r>
    </w:p>
    <w:p w14:paraId="7E1A27EA" w14:textId="7FFB5563" w:rsidR="000A2019" w:rsidRPr="000659FA" w:rsidRDefault="000A2019" w:rsidP="007E3521">
      <w:pPr>
        <w:spacing w:after="0" w:line="360" w:lineRule="auto"/>
        <w:ind w:right="60"/>
        <w:jc w:val="both"/>
        <w:rPr>
          <w:rStyle w:val="ui-provider"/>
          <w:rFonts w:ascii="Santander Text" w:hAnsi="Santander Text" w:cs="Arial"/>
          <w:szCs w:val="18"/>
          <w:lang w:val="pt-PT"/>
        </w:rPr>
      </w:pPr>
    </w:p>
    <w:p w14:paraId="6FA3C3FF" w14:textId="0C047346" w:rsidR="00025494" w:rsidRPr="000659FA" w:rsidRDefault="003A3001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Após os tratamentos apresentados anteriormente</w:t>
      </w:r>
      <w:r w:rsidR="000A201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 aprovisionamento d</w:t>
      </w:r>
      <w:r w:rsidR="000A201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0659FA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flg_emprs_excl_paris</w:t>
      </w:r>
      <w:r w:rsidR="00AB2B04" w:rsidRPr="000659FA">
        <w:rPr>
          <w:rFonts w:ascii="Santander Text" w:hAnsi="Santander Text" w:cs="Arial"/>
          <w:b/>
          <w:bCs/>
          <w:iCs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deverão </w:t>
      </w:r>
      <w:r w:rsidR="00025494" w:rsidRPr="000659FA">
        <w:rPr>
          <w:rFonts w:ascii="Santander Text" w:hAnsi="Santander Text" w:cs="Arial"/>
          <w:szCs w:val="18"/>
          <w:lang w:val="pt-PT"/>
        </w:rPr>
        <w:t xml:space="preserve">ser </w:t>
      </w:r>
      <w:r w:rsidRPr="000659FA">
        <w:rPr>
          <w:rFonts w:ascii="Santander Text" w:hAnsi="Santander Text" w:cs="Arial"/>
          <w:szCs w:val="18"/>
          <w:lang w:val="pt-PT"/>
        </w:rPr>
        <w:t>tidas as seguintes considerações</w:t>
      </w:r>
      <w:r w:rsidR="00025494"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64BBB3DA" w14:textId="3BE73EA5" w:rsidR="00AB2B04" w:rsidRPr="000659FA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not in ('outras empresas nao financeiras')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12510E2F" w14:textId="1FD164EA" w:rsidR="00025494" w:rsidRPr="000659FA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('outras empresas nao financeiras') então:</w:t>
      </w:r>
    </w:p>
    <w:p w14:paraId="7E72E364" w14:textId="76B3272F" w:rsidR="00540F56" w:rsidRPr="000659FA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Style w:val="ui-provider"/>
          <w:rFonts w:ascii="Santander Text" w:hAnsi="Santander Text" w:cs="Arial"/>
          <w:sz w:val="18"/>
          <w:szCs w:val="18"/>
        </w:rPr>
        <w:t>Caso seja possível o cruzamento com alguma das regras identificadas supra</w:t>
      </w:r>
      <w:r w:rsidRPr="000659FA">
        <w:rPr>
          <w:rFonts w:ascii="Santander Text" w:hAnsi="Santander Text" w:cs="Arial"/>
          <w:sz w:val="18"/>
          <w:szCs w:val="18"/>
        </w:rPr>
        <w:t xml:space="preserve"> então reportar '1'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7D86499F" w14:textId="33148133" w:rsidR="00025494" w:rsidRPr="000659FA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Caso contrário, reportar '0'</w:t>
      </w:r>
      <w:r w:rsidR="00AB2B04" w:rsidRPr="000659FA">
        <w:rPr>
          <w:rFonts w:ascii="Santander Text" w:hAnsi="Santander Text" w:cs="Arial"/>
          <w:sz w:val="18"/>
          <w:szCs w:val="18"/>
        </w:rPr>
        <w:t>.</w:t>
      </w:r>
    </w:p>
    <w:p w14:paraId="43E563EC" w14:textId="0FCE06C4" w:rsidR="00864D30" w:rsidRPr="000659FA" w:rsidRDefault="002A06F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(</w:t>
      </w:r>
      <w:r w:rsidR="00AB2B04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3A300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 execução do carregamento</w:t>
      </w:r>
      <w:r w:rsidRPr="000659FA">
        <w:rPr>
          <w:rFonts w:ascii="Santander Text" w:hAnsi="Santander Text" w:cs="Arial"/>
          <w:lang w:val="pt-PT"/>
        </w:rPr>
        <w:t>.</w:t>
      </w:r>
      <w:r w:rsidR="00864D30" w:rsidRPr="000659FA">
        <w:rPr>
          <w:rFonts w:ascii="Santander Text" w:hAnsi="Santander Text" w:cs="Arial"/>
          <w:lang w:val="pt-PT"/>
        </w:rPr>
        <w:t xml:space="preserve"> </w:t>
      </w:r>
      <w:r w:rsidR="00E1610D" w:rsidRPr="000659FA">
        <w:rPr>
          <w:rFonts w:ascii="Santander Text" w:hAnsi="Santander Text" w:cs="Arial"/>
          <w:lang w:val="pt-PT"/>
        </w:rPr>
        <w:t xml:space="preserve">Adicionalmente, </w:t>
      </w:r>
      <w:r w:rsidR="007536AD" w:rsidRPr="000659FA">
        <w:rPr>
          <w:rFonts w:ascii="Santander Text" w:hAnsi="Santander Text" w:cs="Arial"/>
          <w:lang w:val="pt-PT"/>
        </w:rPr>
        <w:t>todos os clientes que não sejam origem automática (</w:t>
      </w:r>
      <w:r w:rsidR="007536AD" w:rsidRPr="000659FA">
        <w:rPr>
          <w:rFonts w:ascii="Santander Text" w:hAnsi="Santander Text" w:cs="Arial"/>
          <w:i/>
          <w:lang w:val="pt-PT"/>
        </w:rPr>
        <w:t>origem&lt;&gt;'AUT'</w:t>
      </w:r>
      <w:r w:rsidR="007536AD" w:rsidRPr="000659FA">
        <w:rPr>
          <w:rFonts w:ascii="Santander Text" w:hAnsi="Santander Text" w:cs="Arial"/>
          <w:lang w:val="pt-PT"/>
        </w:rPr>
        <w:t xml:space="preserve"> na tabela </w:t>
      </w:r>
      <w:r w:rsidR="007536AD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7536AD" w:rsidRPr="000659FA">
        <w:rPr>
          <w:rFonts w:ascii="Santander Text" w:hAnsi="Santander Text" w:cs="Arial"/>
          <w:iCs/>
          <w:lang w:val="pt-PT"/>
        </w:rPr>
        <w:t xml:space="preserve">) </w:t>
      </w:r>
      <w:r w:rsidR="007536AD" w:rsidRPr="000659FA">
        <w:rPr>
          <w:rFonts w:ascii="Santander Text" w:hAnsi="Santander Text" w:cs="Arial"/>
          <w:lang w:val="pt-PT"/>
        </w:rPr>
        <w:t xml:space="preserve">devem reportar </w:t>
      </w:r>
      <w:r w:rsidR="007536AD" w:rsidRPr="000659FA">
        <w:rPr>
          <w:rFonts w:ascii="Santander Text" w:hAnsi="Santander Text" w:cs="Arial"/>
          <w:i/>
          <w:lang w:val="pt-PT"/>
        </w:rPr>
        <w:t>NULL</w:t>
      </w:r>
      <w:r w:rsidR="007536AD" w:rsidRPr="000659FA">
        <w:rPr>
          <w:rFonts w:ascii="Santander Text" w:hAnsi="Santander Text" w:cs="Arial"/>
          <w:lang w:val="pt-PT"/>
        </w:rPr>
        <w:t xml:space="preserve"> nesta variável. </w:t>
      </w:r>
    </w:p>
    <w:p w14:paraId="41A23E49" w14:textId="783286DB" w:rsidR="00025494" w:rsidRPr="000659FA" w:rsidRDefault="00025494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origem_flg_emprs_excl_paris</w:t>
      </w:r>
    </w:p>
    <w:p w14:paraId="1D962A13" w14:textId="1679468F" w:rsidR="00025494" w:rsidRPr="000659FA" w:rsidRDefault="00025494" w:rsidP="007E3521">
      <w:pPr>
        <w:pStyle w:val="FootnoteText"/>
        <w:spacing w:line="360" w:lineRule="auto"/>
        <w:jc w:val="both"/>
        <w:rPr>
          <w:rFonts w:ascii="Santander Text" w:hAnsi="Santander Text" w:cs="Arial"/>
          <w:sz w:val="18"/>
          <w:szCs w:val="18"/>
          <w:lang w:val="pt-PT"/>
        </w:rPr>
      </w:pPr>
      <w:r w:rsidRPr="000659FA">
        <w:rPr>
          <w:rFonts w:ascii="Santander Text" w:hAnsi="Santander Text" w:cs="Arial"/>
          <w:sz w:val="18"/>
          <w:szCs w:val="18"/>
          <w:lang w:val="pt-PT"/>
        </w:rPr>
        <w:t>No seguimento dos cruzamentos acima mencionados, os rácios de alinhamento devem ser aprovisionados de acordo com o seguinte critério:</w:t>
      </w:r>
    </w:p>
    <w:p w14:paraId="43AD655A" w14:textId="1D696A97" w:rsidR="00AB2B04" w:rsidRPr="000659FA" w:rsidRDefault="00025494" w:rsidP="007536AD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lastRenderedPageBreak/>
        <w:t xml:space="preserve">Se contraparte not in ('outras empresas nao financeiras') 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 </w:t>
      </w:r>
      <w:r w:rsidRPr="000659FA">
        <w:rPr>
          <w:rFonts w:ascii="Santander Text" w:hAnsi="Santander Text" w:cs="Arial"/>
          <w:sz w:val="18"/>
          <w:szCs w:val="18"/>
        </w:rPr>
        <w:t>então reportar ‘Nao Aplicavel’</w:t>
      </w:r>
      <w:r w:rsidR="0005563F" w:rsidRPr="000659FA">
        <w:rPr>
          <w:rFonts w:ascii="Santander Text" w:hAnsi="Santander Text" w:cs="Arial"/>
          <w:sz w:val="18"/>
          <w:szCs w:val="18"/>
        </w:rPr>
        <w:t>;</w:t>
      </w:r>
    </w:p>
    <w:p w14:paraId="425D0D0C" w14:textId="084F7612" w:rsidR="00025494" w:rsidRPr="000659FA" w:rsidRDefault="00025494" w:rsidP="008E5B92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('outras empresas nao financeiras') então reportar ‘CORPORACAO’</w:t>
      </w:r>
      <w:r w:rsidR="0005563F" w:rsidRPr="000659FA">
        <w:rPr>
          <w:rFonts w:ascii="Santander Text" w:hAnsi="Santander Text" w:cs="Arial"/>
          <w:sz w:val="18"/>
          <w:szCs w:val="18"/>
        </w:rPr>
        <w:t>.</w:t>
      </w:r>
    </w:p>
    <w:p w14:paraId="2F3EEA88" w14:textId="47F8A179" w:rsidR="00AB2B04" w:rsidRPr="000659FA" w:rsidRDefault="00AB2B04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</w:p>
    <w:p w14:paraId="159F244E" w14:textId="461DABEF" w:rsidR="00472C59" w:rsidRPr="000659FA" w:rsidRDefault="00472C59" w:rsidP="007E3521">
      <w:pPr>
        <w:pStyle w:val="MyHeading3"/>
        <w:spacing w:after="120" w:line="360" w:lineRule="auto"/>
        <w:rPr>
          <w:rFonts w:cs="Arial"/>
          <w:color w:val="auto"/>
          <w:lang w:val="pt-PT"/>
        </w:rPr>
      </w:pPr>
      <w:r w:rsidRPr="000659FA">
        <w:rPr>
          <w:rFonts w:cs="Arial"/>
          <w:color w:val="auto"/>
          <w:lang w:val="pt-PT"/>
        </w:rPr>
        <w:t>flg_csrd, rácios de elegibilidade (cca_trnvr_ttl_elgbl,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ce_capex_own_prfrmnce_algnd)</w:t>
      </w:r>
    </w:p>
    <w:p w14:paraId="756DD295" w14:textId="49635E7A" w:rsidR="000659FA" w:rsidRPr="000659FA" w:rsidRDefault="000659FA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Atualmente, a variável </w:t>
      </w:r>
      <w:r w:rsidRPr="000659FA">
        <w:rPr>
          <w:rFonts w:ascii="Santander Text" w:hAnsi="Santander Text" w:cs="Arial"/>
          <w:i/>
          <w:lang w:val="pt-PT"/>
        </w:rPr>
        <w:t>‘flg_csrd’</w:t>
      </w:r>
      <w:r>
        <w:rPr>
          <w:rFonts w:ascii="Santander Text" w:hAnsi="Santander Text" w:cs="Arial"/>
          <w:i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é referente à marcação NFRD. Contudo, o nome da variável já se encontra atualizado, uma vez que futuramente esta variável irá representar a marcação CSRD. </w:t>
      </w:r>
    </w:p>
    <w:p w14:paraId="5635F37A" w14:textId="39325E60" w:rsidR="00F87906" w:rsidRPr="000659FA" w:rsidRDefault="007D5E5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Deste modo, a </w:t>
      </w:r>
      <w:r w:rsidR="00F87906" w:rsidRPr="000659FA">
        <w:rPr>
          <w:rFonts w:ascii="Santander Text" w:hAnsi="Santander Text" w:cs="Arial"/>
          <w:lang w:val="pt-PT"/>
        </w:rPr>
        <w:t xml:space="preserve">variável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1B0931" w:rsidRPr="000659FA">
        <w:rPr>
          <w:rFonts w:ascii="Santander Text" w:hAnsi="Santander Text" w:cs="Arial"/>
          <w:i/>
          <w:iCs/>
          <w:lang w:val="pt-PT"/>
        </w:rPr>
        <w:t>flg_csrd</w:t>
      </w:r>
      <w:r w:rsidR="00AB2B04" w:rsidRPr="000659FA">
        <w:rPr>
          <w:rFonts w:ascii="Santander Text" w:hAnsi="Santander Text" w:cs="Arial"/>
          <w:i/>
          <w:iCs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e respetivos rácios de alinhamento aos objetivos definidos pela taxonomia devem ser aprovisionadas com base na informação da tabela </w:t>
      </w:r>
      <w:r w:rsidR="00F87906" w:rsidRPr="000659FA">
        <w:rPr>
          <w:rFonts w:ascii="Santander Text" w:hAnsi="Santander Text" w:cs="Arial"/>
          <w:i/>
          <w:iCs/>
          <w:lang w:val="pt-PT"/>
        </w:rPr>
        <w:t>modesg_inp_</w:t>
      </w:r>
      <w:r w:rsidR="00025494" w:rsidRPr="000659FA">
        <w:rPr>
          <w:rFonts w:ascii="Santander Text" w:hAnsi="Santander Text" w:cs="Arial"/>
          <w:i/>
          <w:iCs/>
          <w:lang w:val="pt-PT"/>
        </w:rPr>
        <w:t>csrd</w:t>
      </w:r>
      <w:r w:rsidR="00F87906" w:rsidRPr="000659FA">
        <w:rPr>
          <w:rFonts w:ascii="Santander Text" w:hAnsi="Santander Text" w:cs="Arial"/>
          <w:i/>
          <w:iCs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, de acordo com a seguinte ordem de condições:</w:t>
      </w:r>
    </w:p>
    <w:p w14:paraId="6ECA7273" w14:textId="3C486607" w:rsidR="00F87906" w:rsidRPr="000659FA" w:rsidRDefault="00025494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1. </w:t>
      </w:r>
      <w:r w:rsidR="00F87906" w:rsidRPr="000659FA">
        <w:rPr>
          <w:rFonts w:ascii="Santander Text" w:hAnsi="Santander Text" w:cs="Arial"/>
          <w:b/>
          <w:lang w:val="pt-PT"/>
        </w:rPr>
        <w:t>Cruzamento por ‘</w:t>
      </w:r>
      <w:r w:rsidR="00F87906" w:rsidRPr="000659FA">
        <w:rPr>
          <w:rFonts w:ascii="Santander Text" w:hAnsi="Santander Text" w:cs="Arial"/>
          <w:b/>
          <w:i/>
          <w:lang w:val="pt-PT"/>
        </w:rPr>
        <w:t>clei’</w:t>
      </w:r>
      <w:r w:rsidR="00F87906" w:rsidRPr="000659FA">
        <w:rPr>
          <w:rFonts w:ascii="Santander Text" w:hAnsi="Santander Text" w:cs="Arial"/>
          <w:b/>
          <w:lang w:val="pt-PT"/>
        </w:rPr>
        <w:t xml:space="preserve">: </w:t>
      </w:r>
    </w:p>
    <w:p w14:paraId="5410EA49" w14:textId="39535C35" w:rsidR="00F87906" w:rsidRPr="000659FA" w:rsidRDefault="003B55B9" w:rsidP="007E3521">
      <w:pPr>
        <w:spacing w:after="0" w:line="360" w:lineRule="auto"/>
        <w:ind w:left="1440"/>
        <w:contextualSpacing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I) </w:t>
      </w:r>
      <w:r w:rsidR="00F87906" w:rsidRPr="000659FA">
        <w:rPr>
          <w:rFonts w:ascii="Santander Text" w:hAnsi="Santander Text" w:cs="Arial"/>
          <w:b/>
          <w:lang w:val="pt-PT"/>
        </w:rPr>
        <w:t>Cruzamento com a informação de input (</w:t>
      </w:r>
      <w:r w:rsidR="00F87906" w:rsidRPr="000659FA">
        <w:rPr>
          <w:rFonts w:ascii="Santander Text" w:hAnsi="Santander Text" w:cs="Arial"/>
          <w:b/>
          <w:i/>
          <w:lang w:val="pt-PT"/>
        </w:rPr>
        <w:t>modesg_inp_</w:t>
      </w:r>
      <w:r w:rsidR="00025494" w:rsidRPr="000659FA">
        <w:rPr>
          <w:rFonts w:ascii="Santander Text" w:hAnsi="Santander Text" w:cs="Arial"/>
          <w:b/>
          <w:i/>
          <w:lang w:val="pt-PT"/>
        </w:rPr>
        <w:t>csrd</w:t>
      </w:r>
      <w:r w:rsidR="00F87906" w:rsidRPr="000659FA">
        <w:rPr>
          <w:rFonts w:ascii="Santander Text" w:hAnsi="Santander Text" w:cs="Arial"/>
          <w:b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b/>
          <w:lang w:val="pt-PT"/>
        </w:rPr>
        <w:t>)</w:t>
      </w:r>
      <w:r w:rsidR="00F87906" w:rsidRPr="000659FA">
        <w:rPr>
          <w:rFonts w:ascii="Santander Text" w:hAnsi="Santander Text" w:cs="Arial"/>
          <w:lang w:val="pt-PT"/>
        </w:rPr>
        <w:t>: Efetuar o cruzamento pelo campo ‘</w:t>
      </w:r>
      <w:r w:rsidR="00F87906" w:rsidRPr="000659FA">
        <w:rPr>
          <w:rFonts w:ascii="Santander Text" w:hAnsi="Santander Text" w:cs="Arial"/>
          <w:i/>
          <w:lang w:val="pt-PT"/>
        </w:rPr>
        <w:t>clei’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 xml:space="preserve">) com a tabela a tabela </w:t>
      </w:r>
      <w:r w:rsidR="00F87906" w:rsidRPr="000659FA">
        <w:rPr>
          <w:rFonts w:ascii="Santander Text" w:hAnsi="Santander Text" w:cs="Arial"/>
          <w:i/>
          <w:lang w:val="pt-PT"/>
        </w:rPr>
        <w:t>ct084_univ_cli_</w:t>
      </w:r>
      <w:r w:rsidR="00A27B13" w:rsidRPr="000659FA">
        <w:rPr>
          <w:rFonts w:ascii="Santander Text" w:hAnsi="Santander Text" w:cs="Arial"/>
          <w:i/>
          <w:lang w:val="pt-PT"/>
        </w:rPr>
        <w:t>d</w:t>
      </w:r>
      <w:r w:rsidR="00F87906" w:rsidRPr="000659FA">
        <w:rPr>
          <w:rFonts w:ascii="Santander Text" w:hAnsi="Santander Text" w:cs="Arial"/>
          <w:lang w:val="pt-PT"/>
        </w:rPr>
        <w:t xml:space="preserve"> para identificação dos </w:t>
      </w:r>
      <w:r w:rsidR="00F87906" w:rsidRPr="000659FA">
        <w:rPr>
          <w:rFonts w:ascii="Santander Text" w:hAnsi="Santander Text" w:cs="Arial"/>
          <w:i/>
          <w:lang w:val="pt-PT"/>
        </w:rPr>
        <w:t>zclientes</w:t>
      </w:r>
      <w:r w:rsidR="00F87906" w:rsidRPr="000659FA">
        <w:rPr>
          <w:rFonts w:ascii="Santander Text" w:hAnsi="Santander Text" w:cs="Arial"/>
          <w:lang w:val="pt-PT"/>
        </w:rPr>
        <w:t xml:space="preserve">. Denote-se que para os clientes cujo o campo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não se encontre preenchido (valores como vazio ‘’ ou ‘#’), </w:t>
      </w:r>
      <w:r w:rsidR="003A3001" w:rsidRPr="000659FA">
        <w:rPr>
          <w:rFonts w:ascii="Santander Text" w:hAnsi="Santander Text" w:cs="Arial"/>
          <w:szCs w:val="18"/>
          <w:lang w:val="pt-PT"/>
        </w:rPr>
        <w:t>serão, sobre a mesma tabela, identificados</w:t>
      </w:r>
      <w:r w:rsidR="003A3001" w:rsidRPr="000659FA" w:rsidDel="003A3001">
        <w:rPr>
          <w:rFonts w:ascii="Santander Text" w:hAnsi="Santander Text" w:cs="Arial"/>
          <w:lang w:val="pt-PT"/>
        </w:rPr>
        <w:t xml:space="preserve"> </w:t>
      </w:r>
      <w:r w:rsidR="00F87906" w:rsidRPr="000659FA">
        <w:rPr>
          <w:rFonts w:ascii="Santander Text" w:hAnsi="Santander Text" w:cs="Arial"/>
          <w:lang w:val="pt-PT"/>
        </w:rPr>
        <w:t xml:space="preserve">os números de cliente que partilhem o mesmo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ccli_grupo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>:</w:t>
      </w:r>
    </w:p>
    <w:p w14:paraId="0353A94C" w14:textId="385BEE2F" w:rsidR="00374089" w:rsidRPr="000659FA" w:rsidRDefault="00F87906" w:rsidP="008E5B92">
      <w:pPr>
        <w:numPr>
          <w:ilvl w:val="3"/>
          <w:numId w:val="33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Nos casos que sejam identificados mais de um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por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ccli_grupo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3A3001" w:rsidRPr="000659FA">
        <w:rPr>
          <w:rFonts w:ascii="Santander Text" w:hAnsi="Santander Text" w:cs="Arial"/>
          <w:lang w:val="pt-PT"/>
        </w:rPr>
        <w:t xml:space="preserve">será associado </w:t>
      </w:r>
      <w:r w:rsidRPr="000659FA">
        <w:rPr>
          <w:rFonts w:ascii="Santander Text" w:hAnsi="Santander Text" w:cs="Arial"/>
          <w:lang w:val="pt-PT"/>
        </w:rPr>
        <w:t xml:space="preserve">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relativo ao cliente com </w:t>
      </w:r>
      <w:r w:rsidR="00374089" w:rsidRPr="000659FA">
        <w:rPr>
          <w:rFonts w:ascii="Santander Text" w:eastAsia="Times New Roman" w:hAnsi="Santander Text" w:cs="Arial"/>
          <w:sz w:val="20"/>
          <w:szCs w:val="20"/>
          <w:lang w:val="pt-PT"/>
        </w:rPr>
        <w:t xml:space="preserve">o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8F4AE9D" w14:textId="77777777" w:rsidR="00374089" w:rsidRPr="000659FA" w:rsidRDefault="00374089" w:rsidP="007E3521">
      <w:pPr>
        <w:spacing w:after="0" w:line="360" w:lineRule="auto"/>
        <w:ind w:left="2880"/>
        <w:jc w:val="both"/>
        <w:rPr>
          <w:rFonts w:ascii="Santander Text" w:hAnsi="Santander Text" w:cs="Arial"/>
          <w:lang w:val="pt-PT"/>
        </w:rPr>
      </w:pPr>
    </w:p>
    <w:p w14:paraId="673BF418" w14:textId="5807BC33" w:rsidR="0089204F" w:rsidRPr="000659FA" w:rsidRDefault="003B55B9" w:rsidP="007E3521">
      <w:pPr>
        <w:pStyle w:val="ListParagraph"/>
        <w:spacing w:after="0" w:line="360" w:lineRule="auto"/>
        <w:contextualSpacing w:val="0"/>
        <w:jc w:val="both"/>
        <w:rPr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2. </w:t>
      </w:r>
      <w:r w:rsidR="00F87906" w:rsidRPr="000659FA">
        <w:rPr>
          <w:rFonts w:ascii="Santander Text" w:hAnsi="Santander Text" w:cs="Arial"/>
          <w:b/>
          <w:lang w:val="pt-PT"/>
        </w:rPr>
        <w:t>Cruzamento por ‘</w:t>
      </w:r>
      <w:r w:rsidR="00F87906" w:rsidRPr="000659FA">
        <w:rPr>
          <w:rFonts w:ascii="Santander Text" w:hAnsi="Santander Text" w:cs="Arial"/>
          <w:b/>
          <w:i/>
          <w:lang w:val="pt-PT"/>
        </w:rPr>
        <w:t>ccli_kgl</w:t>
      </w:r>
      <w:r w:rsidR="00F87906" w:rsidRPr="000659FA">
        <w:rPr>
          <w:rFonts w:ascii="Santander Text" w:hAnsi="Santander Text" w:cs="Arial"/>
          <w:b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>: Para os clientes onde não é possível identificar o ‘</w:t>
      </w:r>
      <w:r w:rsidR="00F87906" w:rsidRPr="000659FA">
        <w:rPr>
          <w:rFonts w:ascii="Santander Text" w:hAnsi="Santander Text" w:cs="Arial"/>
          <w:i/>
          <w:lang w:val="pt-PT"/>
        </w:rPr>
        <w:t>clei’</w:t>
      </w:r>
      <w:r w:rsidR="00F87906" w:rsidRPr="000659FA">
        <w:rPr>
          <w:rFonts w:ascii="Santander Text" w:hAnsi="Santander Text" w:cs="Arial"/>
          <w:lang w:val="pt-PT"/>
        </w:rPr>
        <w:t xml:space="preserve"> no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corporativo, a informação a reportar nesse mesmo cliente deve ser o correspondente à informação da empresa mãe (identificável através do KGL de 5 dígitos):</w:t>
      </w:r>
    </w:p>
    <w:p w14:paraId="7F49F060" w14:textId="14BCAD85" w:rsidR="00F87906" w:rsidRPr="000659FA" w:rsidRDefault="003B55B9" w:rsidP="007E3521">
      <w:pPr>
        <w:pStyle w:val="ListParagraph"/>
        <w:spacing w:after="0" w:line="360" w:lineRule="auto"/>
        <w:ind w:left="1440" w:right="30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I) </w:t>
      </w:r>
      <w:r w:rsidR="00F87906" w:rsidRPr="000659FA">
        <w:rPr>
          <w:rFonts w:ascii="Santander Text" w:hAnsi="Santander Text" w:cs="Arial"/>
          <w:b/>
          <w:lang w:val="pt-PT"/>
        </w:rPr>
        <w:t>Cruzamento com a tabela ct088_univ_gcl_d</w:t>
      </w:r>
      <w:r w:rsidR="00F87906" w:rsidRPr="000659FA">
        <w:rPr>
          <w:rFonts w:ascii="Santander Text" w:hAnsi="Santander Text" w:cs="Arial"/>
          <w:lang w:val="pt-PT"/>
        </w:rPr>
        <w:t>: Efetuar o cruzamento pelo campo ‘</w:t>
      </w:r>
      <w:r w:rsidR="00F87906" w:rsidRPr="000659FA">
        <w:rPr>
          <w:rFonts w:ascii="Santander Text" w:hAnsi="Santander Text" w:cs="Arial"/>
          <w:i/>
          <w:lang w:val="pt-PT"/>
        </w:rPr>
        <w:t>zcliente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ct088_univ_gcl_d</w:t>
      </w:r>
      <w:r w:rsidR="00F87906" w:rsidRPr="000659FA">
        <w:rPr>
          <w:rFonts w:ascii="Santander Text" w:hAnsi="Santander Text" w:cs="Arial"/>
          <w:lang w:val="pt-PT"/>
        </w:rPr>
        <w:t xml:space="preserve"> filtrada por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tipo_relacao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= 'CONTROLO' com a tabela a tabela </w:t>
      </w:r>
      <w:r w:rsidR="00F87906" w:rsidRPr="000659FA">
        <w:rPr>
          <w:rFonts w:ascii="Santander Text" w:hAnsi="Santander Text" w:cs="Arial"/>
          <w:i/>
          <w:lang w:val="pt-PT"/>
        </w:rPr>
        <w:t>ct084_univ_cli_d</w:t>
      </w:r>
      <w:r w:rsidR="00F87906" w:rsidRPr="000659FA">
        <w:rPr>
          <w:rFonts w:ascii="Santander Text" w:hAnsi="Santander Text" w:cs="Arial"/>
          <w:lang w:val="pt-PT"/>
        </w:rPr>
        <w:t xml:space="preserve"> para identificação do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>. Posteriormente, cruzar 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obtido com o </w:t>
      </w:r>
      <w:r w:rsidR="00F87906" w:rsidRPr="000659FA">
        <w:rPr>
          <w:rFonts w:ascii="Santander Text" w:hAnsi="Santander Text" w:cs="Arial"/>
          <w:lang w:val="pt-PT"/>
        </w:rPr>
        <w:lastRenderedPageBreak/>
        <w:t>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ct087_univ_gec_d</w:t>
      </w:r>
      <w:r w:rsidR="00F87906" w:rsidRPr="000659FA">
        <w:rPr>
          <w:rFonts w:ascii="Santander Text" w:hAnsi="Santander Text" w:cs="Arial"/>
          <w:lang w:val="pt-PT"/>
        </w:rPr>
        <w:t xml:space="preserve"> modo a obter o</w:t>
      </w:r>
      <w:r w:rsidR="00A27B13" w:rsidRPr="000659FA">
        <w:rPr>
          <w:rFonts w:ascii="Santander Text" w:hAnsi="Santander Text" w:cs="Arial"/>
          <w:lang w:val="pt-PT"/>
        </w:rPr>
        <w:t xml:space="preserve">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A27B13" w:rsidRPr="000659FA">
        <w:rPr>
          <w:rFonts w:ascii="Santander Text" w:hAnsi="Santander Text" w:cs="Arial"/>
          <w:i/>
          <w:lang w:val="pt-PT"/>
        </w:rPr>
        <w:t>zcliente_princ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A27B13" w:rsidRPr="000659FA">
        <w:rPr>
          <w:rFonts w:ascii="Santander Text" w:hAnsi="Santander Text" w:cs="Arial"/>
          <w:lang w:val="pt-PT"/>
        </w:rPr>
        <w:t xml:space="preserve"> do grupo </w:t>
      </w:r>
      <w:r w:rsidR="00540F56" w:rsidRPr="000659FA">
        <w:rPr>
          <w:rFonts w:ascii="Santander Text" w:hAnsi="Santander Text" w:cs="Arial"/>
          <w:lang w:val="pt-PT"/>
        </w:rPr>
        <w:t>(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referência)</w:t>
      </w:r>
      <w:r w:rsidR="00A27B13" w:rsidRPr="000659FA">
        <w:rPr>
          <w:rFonts w:ascii="Santander Text" w:hAnsi="Santander Text" w:cs="Arial"/>
          <w:lang w:val="pt-PT"/>
        </w:rPr>
        <w:t>;</w:t>
      </w:r>
    </w:p>
    <w:p w14:paraId="5297A030" w14:textId="7492E6B6" w:rsidR="00F87906" w:rsidRPr="000659FA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II) </w:t>
      </w:r>
      <w:r w:rsidR="00F87906" w:rsidRPr="000659FA">
        <w:rPr>
          <w:rFonts w:ascii="Santander Text" w:hAnsi="Santander Text" w:cs="Arial"/>
          <w:b/>
          <w:lang w:val="pt-PT"/>
        </w:rPr>
        <w:t>Cruzamento com a tabela rstf159_rating_interno</w:t>
      </w:r>
      <w:r w:rsidR="00F87906" w:rsidRPr="000659FA">
        <w:rPr>
          <w:rFonts w:ascii="Santander Text" w:hAnsi="Santander Text" w:cs="Arial"/>
          <w:lang w:val="pt-PT"/>
        </w:rPr>
        <w:t>: Cruzamento do</w:t>
      </w:r>
      <w:r w:rsidR="0095423F" w:rsidRPr="000659FA">
        <w:rPr>
          <w:rFonts w:ascii="Santander Text" w:hAnsi="Santander Text" w:cs="Arial"/>
          <w:lang w:val="pt-PT"/>
        </w:rPr>
        <w:t xml:space="preserve"> ‘</w:t>
      </w:r>
      <w:r w:rsidR="0095423F" w:rsidRPr="000659FA">
        <w:rPr>
          <w:rFonts w:ascii="Santander Text" w:hAnsi="Santander Text" w:cs="Arial"/>
          <w:i/>
          <w:lang w:val="pt-PT"/>
        </w:rPr>
        <w:t>zcliente_princ’</w:t>
      </w:r>
      <w:r w:rsidR="0095423F" w:rsidRPr="000659FA">
        <w:rPr>
          <w:rFonts w:ascii="Santander Text" w:hAnsi="Santander Text" w:cs="Arial"/>
          <w:lang w:val="pt-PT"/>
        </w:rPr>
        <w:t xml:space="preserve"> com o campo ‘</w:t>
      </w:r>
      <w:r w:rsidR="0095423F" w:rsidRPr="000659FA">
        <w:rPr>
          <w:rFonts w:ascii="Santander Text" w:hAnsi="Santander Text" w:cs="Arial"/>
          <w:i/>
          <w:lang w:val="pt-PT"/>
        </w:rPr>
        <w:t>c</w:t>
      </w:r>
      <w:r w:rsidR="00F87906" w:rsidRPr="000659FA">
        <w:rPr>
          <w:rFonts w:ascii="Santander Text" w:hAnsi="Santander Text" w:cs="Arial"/>
          <w:i/>
          <w:lang w:val="pt-PT"/>
        </w:rPr>
        <w:t>cliente’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rstf159_rating_interno</w:t>
      </w:r>
      <w:r w:rsidR="00F87906" w:rsidRPr="000659FA">
        <w:rPr>
          <w:rFonts w:ascii="Santander Text" w:hAnsi="Santander Text" w:cs="Arial"/>
          <w:lang w:val="pt-PT"/>
        </w:rPr>
        <w:t xml:space="preserve">. O cruzamento entre 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e a tabela rstf159 deverá ser efetuado pelo campo ‘</w:t>
      </w:r>
      <w:r w:rsidR="00F87906" w:rsidRPr="000659FA">
        <w:rPr>
          <w:rFonts w:ascii="Santander Text" w:hAnsi="Santander Text" w:cs="Arial"/>
          <w:i/>
          <w:lang w:val="pt-PT"/>
        </w:rPr>
        <w:t>ccli_kgl’</w:t>
      </w:r>
      <w:r w:rsidR="00F87906" w:rsidRPr="000659FA">
        <w:rPr>
          <w:rFonts w:ascii="Santander Text" w:hAnsi="Santander Text" w:cs="Arial"/>
          <w:lang w:val="pt-PT"/>
        </w:rPr>
        <w:t xml:space="preserve"> da tabela de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) com o campo ‘</w:t>
      </w:r>
      <w:r w:rsidR="00F87906" w:rsidRPr="000659FA">
        <w:rPr>
          <w:rFonts w:ascii="Santander Text" w:hAnsi="Santander Text" w:cs="Arial"/>
          <w:i/>
          <w:lang w:val="pt-PT"/>
        </w:rPr>
        <w:t>centlegal’</w:t>
      </w:r>
      <w:r w:rsidR="00F87906" w:rsidRPr="000659FA">
        <w:rPr>
          <w:rFonts w:ascii="Santander Text" w:hAnsi="Santander Text" w:cs="Arial"/>
          <w:lang w:val="pt-PT"/>
        </w:rPr>
        <w:t xml:space="preserve"> ou ‘</w:t>
      </w:r>
      <w:r w:rsidR="00F87906" w:rsidRPr="000659FA">
        <w:rPr>
          <w:rFonts w:ascii="Santander Text" w:hAnsi="Santander Text" w:cs="Arial"/>
          <w:i/>
          <w:lang w:val="pt-PT"/>
        </w:rPr>
        <w:t>cgrupo’</w:t>
      </w:r>
      <w:r w:rsidR="00F87906" w:rsidRPr="000659FA">
        <w:rPr>
          <w:rFonts w:ascii="Santander Text" w:hAnsi="Santander Text" w:cs="Arial"/>
          <w:lang w:val="pt-PT"/>
        </w:rPr>
        <w:t xml:space="preserve"> da tabela rstf159 (de forma complementar, isto é, cruzamento com o 1º campo ou, caso não cruze, posteriormente, com o 2º);</w:t>
      </w:r>
    </w:p>
    <w:p w14:paraId="253E6242" w14:textId="6EE8B91F" w:rsidR="00F87906" w:rsidRPr="000659FA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III) </w:t>
      </w:r>
      <w:r w:rsidR="00F87906" w:rsidRPr="000659FA">
        <w:rPr>
          <w:rFonts w:ascii="Santander Text" w:hAnsi="Santander Text" w:cs="Arial"/>
          <w:b/>
          <w:lang w:val="pt-PT"/>
        </w:rPr>
        <w:t>(Complementarmente ao passo II)) Cruzamento com a tabela ct071_rwa_gr_ec</w:t>
      </w:r>
      <w:r w:rsidR="00F87906" w:rsidRPr="000659FA">
        <w:rPr>
          <w:rFonts w:ascii="Santander Text" w:hAnsi="Santander Text" w:cs="Arial"/>
          <w:lang w:val="pt-PT"/>
        </w:rPr>
        <w:t>: Cruzamento do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obtido no ponto  I) com a tabela </w:t>
      </w:r>
      <w:r w:rsidR="00F87906" w:rsidRPr="000659FA">
        <w:rPr>
          <w:rFonts w:ascii="Santander Text" w:hAnsi="Santander Text" w:cs="Arial"/>
          <w:i/>
          <w:lang w:val="pt-PT"/>
        </w:rPr>
        <w:t>ct071_rwa_gr_ec</w:t>
      </w:r>
      <w:r w:rsidR="00F87906" w:rsidRPr="000659FA">
        <w:rPr>
          <w:rFonts w:ascii="Santander Text" w:hAnsi="Santander Text" w:cs="Arial"/>
          <w:lang w:val="pt-PT"/>
        </w:rPr>
        <w:t xml:space="preserve"> para obtenção do campo ‘</w:t>
      </w:r>
      <w:r w:rsidR="00F87906" w:rsidRPr="000659FA">
        <w:rPr>
          <w:rFonts w:ascii="Santander Text" w:hAnsi="Santander Text" w:cs="Arial"/>
          <w:i/>
          <w:lang w:val="pt-PT"/>
        </w:rPr>
        <w:t>kgl5’</w:t>
      </w:r>
      <w:r w:rsidR="00F87906" w:rsidRPr="000659FA">
        <w:rPr>
          <w:rFonts w:ascii="Santander Text" w:hAnsi="Santander Text" w:cs="Arial"/>
          <w:lang w:val="pt-PT"/>
        </w:rPr>
        <w:t xml:space="preserve"> (este ponto deverá ser complementar ao ponto II)). Posteriormente, cruzar o ‘</w:t>
      </w:r>
      <w:r w:rsidR="00F87906" w:rsidRPr="000659FA">
        <w:rPr>
          <w:rFonts w:ascii="Santander Text" w:hAnsi="Santander Text" w:cs="Arial"/>
          <w:i/>
          <w:lang w:val="pt-PT"/>
        </w:rPr>
        <w:t>kgl5’</w:t>
      </w:r>
      <w:r w:rsidR="00F87906" w:rsidRPr="000659FA">
        <w:rPr>
          <w:rFonts w:ascii="Santander Text" w:hAnsi="Santander Text" w:cs="Arial"/>
          <w:lang w:val="pt-PT"/>
        </w:rPr>
        <w:t xml:space="preserve"> obtido com o campo ‘</w:t>
      </w:r>
      <w:r w:rsidR="00F87906" w:rsidRPr="000659FA">
        <w:rPr>
          <w:rFonts w:ascii="Santander Text" w:hAnsi="Santander Text" w:cs="Arial"/>
          <w:i/>
          <w:lang w:val="pt-PT"/>
        </w:rPr>
        <w:t>ccli_kgl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)</w:t>
      </w:r>
      <w:r w:rsidR="003A3001" w:rsidRPr="000659FA">
        <w:rPr>
          <w:rFonts w:ascii="Santander Text" w:hAnsi="Santander Text" w:cs="Arial"/>
          <w:lang w:val="pt-PT"/>
        </w:rPr>
        <w:t>;</w:t>
      </w:r>
    </w:p>
    <w:p w14:paraId="16518A0B" w14:textId="7950D441" w:rsidR="003A58BD" w:rsidRPr="000659FA" w:rsidRDefault="003B55B9" w:rsidP="007E3521">
      <w:pPr>
        <w:pStyle w:val="ListParagraph"/>
        <w:spacing w:after="0" w:line="360" w:lineRule="auto"/>
        <w:ind w:left="1440" w:right="240"/>
        <w:contextualSpacing w:val="0"/>
        <w:jc w:val="both"/>
        <w:rPr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IV) </w:t>
      </w:r>
      <w:r w:rsidR="00F87906" w:rsidRPr="000659FA">
        <w:rPr>
          <w:rFonts w:ascii="Santander Text" w:hAnsi="Santander Text" w:cs="Arial"/>
          <w:b/>
          <w:lang w:val="pt-PT"/>
        </w:rPr>
        <w:t>(Complementarmente ao passo III)) Cruzamento com a tabela JQUEST</w:t>
      </w:r>
      <w:r w:rsidR="00F87906" w:rsidRPr="000659FA">
        <w:rPr>
          <w:rStyle w:val="FootnoteReference"/>
          <w:rFonts w:ascii="Santander Text" w:hAnsi="Santander Text" w:cs="Arial"/>
          <w:lang w:val="pt-PT"/>
        </w:rPr>
        <w:t xml:space="preserve"> </w:t>
      </w:r>
      <w:r w:rsidR="00F87906" w:rsidRPr="000659FA">
        <w:rPr>
          <w:rFonts w:ascii="Santander Text" w:hAnsi="Santander Text" w:cs="Arial"/>
          <w:b/>
          <w:lang w:val="pt-PT"/>
        </w:rPr>
        <w:t>(</w:t>
      </w:r>
      <w:r w:rsidR="00F87906" w:rsidRPr="000659FA">
        <w:rPr>
          <w:rFonts w:ascii="Santander Text" w:hAnsi="Santander Text" w:cs="Arial"/>
          <w:b/>
          <w:i/>
          <w:lang w:val="pt-PT"/>
        </w:rPr>
        <w:t>p3_client_data_jquest</w:t>
      </w:r>
      <w:r w:rsidR="00F87906" w:rsidRPr="000659FA">
        <w:rPr>
          <w:rFonts w:ascii="Santander Text" w:hAnsi="Santander Text" w:cs="Arial"/>
          <w:b/>
          <w:lang w:val="pt-PT"/>
        </w:rPr>
        <w:t>)</w:t>
      </w:r>
      <w:r w:rsidR="00F87906" w:rsidRPr="000659FA">
        <w:rPr>
          <w:rFonts w:ascii="Santander Text" w:hAnsi="Santander Text" w:cs="Arial"/>
          <w:lang w:val="pt-PT"/>
        </w:rPr>
        <w:t>: Cruzamento do ‘</w:t>
      </w:r>
      <w:r w:rsidR="00F87906" w:rsidRPr="000659FA">
        <w:rPr>
          <w:rFonts w:ascii="Santander Text" w:hAnsi="Santander Text" w:cs="Arial"/>
          <w:i/>
          <w:lang w:val="pt-PT"/>
        </w:rPr>
        <w:t>zcliente_princ’</w:t>
      </w:r>
      <w:r w:rsidR="00F87906" w:rsidRPr="000659FA">
        <w:rPr>
          <w:rFonts w:ascii="Santander Text" w:hAnsi="Santander Text" w:cs="Arial"/>
          <w:lang w:val="pt-PT"/>
        </w:rPr>
        <w:t xml:space="preserve"> obtido no ponto anterior com o ‘</w:t>
      </w:r>
      <w:r w:rsidR="00F87906" w:rsidRPr="000659FA">
        <w:rPr>
          <w:rFonts w:ascii="Santander Text" w:hAnsi="Santander Text" w:cs="Arial"/>
          <w:i/>
          <w:lang w:val="pt-PT"/>
        </w:rPr>
        <w:t>zcliente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ct084_univ_cli_d</w:t>
      </w:r>
      <w:r w:rsidR="00F87906" w:rsidRPr="000659FA">
        <w:rPr>
          <w:rFonts w:ascii="Santander Text" w:hAnsi="Santander Text" w:cs="Arial"/>
          <w:lang w:val="pt-PT"/>
        </w:rPr>
        <w:t xml:space="preserve">  para obtenção do </w:t>
      </w:r>
      <w:r w:rsidR="00F87906" w:rsidRPr="000659FA">
        <w:rPr>
          <w:rFonts w:ascii="Santander Text" w:hAnsi="Santander Text" w:cs="Arial"/>
          <w:i/>
          <w:lang w:val="pt-PT"/>
        </w:rPr>
        <w:t>‘ccli_kgl’.</w:t>
      </w:r>
      <w:r w:rsidR="00F87906" w:rsidRPr="000659FA">
        <w:rPr>
          <w:rFonts w:ascii="Santander Text" w:hAnsi="Santander Text" w:cs="Arial"/>
          <w:lang w:val="pt-PT"/>
        </w:rPr>
        <w:t xml:space="preserve"> Posteriormente, cruzar esse campo com o campo ‘</w:t>
      </w:r>
      <w:r w:rsidR="00F87906" w:rsidRPr="000659FA">
        <w:rPr>
          <w:rFonts w:ascii="Santander Text" w:hAnsi="Santander Text" w:cs="Arial"/>
          <w:i/>
          <w:lang w:val="pt-PT"/>
        </w:rPr>
        <w:t>cpty_code’</w:t>
      </w:r>
      <w:r w:rsidR="00F87906" w:rsidRPr="000659FA">
        <w:rPr>
          <w:rFonts w:ascii="Santander Text" w:hAnsi="Santander Text" w:cs="Arial"/>
          <w:lang w:val="pt-PT"/>
        </w:rPr>
        <w:t xml:space="preserve"> (KGL de 4 ou 6 dígitos) da tabela </w:t>
      </w:r>
      <w:r w:rsidR="00F87906" w:rsidRPr="000659FA">
        <w:rPr>
          <w:rFonts w:ascii="Santander Text" w:hAnsi="Santander Text" w:cs="Arial"/>
          <w:i/>
          <w:lang w:val="pt-PT"/>
        </w:rPr>
        <w:t>p3_client_data_jquest</w:t>
      </w:r>
      <w:r w:rsidR="00F87906" w:rsidRPr="000659FA">
        <w:rPr>
          <w:rFonts w:ascii="Santander Text" w:hAnsi="Santander Text" w:cs="Arial"/>
          <w:lang w:val="pt-PT"/>
        </w:rPr>
        <w:t xml:space="preserve"> por forma a identificar o KGL de 5 dígitos (enviado no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corporativo – POR TABELA) ‘</w:t>
      </w:r>
      <w:r w:rsidR="00F87906" w:rsidRPr="000659FA">
        <w:rPr>
          <w:rFonts w:ascii="Santander Text" w:hAnsi="Santander Text" w:cs="Arial"/>
          <w:i/>
          <w:lang w:val="pt-PT"/>
        </w:rPr>
        <w:t>cptyparent_code’</w:t>
      </w:r>
      <w:r w:rsidR="00F87906" w:rsidRPr="000659FA">
        <w:rPr>
          <w:rFonts w:ascii="Santander Text" w:hAnsi="Santander Text" w:cs="Arial"/>
          <w:lang w:val="pt-PT"/>
        </w:rPr>
        <w:t xml:space="preserve"> e ‘</w:t>
      </w:r>
      <w:r w:rsidR="00F87906" w:rsidRPr="000659FA">
        <w:rPr>
          <w:rFonts w:ascii="Santander Text" w:hAnsi="Santander Text" w:cs="Arial"/>
          <w:i/>
          <w:lang w:val="pt-PT"/>
        </w:rPr>
        <w:t>cptylastparent_code’</w:t>
      </w:r>
      <w:r w:rsidR="00F87906" w:rsidRPr="000659FA">
        <w:rPr>
          <w:rFonts w:ascii="Santander Text" w:hAnsi="Santander Text" w:cs="Arial"/>
          <w:lang w:val="pt-PT"/>
        </w:rPr>
        <w:t xml:space="preserve">. De seguida, efetuar o cruzamento entre os 2 campos obtidos (de forma complementar) com 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1B0931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 xml:space="preserve">) através do campo </w:t>
      </w:r>
      <w:r w:rsidR="00F87906" w:rsidRPr="000659FA">
        <w:rPr>
          <w:rFonts w:ascii="Santander Text" w:hAnsi="Santander Text" w:cs="Arial"/>
          <w:i/>
          <w:lang w:val="pt-PT"/>
        </w:rPr>
        <w:t>‘ccli_kgl’</w:t>
      </w:r>
      <w:r w:rsidR="00F87906" w:rsidRPr="000659FA">
        <w:rPr>
          <w:rFonts w:ascii="Santander Text" w:hAnsi="Santander Text" w:cs="Arial"/>
          <w:lang w:val="pt-PT"/>
        </w:rPr>
        <w:t xml:space="preserve">. </w:t>
      </w:r>
    </w:p>
    <w:p w14:paraId="00A633A6" w14:textId="3824E35A" w:rsidR="003A58BD" w:rsidRPr="000659FA" w:rsidRDefault="003A58BD" w:rsidP="007E3521">
      <w:pPr>
        <w:spacing w:after="0" w:line="360" w:lineRule="auto"/>
        <w:ind w:right="240"/>
        <w:jc w:val="both"/>
        <w:rPr>
          <w:rFonts w:ascii="Santander Text" w:hAnsi="Santander Text" w:cs="Arial"/>
          <w:lang w:val="pt-PT"/>
        </w:rPr>
      </w:pPr>
    </w:p>
    <w:p w14:paraId="3C1FD238" w14:textId="0B6DFD41" w:rsidR="003B55B9" w:rsidRPr="000659FA" w:rsidRDefault="003A58BD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Desta forma, </w:t>
      </w:r>
      <w:r w:rsidR="003B55B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0659FA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3B55B9" w:rsidRPr="000659FA">
        <w:rPr>
          <w:rFonts w:ascii="Santander Text" w:hAnsi="Santander Text" w:cs="Arial"/>
          <w:b/>
          <w:i/>
          <w:lang w:val="pt-PT"/>
        </w:rPr>
        <w:t>flg_csrd</w:t>
      </w:r>
      <w:r w:rsidR="00AB2B04" w:rsidRPr="000659FA">
        <w:rPr>
          <w:rFonts w:ascii="Santander Text" w:hAnsi="Santander Text" w:cs="Arial"/>
          <w:b/>
          <w:i/>
          <w:lang w:val="pt-PT"/>
        </w:rPr>
        <w:t>’</w:t>
      </w:r>
      <w:r w:rsidR="003B55B9" w:rsidRPr="000659FA">
        <w:rPr>
          <w:rFonts w:ascii="Santander Text" w:hAnsi="Santander Text" w:cs="Arial"/>
          <w:b/>
          <w:lang w:val="pt-PT"/>
        </w:rPr>
        <w:t xml:space="preserve"> </w:t>
      </w:r>
      <w:r w:rsidR="003B55B9" w:rsidRPr="000659FA">
        <w:rPr>
          <w:rFonts w:ascii="Santander Text" w:hAnsi="Santander Text" w:cs="Arial"/>
          <w:szCs w:val="18"/>
          <w:lang w:val="pt-PT"/>
        </w:rPr>
        <w:t xml:space="preserve">deverá ser aprovisionado da seguinte forma: </w:t>
      </w:r>
    </w:p>
    <w:p w14:paraId="7DAE81FA" w14:textId="33829953" w:rsidR="00AB2B04" w:rsidRPr="000659FA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69AA25D4" w14:textId="11327C1D" w:rsidR="003B55B9" w:rsidRPr="000659FA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F1636E4" w14:textId="04AA6AE0" w:rsidR="007D5E52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 w:val="24"/>
          <w:szCs w:val="24"/>
          <w:lang w:val="pt-PT" w:eastAsia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Caso seja possível o cruzamento com alguma das regras identificadas supra</w:t>
      </w:r>
      <w:r w:rsidR="007D5E52" w:rsidRPr="000659FA">
        <w:rPr>
          <w:rStyle w:val="ui-provider"/>
          <w:rFonts w:ascii="Santander Text" w:hAnsi="Santander Text" w:cs="Arial"/>
          <w:szCs w:val="18"/>
          <w:lang w:val="pt-PT"/>
        </w:rPr>
        <w:t>:</w:t>
      </w:r>
    </w:p>
    <w:p w14:paraId="13FC3C4C" w14:textId="77777777" w:rsidR="00757CF9" w:rsidRPr="000659FA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reportar '1’ </w:t>
      </w:r>
      <w:r w:rsidRPr="000659FA">
        <w:rPr>
          <w:rFonts w:ascii="Santander Text" w:hAnsi="Santander Text" w:cs="Arial"/>
          <w:lang w:val="pt-PT"/>
        </w:rPr>
        <w:t>se o campo '</w:t>
      </w:r>
      <w:r w:rsidRPr="000659FA">
        <w:rPr>
          <w:rFonts w:ascii="Santander Text" w:hAnsi="Santander Text" w:cs="Arial"/>
          <w:i/>
          <w:lang w:val="pt-PT"/>
        </w:rPr>
        <w:t>flg csrd'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estiver marcado com '1' </w:t>
      </w:r>
    </w:p>
    <w:p w14:paraId="18D2D5B0" w14:textId="346DED7A" w:rsidR="00757CF9" w:rsidRPr="000659FA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reportar '0' se o campo '</w:t>
      </w:r>
      <w:r w:rsidRPr="000659FA">
        <w:rPr>
          <w:rFonts w:ascii="Santander Text" w:hAnsi="Santander Text" w:cs="Arial"/>
          <w:i/>
          <w:lang w:val="pt-PT"/>
        </w:rPr>
        <w:t>flg csrd'</w:t>
      </w:r>
      <w:r w:rsidRPr="000659FA">
        <w:rPr>
          <w:rFonts w:ascii="Santander Text" w:hAnsi="Santander Text" w:cs="Arial"/>
          <w:lang w:val="pt-PT"/>
        </w:rPr>
        <w:t xml:space="preserve"> do input estiver marcado com '0' ou vazio;</w:t>
      </w:r>
    </w:p>
    <w:p w14:paraId="25104EAE" w14:textId="442975A7" w:rsidR="00757CF9" w:rsidRPr="000659FA" w:rsidRDefault="00757CF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Cs w:val="18"/>
          <w:lang w:val="pt-PT" w:eastAsia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Se</w:t>
      </w:r>
      <w:r w:rsidRPr="000659FA">
        <w:rPr>
          <w:rStyle w:val="ui-provider"/>
          <w:rFonts w:ascii="Santander Text" w:hAnsi="Santander Text" w:cs="Arial"/>
          <w:szCs w:val="18"/>
          <w:lang w:val="pt-PT" w:eastAsia="pt-PT"/>
        </w:rPr>
        <w:t xml:space="preserve"> não for possível efetuar o cruzamento, então reportar </w:t>
      </w:r>
      <w:r w:rsidRPr="000659FA">
        <w:rPr>
          <w:rStyle w:val="ui-provider"/>
          <w:rFonts w:ascii="Santander Text" w:hAnsi="Santander Text" w:cs="Arial"/>
          <w:i/>
          <w:szCs w:val="18"/>
          <w:lang w:val="pt-PT" w:eastAsia="pt-PT"/>
        </w:rPr>
        <w:t>NULL</w:t>
      </w:r>
      <w:r w:rsidR="00896F0F" w:rsidRPr="000659FA">
        <w:rPr>
          <w:rStyle w:val="ui-provider"/>
          <w:rFonts w:ascii="Santander Text" w:hAnsi="Santander Text" w:cs="Arial"/>
          <w:i/>
          <w:szCs w:val="18"/>
          <w:lang w:val="pt-PT" w:eastAsia="pt-PT"/>
        </w:rPr>
        <w:t>.</w:t>
      </w:r>
    </w:p>
    <w:p w14:paraId="673DF3F7" w14:textId="12D65921" w:rsidR="008026A9" w:rsidRPr="000659FA" w:rsidRDefault="003B55B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Desta forma, os campos dos </w:t>
      </w:r>
      <w:r w:rsidRPr="000659FA">
        <w:rPr>
          <w:rFonts w:ascii="Santander Text" w:hAnsi="Santander Text" w:cs="Arial"/>
          <w:b/>
          <w:lang w:val="pt-PT"/>
        </w:rPr>
        <w:t xml:space="preserve">rácios de alinhamento </w:t>
      </w:r>
      <w:r w:rsidRPr="000659FA">
        <w:rPr>
          <w:rFonts w:ascii="Santander Text" w:hAnsi="Santander Text" w:cs="Arial"/>
          <w:lang w:val="pt-PT"/>
        </w:rPr>
        <w:t>deverão ser aprovisionados da seguinte forma:</w:t>
      </w:r>
    </w:p>
    <w:p w14:paraId="78ED61C3" w14:textId="377E2461" w:rsidR="00225A21" w:rsidRPr="000659FA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1390AC81" w14:textId="40B7F163" w:rsidR="003B55B9" w:rsidRPr="000659FA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30369247" w14:textId="0247CC39" w:rsidR="003B55B9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identificadas supra, então o campo do rácio deverá ser aprovisionado com o respetivo campo do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input</w:t>
      </w:r>
      <w:r w:rsidR="00225A21" w:rsidRPr="000659FA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1F64CD08" w14:textId="2F0B6002" w:rsidR="003B55B9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Se não for possível efetuar o cruzamento, então reportar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</w:p>
    <w:p w14:paraId="1729166C" w14:textId="4A40DB10" w:rsidR="00F87906" w:rsidRPr="000659FA" w:rsidRDefault="00F879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/>
          <w:iCs/>
          <w:lang w:val="pt-PT"/>
        </w:rPr>
        <w:t>(</w:t>
      </w:r>
      <w:r w:rsidR="00225A21" w:rsidRPr="000659FA">
        <w:rPr>
          <w:rFonts w:ascii="Santander Text" w:hAnsi="Santander Text" w:cs="Arial"/>
          <w:i/>
          <w:iCs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ref_date</w:t>
      </w:r>
      <w:r w:rsidR="00225A21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 execução do carregamento.</w:t>
      </w:r>
      <w:r w:rsidR="007536AD" w:rsidRPr="000659FA">
        <w:rPr>
          <w:rFonts w:ascii="Santander Text" w:hAnsi="Santander Text" w:cs="Arial"/>
          <w:lang w:val="pt-PT"/>
        </w:rPr>
        <w:t xml:space="preserve"> Adicionalmente, todos os clientes que não sejam origem automática (</w:t>
      </w:r>
      <w:r w:rsidR="007536AD" w:rsidRPr="000659FA">
        <w:rPr>
          <w:rFonts w:ascii="Santander Text" w:hAnsi="Santander Text" w:cs="Arial"/>
          <w:i/>
          <w:lang w:val="pt-PT"/>
        </w:rPr>
        <w:t>origem&lt;&gt;'AUT'</w:t>
      </w:r>
      <w:r w:rsidR="007536AD" w:rsidRPr="000659FA">
        <w:rPr>
          <w:rFonts w:ascii="Santander Text" w:hAnsi="Santander Text" w:cs="Arial"/>
          <w:lang w:val="pt-PT"/>
        </w:rPr>
        <w:t xml:space="preserve"> na tabela </w:t>
      </w:r>
      <w:r w:rsidR="007536AD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7536AD" w:rsidRPr="000659FA">
        <w:rPr>
          <w:rFonts w:ascii="Santander Text" w:hAnsi="Santander Text" w:cs="Arial"/>
          <w:iCs/>
          <w:lang w:val="pt-PT"/>
        </w:rPr>
        <w:t xml:space="preserve">) </w:t>
      </w:r>
      <w:r w:rsidR="007536AD" w:rsidRPr="000659FA">
        <w:rPr>
          <w:rFonts w:ascii="Santander Text" w:hAnsi="Santander Text" w:cs="Arial"/>
          <w:lang w:val="pt-PT"/>
        </w:rPr>
        <w:t xml:space="preserve">devem reportar </w:t>
      </w:r>
      <w:r w:rsidR="007536AD" w:rsidRPr="000659FA">
        <w:rPr>
          <w:rFonts w:ascii="Santander Text" w:hAnsi="Santander Text" w:cs="Arial"/>
          <w:i/>
          <w:lang w:val="pt-PT"/>
        </w:rPr>
        <w:t>NULL</w:t>
      </w:r>
      <w:r w:rsidR="007536AD" w:rsidRPr="000659FA">
        <w:rPr>
          <w:rFonts w:ascii="Santander Text" w:hAnsi="Santander Text" w:cs="Arial"/>
          <w:lang w:val="pt-PT"/>
        </w:rPr>
        <w:t xml:space="preserve"> nesta variável.</w:t>
      </w:r>
    </w:p>
    <w:p w14:paraId="57B05AF1" w14:textId="6F43B2BD" w:rsidR="00F87906" w:rsidRPr="000659FA" w:rsidRDefault="00DE000D" w:rsidP="007E3521">
      <w:pPr>
        <w:pStyle w:val="MyHeading3"/>
        <w:spacing w:after="120" w:line="360" w:lineRule="auto"/>
        <w:jc w:val="both"/>
        <w:rPr>
          <w:rFonts w:cs="Arial"/>
          <w:color w:val="auto"/>
          <w:szCs w:val="18"/>
          <w:lang w:val="pt-PT"/>
        </w:rPr>
      </w:pPr>
      <w:r w:rsidRPr="000659FA">
        <w:rPr>
          <w:rFonts w:cs="Arial"/>
          <w:color w:val="auto"/>
          <w:szCs w:val="18"/>
          <w:lang w:val="pt-PT"/>
        </w:rPr>
        <w:t>origem_flg_csrd e origem_alinhamentos</w:t>
      </w:r>
    </w:p>
    <w:p w14:paraId="239DB947" w14:textId="6C18396E" w:rsidR="00F87906" w:rsidRPr="000659FA" w:rsidRDefault="00F879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No seguimento dos cruzamentos acima mencionados, 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campo</w:t>
      </w:r>
      <w:r w:rsidR="006E1D19" w:rsidRPr="000659FA">
        <w:rPr>
          <w:rFonts w:ascii="Santander Text" w:hAnsi="Santander Text" w:cs="Arial"/>
          <w:lang w:val="pt-PT"/>
        </w:rPr>
        <w:t>s ‘</w:t>
      </w:r>
      <w:r w:rsidR="006E1D19" w:rsidRPr="000659FA">
        <w:rPr>
          <w:rFonts w:ascii="Santander Text" w:hAnsi="Santander Text" w:cs="Arial"/>
          <w:i/>
          <w:lang w:val="pt-PT"/>
        </w:rPr>
        <w:t xml:space="preserve">origem_flg_csrd’ </w:t>
      </w:r>
      <w:r w:rsidR="006E1D19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‘origem_alinhamentos’</w:t>
      </w:r>
      <w:r w:rsidRPr="000659FA">
        <w:rPr>
          <w:rFonts w:ascii="Santander Text" w:hAnsi="Santander Text" w:cs="Arial"/>
          <w:lang w:val="pt-PT"/>
        </w:rPr>
        <w:t xml:space="preserve"> referente à origem dos seguintes rácios de alinhamento: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 </w:t>
      </w:r>
      <w:r w:rsidRPr="000659FA">
        <w:rPr>
          <w:rFonts w:ascii="Santander Text" w:hAnsi="Santander Text" w:cs="Arial"/>
          <w:lang w:val="pt-PT"/>
        </w:rPr>
        <w:t>deve</w:t>
      </w:r>
      <w:r w:rsidR="006E1D19" w:rsidRPr="000659FA">
        <w:rPr>
          <w:rFonts w:ascii="Santander Text" w:hAnsi="Santander Text" w:cs="Arial"/>
          <w:lang w:val="pt-PT"/>
        </w:rPr>
        <w:t>rão</w:t>
      </w:r>
      <w:r w:rsidRPr="000659FA">
        <w:rPr>
          <w:rFonts w:ascii="Santander Text" w:hAnsi="Santander Text" w:cs="Arial"/>
          <w:lang w:val="pt-PT"/>
        </w:rPr>
        <w:t xml:space="preserve"> ser aprovisionada de acordo com 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seguinte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critério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>:</w:t>
      </w:r>
    </w:p>
    <w:p w14:paraId="74D99794" w14:textId="7B075802" w:rsidR="00F87906" w:rsidRPr="000659FA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Campo origem_flg_csrd:</w:t>
      </w:r>
    </w:p>
    <w:p w14:paraId="7DF608D3" w14:textId="575B6831" w:rsidR="00225A21" w:rsidRPr="000659FA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('setor publico','particulares','bancos centrais')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 ou a origem do cliente diferente de automática (origem&lt;&gt;'AUT' na tabela ct084_univ_cli_d)</w:t>
      </w:r>
      <w:r w:rsidRPr="000659FA">
        <w:rPr>
          <w:rFonts w:ascii="Santander Text" w:hAnsi="Santander Text" w:cs="Arial"/>
          <w:sz w:val="18"/>
          <w:szCs w:val="18"/>
        </w:rPr>
        <w:t xml:space="preserve"> então reportar ‘Nao Aplicavel’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36337CC3" w14:textId="058704D0" w:rsidR="006E1D19" w:rsidRPr="000659FA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A1CED06" w14:textId="403A4A9F" w:rsidR="006E1D19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="004679AB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reportar ‘C</w:t>
      </w:r>
      <w:r w:rsidR="004679AB" w:rsidRPr="000659FA">
        <w:rPr>
          <w:rFonts w:ascii="Santander Text" w:hAnsi="Santander Text" w:cs="Arial"/>
          <w:szCs w:val="18"/>
          <w:lang w:val="pt-PT"/>
        </w:rPr>
        <w:t>LARITY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5E172C" w:rsidRPr="000659FA">
        <w:rPr>
          <w:rFonts w:ascii="Santander Text" w:hAnsi="Santander Text" w:cs="Arial"/>
          <w:szCs w:val="18"/>
          <w:lang w:val="pt-PT"/>
        </w:rPr>
        <w:t xml:space="preserve"> (independentemente do campo estar preenchido ou </w:t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vazio no </w:t>
      </w:r>
      <w:r w:rsidR="00336D6C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E172C"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07A508A5" w14:textId="7D42CD66" w:rsidR="00F87906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</w:p>
    <w:p w14:paraId="7BFE08B7" w14:textId="60A4F7AA" w:rsidR="006E1D19" w:rsidRPr="000659FA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Campo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b/>
          <w:lang w:val="pt-PT"/>
        </w:rPr>
        <w:t>origem_alinhamentos:</w:t>
      </w:r>
    </w:p>
    <w:p w14:paraId="26E677B6" w14:textId="3C64384C" w:rsidR="00225A21" w:rsidRPr="000659FA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</w:t>
      </w:r>
      <w:r w:rsidRPr="000659FA">
        <w:rPr>
          <w:rFonts w:ascii="Santander Text" w:hAnsi="Santander Text" w:cs="Arial"/>
          <w:sz w:val="18"/>
          <w:szCs w:val="18"/>
        </w:rPr>
        <w:t>então reportar ‘Nao Aplicavel’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351534C1" w14:textId="01EA4791" w:rsidR="006E1D19" w:rsidRPr="000659FA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0995993F" w14:textId="00AA7CDA" w:rsidR="006E1D19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, então o campo deverá ser aprovisionado com ‘C</w:t>
      </w:r>
      <w:r w:rsidR="004679AB" w:rsidRPr="000659FA">
        <w:rPr>
          <w:rStyle w:val="ui-provider"/>
          <w:rFonts w:ascii="Santander Text" w:hAnsi="Santander Text" w:cs="Arial"/>
          <w:szCs w:val="18"/>
          <w:lang w:val="pt-PT"/>
        </w:rPr>
        <w:t>LARITY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’</w:t>
      </w:r>
      <w:r w:rsidR="00225A21" w:rsidRPr="000659FA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0812A41D" w14:textId="061FA145" w:rsidR="00DC623F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  <w:bookmarkStart w:id="417" w:name="_Ref192773451"/>
    </w:p>
    <w:p w14:paraId="1B6F5223" w14:textId="5D2EE07A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lastRenderedPageBreak/>
        <w:t>cod_nace_esg</w:t>
      </w:r>
    </w:p>
    <w:bookmarkEnd w:id="417"/>
    <w:p w14:paraId="4B05F041" w14:textId="067A769D" w:rsidR="00166285" w:rsidRPr="000659FA" w:rsidRDefault="00166285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Para aprovisionamento desta variável,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ccae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ct084_univ_cli_d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Posteriormente, cruzar o campo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‘ccae’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celemtab’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da TAT 154 (</w:t>
      </w:r>
      <w:r w:rsidR="003A3001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tayd91c0_cTABELA</w:t>
      </w:r>
      <w:r w:rsidR="003A3001" w:rsidRPr="000659FA">
        <w:rPr>
          <w:rFonts w:ascii="Santander Text" w:hAnsi="Santander Text" w:cs="Arial"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>=’154’) e obter o campo 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À variável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="00F30D3B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devem ser sempre alocados os valores da variável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‘nelemc06’</w:t>
      </w:r>
      <w:r w:rsidR="00372979" w:rsidRPr="000659FA">
        <w:rPr>
          <w:rFonts w:ascii="Santander Text" w:hAnsi="Santander Text" w:cs="Arial"/>
          <w:szCs w:val="18"/>
          <w:lang w:val="pt-PT"/>
        </w:rPr>
        <w:t>, com exceção das seguintes situações:</w:t>
      </w:r>
    </w:p>
    <w:p w14:paraId="47EDF237" w14:textId="4A4F3B09" w:rsidR="008F7EA5" w:rsidRPr="000659FA" w:rsidRDefault="00372979" w:rsidP="008E5B92">
      <w:pPr>
        <w:pStyle w:val="ListParagraph"/>
        <w:numPr>
          <w:ilvl w:val="0"/>
          <w:numId w:val="7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i/>
          <w:szCs w:val="18"/>
          <w:lang w:val="pt-PT"/>
        </w:rPr>
        <w:t>‘ccae’ in (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64211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, 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64212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(empresas </w:t>
      </w:r>
      <w:r w:rsidRPr="000659FA">
        <w:rPr>
          <w:rFonts w:ascii="Santander Text" w:hAnsi="Santander Text" w:cs="Arial"/>
          <w:i/>
          <w:szCs w:val="18"/>
          <w:lang w:val="pt-PT"/>
        </w:rPr>
        <w:t>holding</w:t>
      </w:r>
      <w:r w:rsidRPr="000659FA">
        <w:rPr>
          <w:rFonts w:ascii="Santander Text" w:hAnsi="Santander Text" w:cs="Arial"/>
          <w:szCs w:val="18"/>
          <w:lang w:val="pt-PT"/>
        </w:rPr>
        <w:t>)</w:t>
      </w:r>
    </w:p>
    <w:p w14:paraId="0E7214A1" w14:textId="5FA61CB8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="00372979" w:rsidRPr="000659FA">
        <w:rPr>
          <w:rFonts w:ascii="Santander Text" w:hAnsi="Santander Text" w:cs="Arial"/>
          <w:iCs/>
          <w:szCs w:val="18"/>
          <w:lang w:val="pt-PT"/>
        </w:rPr>
        <w:t xml:space="preserve">, filtrada por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‘ccae’ in (‘64211’, ‘64212’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)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 xml:space="preserve">de forma a obter o campo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(representa o grupo associado ao cliente);</w:t>
      </w:r>
    </w:p>
    <w:p w14:paraId="498E2680" w14:textId="02A8AB7E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novamente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pelo campo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tipo_relacao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= ‘</w:t>
      </w:r>
      <w:r w:rsidR="00D13769" w:rsidRPr="000659FA">
        <w:rPr>
          <w:rFonts w:ascii="Santander Text" w:hAnsi="Santander Text" w:cs="Arial"/>
          <w:szCs w:val="18"/>
          <w:lang w:val="pt-PT"/>
        </w:rPr>
        <w:t>CONTROLO</w:t>
      </w:r>
      <w:r w:rsidRPr="000659FA">
        <w:rPr>
          <w:rFonts w:ascii="Santander Text" w:hAnsi="Santander Text" w:cs="Arial"/>
          <w:szCs w:val="18"/>
          <w:lang w:val="pt-PT"/>
        </w:rPr>
        <w:t xml:space="preserve">’,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obtendo a listagem de clientes associados;</w:t>
      </w:r>
    </w:p>
    <w:p w14:paraId="6D67D750" w14:textId="62D0A8EA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 passo anterior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fr004_cto</w:t>
      </w:r>
      <w:r w:rsidRPr="000659FA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somar a variável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Para obtenção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</w:t>
      </w:r>
      <w:r w:rsidR="0044374A" w:rsidRPr="000659FA">
        <w:rPr>
          <w:rFonts w:ascii="Santander Text" w:hAnsi="Santander Text" w:cs="Arial"/>
          <w:szCs w:val="18"/>
          <w:lang w:val="pt-PT"/>
        </w:rPr>
        <w:t xml:space="preserve">. </w:t>
      </w:r>
      <w:r w:rsidR="0044374A" w:rsidRPr="000659FA">
        <w:rPr>
          <w:rFonts w:ascii="Santander Text" w:hAnsi="Santander Text" w:cs="Arial"/>
          <w:lang w:val="pt-PT"/>
        </w:rPr>
        <w:t>Só deverão ser considerados os valores positivos do ‘</w:t>
      </w:r>
      <w:r w:rsidR="0044374A" w:rsidRPr="000659FA">
        <w:rPr>
          <w:rFonts w:ascii="Santander Text" w:hAnsi="Santander Text" w:cs="Arial"/>
          <w:i/>
          <w:lang w:val="pt-PT"/>
        </w:rPr>
        <w:t>valor_bruto_on_a’</w:t>
      </w:r>
      <w:r w:rsidR="0044374A" w:rsidRPr="000659FA">
        <w:rPr>
          <w:rFonts w:ascii="Santander Text" w:hAnsi="Santander Text" w:cs="Arial"/>
          <w:lang w:val="pt-PT"/>
        </w:rPr>
        <w:t xml:space="preserve"> após tratamento</w:t>
      </w:r>
      <w:r w:rsidR="00F30D3B" w:rsidRPr="000659FA">
        <w:rPr>
          <w:rFonts w:ascii="Santander Text" w:hAnsi="Santander Text" w:cs="Arial"/>
          <w:szCs w:val="18"/>
          <w:lang w:val="pt-PT"/>
        </w:rPr>
        <w:t>;</w:t>
      </w:r>
    </w:p>
    <w:p w14:paraId="43BBF799" w14:textId="35CDF97D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nace_code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 atribuir </w:t>
      </w:r>
      <w:r w:rsidR="00194216" w:rsidRPr="000659FA">
        <w:rPr>
          <w:rFonts w:ascii="Santander Text" w:hAnsi="Santander Text" w:cs="Arial"/>
          <w:szCs w:val="18"/>
          <w:lang w:val="pt-PT"/>
        </w:rPr>
        <w:t>(obtido através do campo 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="00194216" w:rsidRPr="000659FA">
        <w:rPr>
          <w:rFonts w:ascii="Santander Text" w:hAnsi="Santander Text" w:cs="Arial"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será o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maior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, desconsiderando os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cujo </w:t>
      </w:r>
      <w:r w:rsidR="00194216" w:rsidRPr="000659FA">
        <w:rPr>
          <w:rFonts w:ascii="Santander Text" w:hAnsi="Santander Text" w:cs="Arial"/>
          <w:szCs w:val="18"/>
          <w:lang w:val="pt-PT"/>
        </w:rPr>
        <w:t>trim(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‘ccae’) in (‘64211’, ‘64212’,’’,’#’)</w:t>
      </w:r>
      <w:r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1D1672D7" w14:textId="79ED007B" w:rsidR="008F7EA5" w:rsidRPr="000659FA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dois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194216" w:rsidRPr="000659FA">
        <w:rPr>
          <w:rFonts w:ascii="Santander Text" w:hAnsi="Santander Text" w:cs="Arial"/>
          <w:szCs w:val="18"/>
          <w:lang w:val="pt-PT"/>
        </w:rPr>
        <w:t xml:space="preserve"> deve-se atribuir o max(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194216"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136D01BB" w14:textId="5C917F65" w:rsidR="0064280C" w:rsidRPr="000659FA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No caso de existirem </w:t>
      </w:r>
      <w:r w:rsidRPr="000659FA">
        <w:rPr>
          <w:rFonts w:ascii="Santander Text" w:hAnsi="Santander Text" w:cs="Arial"/>
          <w:i/>
          <w:szCs w:val="18"/>
          <w:lang w:val="pt-PT"/>
        </w:rPr>
        <w:t>holdings</w:t>
      </w:r>
      <w:r w:rsidRPr="000659FA">
        <w:rPr>
          <w:rFonts w:ascii="Santander Text" w:hAnsi="Santander Text" w:cs="Arial"/>
          <w:szCs w:val="18"/>
          <w:lang w:val="pt-PT"/>
        </w:rPr>
        <w:t xml:space="preserve"> que tenham todas as suas subsidiárias sem exposição, dever-se-á manter 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 xml:space="preserve">’ </w:t>
      </w:r>
      <w:r w:rsidR="00225A21" w:rsidRPr="000659FA">
        <w:rPr>
          <w:rFonts w:ascii="Santander Text" w:hAnsi="Santander Text" w:cs="Arial"/>
          <w:szCs w:val="18"/>
          <w:lang w:val="pt-PT"/>
        </w:rPr>
        <w:t>das</w:t>
      </w:r>
      <w:r w:rsidRPr="000659FA">
        <w:rPr>
          <w:rFonts w:ascii="Santander Text" w:hAnsi="Santander Text" w:cs="Arial"/>
          <w:szCs w:val="18"/>
          <w:lang w:val="pt-PT"/>
        </w:rPr>
        <w:t xml:space="preserve"> holdings. </w:t>
      </w:r>
    </w:p>
    <w:p w14:paraId="54D121ED" w14:textId="77777777" w:rsidR="00E67C93" w:rsidRPr="000659FA" w:rsidRDefault="00E67C93" w:rsidP="007E3521">
      <w:pPr>
        <w:spacing w:after="0" w:line="360" w:lineRule="auto"/>
        <w:ind w:left="2496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39A218AF" w14:textId="17690BB2" w:rsidR="002E7F27" w:rsidRPr="000659FA" w:rsidRDefault="002E7F27" w:rsidP="008E5B92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</w:rPr>
        <w:t>SPVs (</w:t>
      </w:r>
      <w:r w:rsidR="00225A21" w:rsidRPr="000659FA">
        <w:rPr>
          <w:rFonts w:ascii="Santander Text" w:hAnsi="Santander Text" w:cs="Arial"/>
        </w:rPr>
        <w:t>‘</w:t>
      </w:r>
      <w:r w:rsidRPr="000659FA">
        <w:rPr>
          <w:rFonts w:ascii="Santander Text" w:hAnsi="Santander Text" w:cs="Arial"/>
          <w:i/>
          <w:iCs/>
          <w:szCs w:val="18"/>
        </w:rPr>
        <w:t>flag_project_finance</w:t>
      </w:r>
      <w:r w:rsidR="00225A21" w:rsidRPr="000659FA">
        <w:rPr>
          <w:rFonts w:ascii="Santander Text" w:hAnsi="Santander Text" w:cs="Arial"/>
          <w:i/>
          <w:iCs/>
          <w:szCs w:val="18"/>
        </w:rPr>
        <w:t>’</w:t>
      </w:r>
      <w:r w:rsidRPr="000659FA">
        <w:rPr>
          <w:rFonts w:ascii="Santander Text" w:hAnsi="Santander Text" w:cs="Arial"/>
          <w:i/>
          <w:iCs/>
          <w:szCs w:val="18"/>
        </w:rPr>
        <w:t xml:space="preserve"> = ‘1’)</w:t>
      </w:r>
    </w:p>
    <w:p w14:paraId="65F73017" w14:textId="6141B4DF" w:rsidR="0064280C" w:rsidRPr="000659FA" w:rsidRDefault="002E7F2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tabela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com a tabela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Pr="000659FA">
        <w:rPr>
          <w:rFonts w:ascii="Santander Text" w:hAnsi="Santander Text" w:cs="Arial"/>
          <w:szCs w:val="18"/>
          <w:lang w:val="pt-PT"/>
        </w:rPr>
        <w:t>’,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filtrada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flag_project_finance’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= ’1’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7D7A0E81" w14:textId="07687883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Posteriormente, efetuar o cruzamento dos ‘</w:t>
      </w:r>
      <w:r w:rsidRPr="000659FA">
        <w:rPr>
          <w:rFonts w:ascii="Santander Text" w:hAnsi="Santander Text" w:cs="Arial"/>
          <w:i/>
          <w:lang w:val="pt-PT"/>
        </w:rPr>
        <w:t>zcliente’</w:t>
      </w:r>
      <w:r w:rsidRPr="000659FA">
        <w:rPr>
          <w:rFonts w:ascii="Santander Text" w:hAnsi="Santander Text" w:cs="Arial"/>
          <w:lang w:val="pt-PT"/>
        </w:rPr>
        <w:t xml:space="preserve"> obtidos no ponto anterior com o campo ‘</w:t>
      </w:r>
      <w:r w:rsidRPr="000659FA">
        <w:rPr>
          <w:rFonts w:ascii="Santander Text" w:hAnsi="Santander Text" w:cs="Arial"/>
          <w:i/>
          <w:lang w:val="pt-PT"/>
        </w:rPr>
        <w:t>zcliente’</w:t>
      </w:r>
      <w:r w:rsidRPr="000659FA">
        <w:rPr>
          <w:rFonts w:ascii="Santander Text" w:hAnsi="Santander Text" w:cs="Arial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lang w:val="pt-PT"/>
        </w:rPr>
        <w:t>ct088_univ_gcl_d</w:t>
      </w:r>
      <w:r w:rsidRPr="000659FA">
        <w:rPr>
          <w:rFonts w:ascii="Santander Text" w:hAnsi="Santander Text" w:cs="Arial"/>
          <w:iCs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filtrada por </w:t>
      </w:r>
      <w:r w:rsidR="00225A2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tipo_relacao</w:t>
      </w:r>
      <w:r w:rsidR="00225A2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= 'CONTROLO', para obter o ‘</w:t>
      </w:r>
      <w:r w:rsidRPr="000659FA">
        <w:rPr>
          <w:rFonts w:ascii="Santander Text" w:hAnsi="Santander Text" w:cs="Arial"/>
          <w:i/>
          <w:lang w:val="pt-PT"/>
        </w:rPr>
        <w:t>zgrupo’</w:t>
      </w:r>
      <w:r w:rsidR="00225A21" w:rsidRPr="000659FA">
        <w:rPr>
          <w:rFonts w:ascii="Santander Text" w:hAnsi="Santander Text" w:cs="Arial"/>
          <w:lang w:val="pt-PT"/>
        </w:rPr>
        <w:t>;</w:t>
      </w:r>
    </w:p>
    <w:p w14:paraId="2D516A99" w14:textId="66E05076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anterior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0659FA">
        <w:rPr>
          <w:rFonts w:ascii="Santander Text" w:hAnsi="Santander Text" w:cs="Arial"/>
          <w:szCs w:val="18"/>
          <w:lang w:val="pt-PT"/>
        </w:rPr>
        <w:t xml:space="preserve"> , e obter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</w:t>
      </w:r>
      <w:r w:rsidR="00540F56" w:rsidRPr="000659FA" w:rsidDel="00540F56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 w:val="20"/>
          <w:szCs w:val="20"/>
          <w:lang w:val="pt-PT"/>
        </w:rPr>
        <w:t>;</w:t>
      </w:r>
    </w:p>
    <w:p w14:paraId="65F9B80D" w14:textId="117568B6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anterior com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iCs/>
          <w:szCs w:val="18"/>
          <w:lang w:val="pt-PT"/>
        </w:rPr>
        <w:t>e obter o campo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="00225A21" w:rsidRPr="000659FA">
        <w:rPr>
          <w:rFonts w:ascii="Santander Text" w:hAnsi="Santander Text" w:cs="Arial"/>
          <w:iCs/>
          <w:szCs w:val="18"/>
          <w:lang w:val="pt-PT"/>
        </w:rPr>
        <w:t>;</w:t>
      </w:r>
    </w:p>
    <w:p w14:paraId="2DF4C6D8" w14:textId="603EBA53" w:rsidR="00E94403" w:rsidRPr="000659FA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in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('64211', '64212'), </w:t>
      </w:r>
      <w:r w:rsidRPr="000659FA">
        <w:rPr>
          <w:rFonts w:ascii="Santander Text" w:hAnsi="Santander Text" w:cs="Arial"/>
          <w:szCs w:val="18"/>
          <w:lang w:val="pt-PT"/>
        </w:rPr>
        <w:t>aprovisionar com o ‘</w:t>
      </w:r>
      <w:r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1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7ED20A75" w14:textId="617EE26F" w:rsidR="0064280C" w:rsidRPr="000659FA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ccae</w:t>
      </w:r>
      <w:r w:rsidRPr="000659FA">
        <w:rPr>
          <w:rFonts w:ascii="Santander Text" w:hAnsi="Santander Text" w:cs="Arial"/>
          <w:szCs w:val="18"/>
          <w:lang w:val="pt-PT"/>
        </w:rPr>
        <w:t>’ &lt;&gt; (</w:t>
      </w:r>
      <w:r w:rsidRPr="000659FA">
        <w:rPr>
          <w:rFonts w:ascii="Santander Text" w:hAnsi="Santander Text" w:cs="Arial"/>
          <w:i/>
          <w:szCs w:val="18"/>
          <w:lang w:val="pt-PT"/>
        </w:rPr>
        <w:t>'64211', '64212'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c</w:t>
      </w:r>
      <w:r w:rsidR="0064280C" w:rsidRPr="000659FA">
        <w:rPr>
          <w:rFonts w:ascii="Santander Text" w:hAnsi="Santander Text" w:cs="Arial"/>
          <w:szCs w:val="18"/>
          <w:lang w:val="pt-PT"/>
        </w:rPr>
        <w:t>ruzar o campo 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ccae’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obtido no passo anterior com o campo 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celemtab’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da TAT 154 (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tayd91c0_cTABELA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64280C" w:rsidRPr="000659FA">
        <w:rPr>
          <w:rFonts w:ascii="Santander Text" w:hAnsi="Santander Text" w:cs="Arial"/>
          <w:szCs w:val="18"/>
          <w:lang w:val="pt-PT"/>
        </w:rPr>
        <w:t>=’15</w:t>
      </w:r>
      <w:r w:rsidR="00952FB7" w:rsidRPr="000659FA">
        <w:rPr>
          <w:rFonts w:ascii="Santander Text" w:hAnsi="Santander Text" w:cs="Arial"/>
          <w:szCs w:val="18"/>
          <w:lang w:val="pt-PT"/>
        </w:rPr>
        <w:t>4’) e obter o campo ‘nelemc06’</w:t>
      </w:r>
      <w:r w:rsidR="001C51CB" w:rsidRPr="000659FA">
        <w:rPr>
          <w:rFonts w:ascii="Santander Text" w:hAnsi="Santander Text" w:cs="Arial"/>
          <w:szCs w:val="18"/>
          <w:lang w:val="pt-PT"/>
        </w:rPr>
        <w:t>.</w:t>
      </w:r>
    </w:p>
    <w:p w14:paraId="0E81866A" w14:textId="7BD1AB2D" w:rsidR="0044374A" w:rsidRPr="000659FA" w:rsidRDefault="00952FB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 xml:space="preserve">Caso o cliente não possua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</w:t>
      </w:r>
      <w:r w:rsidRPr="000659FA">
        <w:rPr>
          <w:rFonts w:ascii="Santander Text" w:hAnsi="Santander Text" w:cs="Arial"/>
          <w:szCs w:val="18"/>
          <w:lang w:val="pt-PT"/>
        </w:rPr>
        <w:t>’, deverá ser considerado o valor de ‘</w:t>
      </w:r>
      <w:r w:rsidRPr="000659FA">
        <w:rPr>
          <w:rFonts w:ascii="Santander Text" w:hAnsi="Santander Text" w:cs="Arial"/>
          <w:i/>
          <w:szCs w:val="18"/>
          <w:lang w:val="pt-PT"/>
        </w:rPr>
        <w:t>ccae’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pertencente o grupo com maior exposição</w:t>
      </w:r>
      <w:r w:rsidR="0044374A" w:rsidRPr="000659FA">
        <w:rPr>
          <w:rFonts w:ascii="Santander Text" w:hAnsi="Santander Text" w:cs="Arial"/>
          <w:szCs w:val="18"/>
          <w:lang w:val="pt-PT"/>
        </w:rPr>
        <w:t>, através dos seguintes passos:</w:t>
      </w:r>
    </w:p>
    <w:p w14:paraId="5670AF17" w14:textId="4C3174CC" w:rsidR="000425BF" w:rsidRPr="000659FA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Identificar os clientes do grupo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Através do 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obtido inicialmente na tabela </w:t>
      </w:r>
      <w:r w:rsidR="000425BF"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="000425BF" w:rsidRPr="000659FA">
        <w:rPr>
          <w:rFonts w:ascii="Santander Text" w:hAnsi="Santander Text" w:cs="Arial"/>
          <w:szCs w:val="18"/>
          <w:lang w:val="pt-PT"/>
        </w:rPr>
        <w:t>, obter os ‘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(empre</w:t>
      </w:r>
      <w:r w:rsidR="00336D6C" w:rsidRPr="000659FA">
        <w:rPr>
          <w:rFonts w:ascii="Santander Text" w:hAnsi="Santander Text" w:cs="Arial"/>
          <w:szCs w:val="18"/>
          <w:lang w:val="pt-PT"/>
        </w:rPr>
        <w:t>sas subsidiárias que pertençam à</w:t>
      </w:r>
      <w:r w:rsidR="000425BF" w:rsidRPr="000659FA">
        <w:rPr>
          <w:rFonts w:ascii="Santander Text" w:hAnsi="Santander Text" w:cs="Arial"/>
          <w:szCs w:val="18"/>
          <w:lang w:val="pt-PT"/>
        </w:rPr>
        <w:t>quele grupo). A tabela deverá ser filtrada por ‘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tipo_relacao’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= 'CONTROLO'</w:t>
      </w:r>
      <w:r w:rsidR="00336D6C" w:rsidRPr="000659FA">
        <w:rPr>
          <w:rFonts w:ascii="Santander Text" w:hAnsi="Santander Text" w:cs="Arial"/>
          <w:szCs w:val="18"/>
          <w:lang w:val="pt-PT"/>
        </w:rPr>
        <w:t>;</w:t>
      </w:r>
    </w:p>
    <w:p w14:paraId="22CAC448" w14:textId="3183680B" w:rsidR="001C51CB" w:rsidRPr="000659FA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Selecionar o cliente com maior exposição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0659FA">
        <w:rPr>
          <w:rFonts w:ascii="Santander Text" w:hAnsi="Santander Text" w:cs="Arial"/>
          <w:szCs w:val="18"/>
          <w:lang w:val="pt-PT"/>
        </w:rPr>
        <w:t>C</w:t>
      </w:r>
      <w:r w:rsidRPr="000659FA">
        <w:rPr>
          <w:rFonts w:ascii="Santander Text" w:hAnsi="Santander Text" w:cs="Arial"/>
          <w:szCs w:val="18"/>
          <w:lang w:val="pt-PT"/>
        </w:rPr>
        <w:t xml:space="preserve">ruzar o resultado obtido no passo anterior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fr004_cto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e somar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NVL((-1*VALOR_BRUTO_ON_A),0). </w:t>
      </w:r>
      <w:r w:rsidR="00091047" w:rsidRPr="000659FA">
        <w:rPr>
          <w:rFonts w:ascii="Santander Text" w:hAnsi="Santander Text" w:cs="Arial"/>
          <w:lang w:val="pt-PT"/>
        </w:rPr>
        <w:t>Após obtenção da exposição ao nível do cliente,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para o processo de seleção,</w:t>
      </w:r>
      <w:r w:rsidR="00336D6C" w:rsidRPr="000659FA">
        <w:rPr>
          <w:rFonts w:ascii="Santander Text" w:hAnsi="Santander Text" w:cs="Arial"/>
          <w:szCs w:val="18"/>
          <w:lang w:val="pt-PT"/>
        </w:rPr>
        <w:t>.</w:t>
      </w:r>
    </w:p>
    <w:p w14:paraId="29AAEC95" w14:textId="208D868C" w:rsidR="001C51CB" w:rsidRPr="000659FA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dois 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1C51C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deve-se atribuir o max(n</w:t>
      </w:r>
      <w:r w:rsidRPr="000659FA">
        <w:rPr>
          <w:rFonts w:ascii="Santander Text" w:hAnsi="Santander Text" w:cs="Arial"/>
          <w:i/>
          <w:szCs w:val="18"/>
          <w:lang w:val="pt-PT"/>
        </w:rPr>
        <w:t>elemc06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7BF62C7E" w14:textId="088F25CF" w:rsidR="009F54C5" w:rsidRPr="000659FA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No caso de existirem SPVs que tenham todas as suas subsidiárias sem exposição, dever-se-á manter o </w:t>
      </w:r>
      <w:r w:rsidR="00D820B7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D820B7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das SPVs. </w:t>
      </w:r>
    </w:p>
    <w:p w14:paraId="74EC4B61" w14:textId="26CAF2A2" w:rsidR="009F0903" w:rsidRPr="000659FA" w:rsidRDefault="009F090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Caso a contraparte seja </w:t>
      </w:r>
      <w:r w:rsidR="0009104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particulares</w:t>
      </w:r>
      <w:r w:rsidR="00091047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, este campo deverá ser aprovisionado c</w:t>
      </w:r>
      <w:r w:rsidR="00904A58" w:rsidRPr="000659FA">
        <w:rPr>
          <w:rFonts w:ascii="Santander Text" w:hAnsi="Santander Text" w:cs="Arial"/>
          <w:lang w:val="pt-PT"/>
        </w:rPr>
        <w:t>om</w:t>
      </w:r>
      <w:r w:rsidR="00091047" w:rsidRPr="000659FA">
        <w:rPr>
          <w:rFonts w:ascii="Santander Text" w:hAnsi="Santander Text" w:cs="Arial"/>
          <w:lang w:val="pt-PT"/>
        </w:rPr>
        <w:t xml:space="preserve"> o valor</w:t>
      </w:r>
      <w:r w:rsidR="00904A58" w:rsidRPr="000659FA">
        <w:rPr>
          <w:rFonts w:ascii="Santander Text" w:hAnsi="Santander Text" w:cs="Arial"/>
          <w:lang w:val="pt-PT"/>
        </w:rPr>
        <w:t xml:space="preserve"> ‘Nao Aplicavel</w:t>
      </w:r>
      <w:r w:rsidRPr="000659FA">
        <w:rPr>
          <w:rFonts w:ascii="Santander Text" w:hAnsi="Santander Text" w:cs="Arial"/>
          <w:lang w:val="pt-PT"/>
        </w:rPr>
        <w:t>’.</w:t>
      </w:r>
    </w:p>
    <w:p w14:paraId="5D478EE4" w14:textId="519C9E8C" w:rsidR="00DC623F" w:rsidRPr="000659FA" w:rsidRDefault="00304762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Cs/>
          <w:lang w:val="pt-PT"/>
        </w:rPr>
        <w:t>(</w:t>
      </w:r>
      <w:r w:rsidR="001C51CB" w:rsidRPr="000659FA">
        <w:rPr>
          <w:rFonts w:ascii="Santander Text" w:hAnsi="Santander Text" w:cs="Arial"/>
          <w:iCs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ref_date</w:t>
      </w:r>
      <w:r w:rsidR="001C51CB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 execução do carregamento.</w:t>
      </w:r>
    </w:p>
    <w:p w14:paraId="1B8469E3" w14:textId="6CD7036E" w:rsidR="00DE000D" w:rsidRPr="000659FA" w:rsidRDefault="00DE000D" w:rsidP="007E3521">
      <w:pPr>
        <w:pStyle w:val="MyHeading3"/>
        <w:spacing w:after="120" w:line="360" w:lineRule="auto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1801E343" w14:textId="007B3F76" w:rsidR="00950686" w:rsidRPr="000659FA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 (</w:t>
      </w:r>
      <w:r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) ou outros dados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string </w:t>
      </w:r>
      <w:r w:rsidRPr="000659FA">
        <w:rPr>
          <w:rFonts w:ascii="Santander Text" w:hAnsi="Santander Text" w:cs="Arial"/>
          <w:szCs w:val="18"/>
          <w:lang w:val="pt-PT"/>
        </w:rPr>
        <w:t>deve ser utilizada a função t</w:t>
      </w:r>
      <w:r w:rsidR="00B66000" w:rsidRPr="000659FA">
        <w:rPr>
          <w:rFonts w:ascii="Santander Text" w:hAnsi="Santander Text" w:cs="Arial"/>
          <w:szCs w:val="18"/>
          <w:lang w:val="pt-PT"/>
        </w:rPr>
        <w:t xml:space="preserve">rim(upper [nome_campo]). </w:t>
      </w:r>
      <w:r w:rsidR="00950686" w:rsidRPr="000659FA">
        <w:rPr>
          <w:rFonts w:ascii="Santander Text" w:hAnsi="Santander Text" w:cs="Arial"/>
          <w:szCs w:val="18"/>
          <w:lang w:val="pt-PT"/>
        </w:rPr>
        <w:t>Adicionalmente, uma vez que os campos fatores de emissão (‘scp1_ftr_emss’, ‘scp2_ftr_emss’ e ‘scp3_ftr_emss’) podem estar no formato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 xml:space="preserve"> string 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no 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950686" w:rsidRPr="000659FA">
        <w:rPr>
          <w:rFonts w:ascii="Santander Text" w:hAnsi="Santander Text" w:cs="Arial"/>
          <w:szCs w:val="18"/>
          <w:lang w:val="pt-PT"/>
        </w:rPr>
        <w:t>, deve ser garantida a conversão para formato decimal para obtenção das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 xml:space="preserve"> scopes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>output.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98B4821" w14:textId="55F17E69" w:rsidR="003B18B2" w:rsidRPr="000659FA" w:rsidRDefault="003B18B2" w:rsidP="007E3521">
      <w:pPr>
        <w:spacing w:after="120"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Em primeiro lugar</w:t>
      </w:r>
      <w:r w:rsidRPr="000659FA">
        <w:rPr>
          <w:rFonts w:ascii="Santander Text" w:hAnsi="Santander Text" w:cs="Arial"/>
          <w:szCs w:val="18"/>
          <w:lang w:val="pt-PT"/>
        </w:rPr>
        <w:t>, identificar a contraparte mais recente preenchida (&lt;= data de referência), sem definição de um horizonte temporal,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base do universo da tabela de Clientes (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) na tabela </w:t>
      </w:r>
      <w:r w:rsidR="00025494" w:rsidRPr="000659FA">
        <w:rPr>
          <w:rFonts w:ascii="Santander Text" w:hAnsi="Santander Text" w:cs="Arial"/>
          <w:i/>
          <w:szCs w:val="18"/>
          <w:lang w:val="pt-PT"/>
        </w:rPr>
        <w:t xml:space="preserve">ct084_univ_cli_d. </w:t>
      </w:r>
    </w:p>
    <w:p w14:paraId="2B81D827" w14:textId="3F1BD33F" w:rsidR="008E152A" w:rsidRPr="000659FA" w:rsidRDefault="003B18B2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contraparte &lt;&gt;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'outras empresas nao financeiras' os campos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scp1_ftr_emss’, ‘scp2_ftr_emss’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, e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‘scp3_ftr_emss’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 devem ser aprovisionados a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NULL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 e os campos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origem_scp1_emss’, 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="001C51CB" w:rsidRPr="000659FA">
        <w:rPr>
          <w:rFonts w:ascii="Santander Text" w:hAnsi="Santander Text" w:cs="Arial"/>
          <w:szCs w:val="18"/>
          <w:lang w:val="pt-PT"/>
        </w:rPr>
        <w:t>.</w:t>
      </w:r>
    </w:p>
    <w:p w14:paraId="6DEA7EA6" w14:textId="6D55685E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Em segundo lugar</w:t>
      </w:r>
      <w:r w:rsidRPr="000659FA">
        <w:rPr>
          <w:rFonts w:ascii="Santander Text" w:hAnsi="Santander Text" w:cs="Arial"/>
          <w:szCs w:val="18"/>
          <w:lang w:val="pt-PT"/>
        </w:rPr>
        <w:t>, cruzar a base do universo da tabela de Clientes (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>) com a tabela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D42E52" w:rsidRPr="000659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, de modo 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0659FA">
        <w:rPr>
          <w:rFonts w:ascii="Santander Text" w:hAnsi="Santander Text" w:cs="Arial"/>
          <w:szCs w:val="18"/>
          <w:lang w:val="pt-PT"/>
        </w:rPr>
        <w:t>.  Posteriormente, calcular o max(‘</w:t>
      </w:r>
      <w:r w:rsidRPr="000659FA">
        <w:rPr>
          <w:rFonts w:ascii="Santander Text" w:hAnsi="Santander Text" w:cs="Arial"/>
          <w:i/>
          <w:szCs w:val="18"/>
          <w:lang w:val="pt-PT"/>
        </w:rPr>
        <w:t>flag_pro</w:t>
      </w:r>
      <w:r w:rsidR="006E1D19" w:rsidRPr="000659FA">
        <w:rPr>
          <w:rFonts w:ascii="Santander Text" w:hAnsi="Santander Text" w:cs="Arial"/>
          <w:i/>
          <w:szCs w:val="18"/>
          <w:lang w:val="pt-PT"/>
        </w:rPr>
        <w:t>ject_finance’</w:t>
      </w:r>
      <w:r w:rsidR="006E1D19"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="006E1D19"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6E1D19" w:rsidRPr="000659FA">
        <w:rPr>
          <w:rFonts w:ascii="Santander Text" w:hAnsi="Santander Text" w:cs="Arial"/>
          <w:szCs w:val="18"/>
          <w:lang w:val="pt-PT"/>
        </w:rPr>
        <w:t xml:space="preserve">). </w:t>
      </w:r>
    </w:p>
    <w:p w14:paraId="1B141F10" w14:textId="5B458F39" w:rsidR="00B66000" w:rsidRPr="000659FA" w:rsidRDefault="006E1D19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18" w:name="_Toc186820393"/>
      <w:r w:rsidRPr="000659FA">
        <w:rPr>
          <w:rFonts w:ascii="Santander Text" w:hAnsi="Santander Text" w:cs="Arial"/>
          <w:b/>
          <w:u w:val="single"/>
          <w:lang w:val="pt-PT"/>
        </w:rPr>
        <w:lastRenderedPageBreak/>
        <w:t xml:space="preserve">A) 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>Variáveis ‘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scp1_ftr_emss’, ‘scp2_ftr_emss’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 xml:space="preserve"> e ‘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scp3_ftr_emss’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 xml:space="preserve"> (Project Finance)</w:t>
      </w:r>
      <w:bookmarkEnd w:id="418"/>
    </w:p>
    <w:p w14:paraId="4EC3EC37" w14:textId="460FC7DC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No caso de max(flag_proj</w:t>
      </w:r>
      <w:r w:rsidR="00B66000" w:rsidRPr="000659FA">
        <w:rPr>
          <w:rFonts w:ascii="Santander Text" w:hAnsi="Santander Text" w:cs="Arial"/>
          <w:szCs w:val="18"/>
          <w:u w:val="single"/>
          <w:lang w:val="pt-PT"/>
        </w:rPr>
        <w:t>ect_finance) = 1, então:</w:t>
      </w:r>
    </w:p>
    <w:p w14:paraId="4D49D7A4" w14:textId="193B3242" w:rsidR="003B18B2" w:rsidRPr="000659FA" w:rsidRDefault="00BB4AC6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A1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3B18B2" w:rsidRPr="000659FA">
        <w:rPr>
          <w:rFonts w:ascii="Santander Text" w:hAnsi="Santander Text" w:cs="Arial"/>
          <w:b/>
          <w:i/>
          <w:szCs w:val="18"/>
          <w:lang w:val="pt-PT"/>
        </w:rPr>
        <w:t>Input Project Finance</w:t>
      </w:r>
      <w:r w:rsidR="003B18B2" w:rsidRPr="000659FA">
        <w:rPr>
          <w:rFonts w:ascii="Santander Text" w:hAnsi="Santander Text" w:cs="Arial"/>
          <w:b/>
          <w:szCs w:val="18"/>
          <w:lang w:val="pt-PT"/>
        </w:rPr>
        <w:t xml:space="preserve">: </w:t>
      </w:r>
      <w:r w:rsidR="003B18B2" w:rsidRPr="000659FA">
        <w:rPr>
          <w:rFonts w:ascii="Santander Text" w:hAnsi="Santander Text" w:cs="Arial"/>
          <w:szCs w:val="18"/>
          <w:lang w:val="pt-PT"/>
        </w:rPr>
        <w:t>Utilizando a tabela de</w:t>
      </w:r>
      <w:r w:rsidR="003B18B2" w:rsidRPr="000659FA">
        <w:rPr>
          <w:rFonts w:ascii="Santander Text" w:hAnsi="Santander Text" w:cs="Arial"/>
          <w:sz w:val="16"/>
          <w:szCs w:val="18"/>
          <w:lang w:val="pt-PT"/>
        </w:rPr>
        <w:t xml:space="preserve"> </w:t>
      </w:r>
      <w:r w:rsidR="003B18B2"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 xml:space="preserve">modesg_inp_project_finance </w:t>
      </w:r>
      <w:r w:rsidR="003B18B2" w:rsidRPr="000659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651F657C" w14:textId="77777777" w:rsidR="00ED6B47" w:rsidRPr="000659FA" w:rsidRDefault="00ED6B47" w:rsidP="007E3521">
      <w:pPr>
        <w:spacing w:after="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</w:p>
    <w:p w14:paraId="531EA2F6" w14:textId="0091D6CA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 xml:space="preserve">Cruzamento com a tabela de 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 xml:space="preserve">input </w:t>
      </w:r>
      <w:r w:rsidR="006B5CE1" w:rsidRPr="000659FA">
        <w:rPr>
          <w:rFonts w:ascii="Santander Text" w:hAnsi="Santander Text" w:cs="Arial"/>
          <w:b/>
          <w:i/>
          <w:szCs w:val="18"/>
          <w:lang w:val="pt-PT"/>
        </w:rPr>
        <w:t>modesg_inp_project_finance</w:t>
      </w:r>
      <w:r w:rsidRPr="000659FA">
        <w:rPr>
          <w:rFonts w:ascii="Santander Text" w:hAnsi="Santander Text" w:cs="Arial"/>
          <w:b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Obtenção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(KGL de 4 ou 6 dígitos) </w:t>
      </w:r>
      <w:r w:rsidRPr="000659FA">
        <w:rPr>
          <w:rFonts w:ascii="Santander Text" w:hAnsi="Santander Text" w:cs="Arial"/>
          <w:szCs w:val="18"/>
          <w:lang w:val="pt-PT"/>
        </w:rPr>
        <w:t xml:space="preserve">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>d e cruzamento com o campo  ‘</w:t>
      </w:r>
      <w:r w:rsidRPr="000659FA">
        <w:rPr>
          <w:rFonts w:ascii="Santander Text" w:hAnsi="Santander Text" w:cs="Arial"/>
          <w:i/>
          <w:szCs w:val="18"/>
          <w:lang w:val="pt-PT"/>
        </w:rPr>
        <w:t>codigo_unidade’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595E9AA5" w14:textId="03F66803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Supletiva</w:t>
      </w:r>
      <w:r w:rsidR="00082A6A" w:rsidRPr="000659FA">
        <w:rPr>
          <w:rFonts w:ascii="Santander Text" w:hAnsi="Santander Text" w:cs="Arial"/>
          <w:szCs w:val="18"/>
          <w:lang w:val="pt-PT"/>
        </w:rPr>
        <w:t>mente, caso não cruze no passo a</w:t>
      </w:r>
      <w:r w:rsidRPr="000659FA">
        <w:rPr>
          <w:rFonts w:ascii="Santander Text" w:hAnsi="Santander Text" w:cs="Arial"/>
          <w:szCs w:val="18"/>
          <w:lang w:val="pt-PT"/>
        </w:rPr>
        <w:t xml:space="preserve">), deverá ser efetuado o cruzamento da tabela </w:t>
      </w:r>
      <w:r w:rsidR="006B5CE1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kgl</w:t>
      </w:r>
      <w:r w:rsidR="001C51C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igual forma, cruzamento com o 1º campo ou, caso não cruze, posteriormente, com o 2º);</w:t>
      </w:r>
    </w:p>
    <w:p w14:paraId="787BCEB5" w14:textId="1271C04A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Supletivam</w:t>
      </w:r>
      <w:r w:rsidR="00082A6A" w:rsidRPr="000659FA">
        <w:rPr>
          <w:rFonts w:ascii="Santander Text" w:hAnsi="Santander Text" w:cs="Arial"/>
          <w:szCs w:val="18"/>
          <w:lang w:val="pt-PT"/>
        </w:rPr>
        <w:t>ente, caso não cruze no passo b</w:t>
      </w:r>
      <w:r w:rsidRPr="000659FA">
        <w:rPr>
          <w:rFonts w:ascii="Santander Text" w:hAnsi="Santander Text" w:cs="Arial"/>
          <w:szCs w:val="18"/>
          <w:lang w:val="pt-PT"/>
        </w:rPr>
        <w:t xml:space="preserve">), deverá ser efetuado o cruzamento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kgl’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</w:t>
      </w:r>
      <w:r w:rsidRPr="000659FA">
        <w:rPr>
          <w:rFonts w:ascii="Santander Text" w:hAnsi="Santander Text" w:cs="Arial"/>
          <w:szCs w:val="18"/>
          <w:lang w:val="pt-PT"/>
        </w:rPr>
        <w:t>’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</w:t>
      </w:r>
      <w:r w:rsidRPr="000659FA">
        <w:rPr>
          <w:rFonts w:ascii="Santander Text" w:hAnsi="Santander Text" w:cs="Arial"/>
          <w:szCs w:val="18"/>
          <w:lang w:val="pt-PT"/>
        </w:rPr>
        <w:t>’.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55EBFD06" w14:textId="6CE1E737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 w:val="16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Supletivame</w:t>
      </w:r>
      <w:r w:rsidR="00082A6A" w:rsidRPr="000659FA">
        <w:rPr>
          <w:rFonts w:ascii="Santander Text" w:hAnsi="Santander Text" w:cs="Arial"/>
          <w:szCs w:val="18"/>
          <w:lang w:val="pt-PT"/>
        </w:rPr>
        <w:t>nte, caso não cruze no passo c</w:t>
      </w:r>
      <w:r w:rsidRPr="000659FA">
        <w:rPr>
          <w:rFonts w:ascii="Santander Text" w:hAnsi="Santander Text" w:cs="Arial"/>
          <w:szCs w:val="18"/>
          <w:lang w:val="pt-PT"/>
        </w:rPr>
        <w:t>),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="006B5CE1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659FA">
        <w:rPr>
          <w:rFonts w:ascii="Santander Text" w:hAnsi="Santander Text" w:cs="Arial"/>
          <w:szCs w:val="18"/>
          <w:lang w:val="pt-PT"/>
        </w:rPr>
        <w:t xml:space="preserve">através do campo </w:t>
      </w:r>
      <w:r w:rsidRPr="000659FA">
        <w:rPr>
          <w:rFonts w:ascii="Santander Text" w:hAnsi="Santander Text" w:cs="Arial"/>
          <w:i/>
          <w:szCs w:val="18"/>
          <w:lang w:val="pt-PT"/>
        </w:rPr>
        <w:t>‘kgl’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, caso não cruze com o 1º. </w:t>
      </w:r>
      <w:r w:rsidRPr="000659FA">
        <w:rPr>
          <w:rFonts w:ascii="Santander Text" w:hAnsi="Santander Text" w:cs="Arial"/>
          <w:sz w:val="16"/>
          <w:lang w:val="pt-PT"/>
        </w:rPr>
        <w:t xml:space="preserve"> </w:t>
      </w:r>
    </w:p>
    <w:p w14:paraId="5E709805" w14:textId="7655922E" w:rsidR="003B18B2" w:rsidRPr="000659FA" w:rsidRDefault="003B18B2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 xml:space="preserve">Caso o KGL5 obtido no passo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b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in (‘5AEPF’, ‘92ZIK’, ‘ABYPF’, ‘EIGPF’, ‘F2SPF’, ‘IIFPF’, ‘P3PPF’) então ignorar os passos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b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),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d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passar do ponto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1.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para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obtenção dos scopes (passo 2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 xml:space="preserve"> do ponto A2.</w:t>
      </w:r>
      <w:r w:rsidRPr="000659FA">
        <w:rPr>
          <w:rFonts w:ascii="Santander Text" w:hAnsi="Santander Text" w:cs="Arial"/>
          <w:b/>
          <w:szCs w:val="18"/>
          <w:lang w:val="pt-PT"/>
        </w:rPr>
        <w:t>).</w:t>
      </w:r>
    </w:p>
    <w:p w14:paraId="73256D7A" w14:textId="5A9D2A37" w:rsidR="004E7DFE" w:rsidRPr="000659FA" w:rsidRDefault="00BB4AC6" w:rsidP="007E3521">
      <w:pPr>
        <w:pStyle w:val="ListParagraph"/>
        <w:spacing w:before="240" w:line="360" w:lineRule="auto"/>
        <w:jc w:val="both"/>
        <w:rPr>
          <w:lang w:val="pt-PT"/>
        </w:rPr>
      </w:pPr>
      <w:bookmarkStart w:id="419" w:name="_Toc186820394"/>
      <w:r w:rsidRPr="000659FA">
        <w:rPr>
          <w:rFonts w:ascii="Santander Text" w:hAnsi="Santander Text" w:cs="Arial"/>
          <w:b/>
          <w:lang w:val="pt-PT"/>
        </w:rPr>
        <w:t>A2</w:t>
      </w:r>
      <w:r w:rsidR="006E1D19" w:rsidRPr="000659FA">
        <w:rPr>
          <w:rFonts w:ascii="Santander Text" w:hAnsi="Santander Text" w:cs="Arial"/>
          <w:b/>
          <w:lang w:val="pt-PT"/>
        </w:rPr>
        <w:t xml:space="preserve">. </w:t>
      </w:r>
      <w:r w:rsidR="003B18B2" w:rsidRPr="000659FA">
        <w:rPr>
          <w:rFonts w:ascii="Santander Text" w:hAnsi="Santander Text" w:cs="Arial"/>
          <w:b/>
          <w:lang w:val="pt-PT"/>
        </w:rPr>
        <w:t xml:space="preserve">Obtenção das </w:t>
      </w:r>
      <w:r w:rsidR="003B18B2" w:rsidRPr="000659FA">
        <w:rPr>
          <w:rFonts w:ascii="Santander Text" w:hAnsi="Santander Text" w:cs="Arial"/>
          <w:b/>
          <w:i/>
          <w:lang w:val="pt-PT"/>
        </w:rPr>
        <w:t>scopes</w:t>
      </w:r>
      <w:r w:rsidR="003B18B2" w:rsidRPr="000659FA">
        <w:rPr>
          <w:rFonts w:ascii="Santander Text" w:hAnsi="Santander Text" w:cs="Arial"/>
          <w:b/>
          <w:lang w:val="pt-PT"/>
        </w:rPr>
        <w:t xml:space="preserve">: </w:t>
      </w:r>
      <w:bookmarkEnd w:id="419"/>
    </w:p>
    <w:p w14:paraId="5426B8B9" w14:textId="52C6272F" w:rsidR="003B18B2" w:rsidRPr="000659FA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Sempre que for possível obter um cruzamento válido no passo </w:t>
      </w:r>
      <w:r w:rsidR="00BB4AC6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>1.</w:t>
      </w:r>
      <w:r w:rsidR="00ED6B47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tabela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‘0’ e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de acordo com as regras descritas </w:t>
      </w:r>
      <w:r w:rsidR="00ED6B47" w:rsidRPr="000659FA">
        <w:rPr>
          <w:rFonts w:ascii="Santander Text" w:hAnsi="Santander Text" w:cs="Arial"/>
          <w:iCs/>
          <w:szCs w:val="18"/>
          <w:lang w:val="pt-PT"/>
        </w:rPr>
        <w:t>a</w:t>
      </w:r>
      <w:r w:rsidRPr="000659FA">
        <w:rPr>
          <w:rFonts w:ascii="Santander Text" w:hAnsi="Santander Text" w:cs="Arial"/>
          <w:iCs/>
          <w:szCs w:val="18"/>
          <w:lang w:val="pt-PT"/>
        </w:rPr>
        <w:t>baixo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6C897383" w14:textId="16DA2100" w:rsidR="003B18B2" w:rsidRPr="000659FA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No caso de não ser possível obter um cruzamento no passo </w:t>
      </w:r>
      <w:r w:rsidR="00BB4AC6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>1. então os três campos deverão ser aprovisionados de acordo c</w:t>
      </w:r>
      <w:r w:rsidR="00BB4AC6" w:rsidRPr="000659FA">
        <w:rPr>
          <w:rFonts w:ascii="Santander Text" w:hAnsi="Santander Text" w:cs="Arial"/>
          <w:szCs w:val="18"/>
          <w:lang w:val="pt-PT"/>
        </w:rPr>
        <w:t xml:space="preserve">om as regras descritas </w:t>
      </w:r>
      <w:r w:rsidR="001A1611" w:rsidRPr="000659FA">
        <w:rPr>
          <w:rFonts w:ascii="Santander Text" w:hAnsi="Santander Text" w:cs="Arial"/>
          <w:szCs w:val="18"/>
          <w:lang w:val="pt-PT"/>
        </w:rPr>
        <w:t>a</w:t>
      </w:r>
      <w:r w:rsidR="00BB4AC6" w:rsidRPr="000659FA">
        <w:rPr>
          <w:rFonts w:ascii="Santander Text" w:hAnsi="Santander Text" w:cs="Arial"/>
          <w:szCs w:val="18"/>
          <w:lang w:val="pt-PT"/>
        </w:rPr>
        <w:t>baixo:</w:t>
      </w:r>
    </w:p>
    <w:p w14:paraId="70214E6A" w14:textId="77777777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1013F9B2" w14:textId="2AB3C967" w:rsidR="003B18B2" w:rsidRPr="000659FA" w:rsidRDefault="003B18B2" w:rsidP="007E3521">
      <w:pPr>
        <w:pStyle w:val="ListParagraph"/>
        <w:spacing w:line="360" w:lineRule="auto"/>
        <w:ind w:left="1068"/>
        <w:jc w:val="both"/>
      </w:pPr>
      <w:r w:rsidRPr="000659FA">
        <w:rPr>
          <w:rFonts w:ascii="Santander Text" w:hAnsi="Santander Text" w:cs="Arial"/>
          <w:b/>
          <w:bCs/>
          <w:szCs w:val="18"/>
          <w:u w:val="single"/>
        </w:rPr>
        <w:t xml:space="preserve">1. </w:t>
      </w:r>
      <w:r w:rsidRPr="000659FA">
        <w:rPr>
          <w:rFonts w:ascii="Santander Text" w:hAnsi="Santander Text" w:cs="Arial"/>
          <w:b/>
          <w:bCs/>
          <w:i/>
          <w:szCs w:val="18"/>
          <w:u w:val="single"/>
        </w:rPr>
        <w:t>Reported emissions</w:t>
      </w:r>
    </w:p>
    <w:p w14:paraId="695EE1F3" w14:textId="77777777" w:rsidR="003B18B2" w:rsidRPr="000659FA" w:rsidRDefault="003B18B2" w:rsidP="008E5B92">
      <w:pPr>
        <w:pStyle w:val="ListParagraph"/>
        <w:numPr>
          <w:ilvl w:val="1"/>
          <w:numId w:val="46"/>
        </w:numPr>
        <w:spacing w:after="0" w:line="360" w:lineRule="auto"/>
        <w:contextualSpacing w:val="0"/>
        <w:jc w:val="both"/>
        <w:rPr>
          <w:rFonts w:ascii="Santander Text" w:hAnsi="Santander Text" w:cs="Arial"/>
          <w:b/>
          <w:bCs/>
          <w:szCs w:val="18"/>
          <w:u w:val="single"/>
        </w:rPr>
      </w:pPr>
      <w:r w:rsidRPr="000659FA">
        <w:rPr>
          <w:rFonts w:ascii="Santander Text" w:hAnsi="Santander Text" w:cs="Arial"/>
          <w:b/>
          <w:bCs/>
          <w:szCs w:val="18"/>
          <w:u w:val="single"/>
        </w:rPr>
        <w:t>Verified emissions of the project: (emissões reais dos clientes SCIB)</w:t>
      </w:r>
    </w:p>
    <w:p w14:paraId="0C3117FB" w14:textId="4E4242DE" w:rsidR="003B18B2" w:rsidRPr="000659FA" w:rsidRDefault="003B18B2" w:rsidP="007E3521">
      <w:pPr>
        <w:pStyle w:val="ListParagraph"/>
        <w:spacing w:line="360" w:lineRule="auto"/>
        <w:ind w:left="1776"/>
        <w:jc w:val="both"/>
        <w:rPr>
          <w:rFonts w:ascii="Santander Text" w:hAnsi="Santander Text" w:cs="Arial"/>
          <w:bCs/>
          <w:szCs w:val="18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como base deve ser assegurada a seguinte priorização:</w:t>
      </w:r>
    </w:p>
    <w:p w14:paraId="6D774834" w14:textId="289B9E26" w:rsidR="003B18B2" w:rsidRPr="000659FA" w:rsidRDefault="003B18B2" w:rsidP="007E3521">
      <w:pPr>
        <w:spacing w:line="360" w:lineRule="auto"/>
        <w:ind w:left="1416" w:firstLine="708"/>
        <w:contextualSpacing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b/>
          <w:bCs/>
          <w:szCs w:val="18"/>
        </w:rPr>
        <w:t>1. Cruzamento por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 xml:space="preserve"> ‘</w:t>
      </w:r>
      <w:r w:rsidRPr="000659FA">
        <w:rPr>
          <w:rFonts w:ascii="Santander Text" w:hAnsi="Santander Text" w:cs="Arial"/>
          <w:b/>
          <w:bCs/>
          <w:iCs/>
          <w:szCs w:val="18"/>
        </w:rPr>
        <w:t>clei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>’</w:t>
      </w:r>
      <w:r w:rsidRPr="000659FA">
        <w:rPr>
          <w:rFonts w:ascii="Santander Text" w:hAnsi="Santander Text" w:cs="Arial"/>
          <w:i/>
          <w:iCs/>
          <w:szCs w:val="18"/>
        </w:rPr>
        <w:t xml:space="preserve">: </w:t>
      </w:r>
    </w:p>
    <w:p w14:paraId="1419DD11" w14:textId="5BDA3536" w:rsidR="003B18B2" w:rsidRPr="000659FA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1C51C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ED6B47" w:rsidRPr="000659FA">
        <w:rPr>
          <w:rFonts w:ascii="Santander Text" w:hAnsi="Santander Text" w:cs="Arial"/>
          <w:szCs w:val="18"/>
          <w:lang w:val="pt-PT"/>
        </w:rPr>
        <w:t xml:space="preserve">serão identificados, sobre </w:t>
      </w:r>
      <w:r w:rsidRPr="000659FA">
        <w:rPr>
          <w:rFonts w:ascii="Santander Text" w:hAnsi="Santander Text" w:cs="Arial"/>
          <w:szCs w:val="18"/>
          <w:lang w:val="pt-PT"/>
        </w:rPr>
        <w:t>a mesma tabela</w:t>
      </w:r>
      <w:r w:rsidR="00ED6B47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5F6A0BFE" w14:textId="2EF17809" w:rsidR="008E152A" w:rsidRPr="000659FA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116251" w:rsidRPr="000659FA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associa</w:t>
      </w:r>
      <w:r w:rsidR="00116251" w:rsidRPr="000659FA">
        <w:rPr>
          <w:rFonts w:ascii="Santander Text" w:eastAsia="Times New Roman" w:hAnsi="Santander Text" w:cs="Arial"/>
          <w:szCs w:val="18"/>
          <w:lang w:val="pt-PT"/>
        </w:rPr>
        <w:t>do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relativo ao cliente com 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 xml:space="preserve">o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22040959" w14:textId="6FB30D57" w:rsidR="003B18B2" w:rsidRPr="000659FA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</w:p>
    <w:p w14:paraId="3B6A82F8" w14:textId="14A1917F" w:rsidR="003B18B2" w:rsidRPr="000659FA" w:rsidRDefault="003B18B2" w:rsidP="007E3521">
      <w:pPr>
        <w:pStyle w:val="ListParagraph"/>
        <w:spacing w:line="360" w:lineRule="auto"/>
        <w:ind w:left="2124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2. Cruzamento por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‘</w:t>
      </w:r>
      <w:r w:rsidR="001C51CB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ISIN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 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39D18240" w14:textId="3648B1F4" w:rsidR="003B18B2" w:rsidRPr="000659FA" w:rsidRDefault="003B18B2" w:rsidP="008E5B92">
      <w:pPr>
        <w:pStyle w:val="ListParagraph"/>
        <w:numPr>
          <w:ilvl w:val="0"/>
          <w:numId w:val="8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>Em primeira instância, deverão ser identificados os códigos ‘ISIN’ que se encontram na tabela de títulos (</w:t>
      </w:r>
      <w:r w:rsidRPr="000659FA">
        <w:rPr>
          <w:rFonts w:ascii="Santander Text" w:hAnsi="Santander Text" w:cs="Arial"/>
          <w:iCs/>
          <w:szCs w:val="18"/>
          <w:lang w:val="pt-PT"/>
        </w:rPr>
        <w:t>ct610</w:t>
      </w:r>
      <w:r w:rsidRPr="000659FA">
        <w:rPr>
          <w:rFonts w:ascii="Santander Text" w:hAnsi="Santander Text" w:cs="Arial"/>
          <w:szCs w:val="18"/>
          <w:lang w:val="pt-PT"/>
        </w:rPr>
        <w:t>). Para isso, ser</w:t>
      </w:r>
      <w:r w:rsidR="00ED6B47" w:rsidRPr="000659FA">
        <w:rPr>
          <w:rFonts w:ascii="Santander Text" w:hAnsi="Santander Text" w:cs="Arial"/>
          <w:szCs w:val="18"/>
          <w:lang w:val="pt-PT"/>
        </w:rPr>
        <w:t>á</w:t>
      </w:r>
      <w:r w:rsidRPr="000659FA">
        <w:rPr>
          <w:rFonts w:ascii="Santander Text" w:hAnsi="Santander Text" w:cs="Arial"/>
          <w:szCs w:val="18"/>
          <w:lang w:val="pt-PT"/>
        </w:rPr>
        <w:t xml:space="preserve">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os 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 associados</w:t>
      </w:r>
      <w:r w:rsidR="001A1611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24F5ECF5" w14:textId="71460F61" w:rsidR="008E152A" w:rsidRPr="000659FA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cisinref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4C61CB7B" w14:textId="115CF5D7" w:rsidR="003B18B2" w:rsidRPr="000659FA" w:rsidRDefault="003B18B2" w:rsidP="007E3521">
      <w:pPr>
        <w:pStyle w:val="ListParagraph"/>
        <w:spacing w:after="0" w:line="360" w:lineRule="auto"/>
        <w:ind w:left="2484"/>
        <w:jc w:val="both"/>
        <w:rPr>
          <w:rFonts w:ascii="Santander Text" w:hAnsi="Santander Text" w:cs="Arial"/>
          <w:b/>
          <w:bCs/>
          <w:szCs w:val="18"/>
          <w:lang w:val="pt-PT"/>
        </w:rPr>
      </w:pPr>
    </w:p>
    <w:p w14:paraId="46278217" w14:textId="2C72F000" w:rsidR="00B66000" w:rsidRPr="000659FA" w:rsidRDefault="003B18B2">
      <w:pPr>
        <w:pStyle w:val="ListParagraph"/>
        <w:spacing w:line="360" w:lineRule="auto"/>
        <w:ind w:left="2136"/>
        <w:jc w:val="both"/>
        <w:rPr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</w:t>
      </w:r>
      <w:r w:rsidR="00B66000" w:rsidRPr="000659FA">
        <w:rPr>
          <w:rFonts w:ascii="Santander Text" w:hAnsi="Santander Text" w:cs="Arial"/>
          <w:szCs w:val="18"/>
          <w:lang w:val="pt-PT"/>
        </w:rPr>
        <w:t>l através do KGL de 5 dígitos):</w:t>
      </w:r>
    </w:p>
    <w:p w14:paraId="1FBFACB9" w14:textId="40BF8617" w:rsidR="003B18B2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1751EEAE" w14:textId="506E00EC" w:rsidR="003B18B2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 </w:t>
      </w:r>
      <w:r w:rsidR="00F934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AE674D" w:rsidRPr="000659FA">
        <w:rPr>
          <w:rFonts w:ascii="Santander Text" w:hAnsi="Santander Text" w:cs="Arial"/>
          <w:szCs w:val="18"/>
          <w:lang w:val="pt-PT"/>
        </w:rPr>
        <w:t>;</w:t>
      </w:r>
    </w:p>
    <w:p w14:paraId="6FC5CEB7" w14:textId="4065FD8B" w:rsidR="008E152A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197F8888" w14:textId="77777777" w:rsidR="003B18B2" w:rsidRPr="000659FA" w:rsidRDefault="003B18B2" w:rsidP="007E3521">
      <w:pPr>
        <w:pStyle w:val="ListParagraph"/>
        <w:spacing w:after="0" w:line="360" w:lineRule="auto"/>
        <w:ind w:left="2496"/>
        <w:jc w:val="both"/>
        <w:rPr>
          <w:rFonts w:ascii="Santander Text" w:hAnsi="Santander Text" w:cs="Arial"/>
          <w:szCs w:val="18"/>
          <w:lang w:val="pt-PT"/>
        </w:rPr>
      </w:pPr>
    </w:p>
    <w:p w14:paraId="50F7CB88" w14:textId="4C50C05B" w:rsidR="003B18B2" w:rsidRPr="000659FA" w:rsidRDefault="003B18B2" w:rsidP="007E3521">
      <w:pPr>
        <w:spacing w:line="360" w:lineRule="auto"/>
        <w:ind w:left="2136" w:right="30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 xml:space="preserve">4. Obtenção das </w:t>
      </w:r>
      <w:r w:rsidRPr="000659FA">
        <w:rPr>
          <w:rStyle w:val="ui-provider"/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devem ser mapeadas diretamente para as variáveis com o mesmo nome na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.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Denote-se que estas variáveis devem ser aprovisionadas somente se as variáveis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="00714505"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sejam positivas.</w:t>
      </w:r>
    </w:p>
    <w:p w14:paraId="5DDC4E9C" w14:textId="1A1E6BB2" w:rsidR="003B18B2" w:rsidRPr="000659FA" w:rsidRDefault="003B18B2" w:rsidP="007E3521">
      <w:pPr>
        <w:pStyle w:val="ListParagraph"/>
        <w:spacing w:line="360" w:lineRule="auto"/>
        <w:ind w:left="1068"/>
        <w:jc w:val="both"/>
        <w:rPr>
          <w:rFonts w:ascii="Santander Text" w:hAnsi="Santander Text" w:cs="Arial"/>
          <w:b/>
          <w:bCs/>
          <w:i/>
          <w:iCs/>
          <w:szCs w:val="18"/>
          <w:u w:val="single"/>
        </w:rPr>
      </w:pPr>
      <w:r w:rsidRPr="000659FA">
        <w:rPr>
          <w:rFonts w:ascii="Santander Text" w:hAnsi="Santander Text" w:cs="Arial"/>
          <w:b/>
          <w:bCs/>
          <w:i/>
          <w:iCs/>
          <w:szCs w:val="18"/>
          <w:u w:val="single"/>
        </w:rPr>
        <w:t>2. Emiss</w:t>
      </w:r>
      <w:r w:rsidR="00B66000" w:rsidRPr="000659FA">
        <w:rPr>
          <w:rFonts w:ascii="Santander Text" w:hAnsi="Santander Text" w:cs="Arial"/>
          <w:b/>
          <w:bCs/>
          <w:i/>
          <w:iCs/>
          <w:szCs w:val="18"/>
          <w:u w:val="single"/>
        </w:rPr>
        <w:t>ions based on economic activity</w:t>
      </w:r>
    </w:p>
    <w:p w14:paraId="5E23C47F" w14:textId="065DF993" w:rsidR="003536E9" w:rsidRPr="000659FA" w:rsidRDefault="00BB4AC6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</w:rPr>
      </w:pPr>
      <w:bookmarkStart w:id="420" w:name="_Toc186820396"/>
      <w:bookmarkStart w:id="421" w:name="_Toc188951192"/>
      <w:r w:rsidRPr="000659FA">
        <w:rPr>
          <w:rFonts w:ascii="Santander Text" w:hAnsi="Santander Text" w:cs="Arial"/>
          <w:b/>
        </w:rPr>
        <w:t xml:space="preserve">      </w:t>
      </w:r>
      <w:r w:rsidR="003B18B2" w:rsidRPr="000659FA">
        <w:rPr>
          <w:rFonts w:ascii="Santander Text" w:hAnsi="Santander Text" w:cs="Arial"/>
          <w:b/>
          <w:u w:val="single"/>
        </w:rPr>
        <w:t>2.1. Based on assets</w:t>
      </w:r>
      <w:bookmarkEnd w:id="420"/>
      <w:bookmarkEnd w:id="421"/>
      <w:r w:rsidR="003B18B2" w:rsidRPr="000659FA">
        <w:rPr>
          <w:rFonts w:ascii="Santander Text" w:hAnsi="Santander Text" w:cs="Arial"/>
          <w:b/>
          <w:u w:val="single"/>
        </w:rPr>
        <w:t xml:space="preserve"> </w:t>
      </w:r>
    </w:p>
    <w:p w14:paraId="04C059CE" w14:textId="5FC91811" w:rsidR="003536E9" w:rsidRPr="00ED6600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</w:rPr>
      </w:pPr>
      <w:r w:rsidRPr="00ED6600">
        <w:rPr>
          <w:rFonts w:ascii="Santander Text" w:hAnsi="Santander Text" w:cs="Arial"/>
          <w:b/>
          <w:u w:val="single"/>
        </w:rPr>
        <w:t>2.1. Based on revenues</w:t>
      </w:r>
    </w:p>
    <w:p w14:paraId="6241E3CA" w14:textId="45117C01" w:rsidR="003536E9" w:rsidRPr="000659FA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lastRenderedPageBreak/>
        <w:t xml:space="preserve">Metodologia não aplicável por falta de informação real relativa a faturação individual do cliente para Project Finance.  </w:t>
      </w:r>
    </w:p>
    <w:p w14:paraId="14CC9FD1" w14:textId="18483B7F" w:rsidR="003536E9" w:rsidRPr="000659FA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u w:val="single"/>
          <w:lang w:val="pt-PT"/>
        </w:rPr>
        <w:t>2.2. Based on assets</w:t>
      </w:r>
    </w:p>
    <w:p w14:paraId="5CF6EB06" w14:textId="18847CF2" w:rsidR="003B18B2" w:rsidRPr="000659FA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="00B66000" w:rsidRPr="000659FA">
        <w:rPr>
          <w:rFonts w:ascii="Santander Text" w:hAnsi="Santander Text" w:cs="Arial"/>
          <w:szCs w:val="18"/>
          <w:lang w:val="pt-PT"/>
        </w:rPr>
        <w:t>como base:</w:t>
      </w:r>
    </w:p>
    <w:p w14:paraId="07A32F82" w14:textId="56378CF2" w:rsidR="003B18B2" w:rsidRPr="000659FA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‘</w:t>
      </w:r>
      <w:r w:rsidR="00910CA2" w:rsidRPr="000659FA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e mapeamento para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> Filtrar a tabela de parametrização (</w:t>
      </w:r>
      <w:r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)  por ‘dimensao’ = ‘REGIAO’ e cruzar o resultado através do campo </w:t>
      </w:r>
      <w:r w:rsidRPr="000659FA">
        <w:rPr>
          <w:rFonts w:ascii="Santander Text" w:hAnsi="Santander Text" w:cs="Arial"/>
          <w:i/>
          <w:szCs w:val="18"/>
          <w:lang w:val="pt-PT"/>
        </w:rPr>
        <w:t>‘valor_original’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szCs w:val="18"/>
          <w:lang w:val="pt-PT"/>
        </w:rPr>
        <w:t>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(valor elegível no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4C6ED80D" w14:textId="5FE31F5B" w:rsidR="003B18B2" w:rsidRPr="000659FA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previamente filtrada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szCs w:val="18"/>
          <w:lang w:val="pt-PT"/>
        </w:rPr>
        <w:t>Assets’</w:t>
      </w:r>
      <w:r w:rsidRPr="000659FA">
        <w:rPr>
          <w:rFonts w:ascii="Santander Text" w:hAnsi="Santander Text" w:cs="Arial"/>
          <w:szCs w:val="18"/>
          <w:lang w:val="pt-PT"/>
        </w:rPr>
        <w:t>,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do campo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output</w:t>
      </w:r>
      <w:r w:rsidRPr="000659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0659FA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 w:rsidRPr="000659FA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0659FA">
        <w:rPr>
          <w:rFonts w:ascii="Santander Text" w:hAnsi="Santander Text" w:cs="Arial"/>
          <w:szCs w:val="18"/>
          <w:lang w:val="pt-PT"/>
        </w:rPr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0659FA">
        <w:rPr>
          <w:rFonts w:ascii="Santander Text" w:hAnsi="Santander Text" w:cs="Arial"/>
          <w:szCs w:val="18"/>
          <w:lang w:val="pt-PT"/>
        </w:rPr>
        <w:t>o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5B0FB841" w14:textId="4F398AF0" w:rsidR="00690EA9" w:rsidRPr="000659FA" w:rsidRDefault="003B18B2" w:rsidP="007E3521">
      <w:pPr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F541A2" w:rsidRPr="000659FA">
        <w:rPr>
          <w:rFonts w:ascii="Santander Text" w:hAnsi="Santander Text" w:cs="Arial"/>
          <w:b/>
          <w:bCs/>
          <w:szCs w:val="18"/>
          <w:lang w:val="pt-PT"/>
        </w:rPr>
        <w:t xml:space="preserve"> Gerais aplicáveis a todas as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</w:t>
      </w:r>
      <w:r w:rsidRPr="000659FA">
        <w:rPr>
          <w:rFonts w:ascii="Santander Text" w:hAnsi="Santander Text" w:cs="Arial"/>
          <w:szCs w:val="18"/>
          <w:lang w:val="pt-PT"/>
        </w:rPr>
        <w:t xml:space="preserve">’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C15C2B" w:rsidRPr="000659FA">
        <w:rPr>
          <w:rFonts w:ascii="Santander Text" w:hAnsi="Santander Text" w:cs="Arial"/>
          <w:szCs w:val="18"/>
          <w:lang w:val="pt-PT"/>
        </w:rPr>
        <w:t>as respetivas origens a ‘MISS’.</w:t>
      </w:r>
    </w:p>
    <w:p w14:paraId="5405B080" w14:textId="12EE4D14" w:rsidR="003B18B2" w:rsidRPr="000659FA" w:rsidRDefault="00BB4AC6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u w:val="single"/>
          <w:lang w:val="pt-PT"/>
        </w:rPr>
        <w:t>B) Variáveis ‘scp1_ftr_emss’, ‘scp2_ftr_emss’ e ‘scp3_ftr_emss’ (Clientes não Project Finance)</w:t>
      </w:r>
    </w:p>
    <w:p w14:paraId="7951073F" w14:textId="77777777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No caso de max(flag_project_finance) = 0, então:</w:t>
      </w:r>
    </w:p>
    <w:p w14:paraId="12651481" w14:textId="27263E2B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22" w:name="_Toc186820399"/>
      <w:r w:rsidRPr="000659FA">
        <w:rPr>
          <w:rFonts w:ascii="Santander Text" w:hAnsi="Santander Text" w:cs="Arial"/>
          <w:b/>
        </w:rPr>
        <w:t xml:space="preserve">1. </w:t>
      </w:r>
      <w:r w:rsidRPr="000659FA">
        <w:rPr>
          <w:rFonts w:ascii="Santander Text" w:hAnsi="Santander Text" w:cs="Arial"/>
          <w:b/>
          <w:i/>
          <w:u w:val="single"/>
        </w:rPr>
        <w:t xml:space="preserve">Reported </w:t>
      </w:r>
      <w:r w:rsidR="005C53CA" w:rsidRPr="000659FA">
        <w:rPr>
          <w:rFonts w:ascii="Santander Text" w:hAnsi="Santander Text" w:cs="Arial"/>
          <w:b/>
          <w:i/>
          <w:u w:val="single"/>
        </w:rPr>
        <w:t>E</w:t>
      </w:r>
      <w:r w:rsidRPr="000659FA">
        <w:rPr>
          <w:rFonts w:ascii="Santander Text" w:hAnsi="Santander Text" w:cs="Arial"/>
          <w:b/>
          <w:i/>
          <w:u w:val="single"/>
        </w:rPr>
        <w:t>missions</w:t>
      </w:r>
      <w:bookmarkEnd w:id="422"/>
      <w:r w:rsidRPr="000659FA">
        <w:rPr>
          <w:rFonts w:ascii="Santander Text" w:hAnsi="Santander Text" w:cs="Arial"/>
          <w:b/>
        </w:rPr>
        <w:t xml:space="preserve"> </w:t>
      </w:r>
    </w:p>
    <w:p w14:paraId="3307E30C" w14:textId="6D940B00" w:rsidR="003B18B2" w:rsidRPr="000659FA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b/>
          <w:u w:val="single"/>
        </w:rPr>
      </w:pPr>
      <w:bookmarkStart w:id="423" w:name="_Toc186820400"/>
      <w:bookmarkStart w:id="424" w:name="_Toc188951193"/>
      <w:r w:rsidRPr="000659FA">
        <w:rPr>
          <w:rFonts w:ascii="Santander Text" w:hAnsi="Santander Text" w:cs="Arial"/>
          <w:b/>
        </w:rPr>
        <w:t xml:space="preserve">1.1. </w:t>
      </w:r>
      <w:r w:rsidRPr="000659FA">
        <w:rPr>
          <w:rFonts w:ascii="Santander Text" w:hAnsi="Santander Text" w:cs="Arial"/>
          <w:b/>
          <w:u w:val="single"/>
        </w:rPr>
        <w:t>Audited emissions of the counterparty: (emissões reais dos clientes SCIB)</w:t>
      </w:r>
      <w:bookmarkEnd w:id="423"/>
      <w:bookmarkEnd w:id="424"/>
    </w:p>
    <w:p w14:paraId="509E1422" w14:textId="6376FBD4" w:rsidR="003B18B2" w:rsidRPr="000659FA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modesg_inp_emss_scib </w:t>
      </w:r>
      <w:r w:rsidRPr="000659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2C8C6AF4" w14:textId="4EDF9246" w:rsidR="00690EA9" w:rsidRPr="000659FA" w:rsidRDefault="00BB4AC6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</w:rPr>
        <w:t xml:space="preserve">1. 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="003B18B2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3B18B2" w:rsidRPr="000659FA">
        <w:rPr>
          <w:rFonts w:ascii="Santander Text" w:hAnsi="Santander Text" w:cs="Arial"/>
          <w:b/>
          <w:bCs/>
          <w:iCs/>
          <w:szCs w:val="18"/>
          <w:lang w:val="pt-PT"/>
        </w:rPr>
        <w:t>clei</w:t>
      </w:r>
      <w:r w:rsidR="003B18B2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="003B18B2" w:rsidRPr="000659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</w:p>
    <w:p w14:paraId="27955B8E" w14:textId="6DDF234F" w:rsidR="00690EA9" w:rsidRPr="000659FA" w:rsidRDefault="00690EA9" w:rsidP="008E5B92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lastRenderedPageBreak/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BD4175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iremos sobre a mesma tabela identificar 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6854471D" w14:textId="514B959E" w:rsidR="00690EA9" w:rsidRPr="000659FA" w:rsidRDefault="00690EA9" w:rsidP="008E5B92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871C3F" w:rsidRPr="000659FA">
        <w:rPr>
          <w:rFonts w:ascii="Santander Text" w:eastAsia="Times New Roman" w:hAnsi="Santander Text" w:cs="Arial"/>
          <w:szCs w:val="18"/>
          <w:lang w:val="pt-PT"/>
        </w:rPr>
        <w:t xml:space="preserve">será associado </w:t>
      </w:r>
      <w:r w:rsidRPr="000659FA">
        <w:rPr>
          <w:rFonts w:ascii="Santander Text" w:eastAsia="Times New Roman" w:hAnsi="Santander Text" w:cs="Arial"/>
          <w:szCs w:val="18"/>
          <w:lang w:val="pt-PT"/>
        </w:rPr>
        <w:t>o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relativo ao cliente com o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DD87361" w14:textId="2F8A4029" w:rsidR="003B18B2" w:rsidRPr="000659FA" w:rsidRDefault="00690EA9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2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. </w:t>
      </w:r>
      <w:r w:rsidRPr="000659FA">
        <w:rPr>
          <w:rFonts w:ascii="Santander Text" w:hAnsi="Santander Text" w:cs="Arial"/>
          <w:b/>
          <w:iCs/>
          <w:szCs w:val="18"/>
          <w:lang w:val="pt-PT"/>
        </w:rPr>
        <w:t>Cruzamento por ‘</w:t>
      </w:r>
      <w:r w:rsidR="00BD4175" w:rsidRPr="000659FA">
        <w:rPr>
          <w:rFonts w:ascii="Santander Text" w:hAnsi="Santander Text" w:cs="Arial"/>
          <w:b/>
          <w:i/>
          <w:iCs/>
          <w:szCs w:val="18"/>
          <w:lang w:val="pt-PT"/>
        </w:rPr>
        <w:t>ISIN’</w:t>
      </w:r>
      <w:r w:rsidRPr="000659FA">
        <w:rPr>
          <w:rFonts w:ascii="Santander Text" w:hAnsi="Santander Text" w:cs="Arial"/>
          <w:b/>
          <w:i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  <w:r w:rsidR="003B18B2" w:rsidRPr="000659FA">
        <w:rPr>
          <w:rFonts w:ascii="Santander Text" w:hAnsi="Santander Text" w:cs="Arial"/>
          <w:szCs w:val="18"/>
          <w:lang w:val="pt-PT"/>
        </w:rPr>
        <w:t> </w:t>
      </w:r>
    </w:p>
    <w:p w14:paraId="03CF3851" w14:textId="6534CD29" w:rsidR="003B18B2" w:rsidRPr="000659FA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>Em primeira instância, deverão ser identificados os códigos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que se encontram na tabela de títulos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</w:t>
      </w:r>
      <w:r w:rsidRPr="000659FA">
        <w:rPr>
          <w:rFonts w:ascii="Santander Text" w:hAnsi="Santander Text" w:cs="Arial"/>
          <w:szCs w:val="18"/>
          <w:lang w:val="pt-PT"/>
        </w:rPr>
        <w:t xml:space="preserve">). Para isso, deverá ser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os zclientes associados. </w:t>
      </w:r>
    </w:p>
    <w:p w14:paraId="7A728584" w14:textId="7EB00A52" w:rsidR="008E152A" w:rsidRPr="000659FA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cisinref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3561727" w14:textId="77777777" w:rsidR="00690EA9" w:rsidRPr="000659FA" w:rsidRDefault="00690EA9" w:rsidP="007E3521">
      <w:pPr>
        <w:pStyle w:val="ListParagraph"/>
        <w:spacing w:after="0" w:line="360" w:lineRule="auto"/>
        <w:ind w:left="2136"/>
        <w:jc w:val="both"/>
        <w:rPr>
          <w:lang w:val="pt-PT"/>
        </w:rPr>
      </w:pPr>
    </w:p>
    <w:p w14:paraId="5E527772" w14:textId="688B84B5" w:rsidR="00690EA9" w:rsidRPr="000659FA" w:rsidRDefault="003B18B2" w:rsidP="007E3521">
      <w:pPr>
        <w:pStyle w:val="ListParagraph"/>
        <w:spacing w:before="240" w:line="360" w:lineRule="auto"/>
        <w:ind w:left="1776"/>
        <w:jc w:val="both"/>
        <w:rPr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(identificável através do KGL de 5 dígitos):</w:t>
      </w:r>
    </w:p>
    <w:p w14:paraId="0309018D" w14:textId="08A3F42A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0B8D2484" w14:textId="56F586D6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lastRenderedPageBreak/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 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88603A7" w14:textId="3598269B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784704B1" w14:textId="77777777" w:rsidR="003B18B2" w:rsidRPr="000659FA" w:rsidRDefault="003B18B2" w:rsidP="007E3521">
      <w:pPr>
        <w:pStyle w:val="ListParagraph"/>
        <w:spacing w:line="360" w:lineRule="auto"/>
        <w:ind w:left="2460"/>
        <w:jc w:val="both"/>
        <w:rPr>
          <w:rFonts w:ascii="Santander Text" w:hAnsi="Santander Text" w:cs="Arial"/>
          <w:szCs w:val="18"/>
          <w:lang w:val="pt-PT"/>
        </w:rPr>
      </w:pPr>
    </w:p>
    <w:p w14:paraId="578BF123" w14:textId="4F661240" w:rsidR="003B18B2" w:rsidRPr="000659FA" w:rsidRDefault="003B18B2" w:rsidP="008E5B92">
      <w:pPr>
        <w:pStyle w:val="ListParagraph"/>
        <w:numPr>
          <w:ilvl w:val="0"/>
          <w:numId w:val="52"/>
        </w:numPr>
        <w:spacing w:after="0" w:line="360" w:lineRule="auto"/>
        <w:ind w:right="300"/>
        <w:contextualSpacing w:val="0"/>
        <w:jc w:val="both"/>
        <w:rPr>
          <w:rStyle w:val="ui-provider"/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Obtenção das scopes: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deve</w:t>
      </w:r>
      <w:r w:rsidR="00871C3F" w:rsidRPr="000659FA">
        <w:rPr>
          <w:rStyle w:val="ui-provider"/>
          <w:rFonts w:ascii="Santander Text" w:hAnsi="Santander Text" w:cs="Arial"/>
          <w:szCs w:val="18"/>
          <w:lang w:val="pt-PT"/>
        </w:rPr>
        <w:t>rão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ser mapeadas diretamente para as variáveis com o mesmo nome na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. Denote-se que estas variáveis devem ser aprovisionadas somente se as variáveis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="00714505"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sejam positivas. </w:t>
      </w:r>
    </w:p>
    <w:p w14:paraId="2EAEA8DA" w14:textId="77777777" w:rsidR="003B18B2" w:rsidRPr="000659FA" w:rsidRDefault="003B18B2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2C3A928F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25" w:name="_Toc186820401"/>
      <w:bookmarkStart w:id="426" w:name="_Toc188951194"/>
      <w:r w:rsidRPr="000659FA">
        <w:rPr>
          <w:rFonts w:ascii="Santander Text" w:hAnsi="Santander Text" w:cs="Arial"/>
          <w:b/>
          <w:lang w:val="pt-PT"/>
        </w:rPr>
        <w:t>1.2.  </w:t>
      </w:r>
      <w:r w:rsidRPr="000659FA">
        <w:rPr>
          <w:rFonts w:ascii="Santander Text" w:hAnsi="Santander Text" w:cs="Arial"/>
          <w:b/>
          <w:u w:val="single"/>
          <w:lang w:val="pt-PT"/>
        </w:rPr>
        <w:t>Non audited emissions calculated by the counterparty: (emissões reais dos clientes não SCIB)</w:t>
      </w:r>
      <w:bookmarkEnd w:id="425"/>
      <w:bookmarkEnd w:id="426"/>
    </w:p>
    <w:p w14:paraId="6DED7DBB" w14:textId="77777777" w:rsidR="003B18B2" w:rsidRPr="000659FA" w:rsidRDefault="003B18B2" w:rsidP="007E3521">
      <w:pPr>
        <w:pStyle w:val="ListParagraph"/>
        <w:spacing w:line="360" w:lineRule="auto"/>
        <w:ind w:firstLine="708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 falta de informação real relativa aos clientes não SCIB. </w:t>
      </w:r>
    </w:p>
    <w:p w14:paraId="7707EA2F" w14:textId="1C747809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5B003EA" w14:textId="5771B900" w:rsidR="003B18B2" w:rsidRPr="000659FA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bookmarkStart w:id="427" w:name="_Toc186820402"/>
      <w:r w:rsidRPr="000659FA">
        <w:rPr>
          <w:rFonts w:ascii="Santander Text" w:hAnsi="Santander Text" w:cs="Arial"/>
          <w:b/>
          <w:lang w:val="pt-PT"/>
        </w:rPr>
        <w:t>2</w:t>
      </w:r>
      <w:r w:rsidRPr="000659FA">
        <w:rPr>
          <w:rFonts w:ascii="Santander Text" w:hAnsi="Santander Text" w:cs="Arial"/>
          <w:lang w:val="pt-PT"/>
        </w:rPr>
        <w:t xml:space="preserve">. 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Emissions based on physical activity (distinção entre clientes SCIB e Não SCIB deixa de ser relevante)</w:t>
      </w:r>
      <w:bookmarkEnd w:id="427"/>
    </w:p>
    <w:p w14:paraId="02CBA06D" w14:textId="764FE92C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28" w:name="_Toc186820403"/>
      <w:bookmarkStart w:id="429" w:name="_Toc188951195"/>
      <w:r w:rsidRPr="000659FA">
        <w:rPr>
          <w:rFonts w:ascii="Santander Text" w:hAnsi="Santander Text" w:cs="Arial"/>
          <w:b/>
          <w:u w:val="single"/>
          <w:lang w:val="pt-PT"/>
        </w:rPr>
        <w:t>2.1. Based on energy consumption</w:t>
      </w:r>
      <w:bookmarkEnd w:id="428"/>
      <w:bookmarkEnd w:id="429"/>
    </w:p>
    <w:p w14:paraId="58D62DF1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ao consumo do cliente por fonte de energia. </w:t>
      </w:r>
    </w:p>
    <w:p w14:paraId="001356EA" w14:textId="77777777" w:rsidR="00690EA9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30" w:name="_Toc186820404"/>
      <w:bookmarkStart w:id="431" w:name="_Toc188951196"/>
      <w:r w:rsidRPr="000659FA">
        <w:rPr>
          <w:rFonts w:ascii="Santander Text" w:hAnsi="Santander Text" w:cs="Arial"/>
          <w:b/>
          <w:u w:val="single"/>
          <w:lang w:val="pt-PT"/>
        </w:rPr>
        <w:t>2.2. Based on production</w:t>
      </w:r>
      <w:bookmarkEnd w:id="430"/>
      <w:bookmarkEnd w:id="431"/>
    </w:p>
    <w:p w14:paraId="1E91F749" w14:textId="1825EE9E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à produção </w:t>
      </w:r>
      <w:r w:rsidR="00AF77A8"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do cliente. </w:t>
      </w:r>
    </w:p>
    <w:p w14:paraId="60C87998" w14:textId="65B750A7" w:rsidR="003B18B2" w:rsidRPr="000659FA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32" w:name="_Toc186820405"/>
      <w:r w:rsidRPr="000659FA">
        <w:rPr>
          <w:rFonts w:ascii="Santander Text" w:hAnsi="Santander Text" w:cs="Arial"/>
          <w:b/>
        </w:rPr>
        <w:t>3</w:t>
      </w:r>
      <w:r w:rsidRPr="000659FA">
        <w:rPr>
          <w:rFonts w:ascii="Santander Text" w:hAnsi="Santander Text" w:cs="Arial"/>
        </w:rPr>
        <w:t xml:space="preserve">. </w:t>
      </w:r>
      <w:r w:rsidR="003B18B2" w:rsidRPr="000659FA">
        <w:rPr>
          <w:rFonts w:ascii="Santander Text" w:hAnsi="Santander Text" w:cs="Arial"/>
          <w:b/>
          <w:i/>
          <w:u w:val="single"/>
        </w:rPr>
        <w:t>Emissions based on economic activity</w:t>
      </w:r>
      <w:bookmarkEnd w:id="432"/>
    </w:p>
    <w:p w14:paraId="082F3D47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</w:rPr>
      </w:pPr>
      <w:bookmarkStart w:id="433" w:name="_Toc186820406"/>
      <w:bookmarkStart w:id="434" w:name="_Toc188951197"/>
      <w:r w:rsidRPr="000659FA">
        <w:rPr>
          <w:rFonts w:ascii="Santander Text" w:hAnsi="Santander Text" w:cs="Arial"/>
          <w:b/>
        </w:rPr>
        <w:t xml:space="preserve">3.1. </w:t>
      </w:r>
      <w:r w:rsidRPr="000659FA">
        <w:rPr>
          <w:rFonts w:ascii="Santander Text" w:hAnsi="Santander Text" w:cs="Arial"/>
          <w:b/>
          <w:u w:val="single"/>
        </w:rPr>
        <w:t>Based on revenues</w:t>
      </w:r>
      <w:r w:rsidRPr="000659FA">
        <w:rPr>
          <w:rFonts w:ascii="Santander Text" w:hAnsi="Santander Text" w:cs="Arial"/>
          <w:b/>
        </w:rPr>
        <w:t>:</w:t>
      </w:r>
      <w:bookmarkEnd w:id="433"/>
      <w:bookmarkEnd w:id="434"/>
    </w:p>
    <w:p w14:paraId="174E8691" w14:textId="6853A7D3" w:rsidR="003B18B2" w:rsidRPr="000659FA" w:rsidRDefault="003B18B2" w:rsidP="007E3521">
      <w:pPr>
        <w:pStyle w:val="ListParagraph"/>
        <w:spacing w:line="360" w:lineRule="auto"/>
        <w:ind w:left="144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Sempre que não for possível obter um cruzamento válido através das metodologias anteriores (cruzamento a partir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), deve considerar-se como fonte para aprovisionamento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aplicando as seguintes regras:</w:t>
      </w:r>
    </w:p>
    <w:p w14:paraId="3A8D1DE0" w14:textId="77777777" w:rsidR="003B18B2" w:rsidRPr="000659FA" w:rsidRDefault="003B18B2" w:rsidP="007E3521">
      <w:pPr>
        <w:pStyle w:val="ListParagraph"/>
        <w:spacing w:before="240" w:line="360" w:lineRule="auto"/>
        <w:ind w:left="2136"/>
        <w:jc w:val="both"/>
        <w:rPr>
          <w:rFonts w:ascii="Santander Text" w:hAnsi="Santander Text" w:cs="Arial"/>
          <w:i/>
          <w:iCs/>
          <w:szCs w:val="18"/>
          <w:lang w:val="pt-PT"/>
        </w:rPr>
      </w:pPr>
    </w:p>
    <w:p w14:paraId="52BFF2DD" w14:textId="24DE1550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910CA2" w:rsidRPr="000659FA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 e mapeamento para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 Filtrar a tabela de parametrização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modesg_param_codigos)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</w:t>
      </w:r>
      <w:r w:rsidR="00871C3F" w:rsidRPr="000659FA">
        <w:rPr>
          <w:rFonts w:ascii="Santander Text" w:hAnsi="Santander Text" w:cs="Arial"/>
          <w:szCs w:val="18"/>
          <w:lang w:val="pt-PT"/>
        </w:rPr>
        <w:t xml:space="preserve">regiao’ </w:t>
      </w:r>
      <w:r w:rsidRPr="000659FA">
        <w:rPr>
          <w:rFonts w:ascii="Santander Text" w:hAnsi="Santander Text" w:cs="Arial"/>
          <w:szCs w:val="18"/>
          <w:lang w:val="pt-PT"/>
        </w:rPr>
        <w:t>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valor_original’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szCs w:val="18"/>
          <w:lang w:val="pt-PT"/>
        </w:rPr>
        <w:t>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(valor </w:t>
      </w:r>
      <w:r w:rsidR="00BD4175" w:rsidRPr="000659FA">
        <w:rPr>
          <w:rFonts w:ascii="Santander Text" w:hAnsi="Santander Text" w:cs="Arial"/>
          <w:szCs w:val="18"/>
          <w:lang w:val="pt-PT"/>
        </w:rPr>
        <w:t>elegível</w:t>
      </w:r>
      <w:r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28D4F5FB" w14:textId="2736C78B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previamente filtrada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szCs w:val="18"/>
          <w:lang w:val="pt-PT"/>
        </w:rPr>
        <w:t>Revenue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do campo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output</w:t>
      </w:r>
      <w:r w:rsidRPr="000659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0659FA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 w:rsidRPr="000659FA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0659FA">
        <w:rPr>
          <w:rFonts w:ascii="Santander Text" w:hAnsi="Santander Text" w:cs="Arial"/>
          <w:szCs w:val="18"/>
          <w:lang w:val="pt-PT"/>
        </w:rPr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0659FA">
        <w:rPr>
          <w:rFonts w:ascii="Santander Text" w:hAnsi="Santander Text" w:cs="Arial"/>
          <w:szCs w:val="18"/>
          <w:lang w:val="pt-PT"/>
        </w:rPr>
        <w:t>o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0CED7507" w14:textId="7F8F7D9B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ct063_univ_pme </w:t>
      </w:r>
      <w:r w:rsidRPr="000659FA">
        <w:rPr>
          <w:rFonts w:ascii="Santander Text" w:hAnsi="Santander Text" w:cs="Arial"/>
          <w:b/>
          <w:bCs/>
          <w:iCs/>
          <w:szCs w:val="18"/>
          <w:lang w:val="pt-PT"/>
        </w:rPr>
        <w:t>para obtenção d</w:t>
      </w:r>
      <w:r w:rsidR="00F52857" w:rsidRPr="000659FA">
        <w:rPr>
          <w:rFonts w:ascii="Santander Text" w:hAnsi="Santander Text" w:cs="Arial"/>
          <w:b/>
          <w:bCs/>
          <w:iCs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bCs/>
          <w:iCs/>
          <w:szCs w:val="18"/>
          <w:lang w:val="pt-PT"/>
        </w:rPr>
        <w:t xml:space="preserve">s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revenues:</w:t>
      </w:r>
      <w:r w:rsidRPr="000659FA">
        <w:rPr>
          <w:rFonts w:ascii="Santander Text" w:hAnsi="Santander Text" w:cs="Arial"/>
          <w:szCs w:val="18"/>
          <w:lang w:val="pt-PT"/>
        </w:rPr>
        <w:t xml:space="preserve"> Cruzar o resultado anterior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ct063_univ_pme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fatr_indv’</w:t>
      </w:r>
      <w:r w:rsidR="007C4378"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0BC008CB" w14:textId="760485B4" w:rsidR="007E2BFF" w:rsidRPr="000659FA" w:rsidRDefault="007E2BFF" w:rsidP="007E2BFF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b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/>
          <w:b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b/>
          <w:szCs w:val="18"/>
          <w:lang w:val="pt-PT"/>
        </w:rPr>
        <w:t>para obtenção das informações de balanço:</w:t>
      </w:r>
      <w:r w:rsidRPr="000659FA">
        <w:rPr>
          <w:rFonts w:ascii="Santander Text" w:hAnsi="Santander Text"/>
          <w:szCs w:val="18"/>
          <w:lang w:val="pt-PT"/>
        </w:rPr>
        <w:t xml:space="preserve">  Obter a variável 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(corresponde ao campo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 e a variável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>’ (corresponde à soma dos campos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). 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>’ são necessárias as seguintes etapas:</w:t>
      </w:r>
    </w:p>
    <w:p w14:paraId="611E026D" w14:textId="77777777" w:rsidR="007E2BFF" w:rsidRPr="000659FA" w:rsidRDefault="007E2BFF" w:rsidP="007E2BFF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Obtenção dos </w:t>
      </w:r>
      <w:r w:rsidRPr="000659FA">
        <w:rPr>
          <w:rFonts w:ascii="Santander Text" w:hAnsi="Santander Text"/>
          <w:i/>
          <w:szCs w:val="18"/>
          <w:lang w:val="pt-PT"/>
        </w:rPr>
        <w:t>‘ccli_grupo’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659FA">
        <w:rPr>
          <w:rFonts w:ascii="Santander Text" w:hAnsi="Santander Text"/>
          <w:szCs w:val="18"/>
          <w:lang w:val="pt-PT"/>
        </w:rPr>
        <w:t>(data de constituição do cliente)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 cada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: cruzar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659FA">
        <w:rPr>
          <w:rFonts w:ascii="Santander Text" w:hAnsi="Santander Text"/>
          <w:szCs w:val="18"/>
          <w:lang w:val="pt-PT"/>
        </w:rPr>
        <w:t>com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659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659FA">
        <w:rPr>
          <w:rFonts w:ascii="Santander Text" w:hAnsi="Santander Text"/>
          <w:szCs w:val="18"/>
          <w:lang w:val="pt-PT"/>
        </w:rPr>
        <w:t>e</w:t>
      </w:r>
      <w:r w:rsidRPr="000659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14:paraId="3ED29C65" w14:textId="0D92A68B" w:rsidR="00AF7105" w:rsidRPr="000659FA" w:rsidRDefault="007E2BFF" w:rsidP="007E2BFF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Cruzamento entre a tabela obtida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659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659FA">
        <w:rPr>
          <w:rFonts w:ascii="Santander Text" w:hAnsi="Santander Text"/>
          <w:szCs w:val="18"/>
          <w:lang w:val="pt-PT"/>
        </w:rPr>
        <w:t>= '212' e ‘</w:t>
      </w:r>
      <w:r w:rsidRPr="000659FA">
        <w:rPr>
          <w:rFonts w:ascii="Santander Text" w:hAnsi="Santander Text"/>
          <w:i/>
          <w:szCs w:val="18"/>
          <w:lang w:val="pt-PT"/>
        </w:rPr>
        <w:t>itip_inf’</w:t>
      </w:r>
      <w:r w:rsidRPr="000659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659FA">
        <w:rPr>
          <w:rFonts w:ascii="Santander Text" w:hAnsi="Santander Text"/>
          <w:i/>
          <w:szCs w:val="18"/>
          <w:lang w:val="pt-PT"/>
        </w:rPr>
        <w:t>‘ccligrupo’</w:t>
      </w:r>
      <w:r w:rsidRPr="000659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659FA">
        <w:rPr>
          <w:rFonts w:ascii="Santander Text" w:hAnsi="Santander Text"/>
          <w:i/>
          <w:szCs w:val="18"/>
          <w:lang w:val="pt-PT"/>
        </w:rPr>
        <w:t>‘data_date_part’</w:t>
      </w:r>
      <w:r w:rsidRPr="000659FA">
        <w:rPr>
          <w:rFonts w:ascii="Santander Text" w:hAnsi="Santander Text"/>
          <w:szCs w:val="18"/>
          <w:lang w:val="pt-PT"/>
        </w:rPr>
        <w:t>) e a data de constituição do cliente (</w:t>
      </w:r>
      <w:r w:rsidRPr="000659FA">
        <w:rPr>
          <w:rFonts w:ascii="Santander Text" w:hAnsi="Santander Text"/>
          <w:i/>
          <w:szCs w:val="18"/>
          <w:lang w:val="pt-PT"/>
        </w:rPr>
        <w:t>‘dconstituicao’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3D5DABF5" w14:textId="2856FC33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das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E2BFF" w:rsidRPr="000659FA">
        <w:rPr>
          <w:rFonts w:ascii="Santander Text" w:hAnsi="Santander Text" w:cs="Arial"/>
          <w:szCs w:val="18"/>
          <w:lang w:val="pt-PT"/>
        </w:rPr>
        <w:t>Aprovionar o valor das variáveis ‘</w:t>
      </w:r>
      <w:r w:rsidR="007E2BFF"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="007E2BFF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7E2BFF" w:rsidRPr="000659FA">
        <w:rPr>
          <w:rFonts w:ascii="Santander Text" w:hAnsi="Santander Text" w:cs="Arial"/>
          <w:i/>
          <w:szCs w:val="18"/>
          <w:lang w:val="pt-PT"/>
        </w:rPr>
        <w:t xml:space="preserve">scp3_ftr_emss’ </w:t>
      </w:r>
      <w:r w:rsidR="007E2BFF" w:rsidRPr="000659FA">
        <w:rPr>
          <w:rFonts w:ascii="Santander Text" w:hAnsi="Santander Text" w:cs="Arial"/>
          <w:szCs w:val="18"/>
          <w:lang w:val="pt-PT"/>
        </w:rPr>
        <w:t>obtidas no passo II) caso:</w:t>
      </w:r>
    </w:p>
    <w:p w14:paraId="2C15FA8F" w14:textId="5E806931" w:rsidR="007E2BFF" w:rsidRPr="000659FA" w:rsidRDefault="007E2BFF" w:rsidP="007E2BFF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t xml:space="preserve">A variável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‘fatr_indv’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obtida no passo III) seja superior a 0.1;</w:t>
      </w:r>
    </w:p>
    <w:p w14:paraId="043D2B6D" w14:textId="5C437792" w:rsidR="007E2BFF" w:rsidRPr="000659FA" w:rsidRDefault="007E2BFF" w:rsidP="007E2BFF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lastRenderedPageBreak/>
        <w:t xml:space="preserve">As variáveis </w:t>
      </w:r>
      <w:r w:rsidRPr="000659FA">
        <w:rPr>
          <w:rFonts w:ascii="Santander Text" w:hAnsi="Santander Text"/>
          <w:szCs w:val="18"/>
          <w:lang w:val="pt-PT"/>
        </w:rPr>
        <w:t>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 xml:space="preserve">’ obtidas no passo IV) sejam superiores a 0. </w:t>
      </w:r>
    </w:p>
    <w:p w14:paraId="4D9ABB9B" w14:textId="320E333A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35" w:name="_Toc186820407"/>
      <w:bookmarkStart w:id="436" w:name="_Toc188951198"/>
      <w:r w:rsidRPr="000659FA">
        <w:rPr>
          <w:rFonts w:ascii="Santander Text" w:hAnsi="Santander Text" w:cs="Arial"/>
          <w:b/>
          <w:lang w:val="pt-PT"/>
        </w:rPr>
        <w:t xml:space="preserve">3.2. </w:t>
      </w:r>
      <w:r w:rsidRPr="000659FA">
        <w:rPr>
          <w:rFonts w:ascii="Santander Text" w:hAnsi="Santander Text" w:cs="Arial"/>
          <w:b/>
          <w:u w:val="single"/>
          <w:lang w:val="pt-PT"/>
        </w:rPr>
        <w:t>Based on assets</w:t>
      </w:r>
      <w:bookmarkEnd w:id="435"/>
      <w:bookmarkEnd w:id="436"/>
      <w:r w:rsidR="00690EA9" w:rsidRPr="000659FA">
        <w:rPr>
          <w:rFonts w:ascii="Santander Text" w:hAnsi="Santander Text" w:cs="Arial"/>
          <w:b/>
          <w:lang w:val="pt-PT"/>
        </w:rPr>
        <w:t>:</w:t>
      </w:r>
    </w:p>
    <w:p w14:paraId="54988408" w14:textId="6D0EE43A" w:rsidR="00690EA9" w:rsidRPr="000659FA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0659FA">
        <w:rPr>
          <w:rFonts w:ascii="Santander Text" w:hAnsi="Santander Text" w:cs="Arial"/>
          <w:szCs w:val="18"/>
          <w:lang w:val="pt-PT"/>
        </w:rPr>
        <w:t>como base:</w:t>
      </w:r>
    </w:p>
    <w:p w14:paraId="48689AA7" w14:textId="6F566666" w:rsidR="003B18B2" w:rsidRPr="000659FA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Replicar alínea I) d</w:t>
      </w:r>
      <w:r w:rsidR="00D83C34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 xml:space="preserve"> metodologia anterior (3.1.)</w:t>
      </w:r>
      <w:r w:rsidR="00D83C34" w:rsidRPr="000659FA">
        <w:rPr>
          <w:rFonts w:ascii="Santander Text" w:hAnsi="Santander Text" w:cs="Arial"/>
          <w:szCs w:val="18"/>
          <w:lang w:val="pt-PT"/>
        </w:rPr>
        <w:t>;</w:t>
      </w:r>
    </w:p>
    <w:p w14:paraId="7001DAF9" w14:textId="780E650F" w:rsidR="003B18B2" w:rsidRPr="000659FA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Replicar alínea II) da metodologia anterior (3.1.) mas com o filtro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i/>
          <w:szCs w:val="18"/>
          <w:lang w:val="pt-PT"/>
        </w:rPr>
        <w:t>Assets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, ao invés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871C3F" w:rsidRPr="000659FA">
        <w:rPr>
          <w:rFonts w:ascii="Santander Text" w:hAnsi="Santander Text" w:cs="Arial"/>
          <w:i/>
          <w:szCs w:val="18"/>
          <w:lang w:val="pt-PT"/>
        </w:rPr>
        <w:t>Revenue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</w:t>
      </w:r>
    </w:p>
    <w:p w14:paraId="45E7AEB1" w14:textId="4F412654" w:rsidR="006E1D19" w:rsidRPr="000659FA" w:rsidRDefault="00690EA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020500" w:rsidRPr="000659FA">
        <w:rPr>
          <w:rFonts w:ascii="Santander Text" w:hAnsi="Santander Text" w:cs="Arial"/>
          <w:b/>
          <w:bCs/>
          <w:szCs w:val="18"/>
          <w:lang w:val="pt-PT"/>
        </w:rPr>
        <w:t>s Gerais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="003B18B2" w:rsidRPr="000659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3B18B2" w:rsidRPr="000659FA">
        <w:rPr>
          <w:rFonts w:ascii="Santander Text" w:hAnsi="Santander Text" w:cs="Arial"/>
          <w:szCs w:val="18"/>
          <w:lang w:val="pt-PT"/>
        </w:rPr>
        <w:t>e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a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as respetivas origens a ‘MISS’.</w:t>
      </w:r>
    </w:p>
    <w:p w14:paraId="2BB57012" w14:textId="0B3DC6C8" w:rsidR="007536AD" w:rsidRPr="000659FA" w:rsidRDefault="007536AD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hAnsi="Santander Text" w:cs="Arial"/>
          <w:i/>
          <w:lang w:val="pt-PT"/>
        </w:rPr>
        <w:t>NULL</w:t>
      </w:r>
      <w:r w:rsidRPr="000659FA">
        <w:rPr>
          <w:rFonts w:ascii="Santander Text" w:hAnsi="Santander Text" w:cs="Arial"/>
          <w:lang w:val="pt-PT"/>
        </w:rPr>
        <w:t xml:space="preserve"> nesta variável.</w:t>
      </w:r>
    </w:p>
    <w:p w14:paraId="00AB5826" w14:textId="1BA00E56" w:rsidR="00690EA9" w:rsidRPr="000659FA" w:rsidRDefault="00690EA9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62CEAD73" w14:textId="739C8F33" w:rsidR="00690EA9" w:rsidRPr="000659FA" w:rsidRDefault="00E27933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lang w:val="pt-PT"/>
        </w:rPr>
        <w:t>Os campos de origem deverão ser aprovisionados de acordo e no seguimento da especificação dos</w:t>
      </w:r>
      <w:r w:rsidR="00741A75" w:rsidRPr="000659FA">
        <w:rPr>
          <w:rFonts w:ascii="Santander Text" w:hAnsi="Santander Text" w:cs="Arial"/>
          <w:lang w:val="pt-PT"/>
        </w:rPr>
        <w:t xml:space="preserve"> campos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741A7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741A7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741A7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:</w:t>
      </w:r>
    </w:p>
    <w:p w14:paraId="2DE1070B" w14:textId="3967D5A2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bookmarkStart w:id="437" w:name="_Toc186820397"/>
      <w:r w:rsidRPr="000659FA">
        <w:rPr>
          <w:rFonts w:ascii="Santander Text" w:hAnsi="Santander Text" w:cs="Arial"/>
          <w:b/>
          <w:lang w:val="pt-PT"/>
        </w:rPr>
        <w:t xml:space="preserve">(A) Variáveis </w:t>
      </w:r>
      <w:r w:rsidRPr="000659FA">
        <w:rPr>
          <w:rFonts w:ascii="Santander Text" w:hAnsi="Santander Text" w:cs="Arial"/>
          <w:b/>
          <w:i/>
          <w:lang w:val="pt-PT"/>
        </w:rPr>
        <w:t xml:space="preserve">‘origem_scp1_emss’, ‘origem_scp2_emss’ </w:t>
      </w:r>
      <w:r w:rsidRPr="000659FA">
        <w:rPr>
          <w:rFonts w:ascii="Santander Text" w:hAnsi="Santander Text" w:cs="Arial"/>
          <w:b/>
          <w:lang w:val="pt-PT"/>
        </w:rPr>
        <w:t>e</w:t>
      </w:r>
      <w:r w:rsidRPr="000659FA">
        <w:rPr>
          <w:rFonts w:ascii="Santander Text" w:hAnsi="Santander Text" w:cs="Arial"/>
          <w:b/>
          <w:i/>
          <w:lang w:val="pt-PT"/>
        </w:rPr>
        <w:t xml:space="preserve"> ‘origem_scp3_emss’</w:t>
      </w:r>
      <w:bookmarkEnd w:id="437"/>
      <w:r w:rsidRPr="000659FA">
        <w:rPr>
          <w:rFonts w:ascii="Santander Text" w:hAnsi="Santander Text" w:cs="Arial"/>
          <w:b/>
          <w:lang w:val="pt-PT"/>
        </w:rPr>
        <w:t xml:space="preserve"> com base no ponto (A) </w:t>
      </w:r>
      <w:r w:rsidRPr="000659FA">
        <w:rPr>
          <w:rFonts w:ascii="Santander Text" w:hAnsi="Santander Text" w:cs="Arial"/>
          <w:b/>
          <w:i/>
          <w:lang w:val="pt-PT"/>
        </w:rPr>
        <w:t>Project Finance</w:t>
      </w:r>
      <w:r w:rsidRPr="000659FA">
        <w:rPr>
          <w:rFonts w:ascii="Santander Text" w:hAnsi="Santander Text" w:cs="Arial"/>
          <w:b/>
          <w:lang w:val="pt-PT"/>
        </w:rPr>
        <w:t>.</w:t>
      </w:r>
    </w:p>
    <w:p w14:paraId="2CD80AE9" w14:textId="77777777" w:rsidR="00690EA9" w:rsidRPr="000659FA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Caso seja possível efetuar um cruzamento válido no passo A1. (</w:t>
      </w:r>
      <w:r w:rsidRPr="000659FA">
        <w:rPr>
          <w:rFonts w:ascii="Santander Text" w:hAnsi="Santander Text" w:cs="Arial"/>
          <w:i/>
          <w:sz w:val="18"/>
          <w:szCs w:val="18"/>
        </w:rPr>
        <w:t>Input Project Finance</w:t>
      </w:r>
      <w:r w:rsidRPr="000659FA">
        <w:rPr>
          <w:rFonts w:ascii="Santander Text" w:hAnsi="Santander Text" w:cs="Arial"/>
          <w:sz w:val="18"/>
          <w:szCs w:val="18"/>
        </w:rPr>
        <w:t>), o campo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com ‘PF_DQS1_1A’ e os restantes campos (‘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Pr="000659FA">
        <w:rPr>
          <w:rFonts w:ascii="Santander Text" w:hAnsi="Santander Text" w:cs="Arial"/>
          <w:sz w:val="18"/>
          <w:szCs w:val="18"/>
        </w:rPr>
        <w:t xml:space="preserve"> e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>) de acordo com as regras descritas de seguida.</w:t>
      </w:r>
    </w:p>
    <w:p w14:paraId="77276548" w14:textId="77777777" w:rsidR="00690EA9" w:rsidRPr="000659FA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Os campos 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origem_scp2_emss’, ‘origem_scp3_emss’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e </w:t>
      </w:r>
      <w:r w:rsidRPr="000659FA">
        <w:rPr>
          <w:rFonts w:ascii="Santander Text" w:hAnsi="Santander Text" w:cs="Arial"/>
          <w:sz w:val="18"/>
          <w:szCs w:val="18"/>
          <w:u w:val="single"/>
        </w:rPr>
        <w:t>‘</w:t>
      </w:r>
      <w:r w:rsidRPr="000659FA">
        <w:rPr>
          <w:rFonts w:ascii="Santander Text" w:hAnsi="Santander Text" w:cs="Arial"/>
          <w:i/>
          <w:sz w:val="18"/>
          <w:szCs w:val="18"/>
          <w:u w:val="single"/>
        </w:rPr>
        <w:t>origem_scp1_emss’</w:t>
      </w:r>
      <w:r w:rsidRPr="000659FA">
        <w:rPr>
          <w:rFonts w:ascii="Santander Text" w:hAnsi="Santander Text" w:cs="Arial"/>
          <w:sz w:val="18"/>
          <w:szCs w:val="18"/>
          <w:u w:val="single"/>
        </w:rPr>
        <w:t xml:space="preserve"> no caso de não ser possível efetuar um cruzamento válido no passo A1. (</w:t>
      </w:r>
      <w:r w:rsidRPr="000659FA">
        <w:rPr>
          <w:rFonts w:ascii="Santander Text" w:hAnsi="Santander Text" w:cs="Arial"/>
          <w:i/>
          <w:sz w:val="18"/>
          <w:szCs w:val="18"/>
          <w:u w:val="single"/>
        </w:rPr>
        <w:t>Input Project Finance</w:t>
      </w:r>
      <w:r w:rsidRPr="000659FA">
        <w:rPr>
          <w:rFonts w:ascii="Santander Text" w:hAnsi="Santander Text" w:cs="Arial"/>
          <w:sz w:val="18"/>
          <w:szCs w:val="18"/>
          <w:u w:val="single"/>
        </w:rPr>
        <w:t>),</w:t>
      </w:r>
      <w:r w:rsidRPr="000659FA">
        <w:rPr>
          <w:rFonts w:ascii="Santander Text" w:hAnsi="Santander Text" w:cs="Arial"/>
          <w:sz w:val="18"/>
          <w:szCs w:val="18"/>
        </w:rPr>
        <w:t xml:space="preserve"> deverão ser aprovisionados de acordo com a metodologia utilizada:</w:t>
      </w:r>
    </w:p>
    <w:p w14:paraId="3D6576CA" w14:textId="5332D942" w:rsidR="00690EA9" w:rsidRPr="000659FA" w:rsidRDefault="00690EA9" w:rsidP="008E5B92">
      <w:pPr>
        <w:pStyle w:val="NormalWeb"/>
        <w:numPr>
          <w:ilvl w:val="1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="00E27933" w:rsidRPr="000659FA">
        <w:rPr>
          <w:rFonts w:ascii="Santander Text" w:hAnsi="Santander Text" w:cs="Arial"/>
          <w:sz w:val="18"/>
          <w:szCs w:val="18"/>
        </w:rPr>
        <w:t>. do ponto (A)</w:t>
      </w:r>
      <w:r w:rsidRPr="000659FA">
        <w:rPr>
          <w:rFonts w:ascii="Santander Text" w:hAnsi="Santander Text" w:cs="Arial"/>
          <w:sz w:val="18"/>
          <w:szCs w:val="18"/>
        </w:rPr>
        <w:t xml:space="preserve">, o campo </w:t>
      </w:r>
      <w:r w:rsidRPr="000659FA">
        <w:rPr>
          <w:rFonts w:ascii="Santander Text" w:hAnsi="Santander Text" w:cs="Arial"/>
          <w:i/>
          <w:sz w:val="18"/>
          <w:szCs w:val="18"/>
        </w:rPr>
        <w:t>‘origem_scp1_emss’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14:paraId="788AF221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PF_DQS1_SCIB’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‘1’.;</w:t>
      </w:r>
    </w:p>
    <w:p w14:paraId="0577D886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PF_DQS2_SCIB’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‘2’.;</w:t>
      </w:r>
    </w:p>
    <w:p w14:paraId="61BA3BF5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PF_DQS3_SCIB’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‘3’;</w:t>
      </w:r>
    </w:p>
    <w:p w14:paraId="5BE0EF66" w14:textId="49BBBB51" w:rsidR="00FC053A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lastRenderedPageBreak/>
        <w:t>‘</w:t>
      </w:r>
      <w:r w:rsidRPr="000659FA">
        <w:rPr>
          <w:rFonts w:ascii="Santander Text" w:hAnsi="Santander Text" w:cs="Arial"/>
          <w:szCs w:val="18"/>
          <w:lang w:val="pt-PT"/>
        </w:rPr>
        <w:t>PF_DQS4_SCIB’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‘4’;</w:t>
      </w:r>
    </w:p>
    <w:p w14:paraId="406A76B1" w14:textId="77777777" w:rsidR="00F52857" w:rsidRPr="00ED6600" w:rsidRDefault="00F52857" w:rsidP="0012229D">
      <w:pPr>
        <w:spacing w:after="0" w:line="360" w:lineRule="auto"/>
        <w:ind w:left="2160"/>
        <w:jc w:val="both"/>
        <w:rPr>
          <w:lang w:val="pt-PT"/>
          <w:rPrChange w:id="438" w:author="Joana Rita Bentinho Silva" w:date="2025-04-07T18:33:00Z">
            <w:rPr/>
          </w:rPrChange>
        </w:rPr>
      </w:pPr>
    </w:p>
    <w:p w14:paraId="0AB81747" w14:textId="14212191" w:rsidR="00690EA9" w:rsidRPr="000659FA" w:rsidRDefault="00690EA9" w:rsidP="007E3521">
      <w:pPr>
        <w:pStyle w:val="NormalWeb"/>
        <w:spacing w:before="0" w:beforeAutospacing="0" w:after="240" w:afterAutospacing="0" w:line="360" w:lineRule="auto"/>
        <w:ind w:left="72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Os campos ‘origem_scp2_emss’ e ‘origem_scp3_emss’ devem ser aprovisionados da mesma forma, mas tendo em conta os campos ‘score_scp2’ e ‘score_scp3’ respetivamente.</w:t>
      </w:r>
    </w:p>
    <w:p w14:paraId="5361C380" w14:textId="1C1BE141" w:rsidR="00690EA9" w:rsidRPr="000659FA" w:rsidRDefault="00690EA9" w:rsidP="008E5B92">
      <w:pPr>
        <w:pStyle w:val="NormalWeb"/>
        <w:numPr>
          <w:ilvl w:val="0"/>
          <w:numId w:val="51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(A)</w:t>
      </w:r>
      <w:r w:rsidRPr="000659FA">
        <w:rPr>
          <w:rFonts w:ascii="Santander Text" w:hAnsi="Santander Text" w:cs="Arial"/>
          <w:sz w:val="18"/>
          <w:szCs w:val="18"/>
        </w:rPr>
        <w:t>:</w:t>
      </w:r>
    </w:p>
    <w:p w14:paraId="6895F4FE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‘PF_DQS5_3B’, caso seja possível aplicar a abordagem descrita em 2.1.;</w:t>
      </w:r>
    </w:p>
    <w:p w14:paraId="5BE498E7" w14:textId="788D0334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‘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MISS’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para os casos 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descritos na Nota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 Gerais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descrit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as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no final da seção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dos campos de emissões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, no ponto (A)</w:t>
      </w:r>
      <w:r w:rsidR="00D171E8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6BCAAD95" w14:textId="326DD0F0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‘Nao Aplicavel’ caso a contraparte &lt;&gt; 'outras empresas nao financeiras'</w:t>
      </w:r>
      <w:r w:rsidR="00741A75"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.</w:t>
      </w:r>
    </w:p>
    <w:p w14:paraId="59721AE6" w14:textId="77777777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2F9DE7E4" w14:textId="58A16AA3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(B) Variáveis ‘</w:t>
      </w:r>
      <w:r w:rsidRPr="000659FA">
        <w:rPr>
          <w:rFonts w:ascii="Santander Text" w:hAnsi="Santander Text" w:cs="Arial"/>
          <w:b/>
          <w:i/>
          <w:lang w:val="pt-PT"/>
        </w:rPr>
        <w:t>origem_scp1_emss’, ‘origem_scp2_emss’</w:t>
      </w:r>
      <w:r w:rsidRPr="000659FA">
        <w:rPr>
          <w:rFonts w:ascii="Santander Text" w:hAnsi="Santander Text" w:cs="Arial"/>
          <w:b/>
          <w:lang w:val="pt-PT"/>
        </w:rPr>
        <w:t xml:space="preserve"> e </w:t>
      </w:r>
      <w:r w:rsidRPr="000659FA">
        <w:rPr>
          <w:rFonts w:ascii="Santander Text" w:hAnsi="Santander Text" w:cs="Arial"/>
          <w:b/>
          <w:i/>
          <w:lang w:val="pt-PT"/>
        </w:rPr>
        <w:t>‘origem_scp3_emss’</w:t>
      </w:r>
      <w:r w:rsidRPr="000659FA">
        <w:rPr>
          <w:rFonts w:ascii="Santander Text" w:hAnsi="Santander Text" w:cs="Arial"/>
          <w:b/>
          <w:lang w:val="pt-PT"/>
        </w:rPr>
        <w:t xml:space="preserve"> com base no ponto (B) Clientes não </w:t>
      </w:r>
      <w:r w:rsidRPr="000659FA">
        <w:rPr>
          <w:rFonts w:ascii="Santander Text" w:hAnsi="Santander Text" w:cs="Arial"/>
          <w:b/>
          <w:i/>
          <w:lang w:val="pt-PT"/>
        </w:rPr>
        <w:t>Project Finance</w:t>
      </w:r>
      <w:r w:rsidRPr="000659FA">
        <w:rPr>
          <w:rFonts w:ascii="Santander Text" w:hAnsi="Santander Text" w:cs="Arial"/>
          <w:b/>
          <w:lang w:val="pt-PT"/>
        </w:rPr>
        <w:t>.</w:t>
      </w:r>
    </w:p>
    <w:p w14:paraId="122838FD" w14:textId="77777777" w:rsidR="00690EA9" w:rsidRPr="000659FA" w:rsidRDefault="00690EA9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utilizada. </w:t>
      </w:r>
    </w:p>
    <w:p w14:paraId="2C1F0B91" w14:textId="72EB5A29" w:rsidR="00690EA9" w:rsidRPr="000659FA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(B)</w:t>
      </w:r>
      <w:r w:rsidRPr="000659FA">
        <w:rPr>
          <w:rFonts w:ascii="Santander Text" w:hAnsi="Santander Text" w:cs="Arial"/>
          <w:sz w:val="18"/>
          <w:szCs w:val="18"/>
        </w:rPr>
        <w:t>, o campo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14:paraId="3E0B825B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BCL_DQS1_SCIB’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‘1’.;</w:t>
      </w:r>
    </w:p>
    <w:p w14:paraId="5A94BE3D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BCL_DQS2_SCIB’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‘2’.;</w:t>
      </w:r>
    </w:p>
    <w:p w14:paraId="17531A8E" w14:textId="7B2C9C54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BCL_DQS3_SCIB’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‘3’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57F9122D" w14:textId="67D341D4" w:rsidR="00FC053A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BCL_DQS4_SCIB’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‘4’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7EF57E14" w14:textId="77777777" w:rsidR="00F52857" w:rsidRPr="000659FA" w:rsidRDefault="00F52857" w:rsidP="0012229D">
      <w:pPr>
        <w:spacing w:after="0" w:line="360" w:lineRule="auto"/>
        <w:ind w:left="2160"/>
        <w:jc w:val="both"/>
        <w:rPr>
          <w:rFonts w:ascii="Santander Text" w:hAnsi="Santander Text" w:cs="Arial"/>
          <w:szCs w:val="18"/>
          <w:lang w:val="pt-PT"/>
        </w:rPr>
      </w:pPr>
    </w:p>
    <w:p w14:paraId="5CD3CCC4" w14:textId="0FDE4AEB" w:rsidR="00690EA9" w:rsidRPr="000659FA" w:rsidRDefault="00690EA9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da mesma forma, mas tendo em conta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‘score_scp2’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‘score_scp3’</w:t>
      </w:r>
      <w:r w:rsidRPr="000659FA">
        <w:rPr>
          <w:rFonts w:ascii="Santander Text" w:hAnsi="Santander Text" w:cs="Arial"/>
          <w:szCs w:val="18"/>
          <w:lang w:val="pt-PT"/>
        </w:rPr>
        <w:t xml:space="preserve"> respetivamente.</w:t>
      </w:r>
    </w:p>
    <w:p w14:paraId="446353D8" w14:textId="5B2178C5" w:rsidR="00690EA9" w:rsidRPr="000659FA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(B)</w:t>
      </w:r>
      <w:r w:rsidRPr="000659FA">
        <w:rPr>
          <w:rFonts w:ascii="Santander Text" w:hAnsi="Santander Text" w:cs="Arial"/>
          <w:sz w:val="18"/>
          <w:szCs w:val="18"/>
        </w:rPr>
        <w:t>:</w:t>
      </w:r>
    </w:p>
    <w:p w14:paraId="31945ABD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‘BCL _DQS4_3A’, caso seja seguida a abordagem descrita em 3.1.; </w:t>
      </w:r>
    </w:p>
    <w:p w14:paraId="2369D343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‘BCL _DQS5_3B’, caso seja seguida a abordagem descrita em 3.2.;</w:t>
      </w:r>
    </w:p>
    <w:p w14:paraId="2DDA7992" w14:textId="5DECD9E2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‘MISS’,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para os casos descritos na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Nota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 Gerais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descritas 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no final da seção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dos campos de emissões, no ponto (B)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1A17AB04" w14:textId="6C90471E" w:rsidR="008E152A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‘Nao Aplicavel’ caso a contraparte &lt;&gt; 'outras empresas nao financeiras'</w:t>
      </w:r>
    </w:p>
    <w:p w14:paraId="19D89F2E" w14:textId="1686FBB7" w:rsidR="00690EA9" w:rsidRPr="000659FA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‘Nao Aplicavel’ </w:t>
      </w:r>
      <w:r w:rsidRPr="000659FA">
        <w:rPr>
          <w:rFonts w:ascii="Santander Text" w:hAnsi="Santander Text" w:cs="Arial"/>
          <w:lang w:val="pt-PT"/>
        </w:rPr>
        <w:t>nesta variável.</w:t>
      </w:r>
    </w:p>
    <w:p w14:paraId="7FD811E7" w14:textId="77777777" w:rsidR="007536AD" w:rsidRPr="000659FA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24B1AC11" w14:textId="76053D36" w:rsidR="00243943" w:rsidRPr="000659FA" w:rsidRDefault="00243943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lastRenderedPageBreak/>
        <w:t>divida</w:t>
      </w:r>
      <w:r w:rsidRPr="000659FA">
        <w:rPr>
          <w:color w:val="auto"/>
          <w:lang w:val="pt-PT"/>
        </w:rPr>
        <w:t>_total, capital_proprio</w:t>
      </w:r>
    </w:p>
    <w:p w14:paraId="199CB025" w14:textId="5D8740D5" w:rsidR="00243943" w:rsidRPr="000659FA" w:rsidRDefault="00243943" w:rsidP="0012229D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lang w:val="pt-PT"/>
        </w:rPr>
        <w:t>Estes dois campos são referentes ao total de dívida (milhões €) e capital próprio (milhões €)</w:t>
      </w:r>
      <w:r w:rsidR="00D171E8" w:rsidRPr="000659FA">
        <w:rPr>
          <w:rFonts w:ascii="Santander Text" w:hAnsi="Santander Text" w:cs="Arial"/>
          <w:lang w:val="pt-PT"/>
        </w:rPr>
        <w:t>,</w:t>
      </w:r>
      <w:r w:rsidR="009F0903" w:rsidRPr="000659FA">
        <w:rPr>
          <w:rFonts w:ascii="Santander Text" w:hAnsi="Santander Text" w:cs="Arial"/>
          <w:lang w:val="pt-PT"/>
        </w:rPr>
        <w:t xml:space="preserve"> respetivamente</w:t>
      </w:r>
      <w:r w:rsidR="00D171E8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d</w:t>
      </w:r>
      <w:r w:rsidR="0070700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cliente</w:t>
      </w:r>
      <w:r w:rsidR="00707007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SCIB</w:t>
      </w:r>
      <w:r w:rsidR="00707007" w:rsidRPr="000659FA">
        <w:rPr>
          <w:rFonts w:ascii="Santander Text" w:hAnsi="Santander Text" w:cs="Arial"/>
          <w:lang w:val="pt-PT"/>
        </w:rPr>
        <w:t xml:space="preserve">. Para o seu aprovisionamento </w:t>
      </w:r>
      <w:r w:rsidR="00707007" w:rsidRPr="000659FA">
        <w:rPr>
          <w:rFonts w:ascii="Santander Text" w:hAnsi="Santander Text" w:cs="Arial"/>
          <w:iCs/>
          <w:szCs w:val="18"/>
          <w:lang w:val="pt-PT"/>
        </w:rPr>
        <w:t xml:space="preserve">deverá ser usado 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o valor dos respetivos campos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, sempre que </w:t>
      </w:r>
      <w:r w:rsidR="009F0903" w:rsidRPr="000659FA">
        <w:rPr>
          <w:rFonts w:ascii="Santander Text" w:hAnsi="Santander Text" w:cs="Arial"/>
          <w:iCs/>
          <w:szCs w:val="18"/>
          <w:lang w:val="pt-PT"/>
        </w:rPr>
        <w:t>pelo menos uma das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variáveis </w:t>
      </w:r>
      <w:r w:rsidRPr="000659FA">
        <w:rPr>
          <w:rFonts w:ascii="Santander Text" w:hAnsi="Santander Text" w:cs="Arial"/>
          <w:b/>
          <w:i/>
          <w:lang w:val="pt-PT"/>
        </w:rPr>
        <w:t>‘scp1_ftr_emss’</w:t>
      </w:r>
      <w:r w:rsidRPr="000659FA">
        <w:rPr>
          <w:rFonts w:ascii="Santander Text" w:hAnsi="Santander Text" w:cs="Arial"/>
          <w:b/>
          <w:lang w:val="pt-PT"/>
        </w:rPr>
        <w:t xml:space="preserve">, </w:t>
      </w:r>
      <w:r w:rsidRPr="000659FA">
        <w:rPr>
          <w:rFonts w:ascii="Santander Text" w:hAnsi="Santander Text" w:cs="Arial"/>
          <w:b/>
          <w:i/>
          <w:lang w:val="pt-PT"/>
        </w:rPr>
        <w:t>‘scp2_ftr_emss’</w:t>
      </w:r>
      <w:r w:rsidRPr="000659FA">
        <w:rPr>
          <w:rFonts w:ascii="Santander Text" w:hAnsi="Santander Text" w:cs="Arial"/>
          <w:b/>
          <w:lang w:val="pt-PT"/>
        </w:rPr>
        <w:t xml:space="preserve"> e ‘</w:t>
      </w:r>
      <w:r w:rsidRPr="000659FA">
        <w:rPr>
          <w:rFonts w:ascii="Santander Text" w:hAnsi="Santander Text" w:cs="Arial"/>
          <w:b/>
          <w:i/>
          <w:lang w:val="pt-PT"/>
        </w:rPr>
        <w:t>scp3_ftr_emss’</w:t>
      </w:r>
      <w:r w:rsidR="009F0903" w:rsidRPr="000659FA">
        <w:rPr>
          <w:rFonts w:ascii="Santander Text" w:hAnsi="Santander Text" w:cs="Arial"/>
          <w:lang w:val="pt-PT"/>
        </w:rPr>
        <w:t xml:space="preserve"> seja </w:t>
      </w:r>
      <w:r w:rsidRPr="000659FA">
        <w:rPr>
          <w:rFonts w:ascii="Santander Text" w:hAnsi="Santander Text" w:cs="Arial"/>
          <w:lang w:val="pt-PT"/>
        </w:rPr>
        <w:t>aprovisiona</w:t>
      </w:r>
      <w:r w:rsidR="009F0903" w:rsidRPr="000659FA">
        <w:rPr>
          <w:rFonts w:ascii="Santander Text" w:hAnsi="Santander Text" w:cs="Arial"/>
          <w:lang w:val="pt-PT"/>
        </w:rPr>
        <w:t>da</w:t>
      </w:r>
      <w:r w:rsidRPr="000659FA">
        <w:rPr>
          <w:rFonts w:ascii="Santander Text" w:hAnsi="Santander Text" w:cs="Arial"/>
          <w:lang w:val="pt-PT"/>
        </w:rPr>
        <w:t xml:space="preserve"> através da metodologia </w:t>
      </w:r>
      <w:r w:rsidRPr="000659FA">
        <w:rPr>
          <w:rFonts w:ascii="Santander Text" w:hAnsi="Santander Text" w:cs="Arial"/>
          <w:b/>
          <w:lang w:val="pt-PT"/>
        </w:rPr>
        <w:t>1.</w:t>
      </w:r>
      <w:r w:rsidR="00D171E8" w:rsidRPr="000659FA">
        <w:rPr>
          <w:rFonts w:ascii="Santander Text" w:hAnsi="Santander Text" w:cs="Arial"/>
          <w:b/>
          <w:lang w:val="pt-PT"/>
        </w:rPr>
        <w:t xml:space="preserve"> </w:t>
      </w:r>
      <w:r w:rsidRPr="000659FA">
        <w:rPr>
          <w:rFonts w:ascii="Santander Text" w:hAnsi="Santander Text" w:cs="Arial"/>
          <w:b/>
          <w:lang w:val="pt-PT"/>
        </w:rPr>
        <w:t>Reported Emiss</w:t>
      </w:r>
      <w:r w:rsidR="002475D1" w:rsidRPr="000659FA">
        <w:rPr>
          <w:rFonts w:ascii="Santander Text" w:hAnsi="Santander Text" w:cs="Arial"/>
          <w:b/>
          <w:lang w:val="pt-PT"/>
        </w:rPr>
        <w:t>i</w:t>
      </w:r>
      <w:r w:rsidRPr="000659FA">
        <w:rPr>
          <w:rFonts w:ascii="Santander Text" w:hAnsi="Santander Text" w:cs="Arial"/>
          <w:b/>
          <w:lang w:val="pt-PT"/>
        </w:rPr>
        <w:t>ons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2475D1"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lang w:val="pt-PT"/>
        </w:rPr>
        <w:t xml:space="preserve">ponto </w:t>
      </w:r>
      <w:r w:rsidR="002475D1" w:rsidRPr="000659FA">
        <w:rPr>
          <w:rFonts w:ascii="Santander Text" w:hAnsi="Santander Text" w:cs="Arial"/>
          <w:lang w:val="pt-PT"/>
        </w:rPr>
        <w:t>(A) Variáveis ‘</w:t>
      </w:r>
      <w:r w:rsidR="002475D1" w:rsidRPr="000659FA">
        <w:rPr>
          <w:rFonts w:ascii="Santander Text" w:hAnsi="Santander Text" w:cs="Arial"/>
          <w:i/>
          <w:lang w:val="pt-PT"/>
        </w:rPr>
        <w:t>scp1_ftr_emss’, ‘scp2_ftr_emss’</w:t>
      </w:r>
      <w:r w:rsidR="002475D1" w:rsidRPr="000659FA">
        <w:rPr>
          <w:rFonts w:ascii="Santander Text" w:hAnsi="Santander Text" w:cs="Arial"/>
          <w:lang w:val="pt-PT"/>
        </w:rPr>
        <w:t xml:space="preserve"> e ‘</w:t>
      </w:r>
      <w:r w:rsidR="002475D1" w:rsidRPr="000659FA">
        <w:rPr>
          <w:rFonts w:ascii="Santander Text" w:hAnsi="Santander Text" w:cs="Arial"/>
          <w:i/>
          <w:lang w:val="pt-PT"/>
        </w:rPr>
        <w:t>scp3_ftr_emss’</w:t>
      </w:r>
      <w:r w:rsidR="002475D1" w:rsidRPr="000659FA">
        <w:rPr>
          <w:rFonts w:ascii="Santander Text" w:hAnsi="Santander Text" w:cs="Arial"/>
          <w:lang w:val="pt-PT"/>
        </w:rPr>
        <w:t xml:space="preserve"> (Project Finance) e ponto </w:t>
      </w:r>
      <w:r w:rsidRPr="000659FA">
        <w:rPr>
          <w:rFonts w:ascii="Santander Text" w:hAnsi="Santander Text" w:cs="Arial"/>
          <w:lang w:val="pt-PT"/>
        </w:rPr>
        <w:t>(B)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Variáveis </w:t>
      </w:r>
      <w:r w:rsidRPr="000659FA">
        <w:rPr>
          <w:rFonts w:ascii="Santander Text" w:hAnsi="Santander Text" w:cs="Arial"/>
          <w:i/>
          <w:lang w:val="pt-PT"/>
        </w:rPr>
        <w:t>‘scp1_ftr_emss’, ‘scp2_ftr_emss’</w:t>
      </w:r>
      <w:r w:rsidRPr="000659FA">
        <w:rPr>
          <w:rFonts w:ascii="Santander Text" w:hAnsi="Santander Text" w:cs="Arial"/>
          <w:lang w:val="pt-PT"/>
        </w:rPr>
        <w:t xml:space="preserve"> e ‘</w:t>
      </w:r>
      <w:r w:rsidRPr="000659FA">
        <w:rPr>
          <w:rFonts w:ascii="Santander Text" w:hAnsi="Santander Text" w:cs="Arial"/>
          <w:i/>
          <w:lang w:val="pt-PT"/>
        </w:rPr>
        <w:t>scp3_ftr_emss’</w:t>
      </w:r>
      <w:r w:rsidRPr="000659FA">
        <w:rPr>
          <w:rFonts w:ascii="Santander Text" w:hAnsi="Santander Text" w:cs="Arial"/>
          <w:lang w:val="pt-PT"/>
        </w:rPr>
        <w:t xml:space="preserve"> (Clientes não </w:t>
      </w:r>
      <w:r w:rsidRPr="000659FA">
        <w:rPr>
          <w:rFonts w:ascii="Santander Text" w:hAnsi="Santander Text" w:cs="Arial"/>
          <w:i/>
          <w:lang w:val="pt-PT"/>
        </w:rPr>
        <w:t>Project Finance</w:t>
      </w:r>
      <w:r w:rsidRPr="000659FA">
        <w:rPr>
          <w:rFonts w:ascii="Santander Text" w:hAnsi="Santander Text" w:cs="Arial"/>
          <w:lang w:val="pt-PT"/>
        </w:rPr>
        <w:t xml:space="preserve">). </w:t>
      </w:r>
    </w:p>
    <w:p w14:paraId="2E26B5B7" w14:textId="12B83144" w:rsidR="00DC623F" w:rsidRPr="000659FA" w:rsidRDefault="0053643A" w:rsidP="007E3521">
      <w:pPr>
        <w:spacing w:line="360" w:lineRule="auto"/>
        <w:jc w:val="both"/>
        <w:rPr>
          <w:rFonts w:ascii="Santander Text" w:hAnsi="Santander Text" w:cs="Arial"/>
          <w:iCs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Para as contrapartes que não são para reportar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 xml:space="preserve"> (seção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begin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instrText xml:space="preserve"> REF _Ref193108357 \r \h </w:instrText>
      </w:r>
      <w:r w:rsidR="00864D30" w:rsidRPr="000659FA">
        <w:rPr>
          <w:rFonts w:ascii="Santander Text" w:hAnsi="Santander Text" w:cs="Arial"/>
          <w:iCs/>
          <w:szCs w:val="18"/>
          <w:lang w:val="pt-PT"/>
        </w:rPr>
        <w:instrText xml:space="preserve"> \* MERGEFORMAT </w:instrText>
      </w:r>
      <w:r w:rsidR="00540F56" w:rsidRPr="000659FA">
        <w:rPr>
          <w:rFonts w:ascii="Santander Text" w:hAnsi="Santander Text" w:cs="Arial"/>
          <w:iCs/>
          <w:szCs w:val="18"/>
          <w:lang w:val="pt-PT"/>
        </w:rPr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separate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6.1.3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end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)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, estes campos deverão ser aprovisionados com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NULL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. </w:t>
      </w:r>
    </w:p>
    <w:p w14:paraId="3F46C2A3" w14:textId="162DBDDC" w:rsidR="00714505" w:rsidRPr="000659FA" w:rsidRDefault="00714505" w:rsidP="00714505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‘Nao Aplicavel’ </w:t>
      </w:r>
      <w:r w:rsidRPr="000659FA">
        <w:rPr>
          <w:rFonts w:ascii="Santander Text" w:hAnsi="Santander Text" w:cs="Arial"/>
          <w:lang w:val="pt-PT"/>
        </w:rPr>
        <w:t>nesta variável.</w:t>
      </w:r>
    </w:p>
    <w:p w14:paraId="73D968B3" w14:textId="77777777" w:rsidR="00714505" w:rsidRPr="000659FA" w:rsidRDefault="00714505" w:rsidP="00714505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3F263E76" w14:textId="098D41A5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flg_rsc_fsc_agd e flg_rsc_fsc_crnc</w:t>
      </w:r>
    </w:p>
    <w:p w14:paraId="3D44F3E2" w14:textId="402B63B5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Pr="000659FA">
        <w:rPr>
          <w:rFonts w:ascii="Santander Text" w:hAnsi="Santander Text" w:cs="Arial"/>
          <w:szCs w:val="18"/>
          <w:lang w:val="pt-PT"/>
        </w:rPr>
        <w:t xml:space="preserve"> pode ser obtida de três formas distintas: </w:t>
      </w:r>
      <w:r w:rsidRPr="000659FA">
        <w:rPr>
          <w:rFonts w:ascii="Santander Text" w:hAnsi="Santander Text" w:cs="Arial"/>
          <w:b/>
          <w:szCs w:val="18"/>
          <w:lang w:val="pt-PT"/>
        </w:rPr>
        <w:t>(1)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659FA">
        <w:rPr>
          <w:rFonts w:ascii="Santander Text" w:hAnsi="Santander Text" w:cs="Arial"/>
          <w:szCs w:val="18"/>
          <w:lang w:val="pt-PT"/>
        </w:rPr>
        <w:t xml:space="preserve">), </w:t>
      </w:r>
      <w:r w:rsidRPr="000659FA">
        <w:rPr>
          <w:rFonts w:ascii="Santander Text" w:hAnsi="Santander Text" w:cs="Arial"/>
          <w:b/>
          <w:szCs w:val="18"/>
          <w:lang w:val="pt-PT"/>
        </w:rPr>
        <w:t>(2)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(modesg_inp_risco_fisico) ou </w:t>
      </w:r>
      <w:r w:rsidRPr="000659FA">
        <w:rPr>
          <w:rFonts w:ascii="Santander Text" w:hAnsi="Santander Text" w:cs="Arial"/>
          <w:b/>
          <w:szCs w:val="18"/>
          <w:lang w:val="pt-PT"/>
        </w:rPr>
        <w:t>(3)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707007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70700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100F14" w:rsidRPr="000659FA">
        <w:rPr>
          <w:rFonts w:ascii="Santander Text" w:hAnsi="Santander Text" w:cs="Arial"/>
          <w:szCs w:val="18"/>
          <w:lang w:val="pt-PT"/>
        </w:rPr>
        <w:t xml:space="preserve">Corporação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>). Note-se que o segundo método só é utilizado na eventualidade de não ser possível utilizar o primeiro e que o terceiro só é utilizado na eventualidade de não ser possível utilizar o segundo.</w:t>
      </w:r>
    </w:p>
    <w:p w14:paraId="194CEE9C" w14:textId="77777777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Para clarificar a especificação infra, em suma, foram assumidos os seguintes pressupostos:</w:t>
      </w:r>
    </w:p>
    <w:p w14:paraId="7AF5B38D" w14:textId="50BD2EBF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pt-PT"/>
        </w:rPr>
        <w:t>1.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es-ES"/>
        </w:rPr>
        <w:t xml:space="preserve">Quando existe </w:t>
      </w:r>
      <w:r w:rsidR="00E457D7" w:rsidRPr="000659FA">
        <w:rPr>
          <w:rFonts w:ascii="Santander Text" w:hAnsi="Santander Text" w:cs="Arial"/>
          <w:lang w:val="es-ES"/>
        </w:rPr>
        <w:t xml:space="preserve">informação sobre o código </w:t>
      </w:r>
      <w:r w:rsidRPr="000659FA">
        <w:rPr>
          <w:rFonts w:ascii="Santander Text" w:hAnsi="Santander Text" w:cs="Arial"/>
          <w:lang w:val="es-ES"/>
        </w:rPr>
        <w:t>postal da contraparte, é utilizada a</w:t>
      </w:r>
      <w:r w:rsidR="00552740" w:rsidRPr="000659FA">
        <w:rPr>
          <w:rFonts w:ascii="Santander Text" w:hAnsi="Santander Text" w:cs="Arial"/>
          <w:lang w:val="es-ES"/>
        </w:rPr>
        <w:t xml:space="preserve"> informação disponibilizada pelo</w:t>
      </w:r>
      <w:r w:rsidRPr="000659FA">
        <w:rPr>
          <w:rFonts w:ascii="Santander Text" w:hAnsi="Santander Text" w:cs="Arial"/>
          <w:lang w:val="es-ES"/>
        </w:rPr>
        <w:t xml:space="preserve">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lang w:val="es-ES"/>
        </w:rPr>
        <w:t>;</w:t>
      </w:r>
    </w:p>
    <w:p w14:paraId="64FB7DD4" w14:textId="5B9CE9D9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2.</w:t>
      </w:r>
      <w:r w:rsidRPr="000659FA">
        <w:rPr>
          <w:rFonts w:ascii="Santander Text" w:hAnsi="Santander Text" w:cs="Arial"/>
          <w:lang w:val="es-ES"/>
        </w:rPr>
        <w:t xml:space="preserve"> Quando não</w:t>
      </w:r>
      <w:r w:rsidR="00E457D7" w:rsidRPr="000659FA">
        <w:rPr>
          <w:rFonts w:ascii="Santander Text" w:hAnsi="Santander Text" w:cs="Arial"/>
          <w:lang w:val="es-ES"/>
        </w:rPr>
        <w:t xml:space="preserve"> existe informação do código </w:t>
      </w:r>
      <w:r w:rsidRPr="000659FA">
        <w:rPr>
          <w:rFonts w:ascii="Santander Text" w:hAnsi="Santander Text" w:cs="Arial"/>
          <w:lang w:val="es-ES"/>
        </w:rPr>
        <w:t xml:space="preserve">postal da contraparte, é utilizado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lang w:val="es-ES"/>
        </w:rPr>
        <w:t>, cruzando através dos campos ‘</w:t>
      </w:r>
      <w:r w:rsidRPr="000659FA">
        <w:rPr>
          <w:rFonts w:ascii="Santander Text" w:hAnsi="Santander Text" w:cs="Arial"/>
          <w:i/>
          <w:lang w:val="es-ES"/>
        </w:rPr>
        <w:t>cod_pais’, ‘cod_nutiii’</w:t>
      </w:r>
      <w:r w:rsidRPr="000659FA">
        <w:rPr>
          <w:rFonts w:ascii="Santander Text" w:hAnsi="Santander Text" w:cs="Arial"/>
          <w:lang w:val="es-ES"/>
        </w:rPr>
        <w:t xml:space="preserve"> e ‘</w:t>
      </w:r>
      <w:r w:rsidRPr="000659FA">
        <w:rPr>
          <w:rFonts w:ascii="Santander Text" w:hAnsi="Santander Text" w:cs="Arial"/>
          <w:i/>
          <w:lang w:val="es-ES"/>
        </w:rPr>
        <w:t>cod_nace_esg’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8C0C55F" w14:textId="19B2CC26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3.</w:t>
      </w:r>
      <w:r w:rsidRPr="000659FA">
        <w:rPr>
          <w:rFonts w:ascii="Santander Text" w:hAnsi="Santander Text" w:cs="Arial"/>
          <w:lang w:val="es-ES"/>
        </w:rPr>
        <w:t xml:space="preserve"> Quando não existe informação da </w:t>
      </w:r>
      <w:r w:rsidR="00100F14" w:rsidRPr="000659FA">
        <w:rPr>
          <w:rFonts w:ascii="Santander Text" w:hAnsi="Santander Text" w:cs="Arial"/>
          <w:lang w:val="es-ES"/>
        </w:rPr>
        <w:t xml:space="preserve">NUT </w:t>
      </w:r>
      <w:r w:rsidRPr="000659FA">
        <w:rPr>
          <w:rFonts w:ascii="Santander Text" w:hAnsi="Santander Text" w:cs="Arial"/>
          <w:lang w:val="es-ES"/>
        </w:rPr>
        <w:t xml:space="preserve">do Cliente, é utilizado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707007" w:rsidRPr="000659FA">
        <w:rPr>
          <w:rFonts w:ascii="Santander Text" w:hAnsi="Santander Text" w:cs="Arial"/>
          <w:i/>
          <w:szCs w:val="18"/>
          <w:lang w:val="pt-PT"/>
        </w:rPr>
        <w:t>p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roxy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disponibilizada pela </w:t>
      </w:r>
      <w:r w:rsidR="00100F14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lang w:val="es-ES"/>
        </w:rPr>
        <w:t xml:space="preserve">, cruzando através dos campos </w:t>
      </w:r>
      <w:r w:rsidRPr="000659FA">
        <w:rPr>
          <w:rFonts w:ascii="Santander Text" w:hAnsi="Santander Text" w:cs="Arial"/>
          <w:i/>
          <w:lang w:val="es-ES"/>
        </w:rPr>
        <w:t>‘cod_pais’</w:t>
      </w:r>
      <w:r w:rsidRPr="000659FA">
        <w:rPr>
          <w:rFonts w:ascii="Santander Text" w:hAnsi="Santander Text" w:cs="Arial"/>
          <w:lang w:val="es-ES"/>
        </w:rPr>
        <w:t xml:space="preserve"> e </w:t>
      </w:r>
      <w:r w:rsidRPr="000659FA">
        <w:rPr>
          <w:rFonts w:ascii="Santander Text" w:hAnsi="Santander Text" w:cs="Arial"/>
          <w:i/>
          <w:lang w:val="es-ES"/>
        </w:rPr>
        <w:t>‘cod_nace_esg’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AFC3844" w14:textId="7B4E84A6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4.</w:t>
      </w:r>
      <w:r w:rsidRPr="000659FA">
        <w:rPr>
          <w:rFonts w:ascii="Santander Text" w:hAnsi="Santander Text" w:cs="Arial"/>
          <w:lang w:val="es-ES"/>
        </w:rPr>
        <w:t xml:space="preserve"> Quando não é possível identificar os dados necessários para análise (</w:t>
      </w:r>
      <w:r w:rsidR="00741A75" w:rsidRPr="000659FA">
        <w:rPr>
          <w:rFonts w:ascii="Santander Text" w:hAnsi="Santander Text" w:cs="Arial"/>
          <w:lang w:val="es-ES"/>
        </w:rPr>
        <w:t>‘</w:t>
      </w:r>
      <w:r w:rsidRPr="000659FA">
        <w:rPr>
          <w:rFonts w:ascii="Santander Text" w:hAnsi="Santander Text" w:cs="Arial"/>
          <w:i/>
          <w:lang w:val="es-ES"/>
        </w:rPr>
        <w:t>cod_pais</w:t>
      </w:r>
      <w:r w:rsidR="00741A75" w:rsidRPr="000659FA">
        <w:rPr>
          <w:rFonts w:ascii="Santander Text" w:hAnsi="Santander Text" w:cs="Arial"/>
          <w:lang w:val="es-ES"/>
        </w:rPr>
        <w:t>’</w:t>
      </w:r>
      <w:r w:rsidRPr="000659FA">
        <w:rPr>
          <w:rFonts w:ascii="Santander Text" w:hAnsi="Santander Text" w:cs="Arial"/>
          <w:lang w:val="es-ES"/>
        </w:rPr>
        <w:t xml:space="preserve"> ou </w:t>
      </w:r>
      <w:r w:rsidR="00741A75" w:rsidRPr="000659FA">
        <w:rPr>
          <w:rFonts w:ascii="Santander Text" w:hAnsi="Santander Text" w:cs="Arial"/>
          <w:lang w:val="es-ES"/>
        </w:rPr>
        <w:t>‘</w:t>
      </w:r>
      <w:r w:rsidRPr="000659FA">
        <w:rPr>
          <w:rFonts w:ascii="Santander Text" w:hAnsi="Santander Text" w:cs="Arial"/>
          <w:i/>
          <w:lang w:val="es-ES"/>
        </w:rPr>
        <w:t>cod_nace_esg</w:t>
      </w:r>
      <w:r w:rsidR="00741A75" w:rsidRPr="000659FA">
        <w:rPr>
          <w:rFonts w:ascii="Santander Text" w:hAnsi="Santander Text" w:cs="Arial"/>
          <w:lang w:val="es-ES"/>
        </w:rPr>
        <w:t>’</w:t>
      </w:r>
      <w:r w:rsidRPr="000659FA">
        <w:rPr>
          <w:rFonts w:ascii="Santander Text" w:hAnsi="Santander Text" w:cs="Arial"/>
          <w:lang w:val="es-ES"/>
        </w:rPr>
        <w:t>) é reportado como não tendo ambos os riscos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05D596AB" w14:textId="0E43D303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5.</w:t>
      </w:r>
      <w:r w:rsidRPr="000659FA">
        <w:rPr>
          <w:rFonts w:ascii="Santander Text" w:hAnsi="Santander Text" w:cs="Arial"/>
          <w:lang w:val="es-ES"/>
        </w:rPr>
        <w:t xml:space="preserve"> Uma vez </w:t>
      </w:r>
      <w:r w:rsidR="004757DF" w:rsidRPr="000659FA">
        <w:rPr>
          <w:rFonts w:ascii="Santander Text" w:hAnsi="Santander Text" w:cs="Arial"/>
          <w:lang w:val="es-ES"/>
        </w:rPr>
        <w:t xml:space="preserve">que </w:t>
      </w:r>
      <w:r w:rsidRPr="000659FA">
        <w:rPr>
          <w:rFonts w:ascii="Santander Text" w:hAnsi="Santander Text" w:cs="Arial"/>
          <w:lang w:val="es-ES"/>
        </w:rPr>
        <w:t xml:space="preserve">o campo </w:t>
      </w:r>
      <w:r w:rsidRPr="000659FA">
        <w:rPr>
          <w:rFonts w:ascii="Santander Text" w:hAnsi="Santander Text" w:cs="Arial"/>
          <w:i/>
          <w:lang w:val="es-ES"/>
        </w:rPr>
        <w:t xml:space="preserve">‘cod_nace_esg’ </w:t>
      </w:r>
      <w:r w:rsidRPr="000659FA">
        <w:rPr>
          <w:rFonts w:ascii="Santander Text" w:hAnsi="Santander Text" w:cs="Arial"/>
          <w:lang w:val="es-ES"/>
        </w:rPr>
        <w:t xml:space="preserve">no </w:t>
      </w:r>
      <w:r w:rsidRPr="000659FA">
        <w:rPr>
          <w:rFonts w:ascii="Santander Text" w:hAnsi="Santander Text" w:cs="Arial"/>
          <w:i/>
          <w:lang w:val="es-ES"/>
        </w:rPr>
        <w:t>input</w:t>
      </w:r>
      <w:r w:rsidRPr="000659FA">
        <w:rPr>
          <w:rFonts w:ascii="Santander Text" w:hAnsi="Santander Text" w:cs="Arial"/>
          <w:lang w:val="es-ES"/>
        </w:rPr>
        <w:t xml:space="preserve"> corporativo não tem o nível máximo para todos os setores</w:t>
      </w:r>
      <w:r w:rsidR="00552740" w:rsidRPr="000659FA">
        <w:rPr>
          <w:rFonts w:ascii="Santander Text" w:hAnsi="Santander Text" w:cs="Arial"/>
          <w:lang w:val="es-ES"/>
        </w:rPr>
        <w:t xml:space="preserve"> de atividade</w:t>
      </w:r>
      <w:r w:rsidRPr="000659FA">
        <w:rPr>
          <w:rFonts w:ascii="Santander Text" w:hAnsi="Santander Text" w:cs="Arial"/>
          <w:lang w:val="es-ES"/>
        </w:rPr>
        <w:t>, iremos utilizar para cruzamento apenas os de segundo nível (ex.: A1, J61)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6E6CB59" w14:textId="576DA8C2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lang w:val="es-ES"/>
        </w:rPr>
        <w:lastRenderedPageBreak/>
        <w:t xml:space="preserve">Denote-se que no cruzamento dos </w:t>
      </w:r>
      <w:r w:rsidRPr="000659FA">
        <w:rPr>
          <w:rFonts w:ascii="Santander Text" w:hAnsi="Santander Text" w:cs="Arial"/>
          <w:i/>
          <w:lang w:val="es-ES"/>
        </w:rPr>
        <w:t>inputs</w:t>
      </w:r>
      <w:r w:rsidRPr="000659FA">
        <w:rPr>
          <w:rFonts w:ascii="Santander Text" w:hAnsi="Santander Text" w:cs="Arial"/>
          <w:lang w:val="es-ES"/>
        </w:rPr>
        <w:t xml:space="preserve"> co</w:t>
      </w:r>
      <w:r w:rsidR="00450383" w:rsidRPr="000659FA">
        <w:rPr>
          <w:rFonts w:ascii="Santander Text" w:hAnsi="Santander Text" w:cs="Arial"/>
          <w:lang w:val="es-ES"/>
        </w:rPr>
        <w:t>r</w:t>
      </w:r>
      <w:r w:rsidRPr="000659FA">
        <w:rPr>
          <w:rFonts w:ascii="Santander Text" w:hAnsi="Santander Text" w:cs="Arial"/>
          <w:lang w:val="es-ES"/>
        </w:rPr>
        <w:t>porativos com a tabela de parametrização [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lang w:val="es-ES"/>
        </w:rPr>
        <w:t xml:space="preserve">] ou outros dados do </w:t>
      </w:r>
      <w:r w:rsidRPr="000659FA">
        <w:rPr>
          <w:rFonts w:ascii="Santander Text" w:hAnsi="Santander Text" w:cs="Arial"/>
          <w:i/>
          <w:lang w:val="es-ES"/>
        </w:rPr>
        <w:t>Data Lake</w:t>
      </w:r>
      <w:r w:rsidRPr="000659FA">
        <w:rPr>
          <w:rFonts w:ascii="Santander Text" w:hAnsi="Santander Text" w:cs="Arial"/>
          <w:lang w:val="es-ES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lang w:val="es-ES"/>
        </w:rPr>
        <w:t>string</w:t>
      </w:r>
      <w:r w:rsidRPr="000659FA">
        <w:rPr>
          <w:rFonts w:ascii="Santander Text" w:hAnsi="Santander Text" w:cs="Arial"/>
          <w:lang w:val="es-ES"/>
        </w:rPr>
        <w:t xml:space="preserve"> deve ser utilizada a função trim(upper [nome_campo]). </w:t>
      </w:r>
    </w:p>
    <w:p w14:paraId="6F13F84F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6C29ECE0" w14:textId="24EFF7C4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Em primeira instância, deverá ser utilizando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(</w:t>
      </w:r>
      <w:r w:rsidRPr="000659FA">
        <w:rPr>
          <w:rFonts w:ascii="Santander Text" w:hAnsi="Santander Text" w:cs="Arial"/>
          <w:i/>
          <w:lang w:val="pt-PT"/>
        </w:rPr>
        <w:t>modesg_inp_risco_fisico_zipcode</w:t>
      </w:r>
      <w:r w:rsidRPr="000659FA">
        <w:rPr>
          <w:rFonts w:ascii="Santander Text" w:hAnsi="Santander Text" w:cs="Arial"/>
          <w:sz w:val="16"/>
          <w:szCs w:val="16"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>através dos seguintes passos/cruzamentos:</w:t>
      </w:r>
    </w:p>
    <w:p w14:paraId="1F714915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lang w:val="pt-PT"/>
        </w:rPr>
        <w:t>1.</w:t>
      </w:r>
      <w:r w:rsidRPr="000659FA">
        <w:rPr>
          <w:rFonts w:ascii="Santander Text" w:hAnsi="Santander Text" w:cs="Arial"/>
          <w:lang w:val="pt-PT"/>
        </w:rPr>
        <w:tab/>
      </w:r>
      <w:r w:rsidRPr="000659FA">
        <w:rPr>
          <w:rFonts w:ascii="Santander Text" w:hAnsi="Santander Text" w:cs="Arial"/>
          <w:b/>
          <w:lang w:val="pt-PT"/>
        </w:rPr>
        <w:t>Obtenção do ‘</w:t>
      </w:r>
      <w:r w:rsidRPr="000659FA">
        <w:rPr>
          <w:rFonts w:ascii="Santander Text" w:hAnsi="Santander Text" w:cs="Arial"/>
          <w:b/>
          <w:i/>
          <w:lang w:val="pt-PT"/>
        </w:rPr>
        <w:t>cod_pais’</w:t>
      </w:r>
      <w:r w:rsidRPr="000659FA">
        <w:rPr>
          <w:rFonts w:ascii="Santander Text" w:hAnsi="Santander Text" w:cs="Arial"/>
          <w:b/>
          <w:lang w:val="pt-PT"/>
        </w:rPr>
        <w:t>:</w:t>
      </w:r>
    </w:p>
    <w:p w14:paraId="18FEC883" w14:textId="695AA5B0" w:rsidR="0020233A" w:rsidRPr="000659FA" w:rsidRDefault="0020233A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bter o campo </w:t>
      </w:r>
      <w:r w:rsidR="00910CA2" w:rsidRPr="000659FA">
        <w:rPr>
          <w:rFonts w:ascii="Santander Text" w:hAnsi="Santander Text" w:cs="Arial"/>
          <w:i/>
          <w:szCs w:val="18"/>
          <w:lang w:val="pt-PT"/>
        </w:rPr>
        <w:t>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ct084_univ_cli_d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por cliente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15EFD38" w14:textId="55933B42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 passo anterior com o campo </w:t>
      </w:r>
      <w:r w:rsidRPr="000659FA">
        <w:rPr>
          <w:rFonts w:ascii="Santander Text" w:hAnsi="Santander Text" w:cs="Arial"/>
          <w:i/>
          <w:szCs w:val="18"/>
          <w:lang w:val="pt-PT"/>
        </w:rPr>
        <w:t>‘tayd91c0_celemtab’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tat91_tabelas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‘</w:t>
      </w:r>
      <w:r w:rsidRPr="000659FA">
        <w:rPr>
          <w:rFonts w:ascii="Santander Text" w:hAnsi="Santander Text" w:cs="Arial"/>
          <w:i/>
          <w:szCs w:val="18"/>
          <w:lang w:val="pt-PT"/>
        </w:rPr>
        <w:t>tayd91c0_ctabela’</w:t>
      </w:r>
      <w:r w:rsidRPr="000659FA">
        <w:rPr>
          <w:rFonts w:ascii="Santander Text" w:hAnsi="Santander Text" w:cs="Arial"/>
          <w:szCs w:val="18"/>
          <w:lang w:val="pt-PT"/>
        </w:rPr>
        <w:t xml:space="preserve"> = '015', 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tayd91c0_nelemc09’</w:t>
      </w:r>
      <w:r w:rsidR="00741A75" w:rsidRPr="000659FA">
        <w:rPr>
          <w:rFonts w:ascii="Santander Text" w:hAnsi="Santander Text" w:cs="Arial"/>
          <w:szCs w:val="18"/>
          <w:lang w:val="pt-PT"/>
        </w:rPr>
        <w:t>.</w:t>
      </w:r>
    </w:p>
    <w:p w14:paraId="34250697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2.        </w:t>
      </w:r>
      <w:r w:rsidRPr="000659FA">
        <w:rPr>
          <w:rFonts w:ascii="Santander Text" w:hAnsi="Santander Text" w:cs="Arial"/>
          <w:b/>
          <w:lang w:val="pt-PT"/>
        </w:rPr>
        <w:t xml:space="preserve">Obtenção do </w:t>
      </w:r>
      <w:r w:rsidRPr="000659FA">
        <w:rPr>
          <w:rFonts w:ascii="Santander Text" w:hAnsi="Santander Text" w:cs="Arial"/>
          <w:b/>
          <w:i/>
          <w:lang w:val="pt-PT"/>
        </w:rPr>
        <w:t>Zip</w:t>
      </w:r>
      <w:r w:rsidRPr="000659FA">
        <w:rPr>
          <w:rFonts w:ascii="Santander Text" w:hAnsi="Santander Text" w:cs="Arial"/>
          <w:b/>
          <w:lang w:val="pt-PT"/>
        </w:rPr>
        <w:t xml:space="preserve"> </w:t>
      </w:r>
      <w:r w:rsidRPr="000659FA">
        <w:rPr>
          <w:rFonts w:ascii="Santander Text" w:hAnsi="Santander Text" w:cs="Arial"/>
          <w:b/>
          <w:i/>
          <w:lang w:val="pt-PT"/>
        </w:rPr>
        <w:t>Code</w:t>
      </w:r>
      <w:r w:rsidRPr="000659FA">
        <w:rPr>
          <w:rFonts w:ascii="Santander Text" w:hAnsi="Santander Text" w:cs="Arial"/>
          <w:b/>
          <w:lang w:val="pt-PT"/>
        </w:rPr>
        <w:t>:</w:t>
      </w:r>
    </w:p>
    <w:p w14:paraId="7A5920D6" w14:textId="7C2832A6" w:rsidR="0020233A" w:rsidRPr="000659FA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Cruzar a tabela de Clientes (</w:t>
      </w:r>
      <w:r w:rsidRPr="000659FA">
        <w:rPr>
          <w:rFonts w:ascii="Santander Text" w:hAnsi="Santander Text" w:cs="Arial"/>
          <w:i/>
          <w:lang w:val="pt-PT"/>
        </w:rPr>
        <w:t>modesg_out_empr_info_nfin</w:t>
      </w:r>
      <w:r w:rsidRPr="000659FA">
        <w:rPr>
          <w:rFonts w:ascii="Santander Text" w:hAnsi="Santander Text" w:cs="Arial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lang w:val="pt-PT"/>
        </w:rPr>
        <w:t>interface_moradas</w:t>
      </w:r>
      <w:r w:rsidR="00552740" w:rsidRPr="000659FA">
        <w:rPr>
          <w:rFonts w:ascii="Santander Text" w:hAnsi="Santander Text" w:cs="Arial"/>
          <w:lang w:val="pt-PT"/>
        </w:rPr>
        <w:t>, filtrada</w:t>
      </w:r>
      <w:r w:rsidRPr="000659FA">
        <w:rPr>
          <w:rFonts w:ascii="Santander Text" w:hAnsi="Santander Text" w:cs="Arial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lang w:val="pt-PT"/>
        </w:rPr>
        <w:t>clyr7003_imorfisc’</w:t>
      </w:r>
      <w:r w:rsidRPr="000659FA">
        <w:rPr>
          <w:rFonts w:ascii="Santander Text" w:hAnsi="Santander Text" w:cs="Arial"/>
          <w:lang w:val="pt-PT"/>
        </w:rPr>
        <w:t xml:space="preserve"> = 'S' (indicador de que a morada é a fiscal)</w:t>
      </w:r>
      <w:r w:rsidR="00552740" w:rsidRPr="000659FA">
        <w:rPr>
          <w:rFonts w:ascii="Santander Text" w:hAnsi="Santander Text" w:cs="Arial"/>
          <w:lang w:val="pt-PT"/>
        </w:rPr>
        <w:t xml:space="preserve">, de acordo com a condição </w:t>
      </w:r>
      <w:r w:rsidR="00741A75" w:rsidRPr="000659FA">
        <w:rPr>
          <w:rFonts w:ascii="Santander Text" w:hAnsi="Santander Text" w:cs="Arial"/>
          <w:lang w:val="pt-PT"/>
        </w:rPr>
        <w:t>‘</w:t>
      </w:r>
      <w:r w:rsidR="00552740" w:rsidRPr="000659FA">
        <w:rPr>
          <w:rFonts w:ascii="Santander Text" w:hAnsi="Santander Text" w:cs="Arial"/>
          <w:i/>
          <w:lang w:val="pt-PT"/>
        </w:rPr>
        <w:t>zcliente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="00552740" w:rsidRPr="000659FA">
        <w:rPr>
          <w:rFonts w:ascii="Santander Text" w:hAnsi="Santander Text" w:cs="Arial"/>
          <w:lang w:val="pt-PT"/>
        </w:rPr>
        <w:t xml:space="preserve"> = cast(</w:t>
      </w:r>
      <w:r w:rsidR="00552740" w:rsidRPr="000659FA">
        <w:rPr>
          <w:rFonts w:ascii="Santander Text" w:hAnsi="Santander Text" w:cs="Arial"/>
          <w:i/>
          <w:lang w:val="pt-PT"/>
        </w:rPr>
        <w:t>clyr7003_zcliente</w:t>
      </w:r>
      <w:r w:rsidR="00552740" w:rsidRPr="000659FA">
        <w:rPr>
          <w:rFonts w:ascii="Santander Text" w:hAnsi="Santander Text" w:cs="Arial"/>
          <w:lang w:val="pt-PT"/>
        </w:rPr>
        <w:t xml:space="preserve"> as string),</w:t>
      </w:r>
      <w:r w:rsidRPr="000659FA">
        <w:rPr>
          <w:rFonts w:ascii="Santander Text" w:hAnsi="Santander Text" w:cs="Arial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lang w:val="pt-PT"/>
        </w:rPr>
        <w:t>‘clyr7003_cposta</w:t>
      </w:r>
      <w:r w:rsidR="00552740" w:rsidRPr="000659FA">
        <w:rPr>
          <w:rFonts w:ascii="Santander Text" w:hAnsi="Santander Text" w:cs="Arial"/>
          <w:i/>
          <w:lang w:val="pt-PT"/>
        </w:rPr>
        <w:t>l</w:t>
      </w:r>
      <w:r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(código postal);</w:t>
      </w:r>
    </w:p>
    <w:p w14:paraId="484DAB77" w14:textId="2D2C07A9" w:rsidR="0020233A" w:rsidRPr="000659FA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Concatenar “PRT_” com os primeiros 4 dígitos do campo ‘</w:t>
      </w:r>
      <w:r w:rsidRPr="000659FA">
        <w:rPr>
          <w:rFonts w:ascii="Santander Text" w:hAnsi="Santander Text" w:cs="Arial"/>
          <w:i/>
          <w:lang w:val="pt-PT"/>
        </w:rPr>
        <w:t>clyr7003_cposta’</w:t>
      </w:r>
      <w:r w:rsidRPr="000659FA">
        <w:rPr>
          <w:rFonts w:ascii="Santander Text" w:hAnsi="Santander Text" w:cs="Arial"/>
          <w:lang w:val="pt-PT"/>
        </w:rPr>
        <w:t xml:space="preserve"> (exemplo: PRT_1000)</w:t>
      </w:r>
      <w:r w:rsidR="00100F14" w:rsidRPr="000659FA">
        <w:rPr>
          <w:rFonts w:ascii="Santander Text" w:hAnsi="Santander Text" w:cs="Arial"/>
          <w:lang w:val="pt-PT"/>
        </w:rPr>
        <w:t>.</w:t>
      </w:r>
    </w:p>
    <w:p w14:paraId="66B7BDE2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3.</w:t>
      </w:r>
      <w:r w:rsidRPr="000659FA">
        <w:rPr>
          <w:rFonts w:ascii="Santander Text" w:hAnsi="Santander Text" w:cs="Arial"/>
          <w:lang w:val="pt-PT"/>
        </w:rPr>
        <w:tab/>
      </w:r>
      <w:r w:rsidRPr="000659FA">
        <w:rPr>
          <w:rFonts w:ascii="Santander Text" w:hAnsi="Santander Text" w:cs="Arial"/>
          <w:b/>
          <w:lang w:val="pt-PT"/>
        </w:rPr>
        <w:t>Obtenção do NACE</w:t>
      </w:r>
      <w:r w:rsidRPr="000659FA">
        <w:rPr>
          <w:rFonts w:ascii="Santander Text" w:hAnsi="Santander Text" w:cs="Arial"/>
          <w:lang w:val="pt-PT"/>
        </w:rPr>
        <w:t>:</w:t>
      </w:r>
    </w:p>
    <w:p w14:paraId="5934A627" w14:textId="52578253" w:rsidR="0020233A" w:rsidRPr="000659FA" w:rsidRDefault="0020233A" w:rsidP="008E5B92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Obter apenas os dois primeiros níveis do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 xml:space="preserve"> da tabela de clientes (</w:t>
      </w:r>
      <w:r w:rsidRPr="000659FA">
        <w:rPr>
          <w:rFonts w:ascii="Santander Text" w:hAnsi="Santander Text" w:cs="Arial"/>
          <w:i/>
          <w:lang w:val="pt-PT"/>
        </w:rPr>
        <w:t>modesg_out_empr_info_nfin</w:t>
      </w:r>
      <w:r w:rsidRPr="000659FA">
        <w:rPr>
          <w:rFonts w:ascii="Santander Text" w:hAnsi="Santander Text" w:cs="Arial"/>
          <w:lang w:val="pt-PT"/>
        </w:rPr>
        <w:t>)  (ex.: A1, J61). Tal significa que em primeira instância se deve aprovisionar a variável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lang w:val="pt-PT"/>
        </w:rPr>
        <w:t>output</w:t>
      </w:r>
      <w:r w:rsidRPr="000659FA">
        <w:rPr>
          <w:rFonts w:ascii="Santander Text" w:hAnsi="Santander Text" w:cs="Arial"/>
          <w:lang w:val="pt-PT"/>
        </w:rPr>
        <w:t xml:space="preserve"> (tal como descrito anteriormente na especificação para ser possível aplicar este cruzamento)</w:t>
      </w:r>
      <w:r w:rsidR="00100F14" w:rsidRPr="000659FA">
        <w:rPr>
          <w:rFonts w:ascii="Santander Text" w:hAnsi="Santander Text" w:cs="Arial"/>
          <w:lang w:val="pt-PT"/>
        </w:rPr>
        <w:t>.</w:t>
      </w:r>
    </w:p>
    <w:p w14:paraId="53D711B0" w14:textId="36C8A304" w:rsidR="0020233A" w:rsidRPr="000659FA" w:rsidRDefault="004757D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4</w:t>
      </w:r>
      <w:r w:rsidR="0020233A" w:rsidRPr="000659FA">
        <w:rPr>
          <w:rFonts w:ascii="Santander Text" w:hAnsi="Santander Text" w:cs="Arial"/>
          <w:lang w:val="pt-PT"/>
        </w:rPr>
        <w:t>.</w:t>
      </w:r>
      <w:r w:rsidR="0020233A" w:rsidRPr="000659FA">
        <w:rPr>
          <w:rFonts w:ascii="Santander Text" w:hAnsi="Santander Text" w:cs="Arial"/>
          <w:lang w:val="pt-PT"/>
        </w:rPr>
        <w:tab/>
      </w:r>
      <w:r w:rsidR="0020233A" w:rsidRPr="000659F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0659FA">
        <w:rPr>
          <w:rFonts w:ascii="Santander Text" w:hAnsi="Santander Text" w:cs="Arial"/>
          <w:lang w:val="pt-PT"/>
        </w:rPr>
        <w:t>:</w:t>
      </w:r>
    </w:p>
    <w:p w14:paraId="190CA6A5" w14:textId="1C697815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4757DF" w:rsidRPr="000659FA">
        <w:rPr>
          <w:rFonts w:ascii="Santander Text" w:hAnsi="Santander Text" w:cs="Arial"/>
          <w:lang w:val="pt-PT"/>
        </w:rPr>
        <w:t>ruzar os campos obtidos nos 1.,</w:t>
      </w:r>
      <w:r w:rsidRPr="000659FA">
        <w:rPr>
          <w:rFonts w:ascii="Santander Text" w:hAnsi="Santander Text" w:cs="Arial"/>
          <w:lang w:val="pt-PT"/>
        </w:rPr>
        <w:t xml:space="preserve"> 2.</w:t>
      </w:r>
      <w:r w:rsidR="004757DF" w:rsidRPr="000659FA">
        <w:rPr>
          <w:rFonts w:ascii="Santander Text" w:hAnsi="Santander Text" w:cs="Arial"/>
          <w:lang w:val="pt-PT"/>
        </w:rPr>
        <w:t xml:space="preserve"> e 3. com os campos ‘</w:t>
      </w:r>
      <w:r w:rsidR="004757DF" w:rsidRPr="000659FA">
        <w:rPr>
          <w:rFonts w:ascii="Santander Text" w:hAnsi="Santander Text" w:cs="Arial"/>
          <w:i/>
          <w:lang w:val="pt-PT"/>
        </w:rPr>
        <w:t>cod_pais’,</w:t>
      </w:r>
      <w:r w:rsidRPr="000659FA">
        <w:rPr>
          <w:rFonts w:ascii="Santander Text" w:hAnsi="Santander Text" w:cs="Arial"/>
          <w:i/>
          <w:lang w:val="pt-PT"/>
        </w:rPr>
        <w:t xml:space="preserve"> ‘localizacao’</w:t>
      </w:r>
      <w:r w:rsidR="004757DF" w:rsidRPr="000659FA">
        <w:rPr>
          <w:rFonts w:ascii="Santander Text" w:hAnsi="Santander Text" w:cs="Arial"/>
          <w:lang w:val="pt-PT"/>
        </w:rPr>
        <w:t xml:space="preserve"> e ‘</w:t>
      </w:r>
      <w:r w:rsidR="003A447F" w:rsidRPr="000659FA">
        <w:rPr>
          <w:rFonts w:ascii="Santander Text" w:hAnsi="Santander Text" w:cs="Arial"/>
          <w:i/>
          <w:lang w:val="pt-PT"/>
        </w:rPr>
        <w:t>cod</w:t>
      </w:r>
      <w:r w:rsidR="004757DF" w:rsidRPr="000659FA">
        <w:rPr>
          <w:rFonts w:ascii="Santander Text" w:hAnsi="Santander Text" w:cs="Arial"/>
          <w:i/>
          <w:lang w:val="pt-PT"/>
        </w:rPr>
        <w:t>_nace_esg’</w:t>
      </w:r>
      <w:r w:rsidRPr="000659FA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0659FA">
        <w:rPr>
          <w:rFonts w:ascii="Santander Text" w:hAnsi="Santander Text" w:cs="Arial"/>
          <w:lang w:val="pt-PT"/>
        </w:rPr>
        <w:t xml:space="preserve">de </w:t>
      </w:r>
      <w:r w:rsidR="00741A75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741A75" w:rsidRPr="000659FA">
        <w:rPr>
          <w:rFonts w:ascii="Santander Text" w:hAnsi="Santander Text" w:cs="Arial"/>
          <w:szCs w:val="18"/>
          <w:lang w:val="pt-PT"/>
        </w:rPr>
        <w:t xml:space="preserve"> c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4757DF" w:rsidRPr="000659FA">
        <w:rPr>
          <w:rFonts w:ascii="Santander Text" w:hAnsi="Santander Text" w:cs="Arial"/>
          <w:lang w:val="pt-PT"/>
        </w:rPr>
        <w:t xml:space="preserve">, para </w:t>
      </w:r>
      <w:r w:rsidR="00967CA0" w:rsidRPr="000659FA">
        <w:rPr>
          <w:rFonts w:ascii="Santander Text" w:hAnsi="Santander Text" w:cs="Arial"/>
          <w:lang w:val="pt-PT"/>
        </w:rPr>
        <w:t xml:space="preserve">obter os campos </w:t>
      </w: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1561BB92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5.</w:t>
      </w:r>
      <w:r w:rsidRPr="000659FA">
        <w:rPr>
          <w:rFonts w:ascii="Santander Text" w:hAnsi="Santander Text" w:cs="Arial"/>
          <w:szCs w:val="18"/>
          <w:lang w:val="pt-PT"/>
        </w:rPr>
        <w:tab/>
      </w:r>
      <w:r w:rsidRPr="000659FA">
        <w:rPr>
          <w:rFonts w:ascii="Santander Text" w:hAnsi="Santander Text" w:cs="Arial"/>
          <w:b/>
          <w:szCs w:val="18"/>
          <w:lang w:val="pt-PT"/>
        </w:rPr>
        <w:t>Aprovisionar os campos ‘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0F5086AC" w14:textId="6DFE8E08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1F4B1D19" w14:textId="440B4C3C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741A75" w:rsidRPr="000659FA">
        <w:rPr>
          <w:rFonts w:ascii="Santander Text" w:hAnsi="Santander Text" w:cs="Arial"/>
          <w:szCs w:val="18"/>
          <w:lang w:val="pt-PT"/>
        </w:rPr>
        <w:t>.</w:t>
      </w:r>
    </w:p>
    <w:p w14:paraId="1FA80CCB" w14:textId="48C2A90E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Não sendo possível utilizar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deve-se utilizar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e, posteriormente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através da </w:t>
      </w:r>
      <w:r w:rsidR="00707007" w:rsidRPr="000659FA">
        <w:rPr>
          <w:rFonts w:ascii="Santander Text" w:hAnsi="Santander Text" w:cs="Arial"/>
          <w:b/>
          <w:i/>
          <w:szCs w:val="18"/>
          <w:lang w:val="pt-PT"/>
        </w:rPr>
        <w:t>p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roxy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="00552740" w:rsidRPr="000659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): </w:t>
      </w:r>
    </w:p>
    <w:p w14:paraId="0CFF90E1" w14:textId="62FE69B9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1.</w:t>
      </w:r>
      <w:r w:rsidRPr="000659FA">
        <w:rPr>
          <w:rFonts w:ascii="Santander Text" w:hAnsi="Santander Text" w:cs="Arial"/>
          <w:szCs w:val="18"/>
          <w:lang w:val="pt-PT"/>
        </w:rPr>
        <w:tab/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Obtenção do 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‘cod_pais</w:t>
      </w:r>
      <w:r w:rsidRPr="000659FA">
        <w:rPr>
          <w:rFonts w:ascii="Santander Text" w:hAnsi="Santander Text" w:cs="Arial"/>
          <w:b/>
          <w:szCs w:val="18"/>
          <w:lang w:val="pt-PT"/>
        </w:rPr>
        <w:t>’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b/>
          <w:szCs w:val="18"/>
          <w:lang w:val="pt-PT"/>
        </w:rPr>
        <w:t>:</w:t>
      </w:r>
    </w:p>
    <w:p w14:paraId="798E6CBB" w14:textId="7B8E8595" w:rsidR="0020233A" w:rsidRPr="000659FA" w:rsidRDefault="00552740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Replicar os pontos 1. e 3. mencionados na metodologia de Risco Físico relativos à utilização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.         </w:t>
      </w:r>
    </w:p>
    <w:p w14:paraId="67EE4D73" w14:textId="6E15E06E" w:rsidR="0020233A" w:rsidRPr="000659FA" w:rsidRDefault="00552740" w:rsidP="007E3521">
      <w:pPr>
        <w:spacing w:line="360" w:lineRule="auto"/>
        <w:ind w:left="720" w:hanging="72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2</w:t>
      </w:r>
      <w:r w:rsidR="0020233A" w:rsidRPr="000659FA">
        <w:rPr>
          <w:rFonts w:ascii="Santander Text" w:hAnsi="Santander Text" w:cs="Arial"/>
          <w:lang w:val="pt-PT"/>
        </w:rPr>
        <w:t xml:space="preserve">.         </w:t>
      </w:r>
      <w:r w:rsidR="0020233A" w:rsidRPr="000659FA">
        <w:rPr>
          <w:rFonts w:ascii="Santander Text" w:hAnsi="Santander Text" w:cs="Arial"/>
          <w:b/>
          <w:lang w:val="pt-PT"/>
        </w:rPr>
        <w:t>Obtenção do ‘</w:t>
      </w:r>
      <w:r w:rsidR="0020233A" w:rsidRPr="000659FA">
        <w:rPr>
          <w:rFonts w:ascii="Santander Text" w:hAnsi="Santander Text" w:cs="Arial"/>
          <w:b/>
          <w:i/>
          <w:lang w:val="pt-PT"/>
        </w:rPr>
        <w:t>cod_nutiii’</w:t>
      </w:r>
      <w:r w:rsidR="0020233A" w:rsidRPr="000659FA">
        <w:rPr>
          <w:rFonts w:ascii="Santander Text" w:hAnsi="Santander Text" w:cs="Arial"/>
          <w:b/>
          <w:lang w:val="pt-PT"/>
        </w:rPr>
        <w:t>:</w:t>
      </w:r>
    </w:p>
    <w:p w14:paraId="69658695" w14:textId="15723D00" w:rsidR="0020233A" w:rsidRPr="000659FA" w:rsidRDefault="0020233A" w:rsidP="008E5B92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lang w:val="pt-PT"/>
        </w:rPr>
        <w:t>ct084_univ_cli_d</w:t>
      </w:r>
      <w:r w:rsidRPr="000659FA">
        <w:rPr>
          <w:rFonts w:ascii="Santander Text" w:hAnsi="Santander Text" w:cs="Arial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lang w:val="pt-PT"/>
        </w:rPr>
        <w:t>interface_moradas</w:t>
      </w:r>
      <w:r w:rsidR="00552740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filtrada </w:t>
      </w:r>
      <w:r w:rsidR="00552740" w:rsidRPr="000659FA">
        <w:rPr>
          <w:rFonts w:ascii="Santander Text" w:hAnsi="Santander Text" w:cs="Arial"/>
          <w:lang w:val="pt-PT"/>
        </w:rPr>
        <w:t>‘</w:t>
      </w:r>
      <w:r w:rsidR="00552740" w:rsidRPr="000659FA">
        <w:rPr>
          <w:rFonts w:ascii="Santander Text" w:hAnsi="Santander Text" w:cs="Arial"/>
          <w:i/>
          <w:lang w:val="pt-PT"/>
        </w:rPr>
        <w:t>clyr7003_imorfisc’</w:t>
      </w:r>
      <w:r w:rsidR="00552740" w:rsidRPr="000659FA">
        <w:rPr>
          <w:rFonts w:ascii="Santander Text" w:hAnsi="Santander Text" w:cs="Arial"/>
          <w:lang w:val="pt-PT"/>
        </w:rPr>
        <w:t xml:space="preserve"> = 'S' (indicador de que a morada é a fiscal), </w:t>
      </w:r>
      <w:r w:rsidRPr="000659FA">
        <w:rPr>
          <w:rFonts w:ascii="Santander Text" w:hAnsi="Santander Text" w:cs="Arial"/>
          <w:lang w:val="pt-PT"/>
        </w:rPr>
        <w:t xml:space="preserve">de acordo com a condição </w:t>
      </w:r>
      <w:r w:rsidR="00741A7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zcliente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= cast(</w:t>
      </w:r>
      <w:r w:rsidRPr="000659FA">
        <w:rPr>
          <w:rFonts w:ascii="Santander Text" w:hAnsi="Santander Text" w:cs="Arial"/>
          <w:i/>
          <w:lang w:val="pt-PT"/>
        </w:rPr>
        <w:t>clyr7003_zcliente</w:t>
      </w:r>
      <w:r w:rsidRPr="000659FA">
        <w:rPr>
          <w:rFonts w:ascii="Santander Text" w:hAnsi="Santander Text" w:cs="Arial"/>
          <w:lang w:val="pt-PT"/>
        </w:rPr>
        <w:t xml:space="preserve"> as string), para obter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clyr7003_cendregi’</w:t>
      </w:r>
      <w:r w:rsidR="00741A75"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;</w:t>
      </w:r>
    </w:p>
    <w:p w14:paraId="76E900AE" w14:textId="5A9AE4A4" w:rsidR="0020233A" w:rsidRPr="000659FA" w:rsidRDefault="0020233A" w:rsidP="008E5B92">
      <w:pPr>
        <w:numPr>
          <w:ilvl w:val="0"/>
          <w:numId w:val="68"/>
        </w:numPr>
        <w:spacing w:after="0" w:line="360" w:lineRule="auto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Cruzar o resultado obtido no passo anterior com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tayd91c0_celemtab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da tabela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tat91_tabelas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filtrada por 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ta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yd91c0_ctabela</w:t>
      </w:r>
      <w:r w:rsidR="00741A75"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 = ‘J48’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, para obter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tayd91c0_nelemc05’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</w:t>
      </w:r>
    </w:p>
    <w:p w14:paraId="63CC0B65" w14:textId="77777777" w:rsidR="0020233A" w:rsidRPr="000659FA" w:rsidRDefault="0020233A" w:rsidP="007E3521">
      <w:pPr>
        <w:spacing w:after="0" w:line="360" w:lineRule="auto"/>
        <w:ind w:left="1080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25DE0905" w14:textId="2FE267A4" w:rsidR="0020233A" w:rsidRPr="000659FA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3</w:t>
      </w:r>
      <w:r w:rsidR="0020233A" w:rsidRPr="000659FA">
        <w:rPr>
          <w:rFonts w:ascii="Santander Text" w:hAnsi="Santander Text" w:cs="Arial"/>
          <w:lang w:val="pt-PT"/>
        </w:rPr>
        <w:t xml:space="preserve">.         </w:t>
      </w:r>
      <w:r w:rsidR="0020233A" w:rsidRPr="000659F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0659FA">
        <w:rPr>
          <w:rFonts w:ascii="Santander Text" w:hAnsi="Santander Text" w:cs="Arial"/>
          <w:lang w:val="pt-PT"/>
        </w:rPr>
        <w:t xml:space="preserve"> </w:t>
      </w:r>
    </w:p>
    <w:p w14:paraId="4FCCE6F9" w14:textId="76332E85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Via Nuts:</w:t>
      </w:r>
      <w:r w:rsidRPr="000659FA">
        <w:rPr>
          <w:rFonts w:ascii="Santander Text" w:hAnsi="Santander Text" w:cs="Arial"/>
          <w:lang w:val="pt-PT"/>
        </w:rPr>
        <w:t xml:space="preserve"> Cruzar os resu</w:t>
      </w:r>
      <w:r w:rsidR="00552740" w:rsidRPr="000659FA">
        <w:rPr>
          <w:rFonts w:ascii="Santander Text" w:hAnsi="Santander Text" w:cs="Arial"/>
          <w:lang w:val="pt-PT"/>
        </w:rPr>
        <w:t>ltados obtidos nos pontos 1. e 2</w:t>
      </w:r>
      <w:r w:rsidRPr="000659FA">
        <w:rPr>
          <w:rFonts w:ascii="Santander Text" w:hAnsi="Santander Text" w:cs="Arial"/>
          <w:lang w:val="pt-PT"/>
        </w:rPr>
        <w:t>.</w:t>
      </w:r>
      <w:r w:rsidR="003A447F" w:rsidRPr="000659FA">
        <w:rPr>
          <w:rFonts w:ascii="Santander Text" w:hAnsi="Santander Text" w:cs="Arial"/>
          <w:lang w:val="pt-PT"/>
        </w:rPr>
        <w:t xml:space="preserve"> com os campos ‘c</w:t>
      </w:r>
      <w:r w:rsidR="003A447F" w:rsidRPr="000659FA">
        <w:rPr>
          <w:rFonts w:ascii="Santander Text" w:hAnsi="Santander Text" w:cs="Arial"/>
          <w:i/>
          <w:lang w:val="pt-PT"/>
        </w:rPr>
        <w:t>od_pais’, ‘cod</w:t>
      </w:r>
      <w:r w:rsidRPr="000659FA">
        <w:rPr>
          <w:rFonts w:ascii="Santander Text" w:hAnsi="Santander Text" w:cs="Arial"/>
          <w:i/>
          <w:lang w:val="pt-PT"/>
        </w:rPr>
        <w:t xml:space="preserve">_nace_esg’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‘cod_nutiii’,</w:t>
      </w:r>
      <w:r w:rsidRPr="000659FA">
        <w:rPr>
          <w:rFonts w:ascii="Santander Text" w:hAnsi="Santander Text" w:cs="Arial"/>
          <w:lang w:val="pt-PT"/>
        </w:rPr>
        <w:t xml:space="preserve"> respetivamente,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lang w:val="pt-PT"/>
        </w:rPr>
        <w:t>, para obter os campos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02C5C9C2" w14:textId="41C15D60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Via </w:t>
      </w:r>
      <w:r w:rsidR="00707007" w:rsidRPr="000659FA">
        <w:rPr>
          <w:rFonts w:ascii="Santander Text" w:hAnsi="Santander Text" w:cs="Arial"/>
          <w:b/>
          <w:i/>
          <w:lang w:val="pt-PT"/>
        </w:rPr>
        <w:t>p</w:t>
      </w:r>
      <w:r w:rsidRPr="000659FA">
        <w:rPr>
          <w:rFonts w:ascii="Santander Text" w:hAnsi="Santander Text" w:cs="Arial"/>
          <w:b/>
          <w:i/>
          <w:lang w:val="pt-PT"/>
        </w:rPr>
        <w:t>roxy</w:t>
      </w:r>
      <w:r w:rsidRPr="000659FA">
        <w:rPr>
          <w:rFonts w:ascii="Santander Text" w:hAnsi="Santander Text" w:cs="Arial"/>
          <w:b/>
          <w:lang w:val="pt-PT"/>
        </w:rPr>
        <w:t>:</w:t>
      </w:r>
      <w:r w:rsidRPr="000659FA">
        <w:rPr>
          <w:rFonts w:ascii="Santander Text" w:hAnsi="Santander Text" w:cs="Arial"/>
          <w:lang w:val="pt-PT"/>
        </w:rPr>
        <w:t xml:space="preserve"> Ca</w:t>
      </w:r>
      <w:r w:rsidR="00552740" w:rsidRPr="000659FA">
        <w:rPr>
          <w:rFonts w:ascii="Santander Text" w:hAnsi="Santander Text" w:cs="Arial"/>
          <w:lang w:val="pt-PT"/>
        </w:rPr>
        <w:t>so no ponto 2</w:t>
      </w:r>
      <w:r w:rsidRPr="000659FA">
        <w:rPr>
          <w:rFonts w:ascii="Santander Text" w:hAnsi="Santander Text" w:cs="Arial"/>
          <w:lang w:val="pt-PT"/>
        </w:rPr>
        <w:t>. não seja</w:t>
      </w:r>
      <w:r w:rsidR="00552740" w:rsidRPr="000659FA">
        <w:rPr>
          <w:rFonts w:ascii="Santander Text" w:hAnsi="Santander Text" w:cs="Arial"/>
          <w:lang w:val="pt-PT"/>
        </w:rPr>
        <w:t xml:space="preserve"> possível associar um código NUT</w:t>
      </w:r>
      <w:r w:rsidRPr="000659FA">
        <w:rPr>
          <w:rFonts w:ascii="Santander Text" w:hAnsi="Santander Text" w:cs="Arial"/>
          <w:lang w:val="pt-PT"/>
        </w:rPr>
        <w:t xml:space="preserve">, deve filtrar-se a tabela de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por </w:t>
      </w:r>
      <w:r w:rsidRPr="000659FA">
        <w:rPr>
          <w:rFonts w:ascii="Santander Text" w:hAnsi="Santander Text" w:cs="Arial"/>
          <w:i/>
          <w:lang w:val="pt-PT"/>
        </w:rPr>
        <w:t>‘cod_nutiii’</w:t>
      </w:r>
      <w:r w:rsidRPr="000659FA">
        <w:rPr>
          <w:rFonts w:ascii="Santander Text" w:hAnsi="Santander Text" w:cs="Arial"/>
          <w:lang w:val="pt-PT"/>
        </w:rPr>
        <w:t xml:space="preserve"> = ‘</w:t>
      </w:r>
      <w:r w:rsidR="00552740" w:rsidRPr="000659FA">
        <w:rPr>
          <w:rFonts w:ascii="Santander Text" w:hAnsi="Santander Text" w:cs="Arial"/>
          <w:lang w:val="pt-PT"/>
        </w:rPr>
        <w:t>’ e cruzar os campos obtidos no ponto</w:t>
      </w:r>
      <w:r w:rsidRPr="000659FA">
        <w:rPr>
          <w:rFonts w:ascii="Santander Text" w:hAnsi="Santander Text" w:cs="Arial"/>
          <w:lang w:val="pt-PT"/>
        </w:rPr>
        <w:t xml:space="preserve"> 1. </w:t>
      </w:r>
      <w:r w:rsidR="003A447F" w:rsidRPr="000659FA">
        <w:rPr>
          <w:rFonts w:ascii="Santander Text" w:hAnsi="Santander Text" w:cs="Arial"/>
          <w:lang w:val="pt-PT"/>
        </w:rPr>
        <w:t xml:space="preserve">com os campos </w:t>
      </w:r>
      <w:r w:rsidR="003A447F" w:rsidRPr="000659FA">
        <w:rPr>
          <w:rFonts w:ascii="Santander Text" w:hAnsi="Santander Text" w:cs="Arial"/>
          <w:i/>
          <w:lang w:val="pt-PT"/>
        </w:rPr>
        <w:t>‘cod_pais’, ‘cod</w:t>
      </w:r>
      <w:r w:rsidRPr="000659FA">
        <w:rPr>
          <w:rFonts w:ascii="Santander Text" w:hAnsi="Santander Text" w:cs="Arial"/>
          <w:i/>
          <w:lang w:val="pt-PT"/>
        </w:rPr>
        <w:t>_nace_esg’</w:t>
      </w:r>
      <w:r w:rsidRPr="000659FA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.</w:t>
      </w:r>
    </w:p>
    <w:p w14:paraId="78D9CF25" w14:textId="58110CBB" w:rsidR="0020233A" w:rsidRPr="000659FA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4</w:t>
      </w:r>
      <w:r w:rsidR="0020233A" w:rsidRPr="000659FA">
        <w:rPr>
          <w:rFonts w:ascii="Santander Text" w:hAnsi="Santander Text" w:cs="Arial"/>
          <w:lang w:val="pt-PT"/>
        </w:rPr>
        <w:t xml:space="preserve">. </w:t>
      </w:r>
      <w:r w:rsidR="0020233A" w:rsidRPr="000659FA">
        <w:rPr>
          <w:rFonts w:ascii="Santander Text" w:hAnsi="Santander Text" w:cs="Arial"/>
          <w:lang w:val="pt-PT"/>
        </w:rPr>
        <w:tab/>
      </w:r>
      <w:r w:rsidR="0020233A" w:rsidRPr="000659FA">
        <w:rPr>
          <w:rFonts w:ascii="Santander Text" w:hAnsi="Santander Text" w:cs="Arial"/>
          <w:b/>
          <w:lang w:val="pt-PT"/>
        </w:rPr>
        <w:t>Aprovisionar os campos ‘</w:t>
      </w:r>
      <w:r w:rsidR="0020233A" w:rsidRPr="000659FA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flg_rsc_fsc_agd’</w:t>
      </w:r>
      <w:r w:rsidR="0020233A" w:rsidRPr="000659FA">
        <w:rPr>
          <w:rFonts w:ascii="Santander Text" w:eastAsia="Times New Roman" w:hAnsi="Santander Text" w:cs="Arial"/>
          <w:b/>
          <w:szCs w:val="18"/>
          <w:lang w:val="pt-PT" w:eastAsia="pt-PT"/>
        </w:rPr>
        <w:t xml:space="preserve"> e ‘</w:t>
      </w:r>
      <w:r w:rsidR="0020233A" w:rsidRPr="000659FA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flg_rsc_fsc_crnc’</w:t>
      </w:r>
      <w:r w:rsidR="0020233A" w:rsidRPr="000659FA">
        <w:rPr>
          <w:rFonts w:ascii="Santander Text" w:eastAsia="Times New Roman" w:hAnsi="Santander Text" w:cs="Arial"/>
          <w:b/>
          <w:iCs/>
          <w:szCs w:val="18"/>
          <w:lang w:val="pt-PT" w:eastAsia="pt-PT"/>
        </w:rPr>
        <w:t xml:space="preserve"> </w:t>
      </w:r>
    </w:p>
    <w:p w14:paraId="531E4B68" w14:textId="3DA5F63D" w:rsidR="0020233A" w:rsidRPr="000659FA" w:rsidRDefault="0020233A" w:rsidP="008E5B9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Caso o campo ‘</w:t>
      </w:r>
      <w:r w:rsidRPr="000659FA">
        <w:rPr>
          <w:rFonts w:ascii="Santander Text" w:hAnsi="Santander Text" w:cs="Arial"/>
          <w:i/>
          <w:lang w:val="pt-PT"/>
        </w:rPr>
        <w:t>flg_rsc_fsc_agd’</w:t>
      </w:r>
      <w:r w:rsidRPr="000659FA">
        <w:rPr>
          <w:rFonts w:ascii="Santander Text" w:hAnsi="Santander Text" w:cs="Arial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lang w:val="pt-PT"/>
        </w:rPr>
        <w:t>flg_rsc_fsc_agd’</w:t>
      </w:r>
      <w:r w:rsidRPr="000659FA">
        <w:rPr>
          <w:rFonts w:ascii="Santander Text" w:hAnsi="Santander Text" w:cs="Arial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4331AEE4" w14:textId="20C85564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Caso o campo ‘</w:t>
      </w:r>
      <w:r w:rsidRPr="000659FA">
        <w:rPr>
          <w:rFonts w:ascii="Santander Text" w:hAnsi="Santander Text" w:cs="Arial"/>
          <w:i/>
          <w:lang w:val="pt-PT"/>
        </w:rPr>
        <w:t>flg_rsc_fsc_crnc</w:t>
      </w:r>
      <w:r w:rsidRPr="000659FA">
        <w:rPr>
          <w:rFonts w:ascii="Santander Text" w:hAnsi="Santander Text" w:cs="Arial"/>
          <w:lang w:val="pt-PT"/>
        </w:rPr>
        <w:t xml:space="preserve">’ do ficheiro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= ‘Yes’, então o campo </w:t>
      </w:r>
      <w:r w:rsidRPr="000659FA">
        <w:rPr>
          <w:rFonts w:ascii="Santander Text" w:hAnsi="Santander Text" w:cs="Arial"/>
          <w:i/>
          <w:lang w:val="pt-PT"/>
        </w:rPr>
        <w:t>‘flg_rsc_fsc_crnc’</w:t>
      </w:r>
      <w:r w:rsidRPr="000659FA">
        <w:rPr>
          <w:rFonts w:ascii="Santander Text" w:hAnsi="Santander Text" w:cs="Arial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766B2258" w14:textId="1570A1D4" w:rsidR="00DC623F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 xml:space="preserve">Caso não seja possível obter informação no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100F14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100F14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disponibilizada pela corporação</w:t>
      </w:r>
      <w:r w:rsidRPr="000659FA">
        <w:rPr>
          <w:rFonts w:ascii="Santander Text" w:hAnsi="Santander Text" w:cs="Arial"/>
          <w:i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então aprovisionar os campo</w:t>
      </w:r>
      <w:r w:rsidR="003A447F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com ‘0’, ou seja, pressupõe-se que a operação não tem risco físico agudo e crónico associado.</w:t>
      </w:r>
    </w:p>
    <w:p w14:paraId="4FEAA3F8" w14:textId="7C8B9F28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origem_flg_rsc_fsc_agd e origem_flg_rsc_fsc_crnc</w:t>
      </w:r>
    </w:p>
    <w:p w14:paraId="0A1E742C" w14:textId="448B6544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Estas variáveis devem ser aprovisionadas de acordo com a obtenção das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:</w:t>
      </w:r>
    </w:p>
    <w:p w14:paraId="07F6175B" w14:textId="6DD99E38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que for possível aprovisionar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06EAC312" w14:textId="16967710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Nuts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774A482D" w14:textId="3031AB23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4032D7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4032D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corporação,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49174D61" w14:textId="0CE3B212" w:rsidR="0020233A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que não seja possível aplicar nenhuma das metodologias descritas, os campos devem ser aprovisionados com ‘MISS’.</w:t>
      </w:r>
    </w:p>
    <w:p w14:paraId="4B491DE1" w14:textId="2E3A93EB" w:rsidR="00A929C5" w:rsidRPr="000659FA" w:rsidRDefault="00A929C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39" w:name="_Toc143871809"/>
      <w:bookmarkStart w:id="440" w:name="_Toc194943237"/>
      <w:r w:rsidRPr="000659FA">
        <w:rPr>
          <w:color w:val="auto"/>
          <w:lang w:val="pt-PT"/>
        </w:rPr>
        <w:t>Empresas Excluídas do Acordo de Paris –</w:t>
      </w:r>
      <w:r w:rsidR="004D7AD5" w:rsidRPr="000659FA">
        <w:rPr>
          <w:i/>
          <w:color w:val="auto"/>
          <w:lang w:val="pt-PT"/>
        </w:rPr>
        <w:t>modesg_inp_empr_excl_paris</w:t>
      </w:r>
      <w:bookmarkEnd w:id="439"/>
      <w:bookmarkEnd w:id="440"/>
    </w:p>
    <w:p w14:paraId="6382DF40" w14:textId="38AB9DF6" w:rsidR="00F2023D" w:rsidRPr="000659FA" w:rsidRDefault="001E6BF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41" w:name="_Toc143871810"/>
      <w:r w:rsidRPr="000659FA">
        <w:rPr>
          <w:rFonts w:ascii="Santander Text" w:hAnsi="Santander Text" w:cs="Arial"/>
          <w:lang w:val="pt-PT"/>
        </w:rPr>
        <w:t>Est</w:t>
      </w:r>
      <w:r w:rsidR="00B63C59" w:rsidRPr="000659FA">
        <w:rPr>
          <w:rFonts w:ascii="Santander Text" w:hAnsi="Santander Text" w:cs="Arial"/>
          <w:lang w:val="pt-PT"/>
        </w:rPr>
        <w:t xml:space="preserve">e </w:t>
      </w:r>
      <w:r w:rsidR="00B63C59" w:rsidRPr="000659FA">
        <w:rPr>
          <w:rFonts w:ascii="Santander Text" w:hAnsi="Santander Text" w:cs="Arial"/>
          <w:i/>
          <w:lang w:val="pt-PT"/>
        </w:rPr>
        <w:t>input</w:t>
      </w:r>
      <w:r w:rsidR="00B63C59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327A6F" w:rsidRPr="000659FA">
        <w:rPr>
          <w:rFonts w:ascii="Santander Text" w:hAnsi="Santander Text" w:cs="Arial"/>
          <w:lang w:val="pt-PT"/>
        </w:rPr>
        <w:t>parametrizar</w:t>
      </w:r>
      <w:r w:rsidRPr="000659FA">
        <w:rPr>
          <w:rFonts w:ascii="Santander Text" w:hAnsi="Santander Text" w:cs="Arial"/>
          <w:lang w:val="pt-PT"/>
        </w:rPr>
        <w:t xml:space="preserve"> as empresas excluídas do </w:t>
      </w:r>
      <w:r w:rsidR="00707007" w:rsidRPr="000659FA">
        <w:rPr>
          <w:rFonts w:ascii="Santander Text" w:hAnsi="Santander Text" w:cs="Arial"/>
          <w:lang w:val="pt-PT"/>
        </w:rPr>
        <w:t>A</w:t>
      </w:r>
      <w:r w:rsidRPr="000659FA">
        <w:rPr>
          <w:rFonts w:ascii="Santander Text" w:hAnsi="Santander Text" w:cs="Arial"/>
          <w:lang w:val="pt-PT"/>
        </w:rPr>
        <w:t>cordo de Paris</w:t>
      </w:r>
      <w:r w:rsidR="00327A6F" w:rsidRPr="000659FA">
        <w:rPr>
          <w:rFonts w:ascii="Santander Text" w:hAnsi="Santander Text" w:cs="Arial"/>
          <w:lang w:val="pt-PT"/>
        </w:rPr>
        <w:t xml:space="preserve">, a partir da informação disponibilizada pela Corporação. </w:t>
      </w: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B63C59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front</w:t>
      </w:r>
      <w:r w:rsidR="004032D7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</w:t>
      </w:r>
      <w:r w:rsidR="00F2023D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F2023D"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="00F2023D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F2023D" w:rsidRPr="000659FA">
        <w:rPr>
          <w:rFonts w:ascii="Santander Text" w:hAnsi="Santander Text" w:cs="Arial"/>
          <w:iCs/>
          <w:lang w:val="pt-PT"/>
        </w:rPr>
        <w:t>.</w:t>
      </w:r>
      <w:r w:rsidR="00F2023D"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="00F2023D" w:rsidRPr="000659FA">
        <w:rPr>
          <w:rFonts w:ascii="Santander Text" w:hAnsi="Santander Text" w:cs="Arial"/>
          <w:lang w:val="pt-PT"/>
        </w:rPr>
        <w:t xml:space="preserve">. </w:t>
      </w:r>
    </w:p>
    <w:p w14:paraId="2EBB967C" w14:textId="2F7D94F9" w:rsidR="00F2023D" w:rsidRPr="000659FA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 </w:t>
      </w:r>
      <w:r w:rsidR="00B63C59" w:rsidRPr="000659FA">
        <w:rPr>
          <w:rFonts w:ascii="Santander Text" w:hAnsi="Santander Text" w:cs="Arial"/>
          <w:lang w:val="pt-PT"/>
        </w:rPr>
        <w:t xml:space="preserve">sua </w:t>
      </w:r>
      <w:r w:rsidRPr="000659FA">
        <w:rPr>
          <w:rFonts w:ascii="Santander Text" w:hAnsi="Santander Text" w:cs="Arial"/>
          <w:lang w:val="pt-PT"/>
        </w:rPr>
        <w:t>atualização pode ser garantida a partir de duas formas distintas, escolhendo em cada momento uma das seguintes:</w:t>
      </w:r>
    </w:p>
    <w:p w14:paraId="6D88CCAA" w14:textId="77777777" w:rsidR="00F2023D" w:rsidRPr="000659FA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42089BF" w14:textId="187AB6FC" w:rsidR="00F2023D" w:rsidRPr="000659FA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5F51451E" w14:textId="77777777" w:rsidR="00F2023D" w:rsidRPr="000659FA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5437B28" w14:textId="633B142B" w:rsidR="000034CE" w:rsidRPr="000659FA" w:rsidRDefault="00F2023D" w:rsidP="008E5B9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ou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isin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  <w:bookmarkEnd w:id="414"/>
      <w:bookmarkEnd w:id="441"/>
      <w:r w:rsidR="000350D2" w:rsidRPr="000659FA">
        <w:rPr>
          <w:rFonts w:ascii="Santander Text" w:hAnsi="Santander Text" w:cs="Arial"/>
          <w:lang w:val="pt-PT"/>
        </w:rPr>
        <w:t xml:space="preserve"> </w:t>
      </w:r>
      <w:r w:rsidR="000350D2" w:rsidRPr="000659FA">
        <w:rPr>
          <w:rFonts w:ascii="Santander Text" w:hAnsi="Santander Text" w:cs="Arial"/>
          <w:szCs w:val="18"/>
          <w:lang w:val="pt-PT"/>
        </w:rPr>
        <w:t>As três variáveis representam uma chave primária composta.</w:t>
      </w:r>
    </w:p>
    <w:p w14:paraId="1C875FCE" w14:textId="1DA1ADAE" w:rsidR="009D0A46" w:rsidRPr="000659FA" w:rsidRDefault="009D0A46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442" w:name="_Toc194943238"/>
      <w:r w:rsidRPr="000659FA">
        <w:rPr>
          <w:color w:val="auto"/>
          <w:lang w:val="pt-PT"/>
        </w:rPr>
        <w:lastRenderedPageBreak/>
        <w:t xml:space="preserve">Marcação </w:t>
      </w:r>
      <w:r w:rsidR="001B0931" w:rsidRPr="000659FA">
        <w:rPr>
          <w:color w:val="auto"/>
          <w:lang w:val="pt-PT"/>
        </w:rPr>
        <w:t>CSRD</w:t>
      </w:r>
      <w:r w:rsidRPr="000659FA">
        <w:rPr>
          <w:color w:val="auto"/>
          <w:lang w:val="pt-PT"/>
        </w:rPr>
        <w:t xml:space="preserve"> e Rácios de Alinhamento </w:t>
      </w:r>
      <w:r w:rsidR="00BD6017" w:rsidRPr="000659FA">
        <w:rPr>
          <w:color w:val="auto"/>
          <w:lang w:val="pt-PT"/>
        </w:rPr>
        <w:t>-</w:t>
      </w:r>
      <w:r w:rsidR="008432C0" w:rsidRPr="000659FA">
        <w:rPr>
          <w:color w:val="auto"/>
          <w:lang w:val="pt-PT"/>
        </w:rPr>
        <w:t xml:space="preserve"> </w:t>
      </w:r>
      <w:r w:rsidR="00BD6017" w:rsidRPr="000659FA">
        <w:rPr>
          <w:i/>
          <w:color w:val="auto"/>
          <w:lang w:val="pt-PT"/>
        </w:rPr>
        <w:t>modesg_inp_</w:t>
      </w:r>
      <w:r w:rsidR="006D6A38" w:rsidRPr="000659FA">
        <w:rPr>
          <w:i/>
          <w:color w:val="auto"/>
          <w:lang w:val="pt-PT"/>
        </w:rPr>
        <w:t>csrd</w:t>
      </w:r>
      <w:r w:rsidR="00BD6017" w:rsidRPr="000659FA">
        <w:rPr>
          <w:i/>
          <w:color w:val="auto"/>
          <w:lang w:val="pt-PT"/>
        </w:rPr>
        <w:t>_alinhamento_tax</w:t>
      </w:r>
      <w:bookmarkEnd w:id="442"/>
    </w:p>
    <w:p w14:paraId="10732008" w14:textId="15808870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151DC1" w:rsidRPr="000659FA">
        <w:rPr>
          <w:rFonts w:ascii="Santander Text" w:hAnsi="Santander Text" w:cs="Arial"/>
          <w:lang w:val="pt-PT"/>
        </w:rPr>
        <w:t xml:space="preserve">e </w:t>
      </w:r>
      <w:r w:rsidR="00151DC1" w:rsidRPr="000659FA">
        <w:rPr>
          <w:rFonts w:ascii="Santander Text" w:hAnsi="Santander Text" w:cs="Arial"/>
          <w:i/>
          <w:lang w:val="pt-PT"/>
        </w:rPr>
        <w:t>input</w:t>
      </w:r>
      <w:r w:rsidR="00151DC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151DC1" w:rsidRPr="000659FA">
        <w:rPr>
          <w:rFonts w:ascii="Santander Text" w:hAnsi="Santander Text" w:cs="Arial"/>
          <w:lang w:val="pt-PT"/>
        </w:rPr>
        <w:t xml:space="preserve">carregar </w:t>
      </w:r>
      <w:r w:rsidRPr="000659FA">
        <w:rPr>
          <w:rFonts w:ascii="Santander Text" w:hAnsi="Santander Text" w:cs="Arial"/>
          <w:lang w:val="pt-PT"/>
        </w:rPr>
        <w:t xml:space="preserve">empresas </w:t>
      </w:r>
      <w:r w:rsidR="001B0931" w:rsidRPr="000659FA">
        <w:rPr>
          <w:rFonts w:ascii="Santander Text" w:hAnsi="Santander Text" w:cs="Arial"/>
          <w:lang w:val="pt-PT"/>
        </w:rPr>
        <w:t>CSRD</w:t>
      </w:r>
      <w:r w:rsidR="00961D4B" w:rsidRPr="000659FA">
        <w:rPr>
          <w:rFonts w:ascii="Santander Text" w:hAnsi="Santander Text" w:cs="Arial"/>
          <w:lang w:val="pt-PT"/>
        </w:rPr>
        <w:t xml:space="preserve"> e respetivos rácios de alinhamento aos objetivos definidos pela </w:t>
      </w:r>
      <w:r w:rsidR="000801FD" w:rsidRPr="000659FA">
        <w:rPr>
          <w:rFonts w:ascii="Santander Text" w:hAnsi="Santander Text" w:cs="Arial"/>
          <w:lang w:val="pt-PT"/>
        </w:rPr>
        <w:t>Taxonomia Europeia</w:t>
      </w:r>
      <w:r w:rsidRPr="000659FA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61D4B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2BA07D3E" w14:textId="6029FE7D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46F17F0D" w14:textId="77777777" w:rsidR="009D0A46" w:rsidRPr="000659FA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9A3F329" w14:textId="77777777" w:rsidR="009D0A46" w:rsidRPr="000659FA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1B432C6" w14:textId="77777777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05930F9F" w14:textId="7EFEFF6F" w:rsidR="009D0A46" w:rsidRPr="000659FA" w:rsidRDefault="009D0A46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EE0B6F" w:rsidRPr="000659FA">
        <w:rPr>
          <w:rFonts w:ascii="Santander Text" w:hAnsi="Santander Text" w:cs="Arial"/>
          <w:lang w:val="pt-PT"/>
        </w:rPr>
        <w:t xml:space="preserve"> ou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0350D2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0350D2" w:rsidRPr="000659FA">
        <w:rPr>
          <w:rFonts w:ascii="Santander Text" w:hAnsi="Santander Text" w:cs="Arial"/>
          <w:iCs/>
          <w:lang w:val="pt-PT"/>
        </w:rPr>
        <w:t>ou</w:t>
      </w:r>
      <w:r w:rsidR="000350D2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iCs/>
          <w:lang w:val="pt-PT"/>
        </w:rPr>
        <w:t>‘</w:t>
      </w:r>
      <w:r w:rsidR="000350D2" w:rsidRPr="000659FA">
        <w:rPr>
          <w:rFonts w:ascii="Santander Text" w:hAnsi="Santander Text" w:cs="Arial"/>
          <w:i/>
          <w:iCs/>
          <w:szCs w:val="18"/>
          <w:lang w:val="pt-PT"/>
        </w:rPr>
        <w:t>perm_id</w:t>
      </w:r>
      <w:r w:rsidR="004032D7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66551D" w:rsidRPr="000659FA">
        <w:rPr>
          <w:rFonts w:ascii="Santander Text" w:hAnsi="Santander Text" w:cs="Arial"/>
          <w:lang w:val="pt-PT"/>
        </w:rPr>
        <w:t>;</w:t>
      </w:r>
    </w:p>
    <w:p w14:paraId="2A24127D" w14:textId="420C9F9F" w:rsidR="00EA4E7A" w:rsidRPr="000659FA" w:rsidRDefault="0066551D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das variáveis </w:t>
      </w:r>
      <w:r w:rsidRPr="000659FA">
        <w:rPr>
          <w:rFonts w:ascii="Santander Text" w:hAnsi="Santander Text" w:cs="Arial"/>
          <w:i/>
          <w:lang w:val="pt-PT"/>
        </w:rPr>
        <w:t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</w:t>
      </w:r>
      <w:r w:rsidR="000350D2" w:rsidRPr="000659FA">
        <w:rPr>
          <w:rFonts w:ascii="Santander Text" w:hAnsi="Santander Text" w:cs="Arial"/>
          <w:i/>
          <w:lang w:val="pt-PT"/>
        </w:rPr>
        <w:t xml:space="preserve">, </w:t>
      </w:r>
      <w:r w:rsidR="000350D2" w:rsidRPr="000659FA">
        <w:rPr>
          <w:rFonts w:ascii="Santander Text" w:hAnsi="Santander Text" w:cs="Arial"/>
          <w:i/>
          <w:szCs w:val="18"/>
          <w:lang w:val="pt-PT"/>
        </w:rPr>
        <w:t>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</w:t>
      </w:r>
      <w:r w:rsidR="006D6A38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devem estar compreendidos entre 0 e </w:t>
      </w:r>
      <w:r w:rsidR="00882AD9" w:rsidRPr="000659FA">
        <w:rPr>
          <w:rFonts w:ascii="Santander Text" w:hAnsi="Santander Text" w:cs="Arial"/>
          <w:lang w:val="pt-PT"/>
        </w:rPr>
        <w:t>100</w:t>
      </w:r>
      <w:r w:rsidR="000350D2" w:rsidRPr="000659FA">
        <w:rPr>
          <w:rFonts w:ascii="Santander Text" w:hAnsi="Santander Text" w:cs="Arial"/>
          <w:lang w:val="pt-PT"/>
        </w:rPr>
        <w:t>, quando preenchidos</w:t>
      </w:r>
      <w:r w:rsidRPr="000659FA">
        <w:rPr>
          <w:rFonts w:ascii="Santander Text" w:hAnsi="Santander Text" w:cs="Arial"/>
          <w:lang w:val="pt-PT"/>
        </w:rPr>
        <w:t>.</w:t>
      </w:r>
    </w:p>
    <w:p w14:paraId="02951E5A" w14:textId="2A8E49F8" w:rsidR="00EA4E7A" w:rsidRPr="000659FA" w:rsidRDefault="009C5172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3" w:name="_Toc194943239"/>
      <w:r w:rsidRPr="000659FA">
        <w:rPr>
          <w:color w:val="auto"/>
          <w:lang w:val="pt-PT"/>
        </w:rPr>
        <w:t>Riscos físicos agudo e crónico</w:t>
      </w:r>
      <w:r w:rsidR="00EA4E7A" w:rsidRPr="000659FA">
        <w:rPr>
          <w:color w:val="auto"/>
          <w:lang w:val="pt-PT"/>
        </w:rPr>
        <w:t xml:space="preserve"> </w:t>
      </w:r>
      <w:r w:rsidR="009D2654" w:rsidRPr="000659FA">
        <w:rPr>
          <w:color w:val="auto"/>
          <w:lang w:val="pt-PT"/>
        </w:rPr>
        <w:t xml:space="preserve">por NUTS </w:t>
      </w:r>
      <w:r w:rsidR="00EA4E7A" w:rsidRPr="000659FA">
        <w:rPr>
          <w:color w:val="auto"/>
          <w:lang w:val="pt-PT"/>
        </w:rPr>
        <w:t xml:space="preserve">- </w:t>
      </w:r>
      <w:r w:rsidR="0060221F" w:rsidRPr="000659FA">
        <w:rPr>
          <w:i/>
          <w:color w:val="auto"/>
          <w:lang w:val="pt-PT"/>
        </w:rPr>
        <w:t>modesg_</w:t>
      </w:r>
      <w:r w:rsidR="003E28A3" w:rsidRPr="000659FA">
        <w:rPr>
          <w:i/>
          <w:color w:val="auto"/>
          <w:lang w:val="pt-PT"/>
        </w:rPr>
        <w:t>inp</w:t>
      </w:r>
      <w:r w:rsidR="0060221F" w:rsidRPr="000659FA">
        <w:rPr>
          <w:i/>
          <w:color w:val="auto"/>
          <w:lang w:val="pt-PT"/>
        </w:rPr>
        <w:t>_risco_fisico</w:t>
      </w:r>
      <w:bookmarkEnd w:id="443"/>
    </w:p>
    <w:p w14:paraId="16FAE056" w14:textId="075840AD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8E7DC3" w:rsidRPr="000659FA">
        <w:rPr>
          <w:rFonts w:ascii="Santander Text" w:hAnsi="Santander Text" w:cs="Arial"/>
          <w:lang w:val="pt-PT"/>
        </w:rPr>
        <w:t xml:space="preserve">e </w:t>
      </w:r>
      <w:r w:rsidR="008E7DC3" w:rsidRPr="000659FA">
        <w:rPr>
          <w:rFonts w:ascii="Santander Text" w:hAnsi="Santander Text" w:cs="Arial"/>
          <w:i/>
          <w:lang w:val="pt-PT"/>
        </w:rPr>
        <w:t>input</w:t>
      </w:r>
      <w:r w:rsidR="008E7DC3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carregar </w:t>
      </w:r>
      <w:r w:rsidR="00631B52" w:rsidRPr="000659FA">
        <w:rPr>
          <w:rFonts w:ascii="Santander Text" w:hAnsi="Santander Text" w:cs="Arial"/>
          <w:lang w:val="pt-PT"/>
        </w:rPr>
        <w:t>as marcações de riscos físicos agudos e crónicos por país, código NUT</w:t>
      </w:r>
      <w:r w:rsidR="009C5172" w:rsidRPr="000659FA">
        <w:rPr>
          <w:rFonts w:ascii="Santander Text" w:hAnsi="Santander Text" w:cs="Arial"/>
          <w:lang w:val="pt-PT"/>
        </w:rPr>
        <w:t>S III</w:t>
      </w:r>
      <w:r w:rsidR="00631B52" w:rsidRPr="000659FA">
        <w:rPr>
          <w:rFonts w:ascii="Santander Text" w:hAnsi="Santander Text" w:cs="Arial"/>
          <w:lang w:val="pt-PT"/>
        </w:rPr>
        <w:t xml:space="preserve"> e código NACE</w:t>
      </w:r>
      <w:r w:rsidRPr="000659FA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C5172" w:rsidRPr="000659FA">
        <w:rPr>
          <w:rFonts w:ascii="Santander Text" w:hAnsi="Santander Text" w:cs="Arial"/>
          <w:lang w:val="pt-PT"/>
        </w:rPr>
        <w:t>parametrização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317D08B4" w14:textId="77777777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4C3A37B" w14:textId="77777777" w:rsidR="00532AFA" w:rsidRPr="000659FA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Importação de um ficheiro massivo com todos os registos. Esta opção irá substituir integralmente todas as parametrizações anteriormente em vigor;</w:t>
      </w:r>
    </w:p>
    <w:p w14:paraId="0063611B" w14:textId="77777777" w:rsidR="00532AFA" w:rsidRPr="000659FA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7F90FDDB" w14:textId="77777777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867AB79" w14:textId="66714B6F" w:rsidR="00532AFA" w:rsidRPr="000659FA" w:rsidRDefault="00532AFA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</w:t>
      </w:r>
      <w:r w:rsidR="00371217" w:rsidRPr="000659FA">
        <w:rPr>
          <w:rFonts w:ascii="Santander Text" w:hAnsi="Santander Text" w:cs="Arial"/>
          <w:lang w:val="pt-PT"/>
        </w:rPr>
        <w:t xml:space="preserve">as </w:t>
      </w:r>
      <w:r w:rsidRPr="000659FA">
        <w:rPr>
          <w:rFonts w:ascii="Santander Text" w:hAnsi="Santander Text" w:cs="Arial"/>
          <w:lang w:val="pt-PT"/>
        </w:rPr>
        <w:t xml:space="preserve">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0E7EEF" w:rsidRPr="000659FA">
        <w:rPr>
          <w:rFonts w:ascii="Santander Text" w:hAnsi="Santander Text" w:cs="Arial"/>
          <w:i/>
          <w:iCs/>
          <w:lang w:val="pt-PT"/>
        </w:rPr>
        <w:t>cod_pais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0E7EEF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0E7EEF" w:rsidRPr="000659FA">
        <w:rPr>
          <w:rFonts w:ascii="Santander Text" w:hAnsi="Santander Text" w:cs="Arial"/>
          <w:lang w:val="pt-PT"/>
        </w:rPr>
        <w:t xml:space="preserve">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0E7EEF" w:rsidRPr="000659FA">
        <w:rPr>
          <w:rFonts w:ascii="Santander Text" w:hAnsi="Santander Text" w:cs="Arial"/>
          <w:i/>
          <w:lang w:val="pt-PT"/>
        </w:rPr>
        <w:t>cod_nace_esg</w:t>
      </w:r>
      <w:r w:rsidR="004032D7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;</w:t>
      </w:r>
    </w:p>
    <w:p w14:paraId="1BBBAD2F" w14:textId="6BD312A0" w:rsidR="00FA0D0C" w:rsidRPr="000659FA" w:rsidRDefault="00765473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7827"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7A7827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7827"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7A7827" w:rsidRPr="000659FA">
        <w:rPr>
          <w:rFonts w:ascii="Santander Text" w:hAnsi="Santander Text" w:cs="Arial"/>
          <w:lang w:val="pt-PT"/>
        </w:rPr>
        <w:t xml:space="preserve"> devem ter sempre um de dois valores: </w:t>
      </w:r>
      <w:r w:rsidR="007A7827" w:rsidRPr="000659FA">
        <w:rPr>
          <w:rFonts w:ascii="Santander Text" w:hAnsi="Santander Text" w:cs="Arial"/>
          <w:i/>
          <w:iCs/>
          <w:lang w:val="pt-PT"/>
        </w:rPr>
        <w:t>Yes</w:t>
      </w:r>
      <w:r w:rsidR="007A7827" w:rsidRPr="000659FA">
        <w:rPr>
          <w:rFonts w:ascii="Santander Text" w:hAnsi="Santander Text" w:cs="Arial"/>
          <w:lang w:val="pt-PT"/>
        </w:rPr>
        <w:t xml:space="preserve">, </w:t>
      </w:r>
      <w:r w:rsidR="007A7827" w:rsidRPr="000659FA">
        <w:rPr>
          <w:rFonts w:ascii="Santander Text" w:hAnsi="Santander Text" w:cs="Arial"/>
          <w:i/>
          <w:iCs/>
          <w:lang w:val="pt-PT"/>
        </w:rPr>
        <w:t>No</w:t>
      </w:r>
      <w:r w:rsidR="007A7827" w:rsidRPr="000659FA">
        <w:rPr>
          <w:rFonts w:ascii="Santander Text" w:hAnsi="Santander Text" w:cs="Arial"/>
          <w:lang w:val="pt-PT"/>
        </w:rPr>
        <w:t>.</w:t>
      </w:r>
    </w:p>
    <w:p w14:paraId="56C84631" w14:textId="526F17E5" w:rsidR="00FA0D0C" w:rsidRPr="000659FA" w:rsidRDefault="0072046A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4" w:name="_Toc194943240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iCs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para entidades SCIB</w:t>
      </w:r>
      <w:r w:rsidR="00FA0D0C" w:rsidRPr="000659FA">
        <w:rPr>
          <w:color w:val="auto"/>
          <w:lang w:val="pt-PT"/>
        </w:rPr>
        <w:t xml:space="preserve"> - </w:t>
      </w:r>
      <w:r w:rsidRPr="000659FA">
        <w:rPr>
          <w:i/>
          <w:color w:val="auto"/>
          <w:lang w:val="pt-PT"/>
        </w:rPr>
        <w:t>modesg_inp_emss_scib</w:t>
      </w:r>
      <w:bookmarkEnd w:id="444"/>
    </w:p>
    <w:p w14:paraId="771E5B57" w14:textId="0E9D03E1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</w:t>
      </w:r>
      <w:r w:rsidR="00CC5EE6" w:rsidRPr="000659FA">
        <w:rPr>
          <w:rFonts w:ascii="Santander Text" w:hAnsi="Santander Text" w:cs="Arial"/>
          <w:lang w:val="pt-PT"/>
        </w:rPr>
        <w:t xml:space="preserve">uma lista de entidades SCIB disponibilizada pela Corporação e respetiva informação associada às suas emissões </w:t>
      </w:r>
      <w:r w:rsidR="000801FD" w:rsidRPr="000659FA">
        <w:rPr>
          <w:rFonts w:ascii="Santander Text" w:hAnsi="Santander Text" w:cs="Arial"/>
          <w:lang w:val="pt-PT"/>
        </w:rPr>
        <w:t xml:space="preserve">de </w:t>
      </w:r>
      <w:r w:rsidR="00CC5EE6" w:rsidRPr="000659FA">
        <w:rPr>
          <w:rFonts w:ascii="Santander Text" w:hAnsi="Santander Text" w:cs="Arial"/>
          <w:i/>
          <w:iCs/>
          <w:lang w:val="pt-PT"/>
        </w:rPr>
        <w:t>scope</w:t>
      </w:r>
      <w:r w:rsidR="000801FD" w:rsidRPr="000659FA">
        <w:rPr>
          <w:rFonts w:ascii="Santander Text" w:hAnsi="Santander Text" w:cs="Arial"/>
          <w:i/>
          <w:iCs/>
          <w:lang w:val="pt-PT"/>
        </w:rPr>
        <w:t>s</w:t>
      </w:r>
      <w:r w:rsidR="00CC5EE6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CC5EE6" w:rsidRPr="000659FA">
        <w:rPr>
          <w:rFonts w:ascii="Santander Text" w:hAnsi="Santander Text" w:cs="Arial"/>
          <w:lang w:val="pt-PT"/>
        </w:rPr>
        <w:t>1, 2 e 3</w:t>
      </w:r>
      <w:r w:rsidRPr="000659FA">
        <w:rPr>
          <w:rFonts w:ascii="Santander Text" w:hAnsi="Santander Text" w:cs="Arial"/>
          <w:lang w:val="pt-PT"/>
        </w:rPr>
        <w:t xml:space="preserve">. Tratando-se de </w:t>
      </w:r>
      <w:r w:rsidR="00CC5EE6" w:rsidRPr="000659FA">
        <w:rPr>
          <w:rFonts w:ascii="Santander Text" w:hAnsi="Santander Text" w:cs="Arial"/>
          <w:lang w:val="pt-PT"/>
        </w:rPr>
        <w:t xml:space="preserve">um </w:t>
      </w:r>
      <w:r w:rsidR="00CC5EE6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, est</w:t>
      </w:r>
      <w:r w:rsidR="00AE7FF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deverá ser atualizad</w:t>
      </w:r>
      <w:r w:rsidR="00AE7FF7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62A3088C" w14:textId="77777777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38BCB16" w14:textId="77777777" w:rsidR="0072046A" w:rsidRPr="000659FA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4FAD7DE" w14:textId="77777777" w:rsidR="0072046A" w:rsidRPr="000659FA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638476C" w14:textId="77777777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0881D87" w14:textId="26C5FB2C" w:rsidR="00BA21FA" w:rsidRPr="000659FA" w:rsidRDefault="00BA21F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ou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isin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9C45F4" w:rsidRPr="000659FA">
        <w:rPr>
          <w:rFonts w:ascii="Santander Text" w:hAnsi="Santander Text" w:cs="Arial"/>
          <w:lang w:val="pt-PT"/>
        </w:rPr>
        <w:t>.</w:t>
      </w:r>
      <w:r w:rsidR="00416D1A" w:rsidRPr="000659FA">
        <w:rPr>
          <w:rFonts w:ascii="Santander Text" w:hAnsi="Santander Text" w:cs="Arial"/>
          <w:lang w:val="pt-PT"/>
        </w:rPr>
        <w:t xml:space="preserve"> </w:t>
      </w:r>
      <w:r w:rsidR="009C45F4" w:rsidRPr="000659FA">
        <w:rPr>
          <w:rFonts w:ascii="Santander Text" w:hAnsi="Santander Text" w:cs="Arial"/>
          <w:szCs w:val="18"/>
          <w:lang w:val="pt-PT"/>
        </w:rPr>
        <w:t xml:space="preserve">Estas três variáveis representam uma chave primária composta; </w:t>
      </w:r>
    </w:p>
    <w:p w14:paraId="59D903D8" w14:textId="6EA86178" w:rsidR="00BA21FA" w:rsidRPr="000659FA" w:rsidRDefault="003B046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</w:t>
      </w:r>
      <w:r w:rsidR="00416D1A" w:rsidRPr="000659FA">
        <w:rPr>
          <w:rFonts w:ascii="Santander Text" w:hAnsi="Santander Text" w:cs="Arial"/>
          <w:i/>
          <w:lang w:val="pt-PT"/>
        </w:rPr>
        <w:t>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416D1A" w:rsidRPr="000659FA">
        <w:rPr>
          <w:rFonts w:ascii="Santander Text" w:hAnsi="Santander Text" w:cs="Arial"/>
          <w:i/>
          <w:lang w:val="pt-PT"/>
        </w:rPr>
        <w:t xml:space="preserve"> </w:t>
      </w:r>
      <w:r w:rsidR="00416D1A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416D1A" w:rsidRPr="000659FA">
        <w:rPr>
          <w:rFonts w:ascii="Santander Text" w:hAnsi="Santander Text" w:cs="Arial"/>
          <w:lang w:val="pt-PT"/>
        </w:rPr>
        <w:t xml:space="preserve"> devem ser </w:t>
      </w:r>
      <w:r w:rsidR="009C45F4" w:rsidRPr="000659FA">
        <w:rPr>
          <w:rFonts w:ascii="Santander Text" w:hAnsi="Santander Text" w:cs="Arial"/>
          <w:lang w:val="pt-PT"/>
        </w:rPr>
        <w:t xml:space="preserve">iguais ou </w:t>
      </w:r>
      <w:r w:rsidR="00416D1A" w:rsidRPr="000659FA">
        <w:rPr>
          <w:rFonts w:ascii="Santander Text" w:hAnsi="Santander Text" w:cs="Arial"/>
          <w:lang w:val="pt-PT"/>
        </w:rPr>
        <w:t>superiores a 0.</w:t>
      </w:r>
    </w:p>
    <w:p w14:paraId="795D0E57" w14:textId="00950D4C" w:rsidR="00416D1A" w:rsidRPr="000659FA" w:rsidRDefault="00416D1A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5" w:name="_Toc194943241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iCs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</w:t>
      </w:r>
      <w:r w:rsidR="0053732D" w:rsidRPr="000659FA">
        <w:rPr>
          <w:color w:val="auto"/>
          <w:lang w:val="pt-PT"/>
        </w:rPr>
        <w:t xml:space="preserve">por código NACE </w:t>
      </w:r>
      <w:r w:rsidRPr="000659FA">
        <w:rPr>
          <w:color w:val="auto"/>
          <w:lang w:val="pt-PT"/>
        </w:rPr>
        <w:t xml:space="preserve">- </w:t>
      </w:r>
      <w:r w:rsidR="00C7074F" w:rsidRPr="000659FA">
        <w:rPr>
          <w:i/>
          <w:color w:val="auto"/>
          <w:lang w:val="pt-PT"/>
        </w:rPr>
        <w:t>modesg_inp_emss_nace</w:t>
      </w:r>
      <w:bookmarkEnd w:id="445"/>
    </w:p>
    <w:p w14:paraId="71A0B296" w14:textId="4519AEA4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1, 2 e 3 por código NACE</w:t>
      </w:r>
      <w:r w:rsidR="00AE7FF7" w:rsidRPr="000659FA">
        <w:rPr>
          <w:rFonts w:ascii="Santander Text" w:hAnsi="Santander Text" w:cs="Arial"/>
          <w:lang w:val="pt-PT"/>
        </w:rPr>
        <w:t>. Esta informação é disponibilizada pelo PCAF (</w:t>
      </w:r>
      <w:r w:rsidR="00AE7FF7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AE7FF7" w:rsidRPr="000659FA">
        <w:rPr>
          <w:rFonts w:ascii="Santander Text" w:hAnsi="Santander Text" w:cs="Arial"/>
          <w:lang w:val="pt-PT"/>
        </w:rPr>
        <w:t xml:space="preserve">). </w:t>
      </w:r>
      <w:r w:rsidRPr="000659FA">
        <w:rPr>
          <w:rFonts w:ascii="Santander Text" w:hAnsi="Santander Text" w:cs="Arial"/>
          <w:lang w:val="pt-PT"/>
        </w:rPr>
        <w:t xml:space="preserve">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, est</w:t>
      </w:r>
      <w:r w:rsidR="00AE7FF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deverá ser atualizad</w:t>
      </w:r>
      <w:r w:rsidR="00AE7FF7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801FD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3CF01FD3" w14:textId="77777777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6301BAE4" w14:textId="77777777" w:rsidR="00B812A1" w:rsidRPr="000659FA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546BA37B" w14:textId="77777777" w:rsidR="00B812A1" w:rsidRPr="000659FA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Alteração pontual de um registo, seja a sua adição, remoção ou modificação.</w:t>
      </w:r>
    </w:p>
    <w:p w14:paraId="406B79AE" w14:textId="77777777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0E7579C" w14:textId="2DA195C1" w:rsidR="00B812A1" w:rsidRPr="000659FA" w:rsidRDefault="00B812A1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</w:t>
      </w:r>
      <w:r w:rsidR="00DD0584"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8B4026" w:rsidRPr="000659FA">
        <w:rPr>
          <w:rFonts w:ascii="Santander Text" w:hAnsi="Santander Text" w:cs="Arial"/>
          <w:i/>
          <w:lang w:val="pt-PT"/>
        </w:rPr>
        <w:t>nome_pais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B4026"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i/>
          <w:iCs/>
          <w:lang w:val="pt-PT"/>
        </w:rPr>
        <w:t>cod_nace_esg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i/>
          <w:iCs/>
          <w:lang w:val="pt-PT"/>
        </w:rPr>
        <w:t>unidade_funcional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lang w:val="pt-PT"/>
        </w:rPr>
        <w:t xml:space="preserve"> preenchidas</w:t>
      </w:r>
      <w:r w:rsidR="00D433B7" w:rsidRPr="000659FA">
        <w:rPr>
          <w:rFonts w:ascii="Santander Text" w:hAnsi="Santander Text" w:cs="Arial"/>
          <w:lang w:val="pt-PT"/>
        </w:rPr>
        <w:t>;</w:t>
      </w:r>
    </w:p>
    <w:p w14:paraId="11CA4115" w14:textId="64978DDB" w:rsidR="004E7DFE" w:rsidRPr="000659FA" w:rsidRDefault="00D433B7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scp1_ftr_emss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scp2_ftr_emss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scp3_ftr_emss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 devem </w:t>
      </w:r>
      <w:r w:rsidR="00191325" w:rsidRPr="000659FA">
        <w:rPr>
          <w:rFonts w:ascii="Santander Text" w:hAnsi="Santander Text" w:cs="Arial"/>
          <w:lang w:val="pt-PT"/>
        </w:rPr>
        <w:t>ser superiores a 0</w:t>
      </w:r>
      <w:r w:rsidR="008B4026" w:rsidRPr="000659FA">
        <w:rPr>
          <w:rFonts w:ascii="Santander Text" w:hAnsi="Santander Text" w:cs="Arial"/>
          <w:lang w:val="pt-PT"/>
        </w:rPr>
        <w:t xml:space="preserve">, </w:t>
      </w:r>
      <w:r w:rsidR="009D2654" w:rsidRPr="000659FA">
        <w:rPr>
          <w:rFonts w:ascii="Santander Text" w:hAnsi="Santander Text" w:cs="Arial"/>
          <w:szCs w:val="18"/>
          <w:lang w:val="pt-PT"/>
        </w:rPr>
        <w:t>quando preenchidas</w:t>
      </w:r>
      <w:r w:rsidR="008B4026" w:rsidRPr="000659FA">
        <w:rPr>
          <w:rFonts w:ascii="Santander Text" w:hAnsi="Santander Text" w:cs="Arial"/>
          <w:szCs w:val="18"/>
          <w:lang w:val="pt-PT"/>
        </w:rPr>
        <w:t xml:space="preserve"> (&lt;&gt; ‘Not available’).</w:t>
      </w:r>
    </w:p>
    <w:p w14:paraId="608D04B2" w14:textId="4862F542" w:rsidR="00D166D8" w:rsidRPr="000659FA" w:rsidRDefault="00D166D8" w:rsidP="007E3521">
      <w:pPr>
        <w:pStyle w:val="MyHeading1"/>
        <w:spacing w:after="120" w:line="360" w:lineRule="auto"/>
        <w:jc w:val="both"/>
        <w:rPr>
          <w:color w:val="auto"/>
        </w:rPr>
      </w:pPr>
      <w:bookmarkStart w:id="446" w:name="_Toc194943242"/>
      <w:r w:rsidRPr="000659FA">
        <w:rPr>
          <w:i/>
          <w:color w:val="auto"/>
        </w:rPr>
        <w:t>Input Project Finance - modesg_inp_project_finance</w:t>
      </w:r>
      <w:bookmarkEnd w:id="446"/>
    </w:p>
    <w:p w14:paraId="56285699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 xml:space="preserve">input </w:t>
      </w:r>
      <w:r w:rsidRPr="000659FA">
        <w:rPr>
          <w:rFonts w:ascii="Santander Text" w:hAnsi="Santander Text" w:cs="Arial"/>
          <w:lang w:val="pt-PT"/>
        </w:rPr>
        <w:t xml:space="preserve">é utilizado para calcular as emissões dos clientes correspondentes ao portefólio </w:t>
      </w:r>
      <w:r w:rsidRPr="000659FA">
        <w:rPr>
          <w:rFonts w:ascii="Santander Text" w:hAnsi="Santander Text" w:cs="Arial"/>
          <w:i/>
          <w:lang w:val="pt-PT"/>
        </w:rPr>
        <w:t>Project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 xml:space="preserve">Finance, </w:t>
      </w:r>
      <w:r w:rsidRPr="000659FA">
        <w:rPr>
          <w:rFonts w:ascii="Santander Text" w:hAnsi="Santander Text" w:cs="Arial"/>
          <w:lang w:val="pt-PT"/>
        </w:rPr>
        <w:t>sendo que o mesmo é enviado pela Corporação.</w:t>
      </w:r>
    </w:p>
    <w:p w14:paraId="648F1B26" w14:textId="5C63D358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Pr="000659FA">
        <w:rPr>
          <w:rFonts w:ascii="Santander Text" w:hAnsi="Santander Text" w:cs="Arial"/>
          <w:i/>
          <w:lang w:val="pt-PT"/>
        </w:rPr>
        <w:t>front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Modelo de </w:t>
      </w:r>
      <w:r w:rsidR="000801FD" w:rsidRPr="000659FA">
        <w:rPr>
          <w:rFonts w:ascii="Santander Text" w:hAnsi="Santander Text" w:cs="Arial"/>
          <w:lang w:val="pt-PT"/>
        </w:rPr>
        <w:t>D</w:t>
      </w:r>
      <w:r w:rsidRPr="000659FA">
        <w:rPr>
          <w:rFonts w:ascii="Santander Text" w:hAnsi="Santander Text" w:cs="Arial"/>
          <w:lang w:val="pt-PT"/>
        </w:rPr>
        <w:t>ados encontra-se detalhado no ficheiro “</w:t>
      </w:r>
      <w:r w:rsidRPr="000659FA">
        <w:rPr>
          <w:rFonts w:ascii="Santander Text" w:hAnsi="Santander Text" w:cs="Arial"/>
          <w:iCs/>
          <w:lang w:val="pt-PT"/>
        </w:rPr>
        <w:t>BST ESG Modelo de dados.</w:t>
      </w:r>
      <w:r w:rsidRPr="000659FA">
        <w:rPr>
          <w:rFonts w:ascii="Santander Text" w:hAnsi="Santander Text" w:cs="Arial"/>
          <w:lang w:val="pt-PT"/>
        </w:rPr>
        <w:t xml:space="preserve">xlsx”. </w:t>
      </w:r>
    </w:p>
    <w:p w14:paraId="61116C66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4787EF6" w14:textId="77777777" w:rsidR="00D166D8" w:rsidRPr="000659FA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DAB9183" w14:textId="77777777" w:rsidR="00D166D8" w:rsidRPr="000659FA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9FA2907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26E26423" w14:textId="149D4EC0" w:rsidR="00D166D8" w:rsidRPr="000659FA" w:rsidRDefault="00D166D8" w:rsidP="008E5B92">
      <w:pPr>
        <w:pStyle w:val="ListParagraph"/>
        <w:numPr>
          <w:ilvl w:val="0"/>
          <w:numId w:val="108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659FA">
        <w:rPr>
          <w:rFonts w:ascii="Santander Text" w:hAnsi="Santander Text" w:cs="Arial"/>
          <w:i/>
          <w:lang w:val="pt-PT"/>
        </w:rPr>
        <w:t>‘código_unidade‘</w:t>
      </w:r>
      <w:r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i/>
          <w:lang w:val="pt-PT"/>
        </w:rPr>
        <w:t>‘kgl‘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i/>
          <w:lang w:val="pt-PT"/>
        </w:rPr>
        <w:t>‘kgl_entidade_principal‘</w:t>
      </w:r>
      <w:r w:rsidRPr="000659FA">
        <w:rPr>
          <w:rFonts w:ascii="Santander Text" w:hAnsi="Santander Text" w:cs="Arial"/>
          <w:lang w:val="pt-PT"/>
        </w:rPr>
        <w:t>.</w:t>
      </w:r>
    </w:p>
    <w:p w14:paraId="3465F0A0" w14:textId="4B88CBFF" w:rsidR="009D2654" w:rsidRPr="000659FA" w:rsidRDefault="009D2654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7" w:name="_Toc194943243"/>
      <w:r w:rsidRPr="000659FA">
        <w:rPr>
          <w:color w:val="auto"/>
          <w:lang w:val="pt-PT"/>
        </w:rPr>
        <w:t xml:space="preserve">Riscos físicos agudo e crónico por </w:t>
      </w:r>
      <w:r w:rsidRPr="000659FA">
        <w:rPr>
          <w:i/>
          <w:color w:val="auto"/>
          <w:lang w:val="pt-PT"/>
        </w:rPr>
        <w:t xml:space="preserve">ZipCode </w:t>
      </w:r>
      <w:r w:rsidRPr="000659FA">
        <w:rPr>
          <w:color w:val="auto"/>
          <w:lang w:val="pt-PT"/>
        </w:rPr>
        <w:t xml:space="preserve">- </w:t>
      </w:r>
      <w:r w:rsidRPr="000659FA">
        <w:rPr>
          <w:i/>
          <w:color w:val="auto"/>
          <w:lang w:val="pt-PT"/>
        </w:rPr>
        <w:t>modesg_inp_risco_fisico_zipcode</w:t>
      </w:r>
      <w:bookmarkEnd w:id="447"/>
    </w:p>
    <w:p w14:paraId="45CCECBC" w14:textId="02D06AD9" w:rsidR="009D2654" w:rsidRPr="000659FA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as marcações de riscos físicos agudos e crónicos por país, </w:t>
      </w:r>
      <w:r w:rsidRPr="000659FA">
        <w:rPr>
          <w:rFonts w:ascii="Santander Text" w:hAnsi="Santander Text" w:cs="Arial"/>
          <w:i/>
          <w:lang w:val="pt-PT"/>
        </w:rPr>
        <w:t>ZipCode</w:t>
      </w:r>
      <w:r w:rsidRPr="000659FA">
        <w:rPr>
          <w:rFonts w:ascii="Santander Text" w:hAnsi="Santander Text" w:cs="Arial"/>
          <w:lang w:val="pt-PT"/>
        </w:rPr>
        <w:t xml:space="preserve"> e código NACE, a partir da informação disponibilizada pela Corporação. Tratando-se de uma tabela de parametrização, esta deverá ser atualizada tirando partido das funcionalidades do</w:t>
      </w:r>
      <w:r w:rsidR="004032D7" w:rsidRPr="000659FA">
        <w:rPr>
          <w:rFonts w:ascii="Santander Text" w:hAnsi="Santander Text" w:cs="Arial"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61A2D47E" w14:textId="0E21D61B" w:rsidR="009D2654" w:rsidRPr="000659FA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BABF236" w14:textId="77777777" w:rsidR="00C514EC" w:rsidRPr="000659FA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E77D276" w14:textId="77777777" w:rsidR="00C514EC" w:rsidRPr="000659FA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Alteração pontual de um registo, seja a sua adição, remoção ou modificação.</w:t>
      </w:r>
    </w:p>
    <w:p w14:paraId="431F8587" w14:textId="6CBE4C19" w:rsidR="00C514EC" w:rsidRPr="000659FA" w:rsidRDefault="00C514E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131034B1" w14:textId="519EE770" w:rsidR="00C514EC" w:rsidRPr="000659FA" w:rsidRDefault="00C514EC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cod_pais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cod_nace_esg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;</w:t>
      </w:r>
    </w:p>
    <w:p w14:paraId="03834138" w14:textId="22AA9A9A" w:rsidR="007E3521" w:rsidRPr="00ED6600" w:rsidRDefault="00C514EC" w:rsidP="00FE19A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devem ter sempre um de dois valores: </w:t>
      </w:r>
      <w:r w:rsidRPr="000659FA">
        <w:rPr>
          <w:rFonts w:ascii="Santander Text" w:hAnsi="Santander Text" w:cs="Arial"/>
          <w:i/>
          <w:iCs/>
          <w:lang w:val="pt-PT"/>
        </w:rPr>
        <w:t>Yes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lang w:val="pt-PT"/>
        </w:rPr>
        <w:t>No</w:t>
      </w:r>
      <w:r w:rsidRPr="000659FA">
        <w:rPr>
          <w:rFonts w:ascii="Santander Text" w:hAnsi="Santander Text" w:cs="Arial"/>
          <w:lang w:val="pt-PT"/>
        </w:rPr>
        <w:t>.</w:t>
      </w:r>
    </w:p>
    <w:p w14:paraId="58B89ED7" w14:textId="56A08B9C" w:rsidR="00F938D6" w:rsidRPr="000659FA" w:rsidRDefault="00A70972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448" w:name="_Toc192760818"/>
      <w:bookmarkStart w:id="449" w:name="_Toc192777743"/>
      <w:bookmarkStart w:id="450" w:name="_Toc192777859"/>
      <w:bookmarkStart w:id="451" w:name="_Toc194943244"/>
      <w:bookmarkEnd w:id="448"/>
      <w:bookmarkEnd w:id="449"/>
      <w:bookmarkEnd w:id="450"/>
      <w:r w:rsidRPr="000659FA">
        <w:rPr>
          <w:color w:val="auto"/>
        </w:rPr>
        <w:t>Bens Imóveis</w:t>
      </w:r>
      <w:bookmarkEnd w:id="451"/>
    </w:p>
    <w:p w14:paraId="46ECEEA9" w14:textId="3BFC3A6B" w:rsidR="007E49BE" w:rsidRPr="000659FA" w:rsidRDefault="00974CB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52" w:name="_Toc156127820"/>
      <w:bookmarkStart w:id="453" w:name="_Toc156239747"/>
      <w:bookmarkStart w:id="454" w:name="_Toc156239797"/>
      <w:bookmarkStart w:id="455" w:name="_Toc188889414"/>
      <w:bookmarkStart w:id="456" w:name="_Toc188889510"/>
      <w:bookmarkStart w:id="457" w:name="_Toc188894063"/>
      <w:bookmarkStart w:id="458" w:name="_Toc188894186"/>
      <w:bookmarkStart w:id="459" w:name="_Toc188894253"/>
      <w:bookmarkStart w:id="460" w:name="_Toc188948593"/>
      <w:bookmarkStart w:id="461" w:name="_Toc188950203"/>
      <w:bookmarkStart w:id="462" w:name="_Toc188950356"/>
      <w:bookmarkStart w:id="463" w:name="_Toc188950537"/>
      <w:bookmarkStart w:id="464" w:name="_Toc188951149"/>
      <w:bookmarkStart w:id="465" w:name="_Toc188951206"/>
      <w:bookmarkStart w:id="466" w:name="_Toc188955655"/>
      <w:bookmarkStart w:id="467" w:name="_Toc188956226"/>
      <w:bookmarkStart w:id="468" w:name="_Toc190190092"/>
      <w:bookmarkStart w:id="469" w:name="_Toc190367316"/>
      <w:bookmarkStart w:id="470" w:name="_Toc190375829"/>
      <w:bookmarkStart w:id="471" w:name="_Toc190375920"/>
      <w:bookmarkStart w:id="472" w:name="_Toc194943245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r w:rsidRPr="000659FA">
        <w:rPr>
          <w:color w:val="auto"/>
          <w:lang w:val="pt-PT"/>
        </w:rPr>
        <w:t xml:space="preserve">Informação verde bens imóveis – </w:t>
      </w:r>
      <w:r w:rsidRPr="000659FA">
        <w:rPr>
          <w:i/>
          <w:color w:val="auto"/>
          <w:lang w:val="pt-PT"/>
        </w:rPr>
        <w:t>modesg_out_bens_imoveis</w:t>
      </w:r>
      <w:bookmarkEnd w:id="472"/>
    </w:p>
    <w:p w14:paraId="550A64E4" w14:textId="70CB4AD4" w:rsidR="00ED3EF4" w:rsidRPr="000659FA" w:rsidRDefault="00ED3EF4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73" w:name="_Toc194943246"/>
      <w:r w:rsidRPr="000659FA">
        <w:rPr>
          <w:color w:val="auto"/>
        </w:rPr>
        <w:t>Conceito</w:t>
      </w:r>
      <w:bookmarkEnd w:id="473"/>
    </w:p>
    <w:p w14:paraId="0ACD73A5" w14:textId="77777777" w:rsidR="00ED3EF4" w:rsidRPr="000659FA" w:rsidRDefault="00ED3EF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contém informação verde relacionada com bens imóveis, nomeadamente emissões e indicação de risco físico (agudo ou crónico).</w:t>
      </w:r>
    </w:p>
    <w:p w14:paraId="7B057EF5" w14:textId="77777777" w:rsidR="00F938D6" w:rsidRPr="000659FA" w:rsidRDefault="00F938D6" w:rsidP="007E3521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id="474" w:name="_Toc194943247"/>
      <w:r w:rsidRPr="000659FA">
        <w:rPr>
          <w:rFonts w:cs="Arial"/>
          <w:color w:val="auto"/>
          <w:szCs w:val="20"/>
          <w:lang w:val="pt-PT"/>
        </w:rPr>
        <w:t>Granularidade</w:t>
      </w:r>
      <w:bookmarkEnd w:id="474"/>
    </w:p>
    <w:p w14:paraId="06A621FE" w14:textId="651CD145" w:rsidR="00605487" w:rsidRPr="000659FA" w:rsidRDefault="00605487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Cada registo nesta tabela irá representar </w:t>
      </w:r>
      <w:r w:rsidR="00D172B0" w:rsidRPr="000659FA">
        <w:rPr>
          <w:rFonts w:ascii="Santander Text" w:hAnsi="Santander Text" w:cs="Arial"/>
          <w:lang w:val="pt-PT"/>
        </w:rPr>
        <w:t xml:space="preserve">um bem imóvel, seja </w:t>
      </w:r>
      <w:r w:rsidRPr="000659FA">
        <w:rPr>
          <w:rFonts w:ascii="Santander Text" w:hAnsi="Santander Text" w:cs="Arial"/>
          <w:lang w:val="pt-PT"/>
        </w:rPr>
        <w:t>colateral, financiado</w:t>
      </w:r>
      <w:r w:rsidR="00D172B0" w:rsidRPr="000659FA">
        <w:rPr>
          <w:rFonts w:ascii="Santander Text" w:hAnsi="Santander Text" w:cs="Arial"/>
          <w:lang w:val="pt-PT"/>
        </w:rPr>
        <w:t xml:space="preserve"> ou </w:t>
      </w:r>
      <w:r w:rsidRPr="000659FA">
        <w:rPr>
          <w:rFonts w:ascii="Santander Text" w:hAnsi="Santander Text" w:cs="Arial"/>
          <w:lang w:val="pt-PT"/>
        </w:rPr>
        <w:t xml:space="preserve">adjudicado </w:t>
      </w:r>
      <w:r w:rsidR="00EC4C58" w:rsidRPr="000659FA">
        <w:rPr>
          <w:rFonts w:ascii="Santander Text" w:hAnsi="Santander Text" w:cs="Arial"/>
          <w:lang w:val="pt-PT"/>
        </w:rPr>
        <w:t xml:space="preserve">identificado </w:t>
      </w:r>
      <w:r w:rsidRPr="000659FA">
        <w:rPr>
          <w:rFonts w:ascii="Santander Text" w:hAnsi="Santander Text" w:cs="Arial"/>
          <w:lang w:val="pt-PT"/>
        </w:rPr>
        <w:t xml:space="preserve">pela combinação dos campos </w:t>
      </w:r>
      <w:r w:rsidR="00ED3EF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cempbem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ckbalbem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ckctabem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ckrefbem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  <w:r w:rsidR="007A099C" w:rsidRPr="000659FA">
        <w:rPr>
          <w:rFonts w:ascii="Santander Text" w:hAnsi="Santander Text" w:cs="Arial"/>
          <w:lang w:val="pt-PT"/>
        </w:rPr>
        <w:t xml:space="preserve"> Naturalmente a respetiva data de referência da informação (variável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099C" w:rsidRPr="000659FA">
        <w:rPr>
          <w:rFonts w:ascii="Santander Text" w:hAnsi="Santander Text" w:cs="Arial"/>
          <w:i/>
          <w:lang w:val="pt-PT"/>
        </w:rPr>
        <w:t>ref_date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7A099C" w:rsidRPr="000659FA">
        <w:rPr>
          <w:rFonts w:ascii="Santander Text" w:hAnsi="Santander Text" w:cs="Arial"/>
          <w:lang w:val="pt-PT"/>
        </w:rPr>
        <w:t>), completa a chave da tabela.</w:t>
      </w:r>
    </w:p>
    <w:p w14:paraId="0196A10C" w14:textId="1DFEFAA8" w:rsidR="00416D1A" w:rsidRPr="000659FA" w:rsidRDefault="00F938D6" w:rsidP="007E3521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id="475" w:name="_Toc194943248"/>
      <w:r w:rsidRPr="000659FA">
        <w:rPr>
          <w:rFonts w:cs="Arial"/>
          <w:color w:val="auto"/>
          <w:szCs w:val="20"/>
          <w:lang w:val="pt-PT"/>
        </w:rPr>
        <w:t>Aprovisionamento</w:t>
      </w:r>
      <w:bookmarkEnd w:id="475"/>
    </w:p>
    <w:p w14:paraId="27DC1291" w14:textId="1444CDD0" w:rsidR="00256829" w:rsidRPr="000659FA" w:rsidRDefault="0025682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universo de partida para aprovisionamento</w:t>
      </w:r>
      <w:r w:rsidR="00034DB1" w:rsidRPr="000659FA">
        <w:rPr>
          <w:rFonts w:ascii="Santander Text" w:hAnsi="Santander Text" w:cs="Arial"/>
          <w:lang w:val="pt-PT"/>
        </w:rPr>
        <w:t xml:space="preserve"> desta tabela</w:t>
      </w:r>
      <w:r w:rsidRPr="000659FA">
        <w:rPr>
          <w:rFonts w:ascii="Santander Text" w:hAnsi="Santander Text" w:cs="Arial"/>
          <w:lang w:val="pt-PT"/>
        </w:rPr>
        <w:t>, será a tabela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iCs/>
          <w:lang w:val="pt-PT"/>
        </w:rPr>
        <w:t>property</w:t>
      </w:r>
      <w:r w:rsidR="00986425" w:rsidRPr="000659FA">
        <w:rPr>
          <w:rFonts w:ascii="Santander Text" w:hAnsi="Santander Text" w:cs="Arial"/>
          <w:lang w:val="pt-PT"/>
        </w:rPr>
        <w:t xml:space="preserve"> do </w:t>
      </w:r>
      <w:r w:rsidR="00761588" w:rsidRPr="000659FA">
        <w:rPr>
          <w:rFonts w:ascii="Santander Text" w:hAnsi="Santander Text" w:cs="Arial"/>
          <w:lang w:val="pt-PT"/>
        </w:rPr>
        <w:t>M</w:t>
      </w:r>
      <w:r w:rsidR="00986425" w:rsidRPr="000659FA">
        <w:rPr>
          <w:rFonts w:ascii="Santander Text" w:hAnsi="Santander Text" w:cs="Arial"/>
          <w:lang w:val="pt-PT"/>
        </w:rPr>
        <w:t xml:space="preserve">odelo de </w:t>
      </w:r>
      <w:r w:rsidR="00761588" w:rsidRPr="000659FA">
        <w:rPr>
          <w:rFonts w:ascii="Santander Text" w:hAnsi="Santander Text" w:cs="Arial"/>
          <w:lang w:val="pt-PT"/>
        </w:rPr>
        <w:t>B</w:t>
      </w:r>
      <w:r w:rsidR="00986425" w:rsidRPr="000659FA">
        <w:rPr>
          <w:rFonts w:ascii="Santander Text" w:hAnsi="Santander Text" w:cs="Arial"/>
          <w:lang w:val="pt-PT"/>
        </w:rPr>
        <w:t xml:space="preserve">ens </w:t>
      </w:r>
      <w:r w:rsidR="00761588" w:rsidRPr="000659FA">
        <w:rPr>
          <w:rFonts w:ascii="Santander Text" w:hAnsi="Santander Text" w:cs="Arial"/>
          <w:lang w:val="pt-PT"/>
        </w:rPr>
        <w:t>I</w:t>
      </w:r>
      <w:r w:rsidR="00986425" w:rsidRPr="000659FA">
        <w:rPr>
          <w:rFonts w:ascii="Santander Text" w:hAnsi="Santander Text" w:cs="Arial"/>
          <w:lang w:val="pt-PT"/>
        </w:rPr>
        <w:t>móveis e, neste sentido,</w:t>
      </w:r>
      <w:r w:rsidRPr="000659FA">
        <w:rPr>
          <w:rFonts w:ascii="Santander Text" w:hAnsi="Santander Text" w:cs="Arial"/>
          <w:lang w:val="pt-PT"/>
        </w:rPr>
        <w:t xml:space="preserve"> todos os </w:t>
      </w:r>
      <w:r w:rsidR="00986425" w:rsidRPr="000659FA">
        <w:rPr>
          <w:rFonts w:ascii="Santander Text" w:hAnsi="Santander Text" w:cs="Arial"/>
          <w:lang w:val="pt-PT"/>
        </w:rPr>
        <w:t>bens</w:t>
      </w:r>
      <w:r w:rsidRPr="000659FA">
        <w:rPr>
          <w:rFonts w:ascii="Santander Text" w:hAnsi="Santander Text" w:cs="Arial"/>
          <w:lang w:val="pt-PT"/>
        </w:rPr>
        <w:t xml:space="preserve"> que fazem parte da tabela </w:t>
      </w:r>
      <w:r w:rsidR="002B1CE8" w:rsidRPr="000659FA">
        <w:rPr>
          <w:rFonts w:ascii="Santander Text" w:hAnsi="Santander Text" w:cs="Arial"/>
          <w:i/>
          <w:iCs/>
          <w:lang w:val="pt-PT"/>
        </w:rPr>
        <w:t>modesg_out_bens_imoveis</w:t>
      </w:r>
      <w:r w:rsidR="002B1CE8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existem na tabela</w:t>
      </w:r>
      <w:r w:rsidR="00864431"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iCs/>
          <w:lang w:val="pt-PT"/>
        </w:rPr>
        <w:t>property</w:t>
      </w:r>
      <w:r w:rsidRPr="000659FA">
        <w:rPr>
          <w:rFonts w:ascii="Santander Text" w:hAnsi="Santander Text" w:cs="Arial"/>
          <w:lang w:val="pt-PT"/>
        </w:rPr>
        <w:t>.</w:t>
      </w:r>
    </w:p>
    <w:p w14:paraId="472A9443" w14:textId="755F24DC" w:rsidR="00256829" w:rsidRPr="000659FA" w:rsidRDefault="00256829" w:rsidP="007E3521">
      <w:pPr>
        <w:spacing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Esta tabela será aprovisionada com base em </w:t>
      </w:r>
      <w:r w:rsidR="00ED3EF4" w:rsidRPr="000659FA">
        <w:rPr>
          <w:rFonts w:ascii="Santander Text" w:hAnsi="Santander Text" w:cs="Arial"/>
          <w:szCs w:val="18"/>
          <w:lang w:val="pt-PT"/>
        </w:rPr>
        <w:t>três</w:t>
      </w:r>
      <w:r w:rsidR="002B1CE8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="002B1CE8" w:rsidRPr="000659FA">
        <w:rPr>
          <w:rFonts w:ascii="Santander Text" w:hAnsi="Santander Text" w:cs="Arial"/>
          <w:szCs w:val="18"/>
          <w:lang w:val="pt-PT"/>
        </w:rPr>
        <w:t>:</w:t>
      </w:r>
      <w:r w:rsidR="00ED3EF4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szCs w:val="18"/>
          <w:lang w:val="pt-PT"/>
        </w:rPr>
        <w:t>modesg_inp_risco_fisico_zipcode,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modesg_inp_risco_fisico</w:t>
      </w:r>
      <w:r w:rsidR="002B1CE8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5C4470" w:rsidRPr="000659FA">
        <w:rPr>
          <w:rFonts w:ascii="Santander Text" w:hAnsi="Santander Text" w:cs="Arial"/>
          <w:i/>
          <w:szCs w:val="18"/>
          <w:lang w:val="pt-PT"/>
        </w:rPr>
        <w:t>modesg_inp_emss_bens_imoveis.</w:t>
      </w:r>
    </w:p>
    <w:p w14:paraId="50FA6BC0" w14:textId="3E795581" w:rsidR="00871C3F" w:rsidRPr="000659FA" w:rsidRDefault="00256829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>, colunas TABELA/FICHEIRO e CAMPO e em maior detalhe nas secções seguintes.</w:t>
      </w:r>
    </w:p>
    <w:p w14:paraId="6CD8FF19" w14:textId="24AF69B3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flg_rsc_fsc_agd e flg_rsc_fsc_crnc</w:t>
      </w:r>
    </w:p>
    <w:p w14:paraId="6601F178" w14:textId="3BC0B0B2" w:rsidR="00814243" w:rsidRPr="000659FA" w:rsidRDefault="004757D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pode ser obtida de três</w:t>
      </w:r>
      <w:r w:rsidRPr="000659FA">
        <w:rPr>
          <w:rFonts w:ascii="Santander Text" w:hAnsi="Santander Text" w:cs="Arial"/>
          <w:szCs w:val="18"/>
          <w:lang w:val="pt-PT"/>
        </w:rPr>
        <w:t xml:space="preserve"> formas distintas: </w:t>
      </w:r>
      <w:r w:rsidRPr="000659FA">
        <w:rPr>
          <w:rFonts w:ascii="Santander Text" w:hAnsi="Santander Text" w:cs="Arial"/>
          <w:b/>
          <w:szCs w:val="18"/>
          <w:lang w:val="pt-PT"/>
        </w:rPr>
        <w:t>(1)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),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(2)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</w:t>
      </w:r>
      <w:r w:rsidRPr="000659FA">
        <w:rPr>
          <w:rFonts w:ascii="Santander Text" w:hAnsi="Santander Text" w:cs="Arial"/>
          <w:szCs w:val="18"/>
          <w:lang w:val="pt-PT"/>
        </w:rPr>
        <w:t xml:space="preserve"> Risco Físico </w:t>
      </w:r>
      <w:r w:rsidR="00552740" w:rsidRPr="000659FA">
        <w:rPr>
          <w:rFonts w:ascii="Santander Text" w:hAnsi="Santander Text" w:cs="Arial"/>
          <w:szCs w:val="18"/>
          <w:lang w:val="pt-PT"/>
        </w:rPr>
        <w:t>por NUT (</w:t>
      </w:r>
      <w:r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ou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(3)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A628B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Corporação </w:t>
      </w:r>
      <w:r w:rsidR="00552740" w:rsidRPr="000659FA">
        <w:rPr>
          <w:rFonts w:ascii="Santander Text" w:hAnsi="Santander Text" w:cs="Arial"/>
          <w:szCs w:val="18"/>
          <w:lang w:val="pt-PT"/>
        </w:rPr>
        <w:t>(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="00552740" w:rsidRPr="000659FA">
        <w:rPr>
          <w:rFonts w:ascii="Santander Text" w:hAnsi="Santander Text" w:cs="Arial"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>. Note-se que o segundo método só é utilizado na eventualidade de não se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r possível utilizar o primeiro e que o terceiro só é utilizado na eventualidade de não ser possível utilizar </w:t>
      </w:r>
      <w:r w:rsidR="00EC4C58" w:rsidRPr="000659FA">
        <w:rPr>
          <w:rFonts w:ascii="Santander Text" w:hAnsi="Santander Text" w:cs="Arial"/>
          <w:szCs w:val="18"/>
          <w:lang w:val="pt-PT"/>
        </w:rPr>
        <w:t>nenhum dos anteriores</w:t>
      </w:r>
      <w:r w:rsidR="00552740" w:rsidRPr="000659FA">
        <w:rPr>
          <w:rFonts w:ascii="Santander Text" w:hAnsi="Santander Text" w:cs="Arial"/>
          <w:szCs w:val="18"/>
          <w:lang w:val="pt-PT"/>
        </w:rPr>
        <w:t>.</w:t>
      </w:r>
    </w:p>
    <w:p w14:paraId="4BD4C696" w14:textId="78F4D9D0" w:rsidR="004757DF" w:rsidRPr="000659FA" w:rsidRDefault="004757DF" w:rsidP="007E3521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lastRenderedPageBreak/>
        <w:t>Para clarificar a especificação infra, em suma, foram assumidos os seguintes pressupostos:</w:t>
      </w:r>
    </w:p>
    <w:p w14:paraId="4EC07261" w14:textId="13E0FB89" w:rsidR="00417983" w:rsidRPr="000659FA" w:rsidRDefault="00417983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b/>
          <w:sz w:val="18"/>
          <w:szCs w:val="18"/>
        </w:rPr>
        <w:t>1.</w:t>
      </w:r>
      <w:r w:rsidRPr="000659FA">
        <w:rPr>
          <w:rFonts w:ascii="Santander Text" w:hAnsi="Santander Text" w:cs="Arial"/>
          <w:sz w:val="18"/>
          <w:szCs w:val="18"/>
        </w:rPr>
        <w:t xml:space="preserve"> Quando existe informação sobre o código postal do colateral, é utilizada a </w:t>
      </w:r>
      <w:r w:rsidR="00552740" w:rsidRPr="000659FA">
        <w:rPr>
          <w:rFonts w:ascii="Santander Text" w:hAnsi="Santander Text" w:cs="Arial"/>
          <w:sz w:val="18"/>
          <w:szCs w:val="18"/>
        </w:rPr>
        <w:t xml:space="preserve">informação disponibilizada pelo </w:t>
      </w:r>
      <w:r w:rsidR="00552740" w:rsidRPr="000659FA">
        <w:rPr>
          <w:rFonts w:ascii="Santander Text" w:hAnsi="Santander Text" w:cs="Arial"/>
          <w:i/>
          <w:sz w:val="18"/>
          <w:szCs w:val="18"/>
        </w:rPr>
        <w:t>Input</w:t>
      </w:r>
      <w:r w:rsidR="00552740" w:rsidRPr="000659FA">
        <w:rPr>
          <w:rFonts w:ascii="Santander Text" w:hAnsi="Santander Text" w:cs="Arial"/>
          <w:sz w:val="18"/>
          <w:szCs w:val="18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 w:val="18"/>
          <w:szCs w:val="18"/>
        </w:rPr>
        <w:t>ZipCode</w:t>
      </w:r>
      <w:r w:rsidR="00552740" w:rsidRPr="000659FA">
        <w:rPr>
          <w:rFonts w:ascii="Santander Text" w:hAnsi="Santander Text" w:cs="Arial"/>
          <w:sz w:val="18"/>
          <w:szCs w:val="18"/>
        </w:rPr>
        <w:t>;</w:t>
      </w:r>
    </w:p>
    <w:p w14:paraId="27546C5A" w14:textId="77777777" w:rsidR="00552740" w:rsidRPr="000659FA" w:rsidRDefault="00552740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</w:p>
    <w:p w14:paraId="73979F7C" w14:textId="6A47832A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2.</w:t>
      </w:r>
      <w:r w:rsidRPr="000659FA">
        <w:rPr>
          <w:rFonts w:ascii="Santander Text" w:hAnsi="Santander Text" w:cs="Arial"/>
          <w:szCs w:val="18"/>
          <w:lang w:val="pt-PT"/>
        </w:rPr>
        <w:t xml:space="preserve"> Quando não existe informação do código postal do colateral, </w:t>
      </w:r>
      <w:r w:rsidRPr="000659FA">
        <w:rPr>
          <w:rFonts w:ascii="Santander Text" w:hAnsi="Santander Text" w:cs="Arial"/>
          <w:szCs w:val="18"/>
          <w:lang w:val="es-ES"/>
        </w:rPr>
        <w:t xml:space="preserve">é utilizado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‘PT’, </w:t>
      </w:r>
      <w:r w:rsidRPr="000659FA">
        <w:rPr>
          <w:rFonts w:ascii="Santander Text" w:hAnsi="Santander Text" w:cs="Arial"/>
          <w:szCs w:val="18"/>
          <w:lang w:val="es-ES"/>
        </w:rPr>
        <w:t>cruzand</w:t>
      </w:r>
      <w:r w:rsidR="00552740" w:rsidRPr="000659FA">
        <w:rPr>
          <w:rFonts w:ascii="Santander Text" w:hAnsi="Santander Text" w:cs="Arial"/>
          <w:szCs w:val="18"/>
          <w:lang w:val="es-ES"/>
        </w:rPr>
        <w:t>o através do campo ‘</w:t>
      </w:r>
      <w:r w:rsidR="00552740" w:rsidRPr="000659FA">
        <w:rPr>
          <w:rFonts w:ascii="Santander Text" w:hAnsi="Santander Text" w:cs="Arial"/>
          <w:i/>
          <w:szCs w:val="18"/>
          <w:lang w:val="es-ES"/>
        </w:rPr>
        <w:t>cod_nutiii</w:t>
      </w:r>
      <w:r w:rsidRPr="000659FA">
        <w:rPr>
          <w:rFonts w:ascii="Santander Text" w:hAnsi="Santander Text" w:cs="Arial"/>
          <w:i/>
          <w:szCs w:val="18"/>
          <w:lang w:val="es-ES"/>
        </w:rPr>
        <w:t>’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 (código NUT do bem)</w:t>
      </w:r>
      <w:r w:rsidR="00EC4C58" w:rsidRPr="000659FA">
        <w:rPr>
          <w:rFonts w:ascii="Santander Text" w:hAnsi="Santander Text" w:cs="Arial"/>
          <w:szCs w:val="18"/>
          <w:lang w:val="es-ES"/>
        </w:rPr>
        <w:t>;</w:t>
      </w:r>
    </w:p>
    <w:p w14:paraId="3FFCFBA8" w14:textId="2E282260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es-ES"/>
        </w:rPr>
        <w:t>3.</w:t>
      </w:r>
      <w:r w:rsidRPr="000659FA">
        <w:rPr>
          <w:rFonts w:ascii="Santander Text" w:hAnsi="Santander Text" w:cs="Arial"/>
          <w:szCs w:val="18"/>
          <w:lang w:val="es-ES"/>
        </w:rPr>
        <w:t xml:space="preserve"> Quando não existe informação da </w:t>
      </w:r>
      <w:r w:rsidR="00BA628B" w:rsidRPr="000659FA">
        <w:rPr>
          <w:rFonts w:ascii="Santander Text" w:hAnsi="Santander Text" w:cs="Arial"/>
          <w:szCs w:val="18"/>
          <w:lang w:val="es-ES"/>
        </w:rPr>
        <w:t xml:space="preserve">NUT </w:t>
      </w:r>
      <w:r w:rsidRPr="000659FA">
        <w:rPr>
          <w:rFonts w:ascii="Santander Text" w:hAnsi="Santander Text" w:cs="Arial"/>
          <w:szCs w:val="18"/>
          <w:lang w:val="es-ES"/>
        </w:rPr>
        <w:t xml:space="preserve">do colateral, é utilizado 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090E1A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090E1A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BA628B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‘cod_nutiii’ = ‘’</w:t>
      </w:r>
      <w:r w:rsidR="00EC4C58" w:rsidRPr="000659FA">
        <w:rPr>
          <w:rFonts w:ascii="Santander Text" w:hAnsi="Santander Text" w:cs="Arial"/>
          <w:szCs w:val="18"/>
          <w:lang w:val="pt-PT"/>
        </w:rPr>
        <w:t>;</w:t>
      </w:r>
    </w:p>
    <w:p w14:paraId="78D04986" w14:textId="3ACE44F2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b/>
          <w:szCs w:val="18"/>
          <w:lang w:val="es-ES"/>
        </w:rPr>
        <w:t>4.</w:t>
      </w:r>
      <w:r w:rsidRPr="000659FA">
        <w:rPr>
          <w:rFonts w:ascii="Santander Text" w:hAnsi="Santander Text" w:cs="Arial"/>
          <w:szCs w:val="18"/>
          <w:lang w:val="es-ES"/>
        </w:rPr>
        <w:t xml:space="preserve"> Quando não é possível identificar os dados necessários para análise é reportado como não </w:t>
      </w:r>
      <w:r w:rsidR="00090E1A" w:rsidRPr="000659FA">
        <w:rPr>
          <w:rFonts w:ascii="Santander Text" w:hAnsi="Santander Text" w:cs="Arial"/>
          <w:szCs w:val="18"/>
          <w:lang w:val="es-ES"/>
        </w:rPr>
        <w:t>sendo sujeito a nenhum d</w:t>
      </w:r>
      <w:r w:rsidRPr="000659FA">
        <w:rPr>
          <w:rFonts w:ascii="Santander Text" w:hAnsi="Santander Text" w:cs="Arial"/>
          <w:szCs w:val="18"/>
          <w:lang w:val="es-ES"/>
        </w:rPr>
        <w:t>os riscos.</w:t>
      </w:r>
    </w:p>
    <w:p w14:paraId="514ACE4E" w14:textId="4C2C457C" w:rsidR="003D72F9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szCs w:val="18"/>
          <w:lang w:val="es-ES"/>
        </w:rPr>
        <w:t xml:space="preserve">Denote-se que no cruzamento dos </w:t>
      </w:r>
      <w:r w:rsidRPr="000659FA">
        <w:rPr>
          <w:rFonts w:ascii="Santander Text" w:hAnsi="Santander Text" w:cs="Arial"/>
          <w:i/>
          <w:szCs w:val="18"/>
          <w:lang w:val="es-ES"/>
        </w:rPr>
        <w:t>inputs</w:t>
      </w:r>
      <w:r w:rsidRPr="000659FA">
        <w:rPr>
          <w:rFonts w:ascii="Santander Text" w:hAnsi="Santander Text" w:cs="Arial"/>
          <w:szCs w:val="18"/>
          <w:lang w:val="es-ES"/>
        </w:rPr>
        <w:t xml:space="preserve"> coporativos com a tabela de parametrização [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es-ES"/>
        </w:rPr>
        <w:t xml:space="preserve">] ou outros dados do </w:t>
      </w:r>
      <w:r w:rsidRPr="000659FA">
        <w:rPr>
          <w:rFonts w:ascii="Santander Text" w:hAnsi="Santander Text" w:cs="Arial"/>
          <w:i/>
          <w:szCs w:val="18"/>
          <w:lang w:val="es-ES"/>
        </w:rPr>
        <w:t>Data Lake</w:t>
      </w:r>
      <w:r w:rsidRPr="000659FA">
        <w:rPr>
          <w:rFonts w:ascii="Santander Text" w:hAnsi="Santander Text" w:cs="Arial"/>
          <w:szCs w:val="18"/>
          <w:lang w:val="es-ES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es-ES"/>
        </w:rPr>
        <w:t>string</w:t>
      </w:r>
      <w:r w:rsidRPr="000659FA">
        <w:rPr>
          <w:rFonts w:ascii="Santander Text" w:hAnsi="Santander Text" w:cs="Arial"/>
          <w:szCs w:val="18"/>
          <w:lang w:val="es-ES"/>
        </w:rPr>
        <w:t xml:space="preserve"> deve ser utilizada a função trim(upper [nome_campo]). </w:t>
      </w:r>
    </w:p>
    <w:p w14:paraId="3DD964BF" w14:textId="77777777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4E2EFBF5" w14:textId="59727E89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Em primeira instância, deverá ser utilizando 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659FA">
        <w:rPr>
          <w:rFonts w:ascii="Santander Text" w:hAnsi="Santander Text" w:cs="Arial"/>
          <w:szCs w:val="18"/>
          <w:lang w:val="pt-PT"/>
        </w:rPr>
        <w:t>) através dos seguintes passos/cruzamentos:</w:t>
      </w:r>
    </w:p>
    <w:p w14:paraId="7B84C622" w14:textId="7E1F3967" w:rsidR="00417983" w:rsidRPr="000659FA" w:rsidRDefault="00A04B41" w:rsidP="007E3521">
      <w:pPr>
        <w:spacing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szCs w:val="18"/>
        </w:rPr>
        <w:t>1</w:t>
      </w:r>
      <w:r w:rsidR="00417983" w:rsidRPr="000659FA">
        <w:rPr>
          <w:rFonts w:ascii="Santander Text" w:hAnsi="Santander Text" w:cs="Arial"/>
          <w:szCs w:val="18"/>
        </w:rPr>
        <w:t xml:space="preserve">.        </w:t>
      </w:r>
      <w:r w:rsidR="00417983" w:rsidRPr="000659FA">
        <w:rPr>
          <w:rFonts w:ascii="Santander Text" w:hAnsi="Santander Text" w:cs="Arial"/>
          <w:b/>
          <w:bCs/>
          <w:szCs w:val="18"/>
        </w:rPr>
        <w:t xml:space="preserve">Obtenção do </w:t>
      </w:r>
      <w:r w:rsidR="00417983" w:rsidRPr="000659FA">
        <w:rPr>
          <w:rFonts w:ascii="Santander Text" w:hAnsi="Santander Text" w:cs="Arial"/>
          <w:b/>
          <w:bCs/>
          <w:i/>
          <w:szCs w:val="18"/>
        </w:rPr>
        <w:t>Zip Code</w:t>
      </w:r>
      <w:r w:rsidR="00417983" w:rsidRPr="000659FA">
        <w:rPr>
          <w:rFonts w:ascii="Santander Text" w:hAnsi="Santander Text" w:cs="Arial"/>
          <w:b/>
          <w:bCs/>
          <w:szCs w:val="18"/>
        </w:rPr>
        <w:t>:</w:t>
      </w:r>
    </w:p>
    <w:p w14:paraId="764B09F9" w14:textId="1D6372A3" w:rsidR="00A11489" w:rsidRPr="000659FA" w:rsidRDefault="00552740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bem (‘</w:t>
      </w:r>
      <w:r w:rsidRPr="000659FA">
        <w:rPr>
          <w:rFonts w:ascii="Santander Text" w:hAnsi="Santander Text" w:cs="Arial"/>
          <w:i/>
          <w:szCs w:val="18"/>
          <w:lang w:val="pt-PT"/>
        </w:rPr>
        <w:t>cempbem’,’ckbalbem’,’ckctabem’,’ckrefbem</w:t>
      </w:r>
      <w:r w:rsidRPr="000659FA">
        <w:rPr>
          <w:rFonts w:ascii="Santander Text" w:hAnsi="Santander Text" w:cs="Arial"/>
          <w:szCs w:val="18"/>
          <w:lang w:val="pt-PT"/>
        </w:rPr>
        <w:t xml:space="preserve">’) da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modesg_out_bens_imoveis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bem (</w:t>
      </w:r>
      <w:r w:rsidRPr="000659FA">
        <w:rPr>
          <w:rFonts w:ascii="Santander Text" w:hAnsi="Santander Text" w:cs="Arial"/>
          <w:i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szCs w:val="18"/>
          <w:lang w:val="pt-PT"/>
        </w:rPr>
        <w:t>property</w:t>
      </w:r>
      <w:r w:rsidRPr="000659FA">
        <w:rPr>
          <w:rFonts w:ascii="Santander Text" w:hAnsi="Santander Text" w:cs="Arial"/>
          <w:szCs w:val="18"/>
          <w:lang w:val="pt-PT"/>
        </w:rPr>
        <w:t>, para o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postal_code’</w:t>
      </w:r>
      <w:r w:rsidR="00090E1A" w:rsidRPr="000659FA">
        <w:rPr>
          <w:rFonts w:ascii="Santander Text" w:hAnsi="Santander Text" w:cs="Arial"/>
          <w:szCs w:val="18"/>
          <w:lang w:val="pt-PT"/>
        </w:rPr>
        <w:t>;</w:t>
      </w:r>
    </w:p>
    <w:p w14:paraId="49BDCB98" w14:textId="0B318F6A" w:rsidR="00417983" w:rsidRPr="000659FA" w:rsidRDefault="00417983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Concatenar “PRT_” com os primeiros 4 dígitos do campo ‘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postal_code’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(exemplo: PRT_1000)</w:t>
      </w:r>
      <w:r w:rsidR="00CE0005" w:rsidRPr="000659FA">
        <w:rPr>
          <w:rFonts w:ascii="Santander Text" w:hAnsi="Santander Text" w:cs="Arial"/>
          <w:szCs w:val="18"/>
          <w:lang w:val="pt-PT"/>
        </w:rPr>
        <w:t>.</w:t>
      </w:r>
    </w:p>
    <w:p w14:paraId="00F0BB70" w14:textId="075791D4" w:rsidR="00A11489" w:rsidRPr="000659FA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0659F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E537607" w14:textId="1ACC4A3E" w:rsidR="00A11489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Filtrar a tabela de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659FA">
        <w:rPr>
          <w:rFonts w:ascii="Santander Text" w:hAnsi="Santander Text" w:cs="Arial"/>
          <w:i/>
          <w:szCs w:val="18"/>
          <w:lang w:val="pt-PT"/>
        </w:rPr>
        <w:t>localizacao</w:t>
      </w:r>
      <w:r w:rsidRPr="000659FA">
        <w:rPr>
          <w:rFonts w:ascii="Santander Text" w:hAnsi="Santander Text" w:cs="Arial"/>
          <w:szCs w:val="18"/>
          <w:lang w:val="pt-PT"/>
        </w:rPr>
        <w:t>’ com o campo obtido no ponto 1., para obter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2BA771E3" w14:textId="5959C815" w:rsidR="00A11489" w:rsidRPr="000659FA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3.        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Aprovisionar os campos ‘flg_rsc_fsc_agd’ e ‘flg_rsc_fsc_crnc’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231B572" w14:textId="228BCDFA" w:rsidR="00A11489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F5942DF" w14:textId="3928BB15" w:rsidR="00814243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BA628B" w:rsidRPr="000659FA">
        <w:rPr>
          <w:rFonts w:ascii="Santander Text" w:hAnsi="Santander Text" w:cs="Arial"/>
          <w:szCs w:val="18"/>
          <w:lang w:val="pt-PT"/>
        </w:rPr>
        <w:t>.</w:t>
      </w:r>
    </w:p>
    <w:p w14:paraId="75334DB5" w14:textId="005617D3" w:rsidR="000A143C" w:rsidRPr="000659FA" w:rsidRDefault="000A143C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Não sen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do possível utilizar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>, deve-se</w:t>
      </w:r>
      <w:r w:rsidRPr="000659FA">
        <w:rPr>
          <w:rFonts w:ascii="Santander Text" w:hAnsi="Santander Text" w:cs="Arial"/>
          <w:szCs w:val="18"/>
          <w:lang w:val="pt-PT"/>
        </w:rPr>
        <w:t xml:space="preserve"> utilizar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e, </w:t>
      </w:r>
      <w:r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b/>
          <w:szCs w:val="18"/>
          <w:lang w:val="pt-PT"/>
        </w:rPr>
        <w:t>a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través da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BA628B" w:rsidRPr="000659FA">
        <w:rPr>
          <w:rFonts w:ascii="Santander Text" w:hAnsi="Santander Text" w:cs="Arial"/>
          <w:b/>
          <w:i/>
          <w:szCs w:val="18"/>
          <w:lang w:val="pt-PT"/>
        </w:rPr>
        <w:t>p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 xml:space="preserve">): </w:t>
      </w:r>
    </w:p>
    <w:p w14:paraId="61C40A9C" w14:textId="7200F22D" w:rsidR="000A143C" w:rsidRPr="000659FA" w:rsidRDefault="003A447F" w:rsidP="007E3521">
      <w:pPr>
        <w:spacing w:line="360" w:lineRule="auto"/>
        <w:ind w:left="720" w:hanging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</w:rPr>
        <w:t>1</w:t>
      </w:r>
      <w:r w:rsidR="000A143C" w:rsidRPr="000659FA">
        <w:rPr>
          <w:rFonts w:ascii="Santander Text" w:hAnsi="Santander Text" w:cs="Arial"/>
          <w:szCs w:val="18"/>
        </w:rPr>
        <w:t xml:space="preserve">.         </w:t>
      </w:r>
      <w:r w:rsidR="000A143C" w:rsidRPr="000659FA">
        <w:rPr>
          <w:rFonts w:ascii="Santander Text" w:hAnsi="Santander Text" w:cs="Arial"/>
          <w:b/>
          <w:bCs/>
          <w:szCs w:val="18"/>
        </w:rPr>
        <w:t>Obtenção do ‘cod_nutiii’:</w:t>
      </w:r>
    </w:p>
    <w:p w14:paraId="44EFC7A1" w14:textId="14EEA49A" w:rsidR="00CA36F0" w:rsidRPr="000659FA" w:rsidRDefault="000A143C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 xml:space="preserve">Cruzar </w:t>
      </w:r>
      <w:r w:rsidR="00552740" w:rsidRPr="000659FA">
        <w:rPr>
          <w:rFonts w:ascii="Santander Text" w:hAnsi="Santander Text" w:cs="Arial"/>
          <w:iCs/>
          <w:szCs w:val="18"/>
          <w:lang w:val="pt-PT"/>
        </w:rPr>
        <w:t>a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 chave do bem (‘</w:t>
      </w:r>
      <w:r w:rsidR="003A447F" w:rsidRPr="000659FA">
        <w:rPr>
          <w:rFonts w:ascii="Santander Text" w:hAnsi="Santander Text" w:cs="Arial"/>
          <w:i/>
          <w:iCs/>
          <w:szCs w:val="18"/>
          <w:lang w:val="pt-PT"/>
        </w:rPr>
        <w:t>cempbem’,’ckbalbem’,’ckctabem’,’ckrefbem’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) da tabela </w:t>
      </w:r>
      <w:r w:rsidR="003A447F"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modesg_out_bens_imoveis 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com a chave do bem 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>(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'property_bank_id','property_branch_code','property_contract_id','property_reference_code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 xml:space="preserve">') da tabela 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property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>, para o obter o campo ‘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district_municip_parish_code’</w:t>
      </w:r>
      <w:r w:rsidR="00BA628B" w:rsidRPr="000659FA">
        <w:rPr>
          <w:rFonts w:ascii="Santander Text" w:hAnsi="Santander Text" w:cs="Arial"/>
          <w:szCs w:val="18"/>
          <w:lang w:val="pt-PT" w:eastAsia="pt-PT"/>
        </w:rPr>
        <w:t>;</w:t>
      </w:r>
    </w:p>
    <w:p w14:paraId="154F3723" w14:textId="222D634A" w:rsidR="00CA36F0" w:rsidRPr="000659FA" w:rsidRDefault="00CA36F0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Cruzar o resultado obtido no passo anterior com o 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tayd91c0_celemtab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’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tat91_tabelas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filtrada por </w:t>
      </w:r>
      <w:r w:rsidR="00BA628B" w:rsidRPr="000659FA">
        <w:rPr>
          <w:rFonts w:ascii="Santander Text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yd91c0_ctabela</w:t>
      </w:r>
      <w:r w:rsidR="00BA628B" w:rsidRPr="000659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 = ‘J48’</w:t>
      </w:r>
      <w:r w:rsidRPr="000659FA">
        <w:rPr>
          <w:rFonts w:ascii="Santander Text" w:hAnsi="Santander Text" w:cs="Arial"/>
          <w:szCs w:val="18"/>
          <w:lang w:val="pt-PT" w:eastAsia="pt-PT"/>
        </w:rPr>
        <w:t>, para obter o 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tayd91c0_nelemc05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7A73D18A" w14:textId="4246E254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0659F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B2A1EA0" w14:textId="67278602" w:rsidR="00552740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Via Nuts:</w:t>
      </w:r>
      <w:r w:rsidRPr="000659FA">
        <w:rPr>
          <w:rFonts w:ascii="Santander Text" w:hAnsi="Santander Text" w:cs="Arial"/>
          <w:szCs w:val="18"/>
          <w:lang w:val="pt-PT"/>
        </w:rPr>
        <w:t xml:space="preserve"> Filtrar a tabela de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cod_nutiii’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no ponto 1., para obter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="00CE0005" w:rsidRPr="000659FA">
        <w:rPr>
          <w:rFonts w:ascii="Santander Text" w:hAnsi="Santander Text" w:cs="Arial"/>
          <w:szCs w:val="18"/>
          <w:lang w:val="pt-PT"/>
        </w:rPr>
        <w:t>;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4ABC1239" w14:textId="2B1A2F1A" w:rsidR="003A447F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Via </w:t>
      </w:r>
      <w:r w:rsidR="00034DB1" w:rsidRPr="000659FA">
        <w:rPr>
          <w:rFonts w:ascii="Santander Text" w:hAnsi="Santander Text" w:cs="Arial"/>
          <w:b/>
          <w:bCs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Caso no ponto 1. não seja possível associar um código </w:t>
      </w:r>
      <w:r w:rsidR="00BA628B" w:rsidRPr="000659FA">
        <w:rPr>
          <w:rFonts w:ascii="Santander Text" w:hAnsi="Santander Text" w:cs="Arial"/>
          <w:szCs w:val="18"/>
          <w:lang w:val="pt-PT"/>
        </w:rPr>
        <w:t>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, deve filtrar-se a tabela de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</w:t>
      </w:r>
      <w:r w:rsidRPr="000659FA">
        <w:rPr>
          <w:rFonts w:ascii="Santander Text" w:hAnsi="Santander Text" w:cs="Arial"/>
          <w:i/>
          <w:szCs w:val="18"/>
          <w:lang w:val="pt-PT"/>
        </w:rPr>
        <w:t>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por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‘cod_pais’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‘PT’,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BA628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Secured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‘ </w:t>
      </w:r>
      <w:r w:rsidRPr="000659FA">
        <w:rPr>
          <w:rFonts w:ascii="Santander Text" w:hAnsi="Santander Text" w:cs="Arial"/>
          <w:szCs w:val="18"/>
          <w:lang w:val="pt-PT"/>
        </w:rPr>
        <w:t xml:space="preserve">e cod_nutiii = ‘’, para obter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3A94351C" w14:textId="03C06326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3.        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Aprovisionar os campos 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flg_rsc_fsc_agd</w:t>
      </w:r>
      <w:r w:rsidRPr="000659FA">
        <w:rPr>
          <w:rFonts w:ascii="Santander Text" w:hAnsi="Santander Text" w:cs="Arial"/>
          <w:b/>
          <w:i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e 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‘flg_rsc_fsc_crnc’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</w:p>
    <w:p w14:paraId="6BB4D72C" w14:textId="30034851" w:rsidR="003A447F" w:rsidRPr="000659FA" w:rsidRDefault="003A447F" w:rsidP="008E5B92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5B692FA" w14:textId="461B4D15" w:rsidR="003A447F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2DEC4AFD" w14:textId="1177A975" w:rsidR="00ED3EF4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obter informação no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20516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20516" w:rsidRPr="000659FA">
        <w:rPr>
          <w:rFonts w:ascii="Santander Text" w:hAnsi="Santander Text" w:cs="Arial"/>
          <w:szCs w:val="18"/>
          <w:lang w:val="pt-PT"/>
        </w:rPr>
        <w:t xml:space="preserve"> disponibilizado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pela corporação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então aprovisionar os campos com ‘0’, ou seja, pressupõe-se que a operação não </w:t>
      </w:r>
      <w:r w:rsidR="00090E1A" w:rsidRPr="000659FA">
        <w:rPr>
          <w:rFonts w:ascii="Santander Text" w:hAnsi="Santander Text" w:cs="Arial"/>
          <w:szCs w:val="18"/>
          <w:lang w:val="pt-PT"/>
        </w:rPr>
        <w:t xml:space="preserve">é sujeita </w:t>
      </w:r>
      <w:r w:rsidRPr="000659FA">
        <w:rPr>
          <w:rFonts w:ascii="Santander Text" w:hAnsi="Santander Text" w:cs="Arial"/>
          <w:szCs w:val="18"/>
          <w:lang w:val="pt-PT"/>
        </w:rPr>
        <w:t xml:space="preserve">risco físico agudo </w:t>
      </w:r>
      <w:r w:rsidR="00090E1A" w:rsidRPr="000659FA">
        <w:rPr>
          <w:rFonts w:ascii="Santander Text" w:hAnsi="Santander Text" w:cs="Arial"/>
          <w:szCs w:val="18"/>
          <w:lang w:val="pt-PT"/>
        </w:rPr>
        <w:t>ou</w:t>
      </w:r>
      <w:r w:rsidRPr="000659FA">
        <w:rPr>
          <w:rFonts w:ascii="Santander Text" w:hAnsi="Santander Text" w:cs="Arial"/>
          <w:szCs w:val="18"/>
          <w:lang w:val="pt-PT"/>
        </w:rPr>
        <w:t xml:space="preserve"> crónico.</w:t>
      </w:r>
    </w:p>
    <w:p w14:paraId="64E7307B" w14:textId="1693D904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lastRenderedPageBreak/>
        <w:t>origem_flg_rsc_fsc_agd e origem_flg_rsc_fsc_crnc</w:t>
      </w:r>
    </w:p>
    <w:p w14:paraId="5D409A49" w14:textId="0640B59E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Estas variáveis devem ser aprovisionadas de acordo com a obtenção das variáveis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="00BA628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="00BA628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02427E57" w14:textId="77777777" w:rsidR="00077305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que for possível aprovisionar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, então estes campos deverão ser aprovisionados com ‘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Corporação -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7BDDC45E" w14:textId="77777777" w:rsidR="00077305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szCs w:val="18"/>
          <w:lang w:val="pt-PT"/>
        </w:rPr>
        <w:t>, então estes campos deverão ser aprovisionados com ‘Corporação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-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Nuts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1A3BA0B3" w14:textId="7621988E" w:rsidR="00077305" w:rsidRPr="000659FA" w:rsidRDefault="00552740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A628B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3D72F9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B229F4C" w14:textId="3D3F9F45" w:rsidR="00ED3EF4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que não seja possível aplicar nenhuma das metodologias descritas, os c</w:t>
      </w:r>
      <w:r w:rsidR="00552740" w:rsidRPr="000659FA">
        <w:rPr>
          <w:rFonts w:ascii="Santander Text" w:hAnsi="Santander Text" w:cs="Arial"/>
          <w:szCs w:val="18"/>
          <w:lang w:val="pt-PT"/>
        </w:rPr>
        <w:t>ampos devem ser aprovisionados com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MISS</w:t>
      </w:r>
      <w:r w:rsidR="0055274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581298A" w14:textId="640E8001" w:rsidR="008435E7" w:rsidRPr="000659FA" w:rsidRDefault="008435E7" w:rsidP="007E3521">
      <w:pPr>
        <w:pStyle w:val="MyHeading3"/>
        <w:spacing w:after="120" w:line="360" w:lineRule="auto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3835DAD7" w14:textId="4CCDDCAD" w:rsidR="0025252E" w:rsidRPr="000659FA" w:rsidRDefault="00FC2B4F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Estas variáveis devem ser aprovisionadas recorrendo à tabela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lang w:val="pt-PT"/>
        </w:rPr>
        <w:t>modesg_inp_emss_bens_imoveis</w:t>
      </w:r>
      <w:r w:rsidR="00BD3165" w:rsidRPr="000659FA">
        <w:rPr>
          <w:rFonts w:ascii="Santander Text" w:hAnsi="Santander Text" w:cs="Arial"/>
          <w:lang w:val="pt-PT"/>
        </w:rPr>
        <w:t xml:space="preserve">. </w:t>
      </w:r>
    </w:p>
    <w:p w14:paraId="3DAD9995" w14:textId="0BAD04DA" w:rsidR="00EE29DB" w:rsidRPr="000659FA" w:rsidRDefault="0025252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Numa primeira instância, </w:t>
      </w:r>
      <w:r w:rsidR="00EE29DB" w:rsidRPr="000659FA">
        <w:rPr>
          <w:rFonts w:ascii="Santander Text" w:hAnsi="Santander Text" w:cs="Arial"/>
          <w:lang w:val="pt-PT"/>
        </w:rPr>
        <w:t xml:space="preserve">para identificação dos fatores de emissão para </w:t>
      </w:r>
      <w:r w:rsidR="00EE29DB" w:rsidRPr="000659FA">
        <w:rPr>
          <w:rFonts w:ascii="Santander Text" w:hAnsi="Santander Text" w:cs="Arial"/>
          <w:i/>
          <w:lang w:val="pt-PT"/>
        </w:rPr>
        <w:t>scopes</w:t>
      </w:r>
      <w:r w:rsidR="00EE29DB" w:rsidRPr="000659FA">
        <w:rPr>
          <w:rFonts w:ascii="Santander Text" w:hAnsi="Santander Text" w:cs="Arial"/>
          <w:lang w:val="pt-PT"/>
        </w:rPr>
        <w:t xml:space="preserve"> 1 e 2 (variáveis </w:t>
      </w:r>
      <w:r w:rsidR="00BA628B" w:rsidRPr="000659FA">
        <w:rPr>
          <w:rFonts w:ascii="Santander Text" w:hAnsi="Santander Text" w:cs="Arial"/>
          <w:lang w:val="pt-PT"/>
        </w:rPr>
        <w:t>‘</w:t>
      </w:r>
      <w:r w:rsidR="00EE29DB" w:rsidRPr="000659FA">
        <w:rPr>
          <w:rFonts w:ascii="Santander Text" w:hAnsi="Santander Text" w:cs="Arial"/>
          <w:i/>
          <w:lang w:val="pt-PT"/>
        </w:rPr>
        <w:t>scp1_ftr_emss</w:t>
      </w:r>
      <w:r w:rsidR="00BA628B" w:rsidRPr="000659FA">
        <w:rPr>
          <w:rFonts w:ascii="Santander Text" w:hAnsi="Santander Text" w:cs="Arial"/>
          <w:i/>
          <w:lang w:val="pt-PT"/>
        </w:rPr>
        <w:t>’</w:t>
      </w:r>
      <w:r w:rsidR="00EE29DB" w:rsidRPr="000659FA">
        <w:rPr>
          <w:rFonts w:ascii="Santander Text" w:hAnsi="Santander Text" w:cs="Arial"/>
          <w:lang w:val="pt-PT"/>
        </w:rPr>
        <w:t xml:space="preserve"> e </w:t>
      </w:r>
      <w:r w:rsidR="00BA628B" w:rsidRPr="000659FA">
        <w:rPr>
          <w:rFonts w:ascii="Santander Text" w:hAnsi="Santander Text" w:cs="Arial"/>
          <w:lang w:val="pt-PT"/>
        </w:rPr>
        <w:t>‘</w:t>
      </w:r>
      <w:r w:rsidR="00EE29DB" w:rsidRPr="000659FA">
        <w:rPr>
          <w:rFonts w:ascii="Santander Text" w:hAnsi="Santander Text" w:cs="Arial"/>
          <w:i/>
          <w:lang w:val="pt-PT"/>
        </w:rPr>
        <w:t>scp2_ftr_emss</w:t>
      </w:r>
      <w:r w:rsidR="00BA628B" w:rsidRPr="000659FA">
        <w:rPr>
          <w:rFonts w:ascii="Santander Text" w:hAnsi="Santander Text" w:cs="Arial"/>
          <w:lang w:val="pt-PT"/>
        </w:rPr>
        <w:t>’</w:t>
      </w:r>
      <w:r w:rsidR="00EE29DB" w:rsidRPr="000659FA">
        <w:rPr>
          <w:rFonts w:ascii="Santander Text" w:hAnsi="Santander Text" w:cs="Arial"/>
          <w:lang w:val="pt-PT"/>
        </w:rPr>
        <w:t>), é necessária a obtenção das seguintes informações, utilizadas nas diferentes metodologias:</w:t>
      </w:r>
    </w:p>
    <w:p w14:paraId="6D769730" w14:textId="592C0D88" w:rsidR="00541C0C" w:rsidRPr="000659FA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informação do certificado energético ‘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epc’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: Cruzar a tabela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="008B4D67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com a tabela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property_energy_certificate</w:t>
      </w:r>
      <w:r w:rsidRPr="000659FA">
        <w:rPr>
          <w:rFonts w:ascii="Santander Text" w:eastAsia="Times New Roman" w:hAnsi="Santander Text" w:cs="Arial"/>
          <w:i/>
          <w:szCs w:val="18"/>
          <w:lang w:val="pt-PT" w:eastAsia="es-ES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(filtrada por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quality_score’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in (‘1-REAL’, ‘SANTANDER’)) através da chave do bem 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</w:t>
      </w:r>
      <w:r w:rsidR="008B4D67" w:rsidRPr="000659FA">
        <w:rPr>
          <w:rFonts w:ascii="Santander Text" w:hAnsi="Santander Text" w:cs="Arial"/>
          <w:szCs w:val="18"/>
          <w:lang w:val="pt-PT"/>
        </w:rPr>
        <w:t xml:space="preserve">campos </w:t>
      </w:r>
      <w:r w:rsidR="008B4D67"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</w:t>
      </w:r>
      <w:r w:rsidR="00B02A40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12DBF742" w14:textId="18E46450" w:rsidR="00004D3F" w:rsidRPr="000659FA" w:rsidRDefault="00004D3F" w:rsidP="00004D3F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 xml:space="preserve">Obter informação do 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‘country_code’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>:</w:t>
      </w:r>
      <w:r w:rsidR="008B3D65"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Cruzar a tabela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com a tabela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property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através da chave do bem (</w:t>
      </w:r>
      <w:r w:rsidRPr="000659FA">
        <w:rPr>
          <w:rFonts w:ascii="Santander Text" w:hAnsi="Santander Text" w:cs="Arial"/>
          <w:szCs w:val="18"/>
          <w:lang w:val="pt-PT"/>
        </w:rPr>
        <w:t xml:space="preserve">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. 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="008B3D65" w:rsidRPr="000659FA">
        <w:rPr>
          <w:rFonts w:ascii="Santander Text" w:hAnsi="Santander Text" w:cs="Arial"/>
          <w:i/>
          <w:lang w:val="pt-PT"/>
        </w:rPr>
        <w:t>modesg_param_codigos</w:t>
      </w:r>
      <w:r w:rsidR="008B3D65" w:rsidRPr="000659FA">
        <w:rPr>
          <w:rFonts w:ascii="Santander Text" w:hAnsi="Santander Text" w:cs="Arial"/>
          <w:lang w:val="pt-PT"/>
        </w:rPr>
        <w:t xml:space="preserve"> 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’pais’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campo 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valor_original’ 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para obter o campo ‘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="000659FA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Caso não seja possível apurar a informação do </w:t>
      </w:r>
      <w:r w:rsidR="000659FA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="000659FA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então deverá ser assumido o código de Portugal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70EF6120" w14:textId="58BC715A" w:rsidR="00541C0C" w:rsidRPr="000659FA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o ‘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tipo_finalidade_bem’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: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resultado através do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valor_original’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a concatenação de ‘1’ (se tem epc real) ou ‘0’ (se não tem epc real) e ‘_’ e o campo ‘</w:t>
      </w:r>
      <w:r w:rsidR="009F2928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property_purpose_code</w:t>
      </w:r>
      <w:r w:rsidR="009F2928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da tabela </w:t>
      </w:r>
      <w:r w:rsidR="00987C8D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(ex.: 1_01 – habitação com epc real) para obter 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</w:t>
      </w:r>
    </w:p>
    <w:p w14:paraId="2DBC55C5" w14:textId="050D7004" w:rsidR="00541C0C" w:rsidRPr="000659FA" w:rsidRDefault="00EE29DB" w:rsidP="007E3521">
      <w:pPr>
        <w:spacing w:line="360" w:lineRule="auto"/>
        <w:ind w:left="720" w:hanging="720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lang w:val="pt-PT" w:eastAsia="es-ES"/>
        </w:rPr>
        <w:t>Após obter as informações supramencionadas aplicar de forma supl</w:t>
      </w:r>
      <w:r w:rsidR="00541C0C" w:rsidRPr="000659FA">
        <w:rPr>
          <w:rFonts w:ascii="Santander Text" w:eastAsia="Times New Roman" w:hAnsi="Santander Text" w:cs="Arial"/>
          <w:szCs w:val="18"/>
          <w:lang w:val="pt-PT" w:eastAsia="es-ES"/>
        </w:rPr>
        <w:t>etiva as seguintes metodologias:</w:t>
      </w:r>
    </w:p>
    <w:p w14:paraId="07A98ADD" w14:textId="4557E3FC" w:rsidR="00541C0C" w:rsidRPr="000659FA" w:rsidRDefault="00541C0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lógica deverá ser a seguinte:</w:t>
      </w:r>
    </w:p>
    <w:p w14:paraId="1D372954" w14:textId="2626374F" w:rsidR="00541C0C" w:rsidRPr="000659FA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lastRenderedPageBreak/>
        <w:t>É conhecida a área útil: metodologia</w:t>
      </w:r>
      <w:r w:rsidR="00BC5D0E" w:rsidRPr="000659FA">
        <w:rPr>
          <w:rFonts w:ascii="Santander Text" w:hAnsi="Santander Text" w:cs="Arial"/>
          <w:b/>
          <w:sz w:val="18"/>
          <w:szCs w:val="18"/>
        </w:rPr>
        <w:t xml:space="preserve"> </w:t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begin"/>
      </w:r>
      <w:r w:rsidR="008E165D" w:rsidRPr="000659FA">
        <w:rPr>
          <w:rFonts w:ascii="Santander Text" w:hAnsi="Santander Text" w:cs="Arial"/>
          <w:b/>
          <w:sz w:val="18"/>
          <w:szCs w:val="18"/>
        </w:rPr>
        <w:instrText xml:space="preserve"> REF _Ref193104199 \r \h </w:instrText>
      </w:r>
      <w:r w:rsidR="00864D30" w:rsidRPr="000659FA">
        <w:rPr>
          <w:rFonts w:ascii="Santander Text" w:hAnsi="Santander Text" w:cs="Arial"/>
          <w:b/>
          <w:sz w:val="18"/>
          <w:szCs w:val="18"/>
        </w:rPr>
        <w:instrText xml:space="preserve"> \* MERGEFORMAT </w:instrText>
      </w:r>
      <w:r w:rsidR="008E165D" w:rsidRPr="000659FA">
        <w:rPr>
          <w:rFonts w:ascii="Santander Text" w:hAnsi="Santander Text" w:cs="Arial"/>
          <w:b/>
          <w:sz w:val="18"/>
          <w:szCs w:val="18"/>
        </w:rPr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separate"/>
      </w:r>
      <w:r w:rsidR="008E165D" w:rsidRPr="000659FA">
        <w:rPr>
          <w:rFonts w:ascii="Santander Text" w:hAnsi="Santander Text" w:cs="Arial"/>
          <w:b/>
          <w:sz w:val="18"/>
          <w:szCs w:val="18"/>
        </w:rPr>
        <w:t>7.1.3.3.2</w:t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end"/>
      </w:r>
      <w:r w:rsidR="00077305" w:rsidRPr="000659FA">
        <w:rPr>
          <w:rFonts w:ascii="Santander Text" w:hAnsi="Santander Text" w:cs="Arial"/>
          <w:b/>
          <w:sz w:val="18"/>
          <w:szCs w:val="18"/>
        </w:rPr>
        <w:t>:</w:t>
      </w:r>
    </w:p>
    <w:p w14:paraId="712DA8CC" w14:textId="2E8019FA" w:rsidR="00541C0C" w:rsidRPr="000659FA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É conhecido o EPC real</w:t>
      </w:r>
      <w:r w:rsidRPr="000659FA">
        <w:rPr>
          <w:rFonts w:ascii="Santander Text" w:hAnsi="Santander Text" w:cs="Arial"/>
          <w:b/>
          <w:sz w:val="18"/>
          <w:szCs w:val="18"/>
        </w:rPr>
        <w:t xml:space="preserve">: </w:t>
      </w:r>
      <w:r w:rsidRPr="000659FA">
        <w:rPr>
          <w:rFonts w:ascii="Santander Text" w:hAnsi="Santander Text" w:cs="Arial"/>
          <w:sz w:val="18"/>
          <w:szCs w:val="18"/>
        </w:rPr>
        <w:t>metodologia</w:t>
      </w:r>
      <w:r w:rsidRPr="000659FA">
        <w:rPr>
          <w:rFonts w:ascii="Santander Text" w:hAnsi="Santander Text" w:cs="Arial"/>
          <w:b/>
          <w:sz w:val="18"/>
          <w:szCs w:val="18"/>
        </w:rPr>
        <w:t xml:space="preserve"> </w:t>
      </w:r>
      <w:r w:rsidR="00F6115B" w:rsidRPr="000659FA">
        <w:rPr>
          <w:rFonts w:ascii="Santander Text" w:hAnsi="Santander Text" w:cs="Arial"/>
          <w:b/>
          <w:sz w:val="18"/>
          <w:szCs w:val="18"/>
        </w:rPr>
        <w:t>7</w:t>
      </w:r>
      <w:r w:rsidRPr="000659FA">
        <w:rPr>
          <w:rFonts w:ascii="Santander Text" w:hAnsi="Santander Text" w:cs="Arial"/>
          <w:b/>
          <w:sz w:val="18"/>
          <w:szCs w:val="18"/>
        </w:rPr>
        <w:t>.1.3.3.2.1</w:t>
      </w:r>
      <w:r w:rsidR="00077305" w:rsidRPr="000659FA">
        <w:rPr>
          <w:rFonts w:ascii="Santander Text" w:hAnsi="Santander Text" w:cs="Arial"/>
          <w:b/>
          <w:sz w:val="18"/>
          <w:szCs w:val="18"/>
        </w:rPr>
        <w:t>;</w:t>
      </w:r>
    </w:p>
    <w:p w14:paraId="57FDB6C1" w14:textId="03716391" w:rsidR="00541C0C" w:rsidRPr="000659FA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Não é conhecido o EPC real: metodologia </w:t>
      </w:r>
      <w:r w:rsidR="00F6115B" w:rsidRPr="000659FA">
        <w:rPr>
          <w:rFonts w:ascii="Santander Text" w:hAnsi="Santander Text" w:cs="Arial"/>
          <w:b/>
          <w:sz w:val="18"/>
          <w:szCs w:val="18"/>
        </w:rPr>
        <w:t>7</w:t>
      </w:r>
      <w:r w:rsidRPr="000659FA">
        <w:rPr>
          <w:rFonts w:ascii="Santander Text" w:hAnsi="Santander Text" w:cs="Arial"/>
          <w:b/>
          <w:sz w:val="18"/>
          <w:szCs w:val="18"/>
        </w:rPr>
        <w:t>.1.3.3.2.2</w:t>
      </w:r>
      <w:r w:rsidR="00077305" w:rsidRPr="000659FA">
        <w:rPr>
          <w:rFonts w:ascii="Santander Text" w:hAnsi="Santander Text" w:cs="Arial"/>
          <w:b/>
          <w:sz w:val="18"/>
          <w:szCs w:val="18"/>
        </w:rPr>
        <w:t>.</w:t>
      </w:r>
    </w:p>
    <w:p w14:paraId="5BBE5DB1" w14:textId="23249FDA" w:rsidR="00541C0C" w:rsidRPr="000659FA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22"/>
          <w:szCs w:val="22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Não é conhecida a área útil: metodologia </w:t>
      </w:r>
      <w:r w:rsidR="008E165D" w:rsidRPr="000659FA">
        <w:rPr>
          <w:rFonts w:ascii="Santander Text" w:hAnsi="Santander Text" w:cs="Arial"/>
          <w:b/>
          <w:szCs w:val="18"/>
        </w:rPr>
        <w:fldChar w:fldCharType="begin"/>
      </w:r>
      <w:r w:rsidR="008E165D" w:rsidRPr="000659FA">
        <w:rPr>
          <w:rFonts w:ascii="Santander Text" w:hAnsi="Santander Text" w:cs="Arial"/>
          <w:b/>
          <w:sz w:val="18"/>
          <w:szCs w:val="18"/>
        </w:rPr>
        <w:instrText xml:space="preserve"> REF _Ref193104227 \r \h </w:instrText>
      </w:r>
      <w:r w:rsidR="00864D30" w:rsidRPr="000659FA">
        <w:rPr>
          <w:rFonts w:ascii="Santander Text" w:hAnsi="Santander Text" w:cs="Arial"/>
          <w:b/>
          <w:szCs w:val="18"/>
        </w:rPr>
        <w:instrText xml:space="preserve"> \* MERGEFORMAT </w:instrText>
      </w:r>
      <w:r w:rsidR="008E165D" w:rsidRPr="000659FA">
        <w:rPr>
          <w:rFonts w:ascii="Santander Text" w:hAnsi="Santander Text" w:cs="Arial"/>
          <w:b/>
          <w:szCs w:val="18"/>
        </w:rPr>
      </w:r>
      <w:r w:rsidR="008E165D" w:rsidRPr="000659FA">
        <w:rPr>
          <w:rFonts w:ascii="Santander Text" w:hAnsi="Santander Text" w:cs="Arial"/>
          <w:b/>
          <w:szCs w:val="18"/>
        </w:rPr>
        <w:fldChar w:fldCharType="separate"/>
      </w:r>
      <w:r w:rsidR="008E165D" w:rsidRPr="000659FA">
        <w:rPr>
          <w:rFonts w:ascii="Santander Text" w:hAnsi="Santander Text" w:cs="Arial"/>
          <w:b/>
          <w:sz w:val="18"/>
          <w:szCs w:val="18"/>
        </w:rPr>
        <w:t>7.1.3.3.3</w:t>
      </w:r>
      <w:r w:rsidR="008E165D" w:rsidRPr="000659FA">
        <w:rPr>
          <w:rFonts w:ascii="Santander Text" w:hAnsi="Santander Text" w:cs="Arial"/>
          <w:b/>
          <w:szCs w:val="18"/>
        </w:rPr>
        <w:fldChar w:fldCharType="end"/>
      </w:r>
    </w:p>
    <w:p w14:paraId="5332F994" w14:textId="089720C7" w:rsidR="00DE000D" w:rsidRPr="000659FA" w:rsidRDefault="00034C5E" w:rsidP="007E3521">
      <w:p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ou outros dados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utilizada a função trim(upper [nome_campo]).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Adicionalmente, uma vez que os campos fatores de emissão (</w:t>
      </w:r>
      <w:r w:rsidR="00723C61"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723C61" w:rsidRPr="000659FA">
        <w:rPr>
          <w:rFonts w:ascii="Santander Text" w:hAnsi="Santander Text" w:cs="Arial"/>
          <w:i/>
          <w:szCs w:val="18"/>
          <w:lang w:val="pt-PT"/>
        </w:rPr>
        <w:t>‘scp3_ftr_emss’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no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scopes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output</w:t>
      </w:r>
      <w:r w:rsidR="00723C61" w:rsidRPr="000659FA">
        <w:rPr>
          <w:rFonts w:ascii="Santander Text" w:hAnsi="Santander Text" w:cs="Arial"/>
          <w:szCs w:val="18"/>
          <w:lang w:val="pt-PT"/>
        </w:rPr>
        <w:t>.</w:t>
      </w:r>
    </w:p>
    <w:p w14:paraId="20F7F955" w14:textId="237F6790" w:rsidR="008435E7" w:rsidRPr="000659FA" w:rsidRDefault="008435E7" w:rsidP="007E3521">
      <w:pPr>
        <w:pStyle w:val="MyHeading4"/>
        <w:spacing w:after="120" w:line="360" w:lineRule="auto"/>
        <w:rPr>
          <w:color w:val="auto"/>
        </w:rPr>
      </w:pPr>
      <w:r w:rsidRPr="000659FA">
        <w:rPr>
          <w:color w:val="auto"/>
        </w:rPr>
        <w:t>Actual building emissions</w:t>
      </w:r>
    </w:p>
    <w:p w14:paraId="16920F89" w14:textId="3E8D44D9" w:rsidR="00034C5E" w:rsidRPr="000659FA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76" w:name="_Toc179228257"/>
      <w:bookmarkStart w:id="477" w:name="_Toc188951212"/>
      <w:r w:rsidRPr="000659FA">
        <w:rPr>
          <w:rStyle w:val="Style6Char"/>
          <w:color w:val="auto"/>
        </w:rPr>
        <w:t>7</w:t>
      </w:r>
      <w:r w:rsidR="00541C0C" w:rsidRPr="000659FA">
        <w:rPr>
          <w:rStyle w:val="Style6Char"/>
          <w:color w:val="auto"/>
        </w:rPr>
        <w:t>.1.3.3.1.1</w:t>
      </w:r>
      <w:r w:rsidR="00541C0C" w:rsidRPr="000659FA">
        <w:rPr>
          <w:rFonts w:ascii="Santander Text" w:hAnsi="Santander Text" w:cs="Arial"/>
          <w:b/>
        </w:rPr>
        <w:t xml:space="preserve"> </w:t>
      </w:r>
      <w:r w:rsidR="00034C5E" w:rsidRPr="000659FA">
        <w:rPr>
          <w:rFonts w:ascii="Santander Text" w:hAnsi="Santander Text" w:cs="Arial"/>
          <w:b/>
        </w:rPr>
        <w:t>Supplier specific factors and energy consumption</w:t>
      </w:r>
      <w:bookmarkEnd w:id="476"/>
      <w:bookmarkEnd w:id="477"/>
    </w:p>
    <w:p w14:paraId="3D164949" w14:textId="6B72D039" w:rsidR="00DE000D" w:rsidRPr="000659FA" w:rsidRDefault="00034C5E" w:rsidP="007E3521">
      <w:pPr>
        <w:pStyle w:val="ListParagraph"/>
        <w:spacing w:after="0" w:line="360" w:lineRule="auto"/>
        <w:jc w:val="both"/>
        <w:rPr>
          <w:rFonts w:ascii="Santander Text" w:eastAsia="Times New Roman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 xml:space="preserve">Metodologia não aplicável devido a falta de informação real relativa aos fatores de emissão (1 e 2). </w:t>
      </w:r>
    </w:p>
    <w:p w14:paraId="257483FF" w14:textId="77777777" w:rsidR="00034C5E" w:rsidRPr="000659FA" w:rsidRDefault="00034C5E" w:rsidP="007E3521">
      <w:pPr>
        <w:pStyle w:val="ListParagraph"/>
        <w:spacing w:after="0" w:line="360" w:lineRule="auto"/>
        <w:jc w:val="both"/>
        <w:rPr>
          <w:lang w:val="pt-PT" w:eastAsia="es-ES"/>
        </w:rPr>
      </w:pPr>
    </w:p>
    <w:p w14:paraId="3AB98AF1" w14:textId="2EAB0F99" w:rsidR="00034C5E" w:rsidRPr="000659FA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78" w:name="_Toc179228258"/>
      <w:bookmarkStart w:id="479" w:name="_Toc188951213"/>
      <w:r w:rsidRPr="000659FA">
        <w:rPr>
          <w:rFonts w:ascii="Santander Text" w:hAnsi="Santander Text" w:cs="Arial"/>
          <w:b/>
        </w:rPr>
        <w:t>7</w:t>
      </w:r>
      <w:r w:rsidR="00541C0C" w:rsidRPr="000659FA">
        <w:rPr>
          <w:rFonts w:ascii="Santander Text" w:hAnsi="Santander Text" w:cs="Arial"/>
          <w:b/>
        </w:rPr>
        <w:t xml:space="preserve">.1.3.3.1.2. </w:t>
      </w:r>
      <w:r w:rsidR="00034C5E" w:rsidRPr="000659FA">
        <w:rPr>
          <w:rFonts w:ascii="Santander Text" w:hAnsi="Santander Text" w:cs="Arial"/>
          <w:b/>
        </w:rPr>
        <w:t>Average emission factors and energy consumption</w:t>
      </w:r>
      <w:bookmarkEnd w:id="478"/>
      <w:bookmarkEnd w:id="479"/>
    </w:p>
    <w:p w14:paraId="34AB209E" w14:textId="14927BB0" w:rsidR="00DE000D" w:rsidRPr="000659FA" w:rsidRDefault="00034C5E" w:rsidP="007E3521">
      <w:pPr>
        <w:pStyle w:val="ListParagraph"/>
        <w:spacing w:before="240" w:after="0" w:line="360" w:lineRule="auto"/>
        <w:jc w:val="both"/>
        <w:rPr>
          <w:rFonts w:ascii="Santander Text" w:eastAsia="Times New Roman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Metodologia não aplicável devido a falta de informação real relativa ao valor médio dos fatore</w:t>
      </w:r>
      <w:r w:rsidR="0025252E"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s de emissão por fonte de energi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a.</w:t>
      </w:r>
    </w:p>
    <w:p w14:paraId="4CB77EA9" w14:textId="77777777" w:rsidR="00034C5E" w:rsidRPr="000659FA" w:rsidRDefault="00034C5E" w:rsidP="007E3521">
      <w:pPr>
        <w:spacing w:after="0" w:line="360" w:lineRule="auto"/>
        <w:jc w:val="both"/>
        <w:rPr>
          <w:lang w:val="pt-PT" w:eastAsia="es-ES"/>
        </w:rPr>
      </w:pPr>
    </w:p>
    <w:p w14:paraId="3682E4B3" w14:textId="529FBCF1" w:rsidR="00034C5E" w:rsidRPr="000659FA" w:rsidRDefault="00034C5E" w:rsidP="007E3521">
      <w:pPr>
        <w:pStyle w:val="MyHeading4"/>
        <w:spacing w:after="120" w:line="360" w:lineRule="auto"/>
        <w:rPr>
          <w:color w:val="auto"/>
        </w:rPr>
      </w:pPr>
      <w:bookmarkStart w:id="480" w:name="_Toc179228259"/>
      <w:bookmarkStart w:id="481" w:name="_Toc188951214"/>
      <w:bookmarkStart w:id="482" w:name="_Ref193104199"/>
      <w:r w:rsidRPr="000659FA">
        <w:rPr>
          <w:color w:val="auto"/>
        </w:rPr>
        <w:t>Estimated based on floor area</w:t>
      </w:r>
      <w:bookmarkEnd w:id="480"/>
      <w:bookmarkEnd w:id="481"/>
      <w:bookmarkEnd w:id="482"/>
      <w:r w:rsidRPr="000659FA">
        <w:rPr>
          <w:color w:val="auto"/>
        </w:rPr>
        <w:t xml:space="preserve"> </w:t>
      </w:r>
    </w:p>
    <w:p w14:paraId="1797FD15" w14:textId="2AE9F1EC" w:rsidR="0093048B" w:rsidRPr="000659FA" w:rsidRDefault="00034C5E" w:rsidP="007E3521">
      <w:pPr>
        <w:tabs>
          <w:tab w:val="left" w:pos="1400"/>
        </w:tabs>
        <w:spacing w:after="12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Se existir informação real do certificado energético, isto é, cumprindo o ponto I, prosseguir com metodologia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41C0C" w:rsidRPr="000659FA">
        <w:rPr>
          <w:rFonts w:ascii="Santander Text" w:hAnsi="Santander Text" w:cs="Arial"/>
          <w:b/>
          <w:lang w:val="pt-PT"/>
        </w:rPr>
        <w:t>.1.3.3.2.1</w:t>
      </w:r>
      <w:r w:rsidR="00077305" w:rsidRPr="000659FA">
        <w:rPr>
          <w:rFonts w:ascii="Santander Text" w:hAnsi="Santander Text" w:cs="Arial"/>
          <w:b/>
          <w:lang w:val="pt-PT"/>
        </w:rPr>
        <w:t>.</w:t>
      </w:r>
      <w:r w:rsidR="0093048B"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Caso contrário, prosseguir com a metodologia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41C0C" w:rsidRPr="000659FA">
        <w:rPr>
          <w:rFonts w:ascii="Santander Text" w:hAnsi="Santander Text" w:cs="Arial"/>
          <w:b/>
          <w:lang w:val="pt-PT"/>
        </w:rPr>
        <w:t>.1.3.3.2.2</w:t>
      </w:r>
      <w:r w:rsidR="00077305" w:rsidRPr="000659FA">
        <w:rPr>
          <w:rFonts w:ascii="Santander Text" w:hAnsi="Santander Text" w:cs="Arial"/>
          <w:b/>
          <w:lang w:val="pt-PT"/>
        </w:rPr>
        <w:t>.</w:t>
      </w:r>
    </w:p>
    <w:p w14:paraId="1A1AE1F1" w14:textId="5E65249C" w:rsidR="00723C61" w:rsidRPr="000659FA" w:rsidRDefault="00FC27D9" w:rsidP="00FC27D9">
      <w:pPr>
        <w:spacing w:after="120" w:line="360" w:lineRule="auto"/>
        <w:ind w:firstLine="708"/>
        <w:jc w:val="both"/>
        <w:rPr>
          <w:rFonts w:ascii="Santander Text" w:hAnsi="Santander Text" w:cs="Arial"/>
          <w:b/>
          <w:lang w:val="pt-PT"/>
        </w:rPr>
      </w:pPr>
      <w:bookmarkStart w:id="483" w:name="_Toc179228260"/>
      <w:bookmarkStart w:id="484" w:name="_Toc188951215"/>
      <w:r>
        <w:rPr>
          <w:rFonts w:ascii="Santander Text" w:hAnsi="Santander Text" w:cs="Arial"/>
          <w:b/>
          <w:color w:val="000000" w:themeColor="text1"/>
          <w:lang w:val="pt-PT"/>
        </w:rPr>
        <w:t xml:space="preserve">7.1.3.3.2.1. </w:t>
      </w:r>
      <w:r w:rsidR="00034C5E" w:rsidRPr="000659FA">
        <w:rPr>
          <w:rFonts w:ascii="Santander Text" w:hAnsi="Santander Text" w:cs="Arial"/>
          <w:b/>
          <w:lang w:val="pt-PT"/>
        </w:rPr>
        <w:t>Average based on EPC label and floor area (o epc</w:t>
      </w:r>
      <w:r w:rsidR="00541C0C" w:rsidRPr="000659FA">
        <w:rPr>
          <w:rFonts w:ascii="Santander Text" w:hAnsi="Santander Text" w:cs="Arial"/>
          <w:b/>
          <w:lang w:val="pt-PT"/>
        </w:rPr>
        <w:t xml:space="preserve"> real</w:t>
      </w:r>
      <w:r w:rsidR="00034C5E" w:rsidRPr="000659FA">
        <w:rPr>
          <w:rFonts w:ascii="Santander Text" w:hAnsi="Santander Text" w:cs="Arial"/>
          <w:b/>
          <w:lang w:val="pt-PT"/>
        </w:rPr>
        <w:t xml:space="preserve"> e área útil são conhecidos)</w:t>
      </w:r>
      <w:bookmarkEnd w:id="483"/>
      <w:bookmarkEnd w:id="484"/>
    </w:p>
    <w:p w14:paraId="6ACFD4FD" w14:textId="4886A856" w:rsidR="00723C61" w:rsidRPr="000659FA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del w:id="485" w:author="Joana Rita Bentinho Silva" w:date="2025-04-07T18:34:00Z">
        <w:r w:rsidRPr="000659FA" w:rsidDel="0012229D">
          <w:rPr>
            <w:rFonts w:ascii="Santander Text" w:hAnsi="Santander Text" w:cs="Arial"/>
            <w:szCs w:val="18"/>
            <w:shd w:val="clear" w:color="auto" w:fill="FFFFFF"/>
            <w:lang w:val="pt-PT"/>
          </w:rPr>
          <w:delText xml:space="preserve"> </w:delText>
        </w:r>
      </w:del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nome_unidade_funcional</w:t>
      </w:r>
      <w:r w:rsidR="00BA628B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AREA’) através do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campo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="00004D3F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 com o campo obtido no ponto II, do campo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do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obtido no ponto I, para obter as </w:t>
      </w:r>
      <w:r w:rsidR="00090E1A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variáveis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‘scp2_ftr_emss’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4BC138B6" w14:textId="61F71F84" w:rsidR="008435E7" w:rsidRPr="000659FA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Obter a </w:t>
      </w: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área</w:t>
      </w: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útil e calcular os </w:t>
      </w:r>
      <w:r w:rsidRPr="000659FA">
        <w:rPr>
          <w:rFonts w:ascii="Santander Text" w:hAnsi="Santander Text" w:cs="Arial"/>
          <w:i/>
          <w:szCs w:val="18"/>
          <w:u w:val="single"/>
          <w:shd w:val="clear" w:color="auto" w:fill="FFFFFF"/>
          <w:lang w:val="pt-PT"/>
        </w:rPr>
        <w:t>scopes</w:t>
      </w: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de emissão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Multiplicar o campo</w:t>
      </w:r>
      <w:r w:rsidR="00CF502D"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="00CF502D" w:rsidRPr="000659FA">
        <w:rPr>
          <w:rFonts w:ascii="Santander Text" w:hAnsi="Santander Text" w:cs="Arial"/>
          <w:i/>
          <w:szCs w:val="18"/>
          <w:lang w:val="pt-PT"/>
        </w:rPr>
        <w:t>net_floor_area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="00CF502D" w:rsidRPr="000659FA">
        <w:rPr>
          <w:rFonts w:ascii="Santander Text" w:hAnsi="Santander Text" w:cs="Arial"/>
          <w:i/>
          <w:szCs w:val="18"/>
          <w:lang w:val="pt-PT"/>
        </w:rPr>
        <w:t>property</w:t>
      </w:r>
      <w:r w:rsidRPr="000659FA">
        <w:rPr>
          <w:rFonts w:ascii="Santander Text" w:hAnsi="Santander Text" w:cs="Arial"/>
          <w:szCs w:val="18"/>
          <w:lang w:val="pt-PT"/>
        </w:rPr>
        <w:t xml:space="preserve"> pelos fatores de emissão (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) obtidos na alínea anterior, para obter os respetivos </w:t>
      </w:r>
      <w:r w:rsidRPr="000659FA">
        <w:rPr>
          <w:rFonts w:ascii="Santander Text" w:hAnsi="Santander Text" w:cs="Arial"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szCs w:val="18"/>
          <w:lang w:val="pt-PT"/>
        </w:rPr>
        <w:t xml:space="preserve"> de emissão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14:paraId="266AEC52" w14:textId="77777777" w:rsidR="00034C5E" w:rsidRPr="000659FA" w:rsidRDefault="00034C5E" w:rsidP="007E3521">
      <w:pPr>
        <w:pStyle w:val="ListParagraph"/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</w:p>
    <w:p w14:paraId="57FEDCD3" w14:textId="17A063F0" w:rsidR="00034C5E" w:rsidRPr="000659FA" w:rsidRDefault="00F6115B" w:rsidP="007E3521">
      <w:pPr>
        <w:spacing w:after="120" w:line="360" w:lineRule="auto"/>
        <w:ind w:left="709"/>
        <w:jc w:val="both"/>
        <w:rPr>
          <w:rFonts w:ascii="Santander Text" w:eastAsia="Times New Roman" w:hAnsi="Santander Text" w:cs="Arial"/>
          <w:szCs w:val="18"/>
          <w:lang w:eastAsia="es-ES"/>
        </w:rPr>
      </w:pPr>
      <w:bookmarkStart w:id="486" w:name="_Toc179228261"/>
      <w:bookmarkStart w:id="487" w:name="_Toc188951216"/>
      <w:r w:rsidRPr="000659FA">
        <w:rPr>
          <w:rFonts w:ascii="Santander Text" w:hAnsi="Santander Text" w:cs="Arial"/>
          <w:b/>
        </w:rPr>
        <w:t>7</w:t>
      </w:r>
      <w:r w:rsidR="00541C0C" w:rsidRPr="000659FA">
        <w:rPr>
          <w:rFonts w:ascii="Santander Text" w:hAnsi="Santander Text" w:cs="Arial"/>
          <w:b/>
        </w:rPr>
        <w:t xml:space="preserve">.1.3.3.2.2 </w:t>
      </w:r>
      <w:r w:rsidR="00034C5E" w:rsidRPr="000659FA">
        <w:rPr>
          <w:rFonts w:ascii="Santander Text" w:hAnsi="Santander Text" w:cs="Arial"/>
          <w:b/>
        </w:rPr>
        <w:t xml:space="preserve">Average based on location/building statistical and floor area (sem epc </w:t>
      </w:r>
      <w:r w:rsidR="00541C0C" w:rsidRPr="000659FA">
        <w:rPr>
          <w:rFonts w:ascii="Santander Text" w:hAnsi="Santander Text" w:cs="Arial"/>
          <w:b/>
        </w:rPr>
        <w:t xml:space="preserve">real </w:t>
      </w:r>
      <w:r w:rsidR="00034C5E" w:rsidRPr="000659FA">
        <w:rPr>
          <w:rFonts w:ascii="Santander Text" w:hAnsi="Santander Text" w:cs="Arial"/>
          <w:b/>
        </w:rPr>
        <w:t>conhecido mas com área útil conhecida)</w:t>
      </w:r>
      <w:bookmarkEnd w:id="486"/>
      <w:bookmarkEnd w:id="487"/>
    </w:p>
    <w:p w14:paraId="77DD4499" w14:textId="388521EF" w:rsidR="00034C5E" w:rsidRPr="000659FA" w:rsidRDefault="00034C5E" w:rsidP="008E5B92">
      <w:pPr>
        <w:pStyle w:val="ListParagraph"/>
        <w:numPr>
          <w:ilvl w:val="0"/>
          <w:numId w:val="37"/>
        </w:numPr>
        <w:spacing w:before="240"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Cruzar 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del w:id="488" w:author="Joana Rita Bentinho Silva" w:date="2025-04-07T18:34:00Z">
        <w:r w:rsidRPr="000659FA" w:rsidDel="0012229D">
          <w:rPr>
            <w:rFonts w:ascii="Santander Text" w:hAnsi="Santander Text" w:cs="Arial"/>
            <w:szCs w:val="18"/>
            <w:shd w:val="clear" w:color="auto" w:fill="FFFFFF"/>
            <w:lang w:val="pt-PT"/>
          </w:rPr>
          <w:delText xml:space="preserve"> </w:delText>
        </w:r>
      </w:del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‘nome_unidade_funcional’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’ = ‘’) através do campo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="00004D3F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 e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obtido no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ponto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II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, para obter as varíaveis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);</w:t>
      </w:r>
    </w:p>
    <w:p w14:paraId="7E9D9365" w14:textId="77BA45C4" w:rsidR="00034C5E" w:rsidRPr="000659FA" w:rsidRDefault="00034C5E" w:rsidP="008E5B92">
      <w:pPr>
        <w:pStyle w:val="ListParagraph"/>
        <w:numPr>
          <w:ilvl w:val="0"/>
          <w:numId w:val="37"/>
        </w:numPr>
        <w:tabs>
          <w:tab w:val="left" w:pos="1400"/>
        </w:tabs>
        <w:spacing w:before="24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Replicar alínea b) do ponto </w:t>
      </w:r>
      <w:r w:rsidR="0043084C" w:rsidRPr="000659FA">
        <w:rPr>
          <w:rFonts w:ascii="Santander Text" w:hAnsi="Santander Text" w:cs="Arial"/>
          <w:b/>
          <w:lang w:val="pt-PT"/>
        </w:rPr>
        <w:t>7.1.3.3.2.1.</w:t>
      </w:r>
    </w:p>
    <w:p w14:paraId="43672764" w14:textId="12D6A202" w:rsidR="008435E7" w:rsidRPr="000659FA" w:rsidRDefault="008435E7" w:rsidP="007E3521">
      <w:pPr>
        <w:pStyle w:val="MyHeading4"/>
        <w:spacing w:after="120" w:line="360" w:lineRule="auto"/>
        <w:rPr>
          <w:color w:val="auto"/>
        </w:rPr>
      </w:pPr>
      <w:bookmarkStart w:id="489" w:name="_Ref193104227"/>
      <w:r w:rsidRPr="000659FA">
        <w:rPr>
          <w:color w:val="auto"/>
        </w:rPr>
        <w:t>Estimated based on number of buildings</w:t>
      </w:r>
      <w:bookmarkEnd w:id="489"/>
    </w:p>
    <w:p w14:paraId="3076B2E0" w14:textId="7703A09D" w:rsidR="00723C61" w:rsidRPr="000659FA" w:rsidRDefault="00F6115B" w:rsidP="007E3521">
      <w:pPr>
        <w:spacing w:after="120" w:line="360" w:lineRule="auto"/>
        <w:ind w:left="703"/>
        <w:jc w:val="both"/>
        <w:rPr>
          <w:rFonts w:ascii="Santander Text" w:hAnsi="Santander Text" w:cs="Arial"/>
          <w:b/>
          <w:lang w:val="pt-PT"/>
        </w:rPr>
      </w:pPr>
      <w:bookmarkStart w:id="490" w:name="_Toc179228263"/>
      <w:bookmarkStart w:id="491" w:name="_Toc188951218"/>
      <w:r w:rsidRPr="000659FA">
        <w:rPr>
          <w:rFonts w:ascii="Santander Text" w:hAnsi="Santander Text" w:cs="Arial"/>
          <w:b/>
          <w:szCs w:val="18"/>
          <w:lang w:val="pt-PT"/>
        </w:rPr>
        <w:t>7</w:t>
      </w:r>
      <w:r w:rsidR="00580093" w:rsidRPr="000659FA">
        <w:rPr>
          <w:rFonts w:ascii="Santander Text" w:hAnsi="Santander Text" w:cs="Arial"/>
          <w:b/>
          <w:szCs w:val="18"/>
          <w:lang w:val="pt-PT"/>
        </w:rPr>
        <w:t>.1.3.3.3.1</w:t>
      </w:r>
      <w:r w:rsidR="00580093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034C5E" w:rsidRPr="000659FA">
        <w:rPr>
          <w:rFonts w:ascii="Santander Text" w:hAnsi="Santander Text" w:cs="Arial"/>
          <w:b/>
          <w:lang w:val="pt-PT"/>
        </w:rPr>
        <w:t xml:space="preserve">Average based on number of buildings (o epc </w:t>
      </w:r>
      <w:r w:rsidR="00541C0C" w:rsidRPr="000659FA">
        <w:rPr>
          <w:rFonts w:ascii="Santander Text" w:hAnsi="Santander Text" w:cs="Arial"/>
          <w:b/>
          <w:lang w:val="pt-PT"/>
        </w:rPr>
        <w:t xml:space="preserve">real </w:t>
      </w:r>
      <w:r w:rsidR="00034C5E" w:rsidRPr="000659FA">
        <w:rPr>
          <w:rFonts w:ascii="Santander Text" w:hAnsi="Santander Text" w:cs="Arial"/>
          <w:b/>
          <w:lang w:val="pt-PT"/>
        </w:rPr>
        <w:t>e área útil são desconhecidos)</w:t>
      </w:r>
      <w:bookmarkEnd w:id="490"/>
      <w:bookmarkEnd w:id="491"/>
    </w:p>
    <w:p w14:paraId="2BABC6A6" w14:textId="3879D3AC" w:rsidR="001E25BC" w:rsidRPr="000659FA" w:rsidRDefault="00723C61" w:rsidP="007E3521">
      <w:pPr>
        <w:spacing w:line="360" w:lineRule="auto"/>
        <w:ind w:left="705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a) Cruzar o input </w:t>
      </w:r>
      <w:r w:rsidRPr="000659FA">
        <w:rPr>
          <w:rFonts w:ascii="Santander Text" w:hAnsi="Santander Text" w:cs="Arial"/>
          <w:i/>
          <w:lang w:val="pt-PT"/>
        </w:rPr>
        <w:t>modesg_inp_emss_bens_imoveis</w:t>
      </w:r>
      <w:r w:rsidRPr="000659FA">
        <w:rPr>
          <w:rFonts w:ascii="Santander Text" w:hAnsi="Santander Text" w:cs="Arial"/>
          <w:lang w:val="pt-PT"/>
        </w:rPr>
        <w:t xml:space="preserve"> (filtrado por ‘</w:t>
      </w:r>
      <w:r w:rsidRPr="000659FA">
        <w:rPr>
          <w:rFonts w:ascii="Santander Text" w:hAnsi="Santander Text" w:cs="Arial"/>
          <w:i/>
          <w:lang w:val="pt-PT"/>
        </w:rPr>
        <w:t>nome_unidade_funcional’</w:t>
      </w:r>
      <w:r w:rsidRPr="000659FA">
        <w:rPr>
          <w:rFonts w:ascii="Santander Text" w:hAnsi="Santander Text" w:cs="Arial"/>
          <w:lang w:val="pt-PT"/>
        </w:rPr>
        <w:t xml:space="preserve"> = ‘</w:t>
      </w:r>
      <w:r w:rsidR="00475B2D" w:rsidRPr="000659FA">
        <w:rPr>
          <w:rFonts w:ascii="Santander Text" w:hAnsi="Santander Text" w:cs="Arial"/>
          <w:lang w:val="pt-PT"/>
        </w:rPr>
        <w:t>Number of buildings</w:t>
      </w:r>
      <w:r w:rsidR="00077305" w:rsidRPr="000659FA">
        <w:rPr>
          <w:rFonts w:ascii="Santander Text" w:hAnsi="Santander Text" w:cs="Arial"/>
          <w:lang w:val="pt-PT"/>
        </w:rPr>
        <w:t xml:space="preserve">’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="00BA628B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>epc’</w:t>
      </w:r>
      <w:r w:rsidRPr="000659FA">
        <w:rPr>
          <w:rFonts w:ascii="Santander Text" w:hAnsi="Santander Text" w:cs="Arial"/>
          <w:lang w:val="pt-PT"/>
        </w:rPr>
        <w:t xml:space="preserve"> = ‘’) através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do campo ‘</w:t>
      </w:r>
      <w:r w:rsidR="00004D3F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="00004D3F"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lang w:val="pt-PT"/>
        </w:rPr>
        <w:t>do campo</w:t>
      </w:r>
      <w:r w:rsidR="00004D3F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‘tipo_finalidade_bem’</w:t>
      </w:r>
      <w:r w:rsidRPr="000659FA">
        <w:rPr>
          <w:rFonts w:ascii="Santander Text" w:hAnsi="Santander Text" w:cs="Arial"/>
          <w:lang w:val="pt-PT"/>
        </w:rPr>
        <w:t xml:space="preserve"> com o campo </w:t>
      </w:r>
      <w:r w:rsidRPr="000659FA">
        <w:rPr>
          <w:rFonts w:ascii="Santander Text" w:hAnsi="Santander Text" w:cs="Arial"/>
          <w:i/>
          <w:lang w:val="pt-PT"/>
        </w:rPr>
        <w:t xml:space="preserve">‘valor_mv’ </w:t>
      </w:r>
      <w:r w:rsidRPr="000659FA">
        <w:rPr>
          <w:rFonts w:ascii="Santander Text" w:hAnsi="Santander Text" w:cs="Arial"/>
          <w:lang w:val="pt-PT"/>
        </w:rPr>
        <w:t>obtido na alínea I</w:t>
      </w:r>
      <w:r w:rsidR="00004D3F" w:rsidRPr="000659FA">
        <w:rPr>
          <w:rFonts w:ascii="Santander Text" w:hAnsi="Santander Text" w:cs="Arial"/>
          <w:lang w:val="pt-PT"/>
        </w:rPr>
        <w:t>I</w:t>
      </w:r>
      <w:r w:rsidRPr="000659FA">
        <w:rPr>
          <w:rFonts w:ascii="Santander Text" w:hAnsi="Santander Text" w:cs="Arial"/>
          <w:lang w:val="pt-PT"/>
        </w:rPr>
        <w:t xml:space="preserve">I, para obter as </w:t>
      </w:r>
      <w:r w:rsidR="000F6A39" w:rsidRPr="000659FA">
        <w:rPr>
          <w:rFonts w:ascii="Santander Text" w:hAnsi="Santander Text" w:cs="Arial"/>
          <w:lang w:val="pt-PT"/>
        </w:rPr>
        <w:t>variáveis</w:t>
      </w:r>
      <w:r w:rsidRPr="000659FA">
        <w:rPr>
          <w:rFonts w:ascii="Santander Text" w:hAnsi="Santander Text" w:cs="Arial"/>
          <w:lang w:val="pt-PT"/>
        </w:rPr>
        <w:t xml:space="preserve"> ‘</w:t>
      </w:r>
      <w:r w:rsidRPr="000659FA">
        <w:rPr>
          <w:rFonts w:ascii="Santander Text" w:hAnsi="Santander Text" w:cs="Arial"/>
          <w:i/>
          <w:lang w:val="pt-PT"/>
        </w:rPr>
        <w:t>scp1_ftr_emss’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i/>
          <w:lang w:val="pt-PT"/>
        </w:rPr>
        <w:t>‘scp2_ftr_emss’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lang w:val="pt-PT"/>
        </w:rPr>
        <w:t>ano_fator_emissao</w:t>
      </w:r>
      <w:r w:rsidRPr="000659FA">
        <w:rPr>
          <w:rFonts w:ascii="Santander Text" w:hAnsi="Santander Text" w:cs="Arial"/>
          <w:lang w:val="pt-PT"/>
        </w:rPr>
        <w:t>). Quando o campo ‘</w:t>
      </w:r>
      <w:r w:rsidRPr="000659FA">
        <w:rPr>
          <w:rFonts w:ascii="Santander Text" w:hAnsi="Santander Text" w:cs="Arial"/>
          <w:i/>
          <w:lang w:val="pt-PT"/>
        </w:rPr>
        <w:t>valor_mv’</w:t>
      </w:r>
      <w:r w:rsidRPr="000659FA">
        <w:rPr>
          <w:rFonts w:ascii="Santander Text" w:hAnsi="Santander Text" w:cs="Arial"/>
          <w:lang w:val="pt-PT"/>
        </w:rPr>
        <w:t xml:space="preserve"> está preenchido mas não foi possível cruzar com a tabela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modesg_inp_emss_bens_imoveis</w:t>
      </w:r>
      <w:r w:rsidRPr="000659FA">
        <w:rPr>
          <w:rFonts w:ascii="Santander Text" w:hAnsi="Santander Text" w:cs="Arial"/>
          <w:lang w:val="pt-PT"/>
        </w:rPr>
        <w:t xml:space="preserve">, então assumir o </w:t>
      </w:r>
      <w:r w:rsidRPr="000659FA">
        <w:rPr>
          <w:rFonts w:ascii="Santander Text" w:hAnsi="Santander Text" w:cs="Arial"/>
          <w:i/>
          <w:lang w:val="pt-PT"/>
        </w:rPr>
        <w:t>‘tipo_finalidade_bem’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1E25BC" w:rsidRPr="000659FA">
        <w:rPr>
          <w:rFonts w:ascii="Santander Text" w:hAnsi="Santander Text" w:cs="Arial"/>
          <w:lang w:val="pt-PT"/>
        </w:rPr>
        <w:t>= ‘Non-residential buildings’.</w:t>
      </w:r>
    </w:p>
    <w:p w14:paraId="54C1F098" w14:textId="3C21A756" w:rsidR="001E25BC" w:rsidRPr="000659FA" w:rsidRDefault="001E25BC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Notas Gerais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2F37E969" w14:textId="1D939BED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</w:t>
      </w:r>
      <w:r w:rsidRPr="000659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não for possível o cálculo das emissões (por falta de informação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>), deve-se avançar para a próxima metodologia. Se não for possível aplicar nenhuma das metodologias anteriores,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="00BA628B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0F023418" w14:textId="4DE0AED0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409D057F" w14:textId="38198B44" w:rsidR="00E108D4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Após o mapeamento descrito na alínea I), caso o campo </w:t>
      </w:r>
      <w:r w:rsidRPr="000659FA">
        <w:rPr>
          <w:rFonts w:ascii="Santander Text" w:hAnsi="Santander Text" w:cs="Arial"/>
          <w:i/>
          <w:szCs w:val="18"/>
          <w:lang w:val="pt-PT"/>
        </w:rPr>
        <w:t>‘valor_mv’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parametrização 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 associado ao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seja igual a ‘Not applicable’,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.</w:t>
      </w:r>
    </w:p>
    <w:p w14:paraId="62123AB3" w14:textId="3044A24C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14AD6CF6" w14:textId="77777777" w:rsidR="001E25BC" w:rsidRPr="000659FA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variável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Aplicavel’.</w:t>
      </w:r>
    </w:p>
    <w:p w14:paraId="5C39DF6C" w14:textId="77777777" w:rsidR="001E25BC" w:rsidRPr="000659FA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As variáveis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e 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Pr="000659FA">
        <w:rPr>
          <w:rFonts w:ascii="Santander Text" w:hAnsi="Santander Text" w:cs="Arial"/>
        </w:rPr>
        <w:t xml:space="preserve"> </w:t>
      </w:r>
      <w:r w:rsidRPr="000659FA">
        <w:rPr>
          <w:rFonts w:ascii="Santander Text" w:hAnsi="Santander Text" w:cs="Arial"/>
          <w:sz w:val="18"/>
          <w:szCs w:val="18"/>
        </w:rPr>
        <w:t>devem ser aprovisionadas com os seguintes valores:</w:t>
      </w:r>
    </w:p>
    <w:p w14:paraId="4CD06F5A" w14:textId="56B24AA1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não seja possível seguir nenhuma das abordagens [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</w:t>
      </w:r>
      <w:r w:rsidRPr="000659FA">
        <w:rPr>
          <w:rFonts w:ascii="Santander Text" w:hAnsi="Santander Text" w:cs="Arial"/>
          <w:szCs w:val="18"/>
          <w:lang w:val="pt-PT"/>
        </w:rPr>
        <w:t>’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&lt;&gt; ‘Not applicable’],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5FC0168D" w14:textId="36E60ECD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= ‘Not applicable’,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64A0F2A8" w14:textId="00FF5E7C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estejam aprovisionados com valor, os respetivos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aprovisionados de acordo com a metodologia aplicada:</w:t>
      </w:r>
    </w:p>
    <w:p w14:paraId="6114F782" w14:textId="77777777" w:rsidR="00E108D4" w:rsidRPr="000659FA" w:rsidRDefault="00E108D4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utilizada: </w:t>
      </w:r>
    </w:p>
    <w:p w14:paraId="7C6815FB" w14:textId="5FD85D70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lastRenderedPageBreak/>
        <w:t xml:space="preserve">‘RE_DQS1_1A’,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1E25BC" w:rsidRPr="000659FA">
        <w:rPr>
          <w:rFonts w:ascii="Santander Text" w:hAnsi="Santander Text" w:cs="Arial"/>
          <w:b/>
          <w:lang w:val="pt-PT"/>
        </w:rPr>
        <w:t>.1.3.3.1.1;</w:t>
      </w:r>
    </w:p>
    <w:p w14:paraId="402043A2" w14:textId="0A8579D8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‘RE_DQS2_1B’,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1E25BC" w:rsidRPr="000659FA">
        <w:rPr>
          <w:rFonts w:ascii="Santander Text" w:hAnsi="Santander Text" w:cs="Arial"/>
          <w:b/>
          <w:lang w:val="pt-PT"/>
        </w:rPr>
        <w:t>.1.3.3.1.2;</w:t>
      </w:r>
    </w:p>
    <w:p w14:paraId="30CF64A9" w14:textId="3D9FFE7A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‘RE_DQS3_2A’,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80093" w:rsidRPr="000659FA">
        <w:rPr>
          <w:rFonts w:ascii="Santander Text" w:hAnsi="Santander Text" w:cs="Arial"/>
          <w:b/>
          <w:lang w:val="pt-PT"/>
        </w:rPr>
        <w:t>.1.3.3.2.1;</w:t>
      </w:r>
    </w:p>
    <w:p w14:paraId="613173E4" w14:textId="6D064792" w:rsidR="009F5D1E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‘RE_DQS4_2B’,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80093" w:rsidRPr="000659FA">
        <w:rPr>
          <w:rFonts w:ascii="Santander Text" w:hAnsi="Santander Text" w:cs="Arial"/>
          <w:b/>
          <w:lang w:val="pt-PT"/>
        </w:rPr>
        <w:t>.1.3.3.2.2;</w:t>
      </w:r>
    </w:p>
    <w:p w14:paraId="78A8C8C7" w14:textId="5260A303" w:rsidR="008435E7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‘RE_DQS5_3’, caso seja segu</w:t>
      </w:r>
      <w:r w:rsidR="0058009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ida a abordagem descrita em </w:t>
      </w:r>
      <w:r w:rsidR="00F6115B" w:rsidRPr="000659FA">
        <w:rPr>
          <w:rFonts w:ascii="Santander Text" w:hAnsi="Santander Text" w:cs="Arial"/>
          <w:b/>
          <w:szCs w:val="18"/>
          <w:lang w:val="pt-PT"/>
        </w:rPr>
        <w:t>7</w:t>
      </w:r>
      <w:r w:rsidR="00580093" w:rsidRPr="000659FA">
        <w:rPr>
          <w:rFonts w:ascii="Santander Text" w:hAnsi="Santander Text" w:cs="Arial"/>
          <w:b/>
          <w:szCs w:val="18"/>
          <w:lang w:val="pt-PT"/>
        </w:rPr>
        <w:t>.1.3.3.3.1</w:t>
      </w:r>
      <w:r w:rsidR="00BA628B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. </w:t>
      </w:r>
    </w:p>
    <w:p w14:paraId="594AAA3F" w14:textId="4EF47353" w:rsidR="00DE127D" w:rsidRPr="000659FA" w:rsidRDefault="00472C59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u</w:t>
      </w:r>
      <w:r w:rsidR="008435E7" w:rsidRPr="000659FA">
        <w:rPr>
          <w:color w:val="auto"/>
          <w:lang w:val="pt-PT"/>
        </w:rPr>
        <w:t>nidade_funcional_scp1_emss, unidade_funcional_scp2_emss, unidade_funcional_scp3_emss</w:t>
      </w:r>
    </w:p>
    <w:p w14:paraId="792FF68B" w14:textId="1B968700" w:rsidR="008435E7" w:rsidRPr="000659FA" w:rsidRDefault="00DE127D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campos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unidade_funcional_scp1_emss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unidade_funcional_scp2_emss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unidade_funcional_scp3_emss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estão preenchidos sempre que</w:t>
      </w:r>
      <w:r w:rsidR="00CD35EB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aos campos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(respetivamente)</w:t>
      </w:r>
      <w:r w:rsidR="00CD35EB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seja possível associar um valor.</w:t>
      </w:r>
    </w:p>
    <w:p w14:paraId="1C0E467B" w14:textId="56884091" w:rsidR="00DE127D" w:rsidRPr="000659FA" w:rsidRDefault="008435E7" w:rsidP="007E3521">
      <w:pPr>
        <w:pStyle w:val="MyHeading1"/>
        <w:spacing w:after="120" w:line="360" w:lineRule="auto"/>
        <w:jc w:val="both"/>
        <w:rPr>
          <w:rFonts w:cs="Arial"/>
          <w:i/>
          <w:color w:val="auto"/>
          <w:lang w:val="pt-PT"/>
        </w:rPr>
      </w:pPr>
      <w:bookmarkStart w:id="492" w:name="_Toc194943249"/>
      <w:r w:rsidRPr="000659FA">
        <w:rPr>
          <w:rFonts w:cs="Arial"/>
          <w:color w:val="auto"/>
          <w:lang w:val="pt-PT"/>
        </w:rPr>
        <w:t xml:space="preserve">Emissões </w:t>
      </w:r>
      <w:r w:rsidRPr="000659FA">
        <w:rPr>
          <w:rFonts w:cs="Arial"/>
          <w:i/>
          <w:color w:val="auto"/>
          <w:lang w:val="pt-PT"/>
        </w:rPr>
        <w:t>scope</w:t>
      </w:r>
      <w:r w:rsidRPr="000659FA">
        <w:rPr>
          <w:rFonts w:cs="Arial"/>
          <w:color w:val="auto"/>
          <w:lang w:val="pt-PT"/>
        </w:rPr>
        <w:t xml:space="preserve"> 1 2 e para bens imóveis –</w:t>
      </w:r>
      <w:r w:rsidRPr="000659FA">
        <w:rPr>
          <w:rFonts w:cs="Arial"/>
          <w:i/>
          <w:color w:val="auto"/>
          <w:lang w:val="pt-PT"/>
        </w:rPr>
        <w:t xml:space="preserve"> modesg_inp_emss_bens_imoveis</w:t>
      </w:r>
      <w:bookmarkEnd w:id="492"/>
    </w:p>
    <w:p w14:paraId="67AE0B53" w14:textId="3F13F15E" w:rsidR="001F0D38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 e 2</w:t>
      </w:r>
      <w:r w:rsidR="00DE127D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por país, estado, tipo de bem e finalidade do bem. Esta informação é disponibilizada pelo PCAF (</w:t>
      </w:r>
      <w:r w:rsidRPr="000659FA">
        <w:rPr>
          <w:rFonts w:ascii="Santander Text" w:hAnsi="Santander Text" w:cs="Arial"/>
          <w:i/>
          <w:lang w:val="pt-PT"/>
        </w:rPr>
        <w:t>Partnership for Carbon Accounting Financials</w:t>
      </w:r>
      <w:r w:rsidRPr="000659FA">
        <w:rPr>
          <w:rFonts w:ascii="Santander Text" w:hAnsi="Santander Text" w:cs="Arial"/>
          <w:lang w:val="pt-PT"/>
        </w:rPr>
        <w:t xml:space="preserve">). 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="000B70C5" w:rsidRPr="000659FA">
        <w:rPr>
          <w:rFonts w:ascii="Santander Text" w:hAnsi="Santander Text" w:cs="Arial"/>
          <w:i/>
          <w:lang w:val="pt-PT"/>
        </w:rPr>
        <w:t>front</w:t>
      </w:r>
      <w:r w:rsidR="000B70C5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CD35EB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0B70C5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>.xlsx</w:t>
      </w:r>
      <w:r w:rsidR="000B70C5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11B74D11" w14:textId="77777777" w:rsidR="00FD3835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0922C6C" w14:textId="77777777" w:rsidR="00FD3835" w:rsidRPr="000659FA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C610778" w14:textId="6C576A34" w:rsidR="001F0D38" w:rsidRPr="000659FA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285E8DBE" w14:textId="77777777" w:rsidR="00FD3835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10C6802A" w14:textId="7B1F6CA6" w:rsidR="00EA4E7A" w:rsidRPr="000659FA" w:rsidRDefault="001F0D38" w:rsidP="008E5B9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="00FD3835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devem ser superiores a 0</w:t>
      </w:r>
      <w:r w:rsidR="000B70C5" w:rsidRPr="000659FA">
        <w:rPr>
          <w:rFonts w:ascii="Santander Text" w:hAnsi="Santander Text" w:cs="Arial"/>
          <w:lang w:val="pt-PT"/>
        </w:rPr>
        <w:t>;</w:t>
      </w:r>
    </w:p>
    <w:p w14:paraId="4B84695E" w14:textId="43933887" w:rsidR="008435E7" w:rsidRPr="00ED6600" w:rsidRDefault="00DE127D" w:rsidP="008E5B92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nome_pais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tipo_finalidade_bem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nome_unidade_funcional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ano_fator_emissao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.</w:t>
      </w:r>
    </w:p>
    <w:p w14:paraId="01EC5D3A" w14:textId="02B129E5" w:rsidR="00ED6600" w:rsidRDefault="00ED6600" w:rsidP="00ED6600">
      <w:pPr>
        <w:spacing w:line="360" w:lineRule="auto"/>
        <w:jc w:val="both"/>
        <w:rPr>
          <w:lang w:val="pt-PT"/>
        </w:rPr>
      </w:pPr>
    </w:p>
    <w:p w14:paraId="61A0EAB7" w14:textId="02E7E6A7" w:rsidR="00ED6600" w:rsidRDefault="00ED6600" w:rsidP="00ED6600">
      <w:pPr>
        <w:spacing w:line="360" w:lineRule="auto"/>
        <w:jc w:val="both"/>
        <w:rPr>
          <w:lang w:val="pt-PT"/>
        </w:rPr>
      </w:pPr>
    </w:p>
    <w:p w14:paraId="158836B0" w14:textId="30A666AF" w:rsidR="00ED6600" w:rsidRDefault="00ED6600" w:rsidP="00ED6600">
      <w:pPr>
        <w:spacing w:line="360" w:lineRule="auto"/>
        <w:jc w:val="both"/>
        <w:rPr>
          <w:lang w:val="pt-PT"/>
        </w:rPr>
      </w:pPr>
    </w:p>
    <w:p w14:paraId="7ABE25AE" w14:textId="77777777" w:rsidR="00ED6600" w:rsidRPr="00ED6600" w:rsidRDefault="00ED6600" w:rsidP="00ED6600">
      <w:pPr>
        <w:spacing w:line="360" w:lineRule="auto"/>
        <w:jc w:val="both"/>
        <w:rPr>
          <w:lang w:val="pt-PT"/>
        </w:rPr>
      </w:pPr>
      <w:bookmarkStart w:id="493" w:name="_GoBack"/>
      <w:bookmarkEnd w:id="493"/>
    </w:p>
    <w:p w14:paraId="75B40F4B" w14:textId="4652CDA2" w:rsidR="008E5B92" w:rsidRPr="000659FA" w:rsidRDefault="008E5B92" w:rsidP="007E3521">
      <w:pPr>
        <w:pStyle w:val="Contentstitle"/>
        <w:spacing w:after="120" w:line="360" w:lineRule="auto"/>
        <w:rPr>
          <w:color w:val="auto"/>
          <w:lang w:val="pt-PT"/>
        </w:rPr>
      </w:pPr>
      <w:bookmarkStart w:id="494" w:name="_Toc192777750"/>
      <w:bookmarkStart w:id="495" w:name="_Toc192777866"/>
      <w:bookmarkStart w:id="496" w:name="_Toc194943250"/>
      <w:bookmarkEnd w:id="494"/>
      <w:bookmarkEnd w:id="495"/>
      <w:r w:rsidRPr="000659FA">
        <w:rPr>
          <w:color w:val="auto"/>
          <w:lang w:val="pt-PT"/>
        </w:rPr>
        <w:lastRenderedPageBreak/>
        <w:t>Emissões financiadas</w:t>
      </w:r>
    </w:p>
    <w:p w14:paraId="79F29689" w14:textId="204D2147" w:rsidR="008E5B92" w:rsidRPr="000659FA" w:rsidRDefault="008E5B92" w:rsidP="008E5B92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97" w:name="_Toc192777834"/>
      <w:r w:rsidRPr="000659FA">
        <w:rPr>
          <w:color w:val="auto"/>
          <w:lang w:val="pt-PT"/>
        </w:rPr>
        <w:t xml:space="preserve">Informação de emissões financiadas - </w:t>
      </w:r>
      <w:r w:rsidRPr="000659FA">
        <w:rPr>
          <w:i/>
          <w:color w:val="auto"/>
          <w:lang w:val="pt-PT"/>
        </w:rPr>
        <w:t>modesg_out_emss_</w:t>
      </w:r>
      <w:bookmarkEnd w:id="497"/>
      <w:r w:rsidRPr="000659FA">
        <w:rPr>
          <w:i/>
          <w:color w:val="auto"/>
          <w:lang w:val="pt-PT"/>
        </w:rPr>
        <w:t>fncd</w:t>
      </w:r>
    </w:p>
    <w:p w14:paraId="6A85FABB" w14:textId="77777777" w:rsidR="008E5B92" w:rsidRPr="000659FA" w:rsidRDefault="008E5B92" w:rsidP="008E5B92">
      <w:pPr>
        <w:pStyle w:val="MyHeading2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t>Conceito</w:t>
      </w:r>
    </w:p>
    <w:p w14:paraId="6D2DA119" w14:textId="486644E4" w:rsidR="008E5B92" w:rsidRPr="000659FA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contém informação acerca do valor emissões financiadas de contrapartes, veículos e bens imóveis, nomeadamente informação relativa a emissões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1, 2 e 3 e metodologia de cálculo associada. O seu Modelo de Dados e regras de aprovisionamento encontram-se descritos no ficheiro “BST ESG Modelo de dados.xlsx”.</w:t>
      </w:r>
    </w:p>
    <w:p w14:paraId="1FFFE6A7" w14:textId="0C1DC57A" w:rsidR="008E5B92" w:rsidRPr="000659FA" w:rsidRDefault="008E5B92" w:rsidP="008E5B9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r w:rsidRPr="000659FA">
        <w:rPr>
          <w:rFonts w:cs="Arial"/>
          <w:color w:val="auto"/>
          <w:szCs w:val="20"/>
          <w:lang w:val="pt-PT"/>
        </w:rPr>
        <w:t>Granularidade</w:t>
      </w:r>
    </w:p>
    <w:p w14:paraId="37404CF1" w14:textId="69B66CBA" w:rsidR="008E5B92" w:rsidRPr="000659FA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Cada registo nesta tabela irá representar um contrato desgaregado por bem móvel ou imóvel (no caso do contrato possuir </w:t>
      </w:r>
      <w:r w:rsidR="004F578F" w:rsidRPr="000659FA">
        <w:rPr>
          <w:rFonts w:ascii="Santander Text" w:hAnsi="Santander Text" w:cs="Arial"/>
          <w:szCs w:val="18"/>
          <w:lang w:val="pt-PT"/>
        </w:rPr>
        <w:t>colaterais</w:t>
      </w:r>
      <w:r w:rsidRPr="000659FA">
        <w:rPr>
          <w:rFonts w:ascii="Santander Text" w:hAnsi="Santander Text" w:cs="Arial"/>
          <w:szCs w:val="18"/>
          <w:lang w:val="pt-PT"/>
        </w:rPr>
        <w:t xml:space="preserve">), sendo que a combinação dos campos </w:t>
      </w:r>
      <w:r w:rsidRPr="000659FA">
        <w:rPr>
          <w:rFonts w:ascii="Santander Text" w:hAnsi="Santander Text" w:cs="Arial"/>
          <w:i/>
          <w:szCs w:val="18"/>
          <w:lang w:val="pt-PT"/>
        </w:rPr>
        <w:t>‘cempresa’, ‘cbalcao’, ‘cnumecta’, ‘zdeposit’,</w:t>
      </w:r>
      <w:r w:rsidR="00A839B2" w:rsidRPr="000659FA">
        <w:rPr>
          <w:rFonts w:ascii="Santander Text" w:hAnsi="Santander Text" w:cs="Arial"/>
          <w:i/>
          <w:szCs w:val="18"/>
          <w:lang w:val="pt-PT"/>
        </w:rPr>
        <w:t xml:space="preserve"> ‘zcliente’,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cempbem’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ckbalbem’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ckctabem’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ckrefbem’</w:t>
      </w:r>
      <w:r w:rsidRPr="000659FA">
        <w:rPr>
          <w:rFonts w:ascii="Santander Text" w:hAnsi="Santander Text" w:cs="Arial"/>
          <w:szCs w:val="18"/>
          <w:lang w:val="pt-PT"/>
        </w:rPr>
        <w:t xml:space="preserve"> constitui a chave da tabela, naturalmente complementada com a respetiva data de referência da informação (variável ‘</w:t>
      </w:r>
      <w:r w:rsidRPr="000659FA">
        <w:rPr>
          <w:rFonts w:ascii="Santander Text" w:hAnsi="Santander Text" w:cs="Arial"/>
          <w:i/>
          <w:szCs w:val="18"/>
          <w:lang w:val="pt-PT"/>
        </w:rPr>
        <w:t>ref_date</w:t>
      </w:r>
      <w:r w:rsidRPr="000659FA">
        <w:rPr>
          <w:rFonts w:ascii="Santander Text" w:hAnsi="Santander Text" w:cs="Arial"/>
          <w:szCs w:val="18"/>
          <w:lang w:val="pt-PT"/>
        </w:rPr>
        <w:t>’).</w:t>
      </w:r>
    </w:p>
    <w:p w14:paraId="38D47CD6" w14:textId="47F66AF2" w:rsidR="008E5B92" w:rsidRPr="000659FA" w:rsidRDefault="008E5B92" w:rsidP="008E5B9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r w:rsidRPr="000659FA">
        <w:rPr>
          <w:rFonts w:cs="Arial"/>
          <w:color w:val="auto"/>
          <w:szCs w:val="20"/>
          <w:lang w:val="pt-PT"/>
        </w:rPr>
        <w:t>Aprovisionamento</w:t>
      </w:r>
    </w:p>
    <w:p w14:paraId="61164251" w14:textId="77777777" w:rsidR="00A839B2" w:rsidRPr="000659FA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universo de partida para aprovisionamento desta tabela, será a ct085_univ_cto_d, sendo efetuado o cruzamento com as tabelas gt001_trz_rsp_gt, gt008_trz_gt_imv (caso se trate de um bem imóvel) ou gt012_trz_gt_mob (caso se trate de um bem móvel) para obtenção de todas as relações entre contratos e bens associados:</w:t>
      </w:r>
    </w:p>
    <w:p w14:paraId="2DFB117E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(‘cempresp’,’ckbalres’,’ckctares’,’ckrefresp’) da tabela gt001_trz_rsp_gt e obter a chave do processo (‘cempresa’,’ckbalcao’,’cknumcta’,’comp_id_gar’);</w:t>
      </w:r>
    </w:p>
    <w:p w14:paraId="13DAD01D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se trata de um bem imóvel, cruzar a chave do processo obtida com a chave do processo (‘cempresa’,’ckbalcao’,’cknumcta’,’comp_id_gar’) da tabela gt008_trz_gt_imv e obter a chave do bem imóvel (‘cempbem’,’ckbalbem’,’ckctabem’,’ckrefbem’);</w:t>
      </w:r>
    </w:p>
    <w:p w14:paraId="4C6EAAFF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se trata de um bem móvel (e de forma supletiva), cruzar a chave do processo obtida com a chave do processo (‘cempresa’,’ckbalcao’,’cknumcta’,’comp_id_gar’) da tabela gt012_trz_gt_mob e obter a chave do bem móvel (‘cempbem’,’ckbalbem’,’ckctabem’,’ckrefbem’).</w:t>
      </w:r>
    </w:p>
    <w:p w14:paraId="4CA2D6E5" w14:textId="77777777" w:rsidR="00A839B2" w:rsidRPr="000659FA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efetuar o cruzamento anterior, deverá ser feito entre a tabela </w:t>
      </w:r>
      <w:r w:rsidRPr="000659FA">
        <w:rPr>
          <w:rFonts w:ascii="Santander Text" w:hAnsi="Santander Text" w:cs="Arial"/>
          <w:i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as tabelas </w:t>
      </w:r>
      <w:r w:rsidRPr="000659FA">
        <w:rPr>
          <w:rFonts w:ascii="Santander Text" w:hAnsi="Santander Text" w:cs="Arial"/>
          <w:i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de todas as relações entre contratos e bens associados:</w:t>
      </w:r>
    </w:p>
    <w:p w14:paraId="1E1AFC5D" w14:textId="77777777" w:rsidR="00A839B2" w:rsidRPr="000659FA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('bank_id','branch_code','contract_id','reference_code') da tabela responsibility_process_rel e obter a chave do processo ('process_bank_id','process_branch_code','process_account_id','process_reference_code');</w:t>
      </w:r>
    </w:p>
    <w:p w14:paraId="0C504837" w14:textId="77777777" w:rsidR="00A839B2" w:rsidRPr="000659FA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Posteriormente, cruzar a chave do processo obtida com a chave do processo ('process_bank_id','process_branch_code','process_account_id','process_reference_code') da tabela process_property_rel, filtrar o campo ‘collateral_property_ind’ = 1 e obter a chave do bem ('property_bank_id','property_branch_code','property_contract_id','property_reference_code').</w:t>
      </w:r>
    </w:p>
    <w:p w14:paraId="537196E9" w14:textId="77777777" w:rsidR="00A839B2" w:rsidRPr="000659FA" w:rsidRDefault="00A839B2" w:rsidP="00A839B2">
      <w:pPr>
        <w:rPr>
          <w:lang w:val="pt-PT"/>
        </w:rPr>
      </w:pPr>
    </w:p>
    <w:p w14:paraId="48015C2F" w14:textId="5F014385" w:rsidR="00B22368" w:rsidRPr="000659FA" w:rsidRDefault="00B22368" w:rsidP="008E5B92">
      <w:pPr>
        <w:pStyle w:val="MyHeading3"/>
        <w:spacing w:after="120" w:line="360" w:lineRule="auto"/>
        <w:jc w:val="both"/>
        <w:rPr>
          <w:rFonts w:cs="Arial"/>
          <w:i/>
          <w:color w:val="auto"/>
          <w:sz w:val="20"/>
          <w:szCs w:val="20"/>
          <w:lang w:val="pt-PT"/>
        </w:rPr>
      </w:pPr>
      <w:r w:rsidRPr="000659FA">
        <w:rPr>
          <w:rFonts w:cs="Arial"/>
          <w:i/>
          <w:color w:val="auto"/>
          <w:sz w:val="20"/>
          <w:szCs w:val="20"/>
          <w:lang w:val="pt-PT"/>
        </w:rPr>
        <w:t>Amount</w:t>
      </w:r>
      <w:r w:rsidR="009A6FE4" w:rsidRPr="000659FA">
        <w:rPr>
          <w:rFonts w:cs="Arial"/>
          <w:i/>
          <w:color w:val="auto"/>
          <w:sz w:val="20"/>
          <w:szCs w:val="20"/>
          <w:lang w:val="pt-PT"/>
        </w:rPr>
        <w:t>,</w:t>
      </w:r>
      <w:r w:rsidR="00311806" w:rsidRPr="000659FA">
        <w:rPr>
          <w:rFonts w:cs="Arial"/>
          <w:i/>
          <w:color w:val="auto"/>
          <w:sz w:val="20"/>
          <w:szCs w:val="20"/>
          <w:lang w:val="pt-PT"/>
        </w:rPr>
        <w:t xml:space="preserve"> nome_perimetro</w:t>
      </w:r>
    </w:p>
    <w:p w14:paraId="1A4C78C6" w14:textId="2346AF80" w:rsidR="00B22368" w:rsidRPr="000659FA" w:rsidRDefault="00311806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variável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="00B22368" w:rsidRPr="000659FA">
        <w:rPr>
          <w:rFonts w:ascii="Santander Text" w:hAnsi="Santander Text"/>
          <w:szCs w:val="18"/>
          <w:lang w:val="pt-PT"/>
        </w:rPr>
        <w:t xml:space="preserve"> deverá ser resultante da repartição do montante de </w:t>
      </w:r>
      <w:r w:rsidR="00B22368" w:rsidRPr="000659FA">
        <w:rPr>
          <w:rFonts w:ascii="Santander Text" w:hAnsi="Santander Text"/>
          <w:i/>
          <w:szCs w:val="18"/>
          <w:lang w:val="pt-PT"/>
        </w:rPr>
        <w:t>gross carrying amount</w:t>
      </w:r>
      <w:r w:rsidR="00B22368" w:rsidRPr="000659FA">
        <w:rPr>
          <w:rFonts w:ascii="Santander Text" w:hAnsi="Santander Text"/>
          <w:szCs w:val="18"/>
          <w:lang w:val="pt-PT"/>
        </w:rPr>
        <w:t xml:space="preserve"> do contrato para cada bem que se encontra associado a este.</w:t>
      </w:r>
    </w:p>
    <w:p w14:paraId="3CCEAF30" w14:textId="6E557389" w:rsidR="00B22368" w:rsidRPr="000659FA" w:rsidRDefault="00B22368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Numa fase inicial, deverá ser obtido o valor de </w:t>
      </w:r>
      <w:r w:rsidRPr="000659FA">
        <w:rPr>
          <w:rFonts w:ascii="Santander Text" w:hAnsi="Santander Text"/>
          <w:i/>
          <w:szCs w:val="18"/>
          <w:lang w:val="pt-PT"/>
        </w:rPr>
        <w:t xml:space="preserve">gross carrying amount </w:t>
      </w:r>
      <w:r w:rsidRPr="000659FA">
        <w:rPr>
          <w:rFonts w:ascii="Santander Text" w:hAnsi="Santander Text"/>
          <w:szCs w:val="18"/>
          <w:lang w:val="pt-PT"/>
        </w:rPr>
        <w:t xml:space="preserve">de cada chave de contrato presente na tabela (i.e. obtenção do valor bruto para cada combinação dos campos </w:t>
      </w:r>
      <w:r w:rsidRPr="000659FA">
        <w:rPr>
          <w:rFonts w:ascii="Santander Text" w:hAnsi="Santander Text" w:cs="Arial"/>
          <w:i/>
          <w:szCs w:val="18"/>
          <w:lang w:val="pt-PT"/>
        </w:rPr>
        <w:t>‘cempresa’, ‘cbalcao’, ‘cnumecta’, ‘zdeposit’</w:t>
      </w:r>
      <w:r w:rsidRPr="000659FA">
        <w:rPr>
          <w:rFonts w:ascii="Santander Text" w:hAnsi="Santander Text"/>
          <w:szCs w:val="18"/>
          <w:lang w:val="pt-PT"/>
        </w:rPr>
        <w:t>). Para obter o val</w:t>
      </w:r>
      <w:r w:rsidR="001C2986" w:rsidRPr="000659FA">
        <w:rPr>
          <w:rFonts w:ascii="Santander Text" w:hAnsi="Santander Text"/>
          <w:szCs w:val="18"/>
          <w:lang w:val="pt-PT"/>
        </w:rPr>
        <w:t>o</w:t>
      </w:r>
      <w:r w:rsidRPr="000659FA">
        <w:rPr>
          <w:rFonts w:ascii="Santander Text" w:hAnsi="Santander Text"/>
          <w:szCs w:val="18"/>
          <w:lang w:val="pt-PT"/>
        </w:rPr>
        <w:t xml:space="preserve">r bruto de cada contrato, deverá proceder-se </w:t>
      </w:r>
      <w:r w:rsidR="001C06E9" w:rsidRPr="000659FA">
        <w:rPr>
          <w:rFonts w:ascii="Santander Text" w:hAnsi="Santander Text"/>
          <w:szCs w:val="18"/>
          <w:lang w:val="pt-PT"/>
        </w:rPr>
        <w:t xml:space="preserve">ao somatório dos saldos na tabela </w:t>
      </w:r>
      <w:r w:rsidR="001C06E9" w:rsidRPr="000659FA">
        <w:rPr>
          <w:rFonts w:ascii="Santander Text" w:hAnsi="Santander Text"/>
          <w:i/>
          <w:szCs w:val="18"/>
          <w:lang w:val="pt-PT"/>
        </w:rPr>
        <w:t>ct001_univ_saldo</w:t>
      </w:r>
      <w:r w:rsidR="001C06E9" w:rsidRPr="000659FA">
        <w:rPr>
          <w:rFonts w:ascii="Santander Text" w:hAnsi="Santander Text"/>
          <w:szCs w:val="18"/>
          <w:lang w:val="pt-PT"/>
        </w:rPr>
        <w:t>, considerando apenas as contas contabilísticas que respeitem um dos seguintes conjuntos de atributos</w:t>
      </w:r>
      <w:r w:rsidR="001C06E9" w:rsidRPr="000659FA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="001C06E9" w:rsidRPr="000659FA">
        <w:rPr>
          <w:rFonts w:ascii="Santander Text" w:hAnsi="Santander Text"/>
          <w:szCs w:val="18"/>
          <w:lang w:val="pt-PT"/>
        </w:rPr>
        <w:t>:</w:t>
      </w:r>
    </w:p>
    <w:p w14:paraId="1AB6A3F9" w14:textId="471A7D3E" w:rsidR="001C06E9" w:rsidRPr="000659FA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not in ('juros/rendimentos a receber', 'juros/encargos a pagar', 'capital/nocional/custo de aquisicao') e bruto_imparidade not in ('imparidade');</w:t>
      </w:r>
    </w:p>
    <w:p w14:paraId="5E4389B0" w14:textId="3D200907" w:rsidR="001C06E9" w:rsidRPr="000659FA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in ('juros/rendimentos a receber', 'juros/encargos a pagar', 'capital/nocional/custo de aquisicao') e bruto_imparidade not in ('imparidade').</w:t>
      </w:r>
    </w:p>
    <w:p w14:paraId="76F4C841" w14:textId="05CCC114" w:rsidR="009F3404" w:rsidRPr="000659FA" w:rsidRDefault="00F05770" w:rsidP="00EE52C4">
      <w:pPr>
        <w:spacing w:line="360" w:lineRule="auto"/>
        <w:ind w:left="360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aplicação dos filtros definidos acima </w:t>
      </w:r>
      <w:r w:rsidR="00EE52C4" w:rsidRPr="000659FA">
        <w:rPr>
          <w:rFonts w:ascii="Santander Text" w:hAnsi="Santander Text"/>
          <w:szCs w:val="18"/>
          <w:lang w:val="pt-PT"/>
        </w:rPr>
        <w:t xml:space="preserve">na tabela </w:t>
      </w:r>
      <w:r w:rsidR="00EE52C4" w:rsidRPr="000659FA">
        <w:rPr>
          <w:i/>
          <w:sz w:val="16"/>
          <w:lang w:val="pt-PT"/>
        </w:rPr>
        <w:t>fr802_pl_contas</w:t>
      </w:r>
      <w:r w:rsidR="00EE52C4"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devem ser parametrizados </w:t>
      </w:r>
      <w:r w:rsidR="00EE52C4" w:rsidRPr="000659FA">
        <w:rPr>
          <w:rFonts w:ascii="Santander Text" w:hAnsi="Santander Text"/>
          <w:szCs w:val="18"/>
          <w:lang w:val="pt-PT"/>
        </w:rPr>
        <w:t>através da</w:t>
      </w:r>
      <w:r w:rsidRPr="000659FA">
        <w:rPr>
          <w:rFonts w:ascii="Santander Text" w:hAnsi="Santander Text"/>
          <w:szCs w:val="18"/>
          <w:lang w:val="pt-PT"/>
        </w:rPr>
        <w:t xml:space="preserve"> tabela </w:t>
      </w:r>
      <w:r w:rsidR="009F3404" w:rsidRPr="000659FA">
        <w:rPr>
          <w:rFonts w:ascii="Santander Text" w:hAnsi="Santander Text"/>
          <w:i/>
          <w:szCs w:val="18"/>
          <w:lang w:val="pt-PT"/>
        </w:rPr>
        <w:t xml:space="preserve">ct872_reg_conct </w:t>
      </w:r>
      <w:r w:rsidR="009F3404" w:rsidRPr="000659FA">
        <w:rPr>
          <w:rFonts w:ascii="Santander Text" w:hAnsi="Santander Text"/>
          <w:szCs w:val="18"/>
          <w:lang w:val="pt-PT"/>
        </w:rPr>
        <w:t>(aplicando o filtro conceito_saldo in ('EXP_ON_A_CJ','EXP_ON_A_RESTO'))</w:t>
      </w:r>
      <w:r w:rsidR="00EE52C4" w:rsidRPr="000659FA">
        <w:rPr>
          <w:rFonts w:ascii="Santander Text" w:hAnsi="Santander Text"/>
          <w:szCs w:val="18"/>
          <w:lang w:val="pt-PT"/>
        </w:rPr>
        <w:t>. Neste sentido, o processo deverá estar preparado de forma automática a alterar os filtros caso sejam alterados na respectiva parametrização.</w:t>
      </w:r>
      <w:r w:rsidR="00EE52C4" w:rsidRPr="000659FA">
        <w:rPr>
          <w:rFonts w:ascii="Santander Text" w:hAnsi="Santander Text"/>
          <w:i/>
          <w:szCs w:val="18"/>
          <w:lang w:val="pt-PT"/>
        </w:rPr>
        <w:t xml:space="preserve"> </w:t>
      </w:r>
    </w:p>
    <w:p w14:paraId="044CE41F" w14:textId="2C1016BA" w:rsidR="00AD28D1" w:rsidRPr="000659FA" w:rsidRDefault="009032FD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Obtenção do valor de avaliação </w:t>
      </w:r>
      <w:r w:rsidR="00A55261" w:rsidRPr="000659FA">
        <w:rPr>
          <w:rFonts w:ascii="Santander Text" w:hAnsi="Santander Text"/>
          <w:szCs w:val="18"/>
          <w:lang w:val="pt-PT"/>
        </w:rPr>
        <w:t xml:space="preserve">repartido </w:t>
      </w:r>
      <w:r w:rsidRPr="000659FA">
        <w:rPr>
          <w:rFonts w:ascii="Santander Text" w:hAnsi="Santander Text"/>
          <w:szCs w:val="18"/>
          <w:lang w:val="pt-PT"/>
        </w:rPr>
        <w:t xml:space="preserve">de cada bem deverá ser considerado o campo </w:t>
      </w:r>
      <w:r w:rsidRPr="000659FA">
        <w:rPr>
          <w:rFonts w:ascii="Santander Text" w:hAnsi="Santander Text"/>
          <w:i/>
          <w:szCs w:val="18"/>
          <w:lang w:val="pt-PT"/>
        </w:rPr>
        <w:t>‘m</w:t>
      </w:r>
      <w:r w:rsidR="00A767FC" w:rsidRPr="000659FA">
        <w:rPr>
          <w:rFonts w:ascii="Santander Text" w:hAnsi="Santander Text"/>
          <w:i/>
          <w:szCs w:val="18"/>
          <w:lang w:val="pt-PT"/>
        </w:rPr>
        <w:t>a</w:t>
      </w:r>
      <w:r w:rsidRPr="000659FA">
        <w:rPr>
          <w:rFonts w:ascii="Santander Text" w:hAnsi="Santander Text"/>
          <w:i/>
          <w:szCs w:val="18"/>
          <w:lang w:val="pt-PT"/>
        </w:rPr>
        <w:t>vali</w:t>
      </w:r>
      <w:r w:rsidR="00A55261" w:rsidRPr="000659FA">
        <w:rPr>
          <w:rFonts w:ascii="Santander Text" w:hAnsi="Santander Text"/>
          <w:i/>
          <w:szCs w:val="18"/>
          <w:lang w:val="pt-PT"/>
        </w:rPr>
        <w:t>a</w:t>
      </w:r>
      <w:r w:rsidRPr="000659FA">
        <w:rPr>
          <w:rFonts w:ascii="Santander Text" w:hAnsi="Santander Text"/>
          <w:i/>
          <w:szCs w:val="18"/>
          <w:lang w:val="pt-PT"/>
        </w:rPr>
        <w:t>a’</w:t>
      </w:r>
      <w:r w:rsidRPr="000659FA">
        <w:rPr>
          <w:rFonts w:ascii="Santander Text" w:hAnsi="Santander Text"/>
          <w:szCs w:val="18"/>
          <w:lang w:val="pt-PT"/>
        </w:rPr>
        <w:t xml:space="preserve"> presente na tabela </w:t>
      </w:r>
      <w:r w:rsidRPr="000659FA">
        <w:rPr>
          <w:rFonts w:ascii="Santander Text" w:hAnsi="Santander Text"/>
          <w:i/>
          <w:szCs w:val="18"/>
          <w:lang w:val="pt-PT"/>
        </w:rPr>
        <w:t>gt018_rateio_aval</w:t>
      </w:r>
      <w:r w:rsidR="00AD28D1" w:rsidRPr="000659FA">
        <w:rPr>
          <w:rFonts w:ascii="Santander Text" w:hAnsi="Santander Text"/>
          <w:szCs w:val="18"/>
          <w:lang w:val="pt-PT"/>
        </w:rPr>
        <w:t>.</w:t>
      </w:r>
    </w:p>
    <w:p w14:paraId="6027A2AE" w14:textId="60905858" w:rsidR="00C7431C" w:rsidRPr="000659FA" w:rsidRDefault="00C7431C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Numa fase posterior, proceder-se-á ao cálculo do peso do valor de cada bem no valor total do contrato. Para tal, para cada combinação contrato/bem deverá ser dividido o valor de avaliação do </w:t>
      </w:r>
      <w:r w:rsidR="00AD28D1" w:rsidRPr="000659FA">
        <w:rPr>
          <w:rFonts w:ascii="Santander Text" w:hAnsi="Santander Text"/>
          <w:szCs w:val="18"/>
          <w:lang w:val="pt-PT"/>
        </w:rPr>
        <w:t>respetivo bem pela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AD28D1" w:rsidRPr="000659FA">
        <w:rPr>
          <w:rFonts w:ascii="Santander Text" w:hAnsi="Santander Text"/>
          <w:szCs w:val="18"/>
          <w:lang w:val="pt-PT"/>
        </w:rPr>
        <w:t xml:space="preserve">soma dos montantes de </w:t>
      </w:r>
      <w:r w:rsidR="00AD28D1" w:rsidRPr="000659FA">
        <w:rPr>
          <w:rFonts w:ascii="Santander Text" w:hAnsi="Santander Text"/>
          <w:szCs w:val="18"/>
          <w:lang w:val="pt-PT"/>
        </w:rPr>
        <w:lastRenderedPageBreak/>
        <w:t>todos os colaterais associados a este mesmo</w:t>
      </w:r>
      <w:r w:rsidRPr="000659FA">
        <w:rPr>
          <w:rFonts w:ascii="Santander Text" w:hAnsi="Santander Text"/>
          <w:szCs w:val="18"/>
          <w:lang w:val="pt-PT"/>
        </w:rPr>
        <w:t xml:space="preserve"> contrato. Após obtenção dos pesos, é feita a multiplicação do valor do contrato por cada peso de modo a proceder à obtenção do montante que cada bem cobre o contrato (ou contratos) aos quais se encontra associado.</w:t>
      </w:r>
    </w:p>
    <w:p w14:paraId="78096FE5" w14:textId="0008DD4F" w:rsidR="00C7431C" w:rsidRPr="000659FA" w:rsidRDefault="00C7431C" w:rsidP="00C7431C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251CCF0" w14:textId="77777777" w:rsidR="004E7773" w:rsidRPr="000659FA" w:rsidRDefault="004E7773" w:rsidP="004E777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variável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659FA">
        <w:rPr>
          <w:rFonts w:ascii="Santander Text" w:hAnsi="Santander Text"/>
          <w:szCs w:val="18"/>
          <w:lang w:val="pt-PT"/>
        </w:rPr>
        <w:t>deverá ser resultante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do método de obtenção da variável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Pr="000659FA">
        <w:rPr>
          <w:rFonts w:ascii="Santander Text" w:hAnsi="Santander Text"/>
          <w:szCs w:val="18"/>
          <w:lang w:val="pt-PT"/>
        </w:rPr>
        <w:t>. O valor de aprosionamento deverá respeitar as seguintes condições:</w:t>
      </w:r>
    </w:p>
    <w:p w14:paraId="572FE72E" w14:textId="643D789B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local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‘ST SGPS Cons’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63C4C14D" w14:textId="77777777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corporativo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‘Individual Idcomb’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0E388EE7" w14:textId="77777777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</w:t>
      </w:r>
      <w:r w:rsidRPr="000659FA">
        <w:rPr>
          <w:rFonts w:ascii="Santander Text" w:hAnsi="Santander Text"/>
          <w:i/>
          <w:szCs w:val="18"/>
          <w:lang w:val="pt-PT"/>
        </w:rPr>
        <w:t>ST SGPS Cons; Individual Idcomb’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6F1EC53C" w14:textId="6847F124" w:rsidR="004E7773" w:rsidRPr="000659FA" w:rsidRDefault="004E7773" w:rsidP="00C7431C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contrário,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2AFADD4D" w14:textId="6F7C3FD8" w:rsidR="00B20516" w:rsidRPr="000659FA" w:rsidRDefault="00B20516" w:rsidP="00B2051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Denote-se que caso o valor bruto e alvo de reporte no perímetro local seja diferente do valor bruto alvo de reporte no perímetro corporativo e o contrato esteja associado a </w:t>
      </w:r>
      <w:r w:rsidR="00F85D59" w:rsidRPr="000659FA">
        <w:rPr>
          <w:rFonts w:ascii="Santander Text" w:hAnsi="Santander Text"/>
          <w:szCs w:val="18"/>
          <w:lang w:val="pt-PT"/>
        </w:rPr>
        <w:t xml:space="preserve">pelo menos um bem imóvel ou móvel então deverá constar na tabela as relações contrato/bens referente a cada perímetro de forma isolada. </w:t>
      </w:r>
    </w:p>
    <w:p w14:paraId="4523E5EE" w14:textId="3A5E2013" w:rsidR="008E5B92" w:rsidRPr="000659FA" w:rsidRDefault="008E5B92" w:rsidP="008E5B92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r w:rsidRPr="000659FA">
        <w:rPr>
          <w:i/>
          <w:color w:val="auto"/>
          <w:lang w:val="pt-PT"/>
        </w:rPr>
        <w:t>origem_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scp1_emss, o</w:t>
      </w:r>
      <w:r w:rsidRPr="000659FA">
        <w:rPr>
          <w:i/>
          <w:color w:val="auto"/>
          <w:lang w:val="pt-PT"/>
        </w:rPr>
        <w:t>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scp2_emss</w:t>
      </w:r>
      <w:r w:rsidRPr="000659FA">
        <w:rPr>
          <w:rFonts w:cs="Arial"/>
          <w:color w:val="auto"/>
          <w:sz w:val="20"/>
          <w:szCs w:val="20"/>
          <w:lang w:val="pt-PT"/>
        </w:rPr>
        <w:t xml:space="preserve"> e </w:t>
      </w:r>
      <w:r w:rsidRPr="000659FA">
        <w:rPr>
          <w:rFonts w:cs="Arial"/>
          <w:i/>
          <w:color w:val="auto"/>
          <w:sz w:val="20"/>
          <w:szCs w:val="20"/>
          <w:lang w:val="pt-PT"/>
        </w:rPr>
        <w:t>o</w:t>
      </w:r>
      <w:r w:rsidRPr="000659FA">
        <w:rPr>
          <w:i/>
          <w:color w:val="auto"/>
          <w:lang w:val="pt-PT"/>
        </w:rPr>
        <w:t>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scp3_emss</w:t>
      </w:r>
    </w:p>
    <w:p w14:paraId="0D38AE09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Variáveis aprovisionadas com base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das tabelas </w:t>
      </w:r>
      <w:r w:rsidRPr="000659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modesg_out_bens_imoveis.</w:t>
      </w:r>
      <w:r w:rsidRPr="000659FA">
        <w:rPr>
          <w:rFonts w:ascii="Santander Text" w:hAnsi="Santander Text"/>
          <w:szCs w:val="18"/>
          <w:lang w:val="pt-PT"/>
        </w:rPr>
        <w:t xml:space="preserve"> O preenchimento da informação é efetuado de acordo com a seguinte metodologia:</w:t>
      </w:r>
    </w:p>
    <w:p w14:paraId="426ABFCC" w14:textId="77777777" w:rsidR="0064563B" w:rsidRPr="000659FA" w:rsidRDefault="008E5B92" w:rsidP="0064563B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seja possível efetuar o cruzamento com as tabelas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>, deverá ser dada prioridade ao mapeamento dos campos tendo em conta 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659FA">
        <w:rPr>
          <w:rFonts w:ascii="Santander Text" w:hAnsi="Santander Text"/>
          <w:szCs w:val="18"/>
          <w:lang w:val="pt-PT"/>
        </w:rPr>
        <w:t xml:space="preserve">, de uma destas duas tabelas. Este cruzamento deverá ser efetuado através dos campos da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‘ckrefbem’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modesg_out_emss_fncd</w:t>
      </w:r>
      <w:r w:rsidRPr="000659FA">
        <w:rPr>
          <w:rFonts w:ascii="Santander Text" w:hAnsi="Santander Text"/>
          <w:szCs w:val="18"/>
          <w:lang w:val="pt-PT"/>
        </w:rPr>
        <w:t xml:space="preserve">, com 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‘ckrefbem’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(caso o bem financiado seja um bem móvel) ou da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659FA">
        <w:rPr>
          <w:rFonts w:ascii="Santander Text" w:hAnsi="Santander Text"/>
          <w:szCs w:val="18"/>
          <w:lang w:val="pt-PT"/>
        </w:rPr>
        <w:t>(caso o bem</w:t>
      </w:r>
      <w:r w:rsidR="00C72170" w:rsidRPr="000659FA">
        <w:rPr>
          <w:rFonts w:ascii="Santander Text" w:hAnsi="Santander Text"/>
          <w:szCs w:val="18"/>
          <w:lang w:val="pt-PT"/>
        </w:rPr>
        <w:t xml:space="preserve"> financiado seja um bem imóvel);</w:t>
      </w:r>
    </w:p>
    <w:p w14:paraId="25A11A54" w14:textId="658C25AC" w:rsidR="0064563B" w:rsidRPr="000659FA" w:rsidRDefault="00C72170" w:rsidP="0064563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Face ao último ponto referido, apenas deverá ser aprovisionado 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 tabela </w:t>
      </w:r>
      <w:r w:rsidRPr="000659FA">
        <w:rPr>
          <w:rFonts w:ascii="Santander Text" w:hAnsi="Santander Text"/>
          <w:i/>
          <w:szCs w:val="18"/>
          <w:lang w:val="pt-PT"/>
        </w:rPr>
        <w:lastRenderedPageBreak/>
        <w:t xml:space="preserve">modesg_out_bens_imoveis </w:t>
      </w:r>
      <w:r w:rsidRPr="000659FA">
        <w:rPr>
          <w:rFonts w:ascii="Santander Text" w:hAnsi="Santander Text"/>
          <w:szCs w:val="18"/>
          <w:lang w:val="pt-PT"/>
        </w:rPr>
        <w:t xml:space="preserve">caso a variável </w:t>
      </w:r>
      <w:r w:rsidRPr="000659FA">
        <w:rPr>
          <w:rFonts w:ascii="Santander Text" w:hAnsi="Santander Text"/>
          <w:i/>
          <w:szCs w:val="18"/>
          <w:lang w:val="pt-PT"/>
        </w:rPr>
        <w:t>‘purpose_code’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ct004_univ_cto</w:t>
      </w:r>
      <w:r w:rsidRPr="000659FA">
        <w:rPr>
          <w:rFonts w:ascii="Santander Text" w:hAnsi="Santander Text"/>
          <w:szCs w:val="18"/>
          <w:lang w:val="pt-PT"/>
        </w:rPr>
        <w:t xml:space="preserve"> associada ao contrato possua um dos seguintes valores </w:t>
      </w:r>
      <w:r w:rsidRPr="000659FA">
        <w:rPr>
          <w:rFonts w:ascii="Santander Text" w:hAnsi="Santander Text"/>
          <w:i/>
          <w:szCs w:val="18"/>
          <w:lang w:val="pt-PT"/>
        </w:rPr>
        <w:t>'Habitacao'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>'CRE_FC'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>'CRE_OUTRO'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'CRE'</w:t>
      </w:r>
      <w:r w:rsidR="00263988" w:rsidRPr="000659FA">
        <w:rPr>
          <w:rFonts w:ascii="Santander Text" w:hAnsi="Santander Text"/>
          <w:szCs w:val="18"/>
          <w:lang w:val="pt-PT"/>
        </w:rPr>
        <w:t xml:space="preserve"> e em simultâneo o contrato possuir pelo menos um bem associado onde </w:t>
      </w:r>
      <w:r w:rsidR="008F34A9" w:rsidRPr="000659FA">
        <w:rPr>
          <w:rFonts w:ascii="Santander Text" w:hAnsi="Santander Text"/>
          <w:szCs w:val="18"/>
          <w:lang w:val="pt-PT"/>
        </w:rPr>
        <w:t xml:space="preserve">apresente pelo menos um valor </w:t>
      </w:r>
      <w:r w:rsidR="00263988" w:rsidRPr="000659FA">
        <w:rPr>
          <w:rFonts w:ascii="Santander Text" w:hAnsi="Santander Text"/>
          <w:szCs w:val="18"/>
          <w:lang w:val="pt-PT"/>
        </w:rPr>
        <w:t xml:space="preserve">diferente de </w:t>
      </w:r>
      <w:r w:rsidR="00263988"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="008F34A9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8F34A9" w:rsidRPr="000659FA">
        <w:rPr>
          <w:rFonts w:ascii="Santander Text" w:hAnsi="Santander Text"/>
          <w:szCs w:val="18"/>
          <w:lang w:val="pt-PT"/>
        </w:rPr>
        <w:t>em qualquer um dos campos das origens;</w:t>
      </w:r>
    </w:p>
    <w:p w14:paraId="323A0B31" w14:textId="778BE88B" w:rsidR="00C72170" w:rsidRPr="000659FA" w:rsidRDefault="00C72170" w:rsidP="0064563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 tabela </w:t>
      </w:r>
      <w:r w:rsidR="004221AC"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apenas deverão ser aprovisionados se </w:t>
      </w:r>
      <w:r w:rsidR="000F7605" w:rsidRPr="000659FA">
        <w:rPr>
          <w:rFonts w:ascii="Santander Text" w:hAnsi="Santander Text"/>
          <w:szCs w:val="18"/>
          <w:lang w:val="pt-PT"/>
        </w:rPr>
        <w:t xml:space="preserve">o campo </w:t>
      </w:r>
      <w:r w:rsidR="000F7605" w:rsidRPr="000659FA">
        <w:rPr>
          <w:rFonts w:ascii="Santander Text" w:hAnsi="Santander Text"/>
          <w:i/>
          <w:szCs w:val="18"/>
          <w:lang w:val="pt-PT"/>
        </w:rPr>
        <w:t>‘purpose_code’</w:t>
      </w:r>
      <w:r w:rsidR="000F7605" w:rsidRPr="000659FA">
        <w:rPr>
          <w:rFonts w:ascii="Santander Text" w:hAnsi="Santander Text"/>
          <w:szCs w:val="18"/>
          <w:lang w:val="pt-PT"/>
        </w:rPr>
        <w:t xml:space="preserve"> da tabela </w:t>
      </w:r>
      <w:r w:rsidR="000F7605" w:rsidRPr="000659FA">
        <w:rPr>
          <w:rFonts w:ascii="Santander Text" w:hAnsi="Santander Text"/>
          <w:i/>
          <w:szCs w:val="18"/>
          <w:lang w:val="pt-PT"/>
        </w:rPr>
        <w:t xml:space="preserve">ct004_univ_cto </w:t>
      </w:r>
      <w:r w:rsidR="000F7605" w:rsidRPr="000659FA">
        <w:rPr>
          <w:rFonts w:ascii="Santander Text" w:hAnsi="Santander Text"/>
          <w:szCs w:val="18"/>
          <w:lang w:val="pt-PT"/>
        </w:rPr>
        <w:t xml:space="preserve">não possuir um dos seguintes valores </w:t>
      </w:r>
      <w:r w:rsidR="000F7605" w:rsidRPr="000659FA">
        <w:rPr>
          <w:rFonts w:ascii="Santander Text" w:hAnsi="Santander Text"/>
          <w:i/>
          <w:szCs w:val="18"/>
          <w:lang w:val="pt-PT"/>
        </w:rPr>
        <w:t>'Habitacao'</w:t>
      </w:r>
      <w:r w:rsidR="000F7605" w:rsidRPr="000659FA">
        <w:rPr>
          <w:rFonts w:ascii="Santander Text" w:hAnsi="Santander Text"/>
          <w:szCs w:val="18"/>
          <w:lang w:val="pt-PT"/>
        </w:rPr>
        <w:t>,</w:t>
      </w:r>
      <w:r w:rsidR="000F7605" w:rsidRPr="000659FA">
        <w:rPr>
          <w:rFonts w:ascii="Santander Text" w:hAnsi="Santander Text"/>
          <w:i/>
          <w:szCs w:val="18"/>
          <w:lang w:val="pt-PT"/>
        </w:rPr>
        <w:t>'CRE_FC'</w:t>
      </w:r>
      <w:r w:rsidR="000F7605" w:rsidRPr="000659FA">
        <w:rPr>
          <w:rFonts w:ascii="Santander Text" w:hAnsi="Santander Text"/>
          <w:szCs w:val="18"/>
          <w:lang w:val="pt-PT"/>
        </w:rPr>
        <w:t>,</w:t>
      </w:r>
      <w:r w:rsidR="000F7605" w:rsidRPr="000659FA">
        <w:rPr>
          <w:rFonts w:ascii="Santander Text" w:hAnsi="Santander Text"/>
          <w:i/>
          <w:szCs w:val="18"/>
          <w:lang w:val="pt-PT"/>
        </w:rPr>
        <w:t>'CRE_OUTRO'</w:t>
      </w:r>
      <w:r w:rsidR="000F7605" w:rsidRPr="000659FA">
        <w:rPr>
          <w:rFonts w:ascii="Santander Text" w:hAnsi="Santander Text"/>
          <w:szCs w:val="18"/>
          <w:lang w:val="pt-PT"/>
        </w:rPr>
        <w:t xml:space="preserve"> ou </w:t>
      </w:r>
      <w:r w:rsidR="000F7605" w:rsidRPr="000659FA">
        <w:rPr>
          <w:rFonts w:ascii="Santander Text" w:hAnsi="Santander Text"/>
          <w:i/>
          <w:szCs w:val="18"/>
          <w:lang w:val="pt-PT"/>
        </w:rPr>
        <w:t>'CRE'</w:t>
      </w:r>
      <w:r w:rsidR="00263988" w:rsidRPr="000659FA">
        <w:rPr>
          <w:rFonts w:ascii="Santander Text" w:hAnsi="Santander Text"/>
          <w:szCs w:val="18"/>
          <w:lang w:val="pt-PT"/>
        </w:rPr>
        <w:t xml:space="preserve"> e em simultâneo o contrato possuir pelo menos um bem associado </w:t>
      </w:r>
      <w:r w:rsidR="008F34A9" w:rsidRPr="000659FA">
        <w:rPr>
          <w:rFonts w:ascii="Santander Text" w:hAnsi="Santander Text"/>
          <w:szCs w:val="18"/>
          <w:lang w:val="pt-PT"/>
        </w:rPr>
        <w:t xml:space="preserve">onde apresente pelo menos um valor diferente de </w:t>
      </w:r>
      <w:r w:rsidR="008F34A9"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="008F34A9" w:rsidRPr="000659FA">
        <w:rPr>
          <w:rFonts w:ascii="Santander Text" w:hAnsi="Santander Text"/>
          <w:szCs w:val="18"/>
          <w:lang w:val="pt-PT"/>
        </w:rPr>
        <w:t>em qualquer um dos campos das origens</w:t>
      </w:r>
      <w:r w:rsidR="00263988" w:rsidRPr="000659FA">
        <w:rPr>
          <w:rFonts w:ascii="Santander Text" w:hAnsi="Santander Text"/>
          <w:szCs w:val="18"/>
          <w:lang w:val="pt-PT"/>
        </w:rPr>
        <w:t>.</w:t>
      </w:r>
    </w:p>
    <w:p w14:paraId="11F99FF1" w14:textId="245DA93B" w:rsidR="008E5B92" w:rsidRPr="000659FA" w:rsidRDefault="008E5B92" w:rsidP="008E5B92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não seja possível </w:t>
      </w:r>
      <w:r w:rsidR="000F7605" w:rsidRPr="000659FA">
        <w:rPr>
          <w:rFonts w:ascii="Santander Text" w:hAnsi="Santander Text"/>
          <w:szCs w:val="18"/>
          <w:lang w:val="pt-PT"/>
        </w:rPr>
        <w:t>efetuar a ligação evidenciada nos</w:t>
      </w:r>
      <w:r w:rsidRPr="000659FA">
        <w:rPr>
          <w:rFonts w:ascii="Santander Text" w:hAnsi="Santander Text"/>
          <w:szCs w:val="18"/>
          <w:lang w:val="pt-PT"/>
        </w:rPr>
        <w:t xml:space="preserve"> ponto</w:t>
      </w:r>
      <w:r w:rsidR="000F7605" w:rsidRPr="000659FA">
        <w:rPr>
          <w:rFonts w:ascii="Santander Text" w:hAnsi="Santander Text"/>
          <w:szCs w:val="18"/>
          <w:lang w:val="pt-PT"/>
        </w:rPr>
        <w:t>s</w:t>
      </w:r>
      <w:r w:rsidRPr="000659FA">
        <w:rPr>
          <w:rFonts w:ascii="Santander Text" w:hAnsi="Santander Text"/>
          <w:szCs w:val="18"/>
          <w:lang w:val="pt-PT"/>
        </w:rPr>
        <w:t xml:space="preserve"> supra</w:t>
      </w:r>
      <w:r w:rsidR="000F7605" w:rsidRPr="000659FA">
        <w:rPr>
          <w:rFonts w:ascii="Santander Text" w:hAnsi="Santander Text"/>
          <w:szCs w:val="18"/>
          <w:lang w:val="pt-PT"/>
        </w:rPr>
        <w:t>mencionados</w:t>
      </w:r>
      <w:r w:rsidRPr="000659FA">
        <w:rPr>
          <w:rFonts w:ascii="Santander Text" w:hAnsi="Santander Text"/>
          <w:szCs w:val="18"/>
          <w:lang w:val="pt-PT"/>
        </w:rPr>
        <w:t xml:space="preserve">, deverá ser efetuado o cruzamento com a informação da tabela presente na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. Este cruzamento será efetuado através do campo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 de ambas as tabelas.</w:t>
      </w:r>
      <w:r w:rsidR="00DE75FD" w:rsidRPr="000659FA">
        <w:rPr>
          <w:rFonts w:ascii="Santander Text" w:hAnsi="Santander Text"/>
          <w:szCs w:val="18"/>
          <w:lang w:val="pt-PT"/>
        </w:rPr>
        <w:t xml:space="preserve"> </w:t>
      </w:r>
    </w:p>
    <w:p w14:paraId="0C658599" w14:textId="35D5A39A" w:rsidR="000F7605" w:rsidRPr="000659FA" w:rsidRDefault="000F7605" w:rsidP="000F7605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Denote-se que no caso da linha do contrato não coberta por nenhum bem, ou seja</w:t>
      </w:r>
      <w:r w:rsidR="00B20516"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szCs w:val="18"/>
          <w:lang w:val="pt-PT"/>
        </w:rPr>
        <w:t xml:space="preserve"> o montante total de avaliação dos bens não cobrir a totalidade de montante em divida,</w:t>
      </w:r>
      <w:r w:rsidR="004221AC" w:rsidRPr="000659FA">
        <w:rPr>
          <w:rFonts w:ascii="Santander Text" w:hAnsi="Santander Text"/>
          <w:szCs w:val="18"/>
          <w:lang w:val="pt-PT"/>
        </w:rPr>
        <w:t xml:space="preserve"> </w:t>
      </w:r>
      <w:r w:rsidR="00263988" w:rsidRPr="000659FA">
        <w:rPr>
          <w:rFonts w:ascii="Santander Text" w:hAnsi="Santander Text"/>
          <w:szCs w:val="18"/>
          <w:lang w:val="pt-PT"/>
        </w:rPr>
        <w:t>então as variáveis ‘</w:t>
      </w:r>
      <w:r w:rsidR="00263988"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="00263988" w:rsidRPr="000659FA">
        <w:rPr>
          <w:rFonts w:ascii="Santander Text" w:hAnsi="Santander Text"/>
          <w:szCs w:val="18"/>
          <w:lang w:val="pt-PT"/>
        </w:rPr>
        <w:t xml:space="preserve">devem ser aprovionadas com o valor </w:t>
      </w:r>
      <w:r w:rsidR="00263988"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="00263988" w:rsidRPr="000659FA">
        <w:rPr>
          <w:rFonts w:ascii="Santander Text" w:hAnsi="Santander Text"/>
          <w:szCs w:val="18"/>
          <w:lang w:val="pt-PT"/>
        </w:rPr>
        <w:t xml:space="preserve">. Este tratamento deverá somente </w:t>
      </w:r>
      <w:r w:rsidR="008F34A9" w:rsidRPr="000659FA">
        <w:rPr>
          <w:rFonts w:ascii="Santander Text" w:hAnsi="Santander Text"/>
          <w:szCs w:val="18"/>
          <w:lang w:val="pt-PT"/>
        </w:rPr>
        <w:t xml:space="preserve">ser </w:t>
      </w:r>
      <w:r w:rsidR="00263988" w:rsidRPr="000659FA">
        <w:rPr>
          <w:rFonts w:ascii="Santander Text" w:hAnsi="Santander Text"/>
          <w:szCs w:val="18"/>
          <w:lang w:val="pt-PT"/>
        </w:rPr>
        <w:t xml:space="preserve">aplicado se nas linhas do contrato cobertas por um bem tenha sido possível efectuar um cruzamento com as tabelas </w:t>
      </w:r>
      <w:r w:rsidR="00263988"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="00263988" w:rsidRPr="000659FA">
        <w:rPr>
          <w:rFonts w:ascii="Santander Text" w:hAnsi="Santander Text"/>
          <w:szCs w:val="18"/>
          <w:lang w:val="pt-PT"/>
        </w:rPr>
        <w:t xml:space="preserve"> ou </w:t>
      </w:r>
      <w:r w:rsidR="00263988"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="00263988" w:rsidRPr="000659FA">
        <w:rPr>
          <w:rFonts w:ascii="Santander Text" w:hAnsi="Santander Text"/>
          <w:szCs w:val="18"/>
          <w:lang w:val="pt-PT"/>
        </w:rPr>
        <w:t xml:space="preserve"> de acordo com as regras supramencionadas. </w:t>
      </w:r>
      <w:r w:rsidRPr="000659FA">
        <w:rPr>
          <w:rFonts w:ascii="Santander Text" w:hAnsi="Santander Text"/>
          <w:szCs w:val="18"/>
          <w:lang w:val="pt-PT"/>
        </w:rPr>
        <w:t>Conforme indicado no capítulo</w:t>
      </w:r>
      <w:r w:rsidR="00B20516" w:rsidRPr="000659FA">
        <w:rPr>
          <w:rFonts w:ascii="Santander Text" w:hAnsi="Santander Text"/>
          <w:szCs w:val="18"/>
          <w:lang w:val="pt-PT"/>
        </w:rPr>
        <w:t xml:space="preserve"> </w:t>
      </w:r>
      <w:r w:rsidR="00B20516" w:rsidRPr="000659FA">
        <w:rPr>
          <w:rFonts w:ascii="Santander Text" w:hAnsi="Santander Text"/>
          <w:szCs w:val="18"/>
          <w:lang w:val="pt-PT"/>
        </w:rPr>
        <w:fldChar w:fldCharType="begin"/>
      </w:r>
      <w:r w:rsidR="00B20516" w:rsidRPr="000659FA">
        <w:rPr>
          <w:rFonts w:ascii="Santander Text" w:hAnsi="Santander Text"/>
          <w:szCs w:val="18"/>
          <w:lang w:val="pt-PT"/>
        </w:rPr>
        <w:instrText xml:space="preserve"> REF _Ref204350564 \r \h  \* MERGEFORMAT </w:instrText>
      </w:r>
      <w:r w:rsidR="00B20516" w:rsidRPr="000659FA">
        <w:rPr>
          <w:rFonts w:ascii="Santander Text" w:hAnsi="Santander Text"/>
          <w:szCs w:val="18"/>
          <w:lang w:val="pt-PT"/>
        </w:rPr>
      </w:r>
      <w:r w:rsidR="00B20516" w:rsidRPr="000659FA">
        <w:rPr>
          <w:rFonts w:ascii="Santander Text" w:hAnsi="Santander Text"/>
          <w:szCs w:val="18"/>
          <w:lang w:val="pt-PT"/>
        </w:rPr>
        <w:fldChar w:fldCharType="separate"/>
      </w:r>
      <w:r w:rsidR="00B20516" w:rsidRPr="000659FA">
        <w:rPr>
          <w:rFonts w:ascii="Santander Text" w:hAnsi="Santander Text"/>
          <w:szCs w:val="18"/>
          <w:lang w:val="pt-PT"/>
        </w:rPr>
        <w:t>8.1.3.3</w:t>
      </w:r>
      <w:r w:rsidR="00B20516" w:rsidRPr="000659FA">
        <w:rPr>
          <w:rFonts w:ascii="Santander Text" w:hAnsi="Santander Text"/>
          <w:szCs w:val="18"/>
          <w:lang w:val="pt-PT"/>
        </w:rPr>
        <w:fldChar w:fldCharType="end"/>
      </w:r>
      <w:r w:rsidRPr="000659FA">
        <w:rPr>
          <w:rFonts w:ascii="Santander Text" w:hAnsi="Santander Text"/>
          <w:szCs w:val="18"/>
          <w:lang w:val="pt-PT"/>
        </w:rPr>
        <w:t xml:space="preserve"> o montante associado a esta linha será incluído no cálculo da emissão referente ao bem imóvel ou móvel.  </w:t>
      </w:r>
    </w:p>
    <w:p w14:paraId="22D0B294" w14:textId="6B422FDC" w:rsidR="00DE75FD" w:rsidRPr="000659FA" w:rsidRDefault="00DE75FD" w:rsidP="00DE75FD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="00847BF0" w:rsidRPr="000659FA">
        <w:rPr>
          <w:rFonts w:ascii="Santander Text" w:hAnsi="Santander Text"/>
          <w:szCs w:val="18"/>
          <w:lang w:val="pt-PT"/>
        </w:rPr>
        <w:t>seja</w:t>
      </w:r>
      <w:r w:rsidRPr="000659FA">
        <w:rPr>
          <w:rFonts w:ascii="Santander Text" w:hAnsi="Santander Text"/>
          <w:szCs w:val="18"/>
          <w:lang w:val="pt-PT"/>
        </w:rPr>
        <w:t xml:space="preserve"> o valor </w:t>
      </w:r>
      <w:r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659FA">
        <w:rPr>
          <w:rFonts w:ascii="Santander Text" w:hAnsi="Santander Text"/>
          <w:szCs w:val="18"/>
          <w:lang w:val="pt-PT"/>
        </w:rPr>
        <w:t xml:space="preserve">então </w:t>
      </w:r>
      <w:r w:rsidR="00847BF0" w:rsidRPr="000659FA">
        <w:rPr>
          <w:rFonts w:ascii="Santander Text" w:hAnsi="Santander Text"/>
          <w:szCs w:val="18"/>
          <w:lang w:val="pt-PT"/>
        </w:rPr>
        <w:t xml:space="preserve">as </w:t>
      </w:r>
      <w:r w:rsidRPr="000659FA">
        <w:rPr>
          <w:rFonts w:ascii="Santander Text" w:hAnsi="Santander Text"/>
          <w:szCs w:val="18"/>
          <w:lang w:val="pt-PT"/>
        </w:rPr>
        <w:t xml:space="preserve">variáveis </w:t>
      </w:r>
      <w:r w:rsidR="00847BF0" w:rsidRPr="000659FA">
        <w:rPr>
          <w:rFonts w:ascii="Santander Text" w:hAnsi="Santander Text"/>
          <w:szCs w:val="18"/>
          <w:lang w:val="pt-PT"/>
        </w:rPr>
        <w:t>‘</w:t>
      </w:r>
      <w:r w:rsidR="00847BF0"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devem ser aprovionadas com o valor </w:t>
      </w:r>
      <w:r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30798A70" w14:textId="77777777" w:rsidR="008E5B92" w:rsidRPr="000659FA" w:rsidRDefault="008E5B92" w:rsidP="008E5B92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bookmarkStart w:id="498" w:name="_Ref204350564"/>
      <w:r w:rsidRPr="000659FA">
        <w:rPr>
          <w:rFonts w:cs="Arial"/>
          <w:i/>
          <w:color w:val="auto"/>
          <w:sz w:val="20"/>
          <w:szCs w:val="20"/>
          <w:lang w:val="pt-PT"/>
        </w:rPr>
        <w:t>scp1_emss_fncd, scp2_emss_fncd e scp3_emss_fncd</w:t>
      </w:r>
      <w:bookmarkEnd w:id="498"/>
    </w:p>
    <w:p w14:paraId="41C0B2C5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Estas variáveis serão aprovisionadas com base na informação proveniente das tabelas </w:t>
      </w:r>
      <w:r w:rsidRPr="000659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>, dependente do portefólio associado ao cálculo de emissões (cujo mapeamento se encontra evidenciado através dos campos ‘</w:t>
      </w:r>
      <w:r w:rsidRPr="000659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1896FF5E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Neste sentido, o aprovisionamento destas variáveis será efetuado através da seguinte metodologia:</w:t>
      </w:r>
    </w:p>
    <w:p w14:paraId="042C50A5" w14:textId="65D521DB" w:rsidR="004221AC" w:rsidRPr="000659FA" w:rsidRDefault="008E5B92" w:rsidP="004221AC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origem_scp2_emss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 xml:space="preserve">’) possuir valor igual a </w:t>
      </w:r>
      <w:r w:rsidR="004E7773" w:rsidRPr="000659FA">
        <w:rPr>
          <w:rFonts w:ascii="Santander Text" w:hAnsi="Santander Text"/>
          <w:szCs w:val="18"/>
          <w:lang w:val="pt-PT"/>
        </w:rPr>
        <w:t xml:space="preserve">‘MVL_DQS3_2B’, ‘MVL_DQS4_3A’, </w:t>
      </w:r>
      <w:r w:rsidRPr="000659FA">
        <w:rPr>
          <w:rFonts w:ascii="Santander Text" w:hAnsi="Santander Text"/>
          <w:szCs w:val="18"/>
          <w:lang w:val="pt-PT"/>
        </w:rPr>
        <w:t>‘MVL_DQS4_3B’</w:t>
      </w:r>
      <w:r w:rsidR="004E7773" w:rsidRPr="000659FA">
        <w:rPr>
          <w:rFonts w:ascii="Santander Text" w:hAnsi="Santander Text"/>
          <w:szCs w:val="18"/>
          <w:lang w:val="pt-PT"/>
        </w:rPr>
        <w:t xml:space="preserve"> ou ‘MVL_DQS5_3B’</w:t>
      </w:r>
      <w:r w:rsidRPr="000659FA">
        <w:rPr>
          <w:rFonts w:ascii="Santander Text" w:hAnsi="Santander Text"/>
          <w:szCs w:val="18"/>
          <w:lang w:val="pt-PT"/>
        </w:rPr>
        <w:t xml:space="preserve">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’) associado à respetiva chave contrato/bem móvel pelo rácio entre o valor </w:t>
      </w:r>
      <w:r w:rsidR="004E7773" w:rsidRPr="000659FA">
        <w:rPr>
          <w:rFonts w:ascii="Santander Text" w:hAnsi="Santander Text"/>
          <w:szCs w:val="18"/>
          <w:lang w:val="pt-PT"/>
        </w:rPr>
        <w:t xml:space="preserve">total </w:t>
      </w:r>
      <w:r w:rsidRPr="000659FA">
        <w:rPr>
          <w:rFonts w:ascii="Santander Text" w:hAnsi="Santander Text"/>
          <w:szCs w:val="18"/>
          <w:lang w:val="pt-PT"/>
        </w:rPr>
        <w:t xml:space="preserve">de exposição associado ao financiamento do </w:t>
      </w:r>
      <w:r w:rsidR="00533EC2" w:rsidRPr="000659FA">
        <w:rPr>
          <w:rFonts w:ascii="Santander Text" w:hAnsi="Santander Text"/>
          <w:szCs w:val="18"/>
          <w:lang w:val="pt-PT"/>
        </w:rPr>
        <w:t>contrato</w:t>
      </w:r>
      <w:r w:rsidRPr="000659FA">
        <w:rPr>
          <w:rFonts w:ascii="Santander Text" w:hAnsi="Santander Text"/>
          <w:szCs w:val="18"/>
          <w:lang w:val="pt-PT"/>
        </w:rPr>
        <w:t xml:space="preserve"> (</w:t>
      </w:r>
      <w:r w:rsidR="004E7773" w:rsidRPr="000659FA">
        <w:rPr>
          <w:rFonts w:ascii="Santander Text" w:hAnsi="Santander Text"/>
          <w:szCs w:val="18"/>
          <w:lang w:val="pt-PT"/>
        </w:rPr>
        <w:t xml:space="preserve">somatório do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amount</w:t>
      </w:r>
      <w:r w:rsidRPr="000659FA">
        <w:rPr>
          <w:rFonts w:ascii="Santander Text" w:hAnsi="Santander Text"/>
          <w:szCs w:val="18"/>
          <w:lang w:val="pt-PT"/>
        </w:rPr>
        <w:t>’</w:t>
      </w:r>
      <w:r w:rsidR="004E7773" w:rsidRPr="000659FA">
        <w:rPr>
          <w:rFonts w:ascii="Santander Text" w:hAnsi="Santander Text"/>
          <w:szCs w:val="18"/>
          <w:lang w:val="pt-PT"/>
        </w:rPr>
        <w:t xml:space="preserve"> por chave de contrato</w:t>
      </w:r>
      <w:r w:rsidRPr="000659FA">
        <w:rPr>
          <w:rFonts w:ascii="Santander Text" w:hAnsi="Santander Text"/>
          <w:szCs w:val="18"/>
          <w:lang w:val="pt-PT"/>
        </w:rPr>
        <w:t xml:space="preserve">) e o </w:t>
      </w:r>
      <w:r w:rsidR="004E7773" w:rsidRPr="000659FA">
        <w:rPr>
          <w:rFonts w:ascii="Santander Text" w:hAnsi="Santander Text"/>
          <w:szCs w:val="18"/>
          <w:lang w:val="pt-PT"/>
        </w:rPr>
        <w:t xml:space="preserve">somatório do </w:t>
      </w:r>
      <w:r w:rsidR="004221AC" w:rsidRPr="000659FA">
        <w:rPr>
          <w:rFonts w:ascii="Santander Text" w:hAnsi="Santander Text"/>
          <w:szCs w:val="18"/>
          <w:lang w:val="pt-PT"/>
        </w:rPr>
        <w:t xml:space="preserve">valor de aquisição de todos os </w:t>
      </w:r>
      <w:r w:rsidR="004221AC" w:rsidRPr="000659FA">
        <w:rPr>
          <w:rFonts w:ascii="Santander Text" w:hAnsi="Santander Text"/>
          <w:szCs w:val="18"/>
          <w:lang w:val="pt-PT"/>
        </w:rPr>
        <w:lastRenderedPageBreak/>
        <w:t xml:space="preserve">bens associados ao contrato. Para obter o valor de aquisição de cada bem utilizar em primeira instância 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preco_aquisicao</w:t>
      </w:r>
      <w:r w:rsidRPr="000659FA">
        <w:rPr>
          <w:rFonts w:ascii="Santander Text" w:hAnsi="Santander Text"/>
          <w:szCs w:val="18"/>
          <w:lang w:val="pt-PT"/>
        </w:rPr>
        <w:t xml:space="preserve">’ proveniente da tabela </w:t>
      </w:r>
      <w:r w:rsidRPr="000659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0659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tabelas)</w:t>
      </w:r>
      <w:r w:rsidR="004E7773" w:rsidRPr="000659FA">
        <w:rPr>
          <w:rFonts w:ascii="Santander Text" w:hAnsi="Santander Text"/>
          <w:szCs w:val="18"/>
          <w:lang w:val="pt-PT"/>
        </w:rPr>
        <w:t xml:space="preserve"> </w:t>
      </w:r>
      <w:r w:rsidR="004221AC" w:rsidRPr="000659FA">
        <w:rPr>
          <w:rFonts w:ascii="Santander Text" w:hAnsi="Santander Text"/>
          <w:szCs w:val="18"/>
          <w:lang w:val="pt-PT"/>
        </w:rPr>
        <w:t xml:space="preserve">e em segunda instância o somatório do campo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‘mavalia’ </w:t>
      </w:r>
      <w:r w:rsidR="004221AC" w:rsidRPr="000659FA">
        <w:rPr>
          <w:rFonts w:ascii="Santander Text" w:hAnsi="Santander Text"/>
          <w:szCs w:val="18"/>
          <w:lang w:val="pt-PT"/>
        </w:rPr>
        <w:t>por contrato e bem proveniente da mesma tabela.</w:t>
      </w:r>
    </w:p>
    <w:p w14:paraId="73CF7DC8" w14:textId="2FF89580" w:rsidR="008E5B92" w:rsidRPr="000659FA" w:rsidRDefault="008E5B92" w:rsidP="004221AC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</w:t>
      </w:r>
      <w:r w:rsidR="001A6787" w:rsidRPr="000659FA">
        <w:rPr>
          <w:rFonts w:ascii="Santander Text" w:hAnsi="Santander Text"/>
          <w:szCs w:val="18"/>
          <w:lang w:val="pt-PT"/>
        </w:rPr>
        <w:t xml:space="preserve">. </w:t>
      </w:r>
    </w:p>
    <w:p w14:paraId="6C8C1C46" w14:textId="521F9071" w:rsidR="004221AC" w:rsidRPr="000659FA" w:rsidRDefault="008E5B92" w:rsidP="004221AC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origem_scp2_emss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valor igual a ‘RE_DQS3_2A’, ‘RE_DQS4_2B’ ou ‘RE_DQS5_3’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>’) associado à respetiva chave contrato/bem imóvel pelo rácio entre o valor</w:t>
      </w:r>
      <w:r w:rsidR="004E7773" w:rsidRPr="000659FA">
        <w:rPr>
          <w:rFonts w:ascii="Santander Text" w:hAnsi="Santander Text"/>
          <w:szCs w:val="18"/>
          <w:lang w:val="pt-PT"/>
        </w:rPr>
        <w:t xml:space="preserve"> total</w:t>
      </w:r>
      <w:r w:rsidRPr="000659FA">
        <w:rPr>
          <w:rFonts w:ascii="Santander Text" w:hAnsi="Santander Text"/>
          <w:szCs w:val="18"/>
          <w:lang w:val="pt-PT"/>
        </w:rPr>
        <w:t xml:space="preserve"> de exposição associado ao financiamento </w:t>
      </w:r>
      <w:r w:rsidR="004E7773" w:rsidRPr="000659FA">
        <w:rPr>
          <w:rFonts w:ascii="Santander Text" w:hAnsi="Santander Text"/>
          <w:szCs w:val="18"/>
          <w:lang w:val="pt-PT"/>
        </w:rPr>
        <w:t>(somatório do campo ‘</w:t>
      </w:r>
      <w:r w:rsidR="004E7773" w:rsidRPr="000659FA">
        <w:rPr>
          <w:rFonts w:ascii="Santander Text" w:hAnsi="Santander Text"/>
          <w:i/>
          <w:szCs w:val="18"/>
          <w:lang w:val="pt-PT"/>
        </w:rPr>
        <w:t>amount</w:t>
      </w:r>
      <w:r w:rsidR="004E7773" w:rsidRPr="000659FA">
        <w:rPr>
          <w:rFonts w:ascii="Santander Text" w:hAnsi="Santander Text"/>
          <w:szCs w:val="18"/>
          <w:lang w:val="pt-PT"/>
        </w:rPr>
        <w:t xml:space="preserve">’ por chave de contrato) e </w:t>
      </w:r>
      <w:r w:rsidR="004221AC" w:rsidRPr="000659FA">
        <w:rPr>
          <w:rFonts w:ascii="Santander Text" w:hAnsi="Santander Text"/>
          <w:szCs w:val="18"/>
          <w:lang w:val="pt-PT"/>
        </w:rPr>
        <w:t>o somatório do valor de aquisição de todos os bens associados ao contrato. Para obter o valor de aquisição de cada bem utilizar em primeira instância o campo ‘</w:t>
      </w:r>
      <w:r w:rsidR="004221AC" w:rsidRPr="000659FA">
        <w:rPr>
          <w:rFonts w:ascii="Santander Text" w:hAnsi="Santander Text"/>
          <w:i/>
          <w:szCs w:val="18"/>
          <w:lang w:val="pt-PT"/>
        </w:rPr>
        <w:t>preco_aquisicao</w:t>
      </w:r>
      <w:r w:rsidR="004221AC" w:rsidRPr="000659FA">
        <w:rPr>
          <w:rFonts w:ascii="Santander Text" w:hAnsi="Santander Text"/>
          <w:szCs w:val="18"/>
          <w:lang w:val="pt-PT"/>
        </w:rPr>
        <w:t xml:space="preserve">’ proveniente da tabela </w:t>
      </w:r>
      <w:r w:rsidR="004221AC" w:rsidRPr="000659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="004221AC" w:rsidRPr="000659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="004221AC"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="004221AC" w:rsidRPr="000659FA">
        <w:rPr>
          <w:rFonts w:ascii="Santander Text" w:hAnsi="Santander Text"/>
          <w:szCs w:val="18"/>
          <w:lang w:val="pt-PT"/>
        </w:rPr>
        <w:t xml:space="preserve"> </w:t>
      </w:r>
      <w:r w:rsidR="004221AC" w:rsidRPr="000659FA">
        <w:rPr>
          <w:rFonts w:ascii="Santander Text" w:hAnsi="Santander Text"/>
          <w:i/>
          <w:szCs w:val="18"/>
          <w:lang w:val="pt-PT"/>
        </w:rPr>
        <w:t>‘ckctabem’</w:t>
      </w:r>
      <w:r w:rsidR="004221AC" w:rsidRPr="000659FA">
        <w:rPr>
          <w:rFonts w:ascii="Santander Text" w:hAnsi="Santander Text"/>
          <w:szCs w:val="18"/>
          <w:lang w:val="pt-PT"/>
        </w:rPr>
        <w:t xml:space="preserve"> e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="004221AC" w:rsidRPr="000659FA">
        <w:rPr>
          <w:rFonts w:ascii="Santander Text" w:hAnsi="Santander Text"/>
          <w:szCs w:val="18"/>
          <w:lang w:val="pt-PT"/>
        </w:rPr>
        <w:t xml:space="preserve">de ambas as tabelas) e em segunda instância o somatório do campo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‘mavalia’ </w:t>
      </w:r>
      <w:r w:rsidR="004221AC" w:rsidRPr="000659FA">
        <w:rPr>
          <w:rFonts w:ascii="Santander Text" w:hAnsi="Santander Text"/>
          <w:szCs w:val="18"/>
          <w:lang w:val="pt-PT"/>
        </w:rPr>
        <w:t>por contrato e bem proveniente da mesma tabela.</w:t>
      </w:r>
    </w:p>
    <w:p w14:paraId="7A194A2E" w14:textId="27804B92" w:rsidR="008E5B92" w:rsidRPr="000659FA" w:rsidRDefault="008E5B92" w:rsidP="004221AC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</w:t>
      </w:r>
      <w:r w:rsidR="001A6787" w:rsidRPr="000659FA">
        <w:rPr>
          <w:rFonts w:ascii="Santander Text" w:hAnsi="Santander Text"/>
          <w:szCs w:val="18"/>
          <w:lang w:val="pt-PT"/>
        </w:rPr>
        <w:t xml:space="preserve">. </w:t>
      </w:r>
    </w:p>
    <w:p w14:paraId="373FAF89" w14:textId="5897A3E2" w:rsidR="008E5B92" w:rsidRPr="000659FA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origem_scp2_emss’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valor igual a ‘BCL_DQS1_SCIB’, ‘BCL_DQS2_SCIB’, ‘BCL_DQS3_SCIB’, ‘BCL_DQS4_SCIB’, ‘PF_DQS1_SCIB’, ‘PF_DQS2_SCIB’, ‘PF_DQS3_SCIB’ ou ‘PF_DQS4_SCIB’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’) associado à respetiva contraparte pelo rácio entre o </w:t>
      </w:r>
      <w:r w:rsidR="0047726F" w:rsidRPr="000659FA">
        <w:rPr>
          <w:rFonts w:ascii="Santander Text" w:hAnsi="Santander Text"/>
          <w:szCs w:val="18"/>
          <w:lang w:val="pt-PT"/>
        </w:rPr>
        <w:t xml:space="preserve">rácio do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amount’</w:t>
      </w:r>
      <w:r w:rsidR="0047726F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47726F" w:rsidRPr="000659FA">
        <w:rPr>
          <w:rFonts w:ascii="Santander Text" w:hAnsi="Santander Text"/>
          <w:szCs w:val="18"/>
          <w:lang w:val="pt-PT"/>
        </w:rPr>
        <w:t xml:space="preserve">por 1.000.000 </w:t>
      </w:r>
      <w:r w:rsidRPr="000659FA">
        <w:rPr>
          <w:rFonts w:ascii="Santander Text" w:hAnsi="Santander Text"/>
          <w:szCs w:val="18"/>
          <w:lang w:val="pt-PT"/>
        </w:rPr>
        <w:t>e a soma dos campos ‘</w:t>
      </w:r>
      <w:r w:rsidRPr="000659FA">
        <w:rPr>
          <w:rFonts w:ascii="Santander Text" w:hAnsi="Santander Text"/>
          <w:i/>
          <w:szCs w:val="18"/>
          <w:lang w:val="pt-PT"/>
        </w:rPr>
        <w:t>divida_total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capital_proprio</w:t>
      </w:r>
      <w:r w:rsidRPr="000659FA">
        <w:rPr>
          <w:rFonts w:ascii="Santander Text" w:hAnsi="Santander Text"/>
          <w:szCs w:val="18"/>
          <w:lang w:val="pt-PT"/>
        </w:rPr>
        <w:t>’</w:t>
      </w:r>
      <w:r w:rsidRPr="000659FA">
        <w:rPr>
          <w:rFonts w:ascii="Santander Text" w:hAnsi="Santander Text"/>
          <w:i/>
          <w:szCs w:val="18"/>
          <w:lang w:val="pt-PT"/>
        </w:rPr>
        <w:t xml:space="preserve">. </w:t>
      </w: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divida_total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capital_proprio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>de ambas as tabelas;</w:t>
      </w:r>
    </w:p>
    <w:p w14:paraId="213DF91B" w14:textId="75D628CF" w:rsidR="008E5B92" w:rsidRPr="000659FA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o valor ‘BCL_DQS4_3A’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scp3_emss’</w:t>
      </w:r>
      <w:r w:rsidRPr="000659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>de ambas as tabelas) pelo rácio entre o</w:t>
      </w:r>
      <w:r w:rsidR="0047726F" w:rsidRPr="000659FA">
        <w:rPr>
          <w:rFonts w:ascii="Santander Text" w:hAnsi="Santander Text"/>
          <w:szCs w:val="18"/>
          <w:lang w:val="pt-PT"/>
        </w:rPr>
        <w:t xml:space="preserve"> produto do</w:t>
      </w:r>
      <w:r w:rsidRPr="000659FA">
        <w:rPr>
          <w:rFonts w:ascii="Santander Text" w:hAnsi="Santander Text"/>
          <w:szCs w:val="18"/>
          <w:lang w:val="pt-PT"/>
        </w:rPr>
        <w:t xml:space="preserve"> campo ‘</w:t>
      </w:r>
      <w:r w:rsidRPr="000659FA">
        <w:rPr>
          <w:rFonts w:ascii="Santander Text" w:hAnsi="Santander Text"/>
          <w:i/>
          <w:szCs w:val="18"/>
          <w:lang w:val="pt-PT"/>
        </w:rPr>
        <w:t>amount’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F221CA" w:rsidRPr="000659FA">
        <w:rPr>
          <w:rFonts w:ascii="Santander Text" w:hAnsi="Santander Text"/>
          <w:szCs w:val="18"/>
          <w:lang w:val="pt-PT"/>
        </w:rPr>
        <w:t>e o</w:t>
      </w:r>
      <w:r w:rsidR="0047726F" w:rsidRPr="000659FA">
        <w:rPr>
          <w:rFonts w:ascii="Santander Text" w:hAnsi="Santander Text"/>
          <w:szCs w:val="18"/>
          <w:lang w:val="pt-PT"/>
        </w:rPr>
        <w:t xml:space="preserve"> campo </w:t>
      </w:r>
      <w:r w:rsidR="00F221CA" w:rsidRPr="000659FA">
        <w:rPr>
          <w:rFonts w:ascii="Santander Text" w:hAnsi="Santander Text" w:cs="Arial"/>
          <w:szCs w:val="18"/>
          <w:lang w:val="pt-PT"/>
        </w:rPr>
        <w:t>‘</w:t>
      </w:r>
      <w:r w:rsidR="00F221CA" w:rsidRPr="000659FA">
        <w:rPr>
          <w:rFonts w:ascii="Santander Text" w:hAnsi="Santander Text" w:cs="Arial"/>
          <w:i/>
          <w:szCs w:val="18"/>
          <w:lang w:val="pt-PT"/>
        </w:rPr>
        <w:t xml:space="preserve">revenues’ </w:t>
      </w:r>
      <w:r w:rsidR="00F221CA" w:rsidRPr="000659FA">
        <w:rPr>
          <w:rFonts w:ascii="Santander Text" w:hAnsi="Santander Text" w:cs="Arial"/>
          <w:szCs w:val="18"/>
          <w:lang w:val="pt-PT"/>
        </w:rPr>
        <w:t>(corresponde ao quociente do campo ‘</w:t>
      </w:r>
      <w:r w:rsidR="00F221CA" w:rsidRPr="000659FA">
        <w:rPr>
          <w:rFonts w:ascii="Santander Text" w:hAnsi="Santander Text" w:cs="Arial"/>
          <w:i/>
          <w:szCs w:val="18"/>
          <w:lang w:val="pt-PT"/>
        </w:rPr>
        <w:t xml:space="preserve">fatr_indv’ </w:t>
      </w:r>
      <w:r w:rsidR="00F221CA" w:rsidRPr="000659FA">
        <w:rPr>
          <w:rFonts w:ascii="Santander Text" w:hAnsi="Santander Text" w:cs="Arial"/>
          <w:szCs w:val="18"/>
          <w:lang w:val="pt-PT"/>
        </w:rPr>
        <w:t xml:space="preserve">por 1.000.000 obtido no cruzamento com a tabela </w:t>
      </w:r>
      <w:r w:rsidR="00F221CA" w:rsidRPr="000659FA">
        <w:rPr>
          <w:rFonts w:ascii="Santander Text" w:hAnsi="Santander Text" w:cs="Arial"/>
          <w:i/>
          <w:iCs/>
          <w:szCs w:val="18"/>
          <w:lang w:val="pt-PT"/>
        </w:rPr>
        <w:t xml:space="preserve">ct063_univ_pme </w:t>
      </w:r>
      <w:r w:rsidR="00F221CA" w:rsidRPr="000659FA">
        <w:rPr>
          <w:rFonts w:ascii="Santander Text" w:hAnsi="Santander Text" w:cs="Arial"/>
          <w:iCs/>
          <w:szCs w:val="18"/>
          <w:lang w:val="pt-PT"/>
        </w:rPr>
        <w:t xml:space="preserve">através do campo </w:t>
      </w:r>
      <w:r w:rsidR="00F221CA" w:rsidRPr="000659FA">
        <w:rPr>
          <w:rFonts w:ascii="Santander Text" w:hAnsi="Santander Text" w:cs="Arial"/>
          <w:i/>
          <w:iCs/>
          <w:szCs w:val="18"/>
          <w:lang w:val="pt-PT"/>
        </w:rPr>
        <w:t>‘zcliente’</w:t>
      </w:r>
      <w:r w:rsidR="00F221CA" w:rsidRPr="000659FA">
        <w:rPr>
          <w:rFonts w:ascii="Santander Text" w:hAnsi="Santander Text" w:cs="Arial"/>
          <w:iCs/>
          <w:szCs w:val="18"/>
          <w:lang w:val="pt-PT"/>
        </w:rPr>
        <w:t>)</w:t>
      </w:r>
      <w:r w:rsidR="00F221CA" w:rsidRPr="000659FA">
        <w:rPr>
          <w:rFonts w:ascii="Santander Text" w:hAnsi="Santander Text" w:cs="Arial"/>
          <w:szCs w:val="18"/>
          <w:lang w:val="pt-PT"/>
        </w:rPr>
        <w:t xml:space="preserve">  </w:t>
      </w:r>
      <w:r w:rsidR="00F221CA" w:rsidRPr="000659FA">
        <w:rPr>
          <w:rFonts w:ascii="Santander Text" w:hAnsi="Santander Text"/>
          <w:szCs w:val="18"/>
          <w:lang w:val="pt-PT"/>
        </w:rPr>
        <w:t>pela</w:t>
      </w:r>
      <w:r w:rsidRPr="000659FA">
        <w:rPr>
          <w:rFonts w:ascii="Santander Text" w:hAnsi="Santander Text"/>
          <w:szCs w:val="18"/>
          <w:lang w:val="pt-PT"/>
        </w:rPr>
        <w:t xml:space="preserve"> soma dos campos 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(corresponde ao campo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 e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>’ (corresponde à soma dos campos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). 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>’ são necessárias as seguintes etapas:</w:t>
      </w:r>
    </w:p>
    <w:p w14:paraId="618A4E95" w14:textId="77777777" w:rsidR="008E5B92" w:rsidRPr="000659FA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lastRenderedPageBreak/>
        <w:t xml:space="preserve">Obtenção dos </w:t>
      </w:r>
      <w:r w:rsidRPr="000659FA">
        <w:rPr>
          <w:rFonts w:ascii="Santander Text" w:hAnsi="Santander Text"/>
          <w:i/>
          <w:szCs w:val="18"/>
          <w:lang w:val="pt-PT"/>
        </w:rPr>
        <w:t>‘ccli_grupo’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659FA">
        <w:rPr>
          <w:rFonts w:ascii="Santander Text" w:hAnsi="Santander Text"/>
          <w:szCs w:val="18"/>
          <w:lang w:val="pt-PT"/>
        </w:rPr>
        <w:t>(data de constituição do cliente)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 cada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: cruzar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659FA">
        <w:rPr>
          <w:rFonts w:ascii="Santander Text" w:hAnsi="Santander Text"/>
          <w:szCs w:val="18"/>
          <w:lang w:val="pt-PT"/>
        </w:rPr>
        <w:t>com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659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659FA">
        <w:rPr>
          <w:rFonts w:ascii="Santander Text" w:hAnsi="Santander Text"/>
          <w:szCs w:val="18"/>
          <w:lang w:val="pt-PT"/>
        </w:rPr>
        <w:t>e</w:t>
      </w:r>
      <w:r w:rsidRPr="000659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14:paraId="11F598CD" w14:textId="77777777" w:rsidR="008E5B92" w:rsidRPr="000659FA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Cruzamento entre a tabela obtida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659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659FA">
        <w:rPr>
          <w:rFonts w:ascii="Santander Text" w:hAnsi="Santander Text"/>
          <w:szCs w:val="18"/>
          <w:lang w:val="pt-PT"/>
        </w:rPr>
        <w:t>= '212' e ‘</w:t>
      </w:r>
      <w:r w:rsidRPr="000659FA">
        <w:rPr>
          <w:rFonts w:ascii="Santander Text" w:hAnsi="Santander Text"/>
          <w:i/>
          <w:szCs w:val="18"/>
          <w:lang w:val="pt-PT"/>
        </w:rPr>
        <w:t>itip_inf’</w:t>
      </w:r>
      <w:r w:rsidRPr="000659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659FA">
        <w:rPr>
          <w:rFonts w:ascii="Santander Text" w:hAnsi="Santander Text"/>
          <w:i/>
          <w:szCs w:val="18"/>
          <w:lang w:val="pt-PT"/>
        </w:rPr>
        <w:t>‘ccligrupo’</w:t>
      </w:r>
      <w:r w:rsidRPr="000659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659FA">
        <w:rPr>
          <w:rFonts w:ascii="Santander Text" w:hAnsi="Santander Text"/>
          <w:i/>
          <w:szCs w:val="18"/>
          <w:lang w:val="pt-PT"/>
        </w:rPr>
        <w:t>‘data_date_part’</w:t>
      </w:r>
      <w:r w:rsidRPr="000659FA">
        <w:rPr>
          <w:rFonts w:ascii="Santander Text" w:hAnsi="Santander Text"/>
          <w:szCs w:val="18"/>
          <w:lang w:val="pt-PT"/>
        </w:rPr>
        <w:t>) e a data de constituição do cliente (</w:t>
      </w:r>
      <w:r w:rsidRPr="000659FA">
        <w:rPr>
          <w:rFonts w:ascii="Santander Text" w:hAnsi="Santander Text"/>
          <w:i/>
          <w:szCs w:val="18"/>
          <w:lang w:val="pt-PT"/>
        </w:rPr>
        <w:t>‘dconstituicao’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12CC7EE2" w14:textId="605C21D6" w:rsidR="00790DC9" w:rsidRPr="000659FA" w:rsidRDefault="00790DC9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o valor ‘BCL_DQS5_3B’ ou ‘PF_DQS5_3B’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scp3_emss’</w:t>
      </w:r>
      <w:r w:rsidRPr="000659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 xml:space="preserve">de ambas as tabelas) pelo </w:t>
      </w:r>
      <w:r w:rsidR="002938D6" w:rsidRPr="000659FA">
        <w:rPr>
          <w:rFonts w:ascii="Santander Text" w:hAnsi="Santander Text"/>
          <w:szCs w:val="18"/>
          <w:lang w:val="pt-PT"/>
        </w:rPr>
        <w:t xml:space="preserve">rácio entre o </w:t>
      </w:r>
      <w:r w:rsidRPr="000659FA">
        <w:rPr>
          <w:rFonts w:ascii="Santander Text" w:hAnsi="Santander Text"/>
          <w:szCs w:val="18"/>
          <w:lang w:val="pt-PT"/>
        </w:rPr>
        <w:t xml:space="preserve">campo calculado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="002938D6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2938D6" w:rsidRPr="000659FA">
        <w:rPr>
          <w:rFonts w:ascii="Santander Text" w:hAnsi="Santander Text"/>
          <w:szCs w:val="18"/>
          <w:lang w:val="pt-PT"/>
        </w:rPr>
        <w:t>e 1.000.000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3FE16F20" w14:textId="3DCA3702" w:rsidR="002938D6" w:rsidRPr="000659FA" w:rsidRDefault="002938D6" w:rsidP="007725F3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possuir o valor ‘</w:t>
      </w:r>
      <w:r w:rsidRPr="000659FA">
        <w:rPr>
          <w:rFonts w:ascii="Santander Text" w:hAnsi="Santander Text" w:cs="Arial"/>
          <w:szCs w:val="18"/>
          <w:lang w:val="pt-PT"/>
        </w:rPr>
        <w:t>PF_DQS1_1A</w:t>
      </w:r>
      <w:r w:rsidRPr="000659FA">
        <w:rPr>
          <w:rFonts w:ascii="Santander Text" w:hAnsi="Santander Text"/>
          <w:szCs w:val="18"/>
          <w:lang w:val="pt-PT"/>
        </w:rPr>
        <w:t xml:space="preserve">’ para obtenção das emissões financiadas é </w:t>
      </w:r>
      <w:r w:rsidR="00DE75FD" w:rsidRPr="000659FA">
        <w:rPr>
          <w:rFonts w:ascii="Santander Text" w:hAnsi="Santander Text"/>
          <w:szCs w:val="18"/>
          <w:lang w:val="pt-PT"/>
        </w:rPr>
        <w:t>utilizado</w:t>
      </w:r>
      <w:r w:rsidRPr="000659FA">
        <w:rPr>
          <w:rFonts w:ascii="Santander Text" w:hAnsi="Santander Text"/>
          <w:szCs w:val="18"/>
          <w:lang w:val="pt-PT"/>
        </w:rPr>
        <w:t xml:space="preserve"> 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="00DE75FD"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="00DE75FD" w:rsidRPr="000659FA">
        <w:rPr>
          <w:rFonts w:ascii="Santander Text" w:hAnsi="Santander Text"/>
          <w:szCs w:val="18"/>
          <w:lang w:val="pt-PT"/>
        </w:rPr>
        <w:t>de ambas as tabelas).</w:t>
      </w:r>
    </w:p>
    <w:p w14:paraId="27B006F5" w14:textId="08918D6C" w:rsidR="002938D6" w:rsidRPr="000659FA" w:rsidRDefault="00DE75FD" w:rsidP="00DE75FD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 xml:space="preserve">’) possuir o valor ‘Não Aplicavel’ ou ‘MISS’ não deverá ser reportado qualquer valor. </w:t>
      </w:r>
    </w:p>
    <w:p w14:paraId="7FA214ED" w14:textId="423DD350" w:rsidR="001A6787" w:rsidRPr="000659FA" w:rsidRDefault="00790DC9" w:rsidP="00B20516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Notas Gerais aplicáveis a todas as metodologias: </w:t>
      </w:r>
    </w:p>
    <w:p w14:paraId="71A8A2F3" w14:textId="7F33C1E3" w:rsidR="00790DC9" w:rsidRPr="000659FA" w:rsidRDefault="00DE75FD" w:rsidP="00790DC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 </w:t>
      </w:r>
      <w:r w:rsidR="00847BF0" w:rsidRPr="000659FA">
        <w:rPr>
          <w:rFonts w:ascii="Santander Text" w:hAnsi="Santander Text" w:cs="Arial"/>
          <w:szCs w:val="18"/>
          <w:lang w:val="pt-PT"/>
        </w:rPr>
        <w:t>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847BF0" w:rsidRPr="000659FA">
        <w:rPr>
          <w:rFonts w:ascii="Santander Text" w:hAnsi="Santander Text" w:cs="Arial"/>
          <w:szCs w:val="18"/>
          <w:lang w:val="pt-PT"/>
        </w:rPr>
        <w:t>variável calculada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90DC9" w:rsidRPr="000659FA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="00790DC9" w:rsidRPr="000659FA">
        <w:rPr>
          <w:rFonts w:ascii="Santander Text" w:hAnsi="Santander Text" w:cs="Arial"/>
          <w:szCs w:val="18"/>
          <w:lang w:val="pt-PT"/>
        </w:rPr>
        <w:t>seja positivo (ou seja, um saldo contranatura) então o valor da emissão financiada deverá ser 0;</w:t>
      </w:r>
    </w:p>
    <w:p w14:paraId="7B86B7EC" w14:textId="4A086A09" w:rsidR="00790DC9" w:rsidRPr="000659FA" w:rsidRDefault="00847BF0" w:rsidP="00790DC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a variável calculada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90DC9" w:rsidRPr="000659FA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seja negativo </w:t>
      </w:r>
      <w:r w:rsidRPr="000659FA">
        <w:rPr>
          <w:rFonts w:ascii="Santander Text" w:hAnsi="Santander Text" w:cs="Arial"/>
          <w:szCs w:val="18"/>
          <w:lang w:val="pt-PT"/>
        </w:rPr>
        <w:t xml:space="preserve">então </w:t>
      </w:r>
      <w:r w:rsidR="00790DC9" w:rsidRPr="000659FA">
        <w:rPr>
          <w:rFonts w:ascii="Santander Text" w:hAnsi="Santander Text" w:cs="Arial"/>
          <w:szCs w:val="18"/>
          <w:lang w:val="pt-PT"/>
        </w:rPr>
        <w:t>deve</w:t>
      </w:r>
      <w:r w:rsidR="002938D6" w:rsidRPr="000659FA">
        <w:rPr>
          <w:rFonts w:ascii="Santander Text" w:hAnsi="Santander Text" w:cs="Arial"/>
          <w:szCs w:val="18"/>
          <w:lang w:val="pt-PT"/>
        </w:rPr>
        <w:t xml:space="preserve">rá ser considerado o módulo deste </w:t>
      </w:r>
      <w:r w:rsidR="00790DC9" w:rsidRPr="000659FA">
        <w:rPr>
          <w:rFonts w:ascii="Santander Text" w:hAnsi="Santander Text" w:cs="Arial"/>
          <w:szCs w:val="18"/>
          <w:lang w:val="pt-PT"/>
        </w:rPr>
        <w:t>valor n</w:t>
      </w:r>
      <w:r w:rsidR="002938D6" w:rsidRPr="000659FA">
        <w:rPr>
          <w:rFonts w:ascii="Santander Text" w:hAnsi="Santander Text" w:cs="Arial"/>
          <w:szCs w:val="18"/>
          <w:lang w:val="pt-PT"/>
        </w:rPr>
        <w:t xml:space="preserve">o cálculo da emissão financiada. </w:t>
      </w:r>
    </w:p>
    <w:p w14:paraId="31F96AE2" w14:textId="0F1FE12E" w:rsidR="00847BF0" w:rsidRPr="000659FA" w:rsidRDefault="00847BF0" w:rsidP="00847BF0">
      <w:pPr>
        <w:pStyle w:val="ListParagraph"/>
        <w:numPr>
          <w:ilvl w:val="0"/>
          <w:numId w:val="121"/>
        </w:numPr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Adicionalmente, caso a variável calculada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659FA">
        <w:rPr>
          <w:rFonts w:ascii="Santander Text" w:hAnsi="Santander Text"/>
          <w:szCs w:val="18"/>
          <w:lang w:val="pt-PT"/>
        </w:rPr>
        <w:t xml:space="preserve">seja </w:t>
      </w:r>
      <w:r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659FA">
        <w:rPr>
          <w:rFonts w:ascii="Santander Text" w:hAnsi="Santander Text"/>
          <w:szCs w:val="18"/>
          <w:lang w:val="pt-PT"/>
        </w:rPr>
        <w:t xml:space="preserve">então as variáveis </w:t>
      </w:r>
      <w:r w:rsidRPr="000659FA">
        <w:rPr>
          <w:rFonts w:ascii="Santander Text" w:hAnsi="Santander Text"/>
          <w:i/>
          <w:szCs w:val="18"/>
          <w:lang w:val="pt-PT"/>
        </w:rPr>
        <w:t>’scp1_emss_fncd’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 xml:space="preserve"> ‘scp2_emss_fncd’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‘scp3_emss_fncd’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2B12C9" w:rsidRPr="000659FA">
        <w:rPr>
          <w:rFonts w:ascii="Santander Text" w:hAnsi="Santander Text"/>
          <w:szCs w:val="18"/>
          <w:lang w:val="pt-PT"/>
        </w:rPr>
        <w:t xml:space="preserve">não devem </w:t>
      </w:r>
      <w:r w:rsidRPr="000659FA">
        <w:rPr>
          <w:rFonts w:ascii="Santander Text" w:hAnsi="Santander Text"/>
          <w:szCs w:val="18"/>
          <w:lang w:val="pt-PT"/>
        </w:rPr>
        <w:t xml:space="preserve">ser aprovionadas com </w:t>
      </w:r>
      <w:r w:rsidR="002B12C9" w:rsidRPr="000659FA">
        <w:rPr>
          <w:rFonts w:ascii="Santander Text" w:hAnsi="Santander Text"/>
          <w:szCs w:val="18"/>
          <w:lang w:val="pt-PT"/>
        </w:rPr>
        <w:t xml:space="preserve">nenhum valor. </w:t>
      </w:r>
    </w:p>
    <w:p w14:paraId="1C6AE6E9" w14:textId="5FE41C5A" w:rsidR="00790DC9" w:rsidRPr="000659FA" w:rsidRDefault="00790DC9" w:rsidP="00790DC9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CC548E8" w14:textId="43BE46EF" w:rsidR="008435E7" w:rsidRPr="000659FA" w:rsidRDefault="008435E7" w:rsidP="007E3521">
      <w:pPr>
        <w:pStyle w:val="Contentstitle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 xml:space="preserve">Guia Carregamento </w:t>
      </w:r>
      <w:r w:rsidRPr="000659FA">
        <w:rPr>
          <w:i/>
          <w:color w:val="auto"/>
          <w:lang w:val="pt-PT"/>
        </w:rPr>
        <w:t>Inputs</w:t>
      </w:r>
      <w:bookmarkEnd w:id="496"/>
    </w:p>
    <w:p w14:paraId="173607CA" w14:textId="2DE428F5" w:rsidR="00580093" w:rsidRPr="000659FA" w:rsidRDefault="008435E7" w:rsidP="007E3521">
      <w:pPr>
        <w:pStyle w:val="MyHeading1"/>
        <w:spacing w:after="120" w:line="360" w:lineRule="auto"/>
        <w:jc w:val="both"/>
        <w:rPr>
          <w:rFonts w:cs="Arial"/>
          <w:color w:val="auto"/>
          <w:lang w:val="pt-PT"/>
        </w:rPr>
      </w:pPr>
      <w:bookmarkStart w:id="499" w:name="_Ref193107114"/>
      <w:bookmarkStart w:id="500" w:name="_Toc194943251"/>
      <w:r w:rsidRPr="000659FA">
        <w:rPr>
          <w:rFonts w:cs="Arial"/>
          <w:color w:val="auto"/>
          <w:lang w:val="pt-PT"/>
        </w:rPr>
        <w:t xml:space="preserve">Riscos físicos agudo e crónico via NUTS – </w:t>
      </w:r>
      <w:r w:rsidRPr="000659FA">
        <w:rPr>
          <w:rFonts w:cs="Arial"/>
          <w:i/>
          <w:color w:val="auto"/>
          <w:lang w:val="pt-PT"/>
        </w:rPr>
        <w:t>modesg_inp_risco_fisico</w:t>
      </w:r>
      <w:bookmarkEnd w:id="499"/>
      <w:bookmarkEnd w:id="500"/>
    </w:p>
    <w:p w14:paraId="27B51934" w14:textId="7703F509" w:rsidR="00394492" w:rsidRPr="000659FA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Junção da informação das </w:t>
      </w:r>
      <w:r w:rsidRPr="000659FA">
        <w:rPr>
          <w:rFonts w:ascii="Santander Text" w:hAnsi="Santander Text" w:cs="Arial"/>
          <w:i/>
          <w:szCs w:val="18"/>
          <w:lang w:val="pt-PT"/>
        </w:rPr>
        <w:t>sheets</w:t>
      </w:r>
      <w:r w:rsidRPr="000659FA">
        <w:rPr>
          <w:rFonts w:ascii="Santander Text" w:hAnsi="Santander Text" w:cs="Arial"/>
          <w:szCs w:val="18"/>
          <w:lang w:val="pt-PT"/>
        </w:rPr>
        <w:t xml:space="preserve"> ‘NUTS’ e ‘Proxy_Country’ numa só;</w:t>
      </w:r>
    </w:p>
    <w:p w14:paraId="42F17952" w14:textId="77777777" w:rsidR="002A0C2F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Os códigos Nace (campo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0659FA">
        <w:rPr>
          <w:rFonts w:ascii="Santander Text" w:hAnsi="Santander Text" w:cs="Arial"/>
          <w:lang w:val="pt-PT"/>
        </w:rPr>
        <w:t>: retirar os pontos e os zeros à esquerda.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0659FA" w:rsidRPr="000659FA" w14:paraId="283406E6" w14:textId="17BBA108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8121172" w14:textId="241C0C4A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A.01</w:t>
            </w:r>
          </w:p>
        </w:tc>
        <w:tc>
          <w:tcPr>
            <w:tcW w:w="2324" w:type="dxa"/>
          </w:tcPr>
          <w:p w14:paraId="141D6436" w14:textId="77F00A70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A1</w:t>
            </w:r>
          </w:p>
        </w:tc>
      </w:tr>
      <w:tr w:rsidR="002A0C2F" w:rsidRPr="000659FA" w14:paraId="74B5D611" w14:textId="469A16DA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EF98024" w14:textId="14BFAAB7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C.10</w:t>
            </w:r>
          </w:p>
        </w:tc>
        <w:tc>
          <w:tcPr>
            <w:tcW w:w="2324" w:type="dxa"/>
          </w:tcPr>
          <w:p w14:paraId="206B7B9E" w14:textId="5212D05B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C10</w:t>
            </w:r>
          </w:p>
        </w:tc>
      </w:tr>
    </w:tbl>
    <w:p w14:paraId="2417DC67" w14:textId="06D535CA" w:rsidR="004E7DFE" w:rsidRPr="000659FA" w:rsidRDefault="004E7DFE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4A07756E" w14:textId="01D00336" w:rsidR="00FA3E1F" w:rsidRPr="000659FA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24" w:type="dxa"/>
        <w:tblInd w:w="607" w:type="dxa"/>
        <w:tblLook w:val="04A0" w:firstRow="1" w:lastRow="0" w:firstColumn="1" w:lastColumn="0" w:noHBand="0" w:noVBand="1"/>
      </w:tblPr>
      <w:tblGrid>
        <w:gridCol w:w="2324"/>
      </w:tblGrid>
      <w:tr w:rsidR="000659FA" w:rsidRPr="000659FA" w14:paraId="187AF24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B2E40DB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cod_pais</w:t>
            </w:r>
          </w:p>
        </w:tc>
      </w:tr>
      <w:tr w:rsidR="000659FA" w:rsidRPr="000659FA" w14:paraId="0E89BBE7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FADEDD4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cod_nutiii</w:t>
            </w:r>
          </w:p>
        </w:tc>
      </w:tr>
      <w:tr w:rsidR="000659FA" w:rsidRPr="000659FA" w14:paraId="22F1ECEC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4FA573F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3E89F36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61AD5D4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flg_rsc_fsc_agd</w:t>
            </w:r>
          </w:p>
        </w:tc>
      </w:tr>
      <w:tr w:rsidR="000659FA" w:rsidRPr="000659FA" w14:paraId="7BCF74F8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4D4C1BB3" w14:textId="42884245" w:rsidR="000D6C78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flg_rsc_fsc_crnc</w:t>
            </w:r>
          </w:p>
        </w:tc>
      </w:tr>
    </w:tbl>
    <w:p w14:paraId="0D449A98" w14:textId="17CCD7B1" w:rsidR="00580093" w:rsidRPr="000659FA" w:rsidRDefault="008435E7" w:rsidP="007E3521">
      <w:pPr>
        <w:pStyle w:val="MyHeading1"/>
        <w:spacing w:before="240" w:after="120" w:line="360" w:lineRule="auto"/>
        <w:jc w:val="both"/>
        <w:rPr>
          <w:rFonts w:cs="Arial"/>
          <w:color w:val="auto"/>
          <w:lang w:val="pt-PT"/>
        </w:rPr>
      </w:pPr>
      <w:bookmarkStart w:id="501" w:name="_Toc192777753"/>
      <w:bookmarkStart w:id="502" w:name="_Toc192777869"/>
      <w:bookmarkStart w:id="503" w:name="_Toc194943252"/>
      <w:bookmarkEnd w:id="501"/>
      <w:bookmarkEnd w:id="502"/>
      <w:r w:rsidRPr="000659FA">
        <w:rPr>
          <w:rFonts w:cs="Arial"/>
          <w:color w:val="auto"/>
          <w:lang w:val="pt-PT"/>
        </w:rPr>
        <w:t xml:space="preserve">Riscos físicos agudo e crónico via </w:t>
      </w:r>
      <w:r w:rsidRPr="000659FA">
        <w:rPr>
          <w:rFonts w:cs="Arial"/>
          <w:i/>
          <w:color w:val="auto"/>
          <w:lang w:val="pt-PT"/>
        </w:rPr>
        <w:t xml:space="preserve">Zip Code </w:t>
      </w:r>
      <w:r w:rsidRPr="000659FA">
        <w:rPr>
          <w:rFonts w:cs="Arial"/>
          <w:color w:val="auto"/>
          <w:lang w:val="pt-PT"/>
        </w:rPr>
        <w:t xml:space="preserve">– </w:t>
      </w:r>
      <w:r w:rsidRPr="000659FA">
        <w:rPr>
          <w:rFonts w:cs="Arial"/>
          <w:i/>
          <w:color w:val="auto"/>
          <w:lang w:val="pt-PT"/>
        </w:rPr>
        <w:t>modesg_inp_risco_fisico_zipcode</w:t>
      </w:r>
      <w:bookmarkEnd w:id="503"/>
    </w:p>
    <w:p w14:paraId="16376FF6" w14:textId="4F1532FB" w:rsidR="004E7DFE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códigos Nace (campo </w:t>
      </w:r>
      <w:r w:rsidRPr="000659FA">
        <w:rPr>
          <w:rFonts w:ascii="Santander Text" w:hAnsi="Santander Text" w:cs="Arial"/>
          <w:i/>
          <w:lang w:val="pt-PT"/>
        </w:rPr>
        <w:t>‘cod_nace_esg’</w:t>
      </w:r>
      <w:r w:rsidRPr="000659FA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0659FA">
        <w:rPr>
          <w:rFonts w:ascii="Santander Text" w:hAnsi="Santander Text" w:cs="Arial"/>
          <w:lang w:val="pt-PT"/>
        </w:rPr>
        <w:t xml:space="preserve">, conforme descrito na secção </w:t>
      </w:r>
      <w:r w:rsidR="002A0C2F" w:rsidRPr="000659FA">
        <w:rPr>
          <w:rFonts w:ascii="Santander Text" w:hAnsi="Santander Text" w:cs="Arial"/>
          <w:lang w:val="pt-PT"/>
        </w:rPr>
        <w:fldChar w:fldCharType="begin"/>
      </w:r>
      <w:r w:rsidR="002A0C2F" w:rsidRPr="000659FA">
        <w:rPr>
          <w:rFonts w:ascii="Santander Text" w:hAnsi="Santander Text" w:cs="Arial"/>
          <w:lang w:val="pt-PT"/>
        </w:rPr>
        <w:instrText xml:space="preserve"> REF _Ref193107114 \r \h </w:instrText>
      </w:r>
      <w:r w:rsidR="00864D30" w:rsidRPr="000659FA">
        <w:rPr>
          <w:rFonts w:ascii="Santander Text" w:hAnsi="Santander Text" w:cs="Arial"/>
          <w:lang w:val="pt-PT"/>
        </w:rPr>
        <w:instrText xml:space="preserve"> \* MERGEFORMAT </w:instrText>
      </w:r>
      <w:r w:rsidR="002A0C2F" w:rsidRPr="000659FA">
        <w:rPr>
          <w:rFonts w:ascii="Santander Text" w:hAnsi="Santander Text" w:cs="Arial"/>
          <w:lang w:val="pt-PT"/>
        </w:rPr>
      </w:r>
      <w:r w:rsidR="002A0C2F" w:rsidRPr="000659FA">
        <w:rPr>
          <w:rFonts w:ascii="Santander Text" w:hAnsi="Santander Text" w:cs="Arial"/>
          <w:lang w:val="pt-PT"/>
        </w:rPr>
        <w:fldChar w:fldCharType="separate"/>
      </w:r>
      <w:r w:rsidR="002A0C2F" w:rsidRPr="000659FA">
        <w:rPr>
          <w:rFonts w:ascii="Santander Text" w:hAnsi="Santander Text" w:cs="Arial"/>
          <w:lang w:val="pt-PT"/>
        </w:rPr>
        <w:t>8.1</w:t>
      </w:r>
      <w:r w:rsidR="002A0C2F" w:rsidRPr="000659FA">
        <w:rPr>
          <w:rFonts w:ascii="Santander Text" w:hAnsi="Santander Text" w:cs="Arial"/>
          <w:lang w:val="pt-PT"/>
        </w:rPr>
        <w:fldChar w:fldCharType="end"/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21B043CA" w14:textId="77777777" w:rsidR="004E7DFE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61950D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C46C234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cod_pais</w:t>
            </w:r>
          </w:p>
        </w:tc>
      </w:tr>
      <w:tr w:rsidR="000659FA" w:rsidRPr="000659FA" w14:paraId="343BAB4D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E41FAB5" w14:textId="6D91CA6E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localizacao</w:t>
            </w:r>
          </w:p>
        </w:tc>
      </w:tr>
      <w:tr w:rsidR="000659FA" w:rsidRPr="000659FA" w14:paraId="33F2585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276FA1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2A4AD57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333EE53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flg_rsc_fsc_agd</w:t>
            </w:r>
          </w:p>
        </w:tc>
      </w:tr>
      <w:tr w:rsidR="000659FA" w:rsidRPr="000659FA" w14:paraId="0FBC47A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3ED3FFB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flg_rsc_fsc_crnc</w:t>
            </w:r>
          </w:p>
        </w:tc>
      </w:tr>
    </w:tbl>
    <w:p w14:paraId="6AEBB322" w14:textId="03D4EF9B" w:rsidR="005663CE" w:rsidRPr="000659FA" w:rsidRDefault="005663CE" w:rsidP="0012229D">
      <w:pPr>
        <w:pStyle w:val="MyHeading1"/>
        <w:spacing w:before="240" w:after="120" w:line="360" w:lineRule="auto"/>
        <w:rPr>
          <w:color w:val="auto"/>
          <w:lang w:val="pt-PT"/>
        </w:rPr>
      </w:pPr>
      <w:bookmarkStart w:id="504" w:name="_Toc192777755"/>
      <w:bookmarkStart w:id="505" w:name="_Toc192777871"/>
      <w:bookmarkStart w:id="506" w:name="_Toc192777756"/>
      <w:bookmarkStart w:id="507" w:name="_Toc192777872"/>
      <w:bookmarkStart w:id="508" w:name="_Toc194943253"/>
      <w:bookmarkEnd w:id="504"/>
      <w:bookmarkEnd w:id="505"/>
      <w:bookmarkEnd w:id="506"/>
      <w:bookmarkEnd w:id="507"/>
      <w:r w:rsidRPr="000659FA">
        <w:rPr>
          <w:color w:val="auto"/>
          <w:lang w:val="pt-PT"/>
        </w:rPr>
        <w:t xml:space="preserve">Marcação CSRD e Rácio de Alinhamento – </w:t>
      </w:r>
      <w:r w:rsidRPr="000659FA">
        <w:rPr>
          <w:i/>
          <w:color w:val="auto"/>
          <w:lang w:val="pt-PT"/>
        </w:rPr>
        <w:t>modesg_inp_csrd_alinhamento_tax</w:t>
      </w:r>
      <w:bookmarkEnd w:id="508"/>
    </w:p>
    <w:p w14:paraId="6778AEDB" w14:textId="75105716" w:rsidR="00653E1F" w:rsidRPr="000659FA" w:rsidRDefault="0065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Em primeira instância, deverão ser eliminados todos os registos da tabela cujos campos ‘</w:t>
      </w:r>
      <w:r w:rsidRPr="000659FA">
        <w:rPr>
          <w:rFonts w:ascii="Santander Text" w:hAnsi="Santander Text" w:cs="Arial"/>
          <w:i/>
          <w:lang w:val="pt-PT"/>
        </w:rPr>
        <w:t xml:space="preserve">ccli_kgl’ </w:t>
      </w:r>
      <w:r w:rsidRPr="000659FA">
        <w:rPr>
          <w:rFonts w:ascii="Santander Text" w:hAnsi="Santander Text" w:cs="Arial"/>
          <w:lang w:val="pt-PT"/>
        </w:rPr>
        <w:t>e ‘</w:t>
      </w:r>
      <w:r w:rsidRPr="000659FA">
        <w:rPr>
          <w:rFonts w:ascii="Santander Text" w:hAnsi="Santander Text" w:cs="Arial"/>
          <w:i/>
          <w:lang w:val="pt-PT"/>
        </w:rPr>
        <w:t>clei’</w:t>
      </w:r>
      <w:r w:rsidRPr="000659FA">
        <w:rPr>
          <w:rFonts w:ascii="Santander Text" w:hAnsi="Santander Text" w:cs="Arial"/>
          <w:lang w:val="pt-PT"/>
        </w:rPr>
        <w:t xml:space="preserve"> não estejam preenchidos</w:t>
      </w:r>
      <w:r w:rsidR="00C5409A" w:rsidRPr="000659FA">
        <w:rPr>
          <w:rFonts w:ascii="Santander Text" w:hAnsi="Santander Text" w:cs="Arial"/>
          <w:lang w:val="pt-PT"/>
        </w:rPr>
        <w:t xml:space="preserve"> simultaneamente</w:t>
      </w:r>
      <w:r w:rsidRPr="000659FA">
        <w:rPr>
          <w:rFonts w:ascii="Santander Text" w:hAnsi="Santander Text" w:cs="Arial"/>
          <w:lang w:val="pt-PT"/>
        </w:rPr>
        <w:t xml:space="preserve">; </w:t>
      </w:r>
    </w:p>
    <w:p w14:paraId="761E7A7D" w14:textId="7BFF3A5B" w:rsidR="00725430" w:rsidRPr="000659FA" w:rsidRDefault="00FA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i/>
          <w:szCs w:val="18"/>
          <w:lang w:val="pt-PT"/>
        </w:rPr>
        <w:t>'flg_csrd'</w:t>
      </w:r>
      <w:r w:rsidRPr="000659FA">
        <w:rPr>
          <w:rFonts w:ascii="Santander Text" w:hAnsi="Santander Text" w:cs="Arial"/>
          <w:szCs w:val="18"/>
          <w:lang w:val="pt-PT"/>
        </w:rPr>
        <w:t xml:space="preserve"> é representado por 0 se o valor do campo </w:t>
      </w:r>
      <w:r w:rsidR="00725430" w:rsidRPr="000659FA">
        <w:rPr>
          <w:rFonts w:ascii="Santander Text" w:hAnsi="Santander Text" w:cs="Arial"/>
          <w:szCs w:val="18"/>
          <w:lang w:val="pt-PT"/>
        </w:rPr>
        <w:t>‘</w:t>
      </w:r>
      <w:r w:rsidR="00D568B9" w:rsidRPr="000659FA">
        <w:rPr>
          <w:rFonts w:ascii="Santander Text" w:hAnsi="Santander Text" w:cs="Arial"/>
          <w:szCs w:val="18"/>
          <w:lang w:val="pt-PT"/>
        </w:rPr>
        <w:t>CSRD</w:t>
      </w:r>
      <w:r w:rsidR="00725430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szCs w:val="18"/>
          <w:lang w:val="pt-PT"/>
        </w:rPr>
        <w:t>VALUE</w:t>
      </w:r>
      <w:r w:rsidR="0072543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fo</w:t>
      </w:r>
      <w:r w:rsidR="00725430" w:rsidRPr="000659FA">
        <w:rPr>
          <w:rFonts w:ascii="Santander Text" w:hAnsi="Santander Text" w:cs="Arial"/>
          <w:szCs w:val="18"/>
          <w:lang w:val="pt-PT"/>
        </w:rPr>
        <w:t>r FALSE e 1 se o valor for TRUE;</w:t>
      </w:r>
    </w:p>
    <w:p w14:paraId="583D6300" w14:textId="48483170" w:rsidR="00725430" w:rsidRPr="000659FA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</w:t>
      </w:r>
      <w:r w:rsidR="004E7DFE" w:rsidRPr="000659FA">
        <w:rPr>
          <w:rFonts w:ascii="Santander Text" w:hAnsi="Santander Text" w:cs="Arial"/>
          <w:szCs w:val="18"/>
          <w:lang w:val="pt-PT"/>
        </w:rPr>
        <w:t>ampos decimais (t</w:t>
      </w:r>
      <w:r w:rsidRPr="000659FA">
        <w:rPr>
          <w:rFonts w:ascii="Santander Text" w:hAnsi="Santander Text" w:cs="Arial"/>
          <w:szCs w:val="18"/>
          <w:lang w:val="pt-PT"/>
        </w:rPr>
        <w:t xml:space="preserve">odos os rácios de </w:t>
      </w:r>
      <w:r w:rsidR="00F00CD3" w:rsidRPr="000659FA">
        <w:rPr>
          <w:rFonts w:ascii="Santander Text" w:hAnsi="Santander Text" w:cs="Arial"/>
          <w:szCs w:val="18"/>
          <w:lang w:val="pt-PT"/>
        </w:rPr>
        <w:t>elegibilidade</w:t>
      </w:r>
      <w:r w:rsidRPr="000659FA">
        <w:rPr>
          <w:rFonts w:ascii="Santander Text" w:hAnsi="Santander Text" w:cs="Arial"/>
          <w:szCs w:val="18"/>
          <w:lang w:val="pt-PT"/>
        </w:rPr>
        <w:t xml:space="preserve"> - campos desde o 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cca_trnvr_ttl_elgbl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até ao 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ce_capex_own_prfrmnce_algnd</w:t>
      </w:r>
      <w:r w:rsidR="0076288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devem ter 20 casas decimais e as casas decimais devem estar representadas com um ponto e não com uma vírgula;</w:t>
      </w:r>
    </w:p>
    <w:p w14:paraId="53B8A367" w14:textId="77777777" w:rsidR="00725430" w:rsidRPr="000659FA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984" w:type="dxa"/>
        <w:tblInd w:w="607" w:type="dxa"/>
        <w:tblLook w:val="04A0" w:firstRow="1" w:lastRow="0" w:firstColumn="1" w:lastColumn="0" w:noHBand="0" w:noVBand="1"/>
      </w:tblPr>
      <w:tblGrid>
        <w:gridCol w:w="2984"/>
      </w:tblGrid>
      <w:tr w:rsidR="000659FA" w:rsidRPr="000659FA" w14:paraId="6A6DE7A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AC749F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14E959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55C6708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4D60A53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14A09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perm_id</w:t>
            </w:r>
          </w:p>
        </w:tc>
      </w:tr>
      <w:tr w:rsidR="000659FA" w:rsidRPr="000659FA" w14:paraId="5E675AD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AF9803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</w:t>
            </w:r>
          </w:p>
        </w:tc>
      </w:tr>
      <w:tr w:rsidR="000659FA" w:rsidRPr="000659FA" w14:paraId="1F3D2B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3F8D0" w14:textId="7B1ADE14" w:rsidR="00725430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flg_cs</w:t>
            </w:r>
            <w:r w:rsidR="00725430"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rd</w:t>
            </w:r>
          </w:p>
        </w:tc>
      </w:tr>
      <w:tr w:rsidR="000659FA" w:rsidRPr="000659FA" w14:paraId="30FAC9A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8AEB24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cca_trnvr_ttl_elgbl</w:t>
            </w:r>
          </w:p>
        </w:tc>
      </w:tr>
      <w:tr w:rsidR="000659FA" w:rsidRPr="000659FA" w14:paraId="04088CB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015EBE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cca_trnvr_enblng_alignd</w:t>
            </w:r>
          </w:p>
        </w:tc>
      </w:tr>
      <w:tr w:rsidR="000659FA" w:rsidRPr="000659FA" w14:paraId="321BB3BA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09E82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lastRenderedPageBreak/>
              <w:t>cca_turnover_own_prfrmnce_algnd</w:t>
            </w:r>
          </w:p>
        </w:tc>
      </w:tr>
      <w:tr w:rsidR="000659FA" w:rsidRPr="000659FA" w14:paraId="58DD550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BCAA9B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cca_capex_ttl_elgbl</w:t>
            </w:r>
          </w:p>
        </w:tc>
      </w:tr>
      <w:tr w:rsidR="000659FA" w:rsidRPr="000659FA" w14:paraId="72AFF81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2CF8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cca_capex_enblng_algnd</w:t>
            </w:r>
          </w:p>
        </w:tc>
      </w:tr>
      <w:tr w:rsidR="000659FA" w:rsidRPr="000659FA" w14:paraId="4FFE51D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3CD248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cca_capex_own_prfrmnce_algnd</w:t>
            </w:r>
          </w:p>
        </w:tc>
      </w:tr>
      <w:tr w:rsidR="000659FA" w:rsidRPr="000659FA" w14:paraId="27915E1E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966AF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ccm_trnvr_ttl_elgbl</w:t>
            </w:r>
          </w:p>
        </w:tc>
      </w:tr>
      <w:tr w:rsidR="000659FA" w:rsidRPr="000659FA" w14:paraId="072920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D4721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ccm_trnvr_enblng_algnd</w:t>
            </w:r>
          </w:p>
        </w:tc>
      </w:tr>
      <w:tr w:rsidR="000659FA" w:rsidRPr="000659FA" w14:paraId="47BD6B0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FC4B0BF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ccm_trnvr_trnstn_alignd</w:t>
            </w:r>
          </w:p>
        </w:tc>
      </w:tr>
      <w:tr w:rsidR="000659FA" w:rsidRPr="000659FA" w14:paraId="7B1BEAC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BFA4A3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ccm_trnvr_own_prfrmnce_algnd</w:t>
            </w:r>
          </w:p>
        </w:tc>
      </w:tr>
      <w:tr w:rsidR="000659FA" w:rsidRPr="000659FA" w14:paraId="3AA1BDE8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90B1E99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ccm_capex_ttl_elgbl</w:t>
            </w:r>
          </w:p>
        </w:tc>
      </w:tr>
      <w:tr w:rsidR="000659FA" w:rsidRPr="000659FA" w14:paraId="7FE8527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FF3D87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ccm_capex_enblng_algnd</w:t>
            </w:r>
          </w:p>
        </w:tc>
      </w:tr>
      <w:tr w:rsidR="000659FA" w:rsidRPr="000659FA" w14:paraId="441EBD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B15536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ccm_capex_trnstn_algnd</w:t>
            </w:r>
          </w:p>
        </w:tc>
      </w:tr>
      <w:tr w:rsidR="000659FA" w:rsidRPr="000659FA" w14:paraId="6822869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5208A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ccm_capex_own_prfrmnce_algnd</w:t>
            </w:r>
          </w:p>
        </w:tc>
      </w:tr>
      <w:tr w:rsidR="000659FA" w:rsidRPr="000659FA" w14:paraId="581DF52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9166B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ppc_trnvr_ttl_elgbl</w:t>
            </w:r>
          </w:p>
        </w:tc>
      </w:tr>
      <w:tr w:rsidR="000659FA" w:rsidRPr="000659FA" w14:paraId="5BC1FA1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05303B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ppc_turnover_own_prfrmnce_algnd</w:t>
            </w:r>
          </w:p>
        </w:tc>
      </w:tr>
      <w:tr w:rsidR="000659FA" w:rsidRPr="000659FA" w14:paraId="4657B50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BA50FB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ppc_capex_ttl_elgbl</w:t>
            </w:r>
          </w:p>
        </w:tc>
      </w:tr>
      <w:tr w:rsidR="000659FA" w:rsidRPr="000659FA" w14:paraId="78F4A01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C851B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ppc_capex_own_prfrmnce_algnd</w:t>
            </w:r>
          </w:p>
        </w:tc>
      </w:tr>
      <w:tr w:rsidR="000659FA" w:rsidRPr="000659FA" w14:paraId="51E8F8E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BAE89CA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bio_trnvr_ttl_elgbl</w:t>
            </w:r>
          </w:p>
        </w:tc>
      </w:tr>
      <w:tr w:rsidR="000659FA" w:rsidRPr="000659FA" w14:paraId="5D9EFC7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1A18CAF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bio_turnover_own_prfrmnce_algnd</w:t>
            </w:r>
          </w:p>
        </w:tc>
      </w:tr>
      <w:tr w:rsidR="000659FA" w:rsidRPr="000659FA" w14:paraId="5454A1F2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747B0C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bio_capex_ttl_elgbl</w:t>
            </w:r>
          </w:p>
        </w:tc>
      </w:tr>
      <w:tr w:rsidR="000659FA" w:rsidRPr="000659FA" w14:paraId="18481CA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DD5A5D8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bio_capex_own_prfrmnce_algnd</w:t>
            </w:r>
          </w:p>
        </w:tc>
      </w:tr>
      <w:tr w:rsidR="000659FA" w:rsidRPr="000659FA" w14:paraId="3D71676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17FC33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wtr_trnvr_ttl_elgbl</w:t>
            </w:r>
          </w:p>
        </w:tc>
      </w:tr>
      <w:tr w:rsidR="000659FA" w:rsidRPr="000659FA" w14:paraId="550EA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297CFE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wtr_trnvr_enblng_alignd</w:t>
            </w:r>
          </w:p>
        </w:tc>
      </w:tr>
      <w:tr w:rsidR="000659FA" w:rsidRPr="000659FA" w14:paraId="55C766D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B00BF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wtr_turnover_own_prfrmnce_algnd</w:t>
            </w:r>
          </w:p>
        </w:tc>
      </w:tr>
      <w:tr w:rsidR="000659FA" w:rsidRPr="000659FA" w14:paraId="6E6AB3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DC1C9E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wtr_capex_ttl_elgbl</w:t>
            </w:r>
          </w:p>
        </w:tc>
      </w:tr>
      <w:tr w:rsidR="000659FA" w:rsidRPr="000659FA" w14:paraId="707477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6C6BE9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wtr_capex_enblng_algnd</w:t>
            </w:r>
          </w:p>
        </w:tc>
      </w:tr>
      <w:tr w:rsidR="000659FA" w:rsidRPr="000659FA" w14:paraId="7D5769B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F10AA0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wtr_capex_own_prfrmnce_algnd</w:t>
            </w:r>
          </w:p>
        </w:tc>
      </w:tr>
      <w:tr w:rsidR="000659FA" w:rsidRPr="000659FA" w14:paraId="64244F5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D80756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ce_trnvr_ttl_elgbl</w:t>
            </w:r>
          </w:p>
        </w:tc>
      </w:tr>
      <w:tr w:rsidR="000659FA" w:rsidRPr="000659FA" w14:paraId="5E31B80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005EBB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ce_trnvr_enblng_alignd</w:t>
            </w:r>
          </w:p>
        </w:tc>
      </w:tr>
      <w:tr w:rsidR="000659FA" w:rsidRPr="000659FA" w14:paraId="529A476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46CF25A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ce_turnover_own_prfrmnce_algnd</w:t>
            </w:r>
          </w:p>
        </w:tc>
      </w:tr>
      <w:tr w:rsidR="000659FA" w:rsidRPr="000659FA" w14:paraId="071B6B6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3B30D8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ce_capex_ttl_elgbl</w:t>
            </w:r>
          </w:p>
        </w:tc>
      </w:tr>
      <w:tr w:rsidR="000659FA" w:rsidRPr="000659FA" w14:paraId="2FA7837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1F358E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ce_capex_enblng_algnd</w:t>
            </w:r>
          </w:p>
        </w:tc>
      </w:tr>
      <w:tr w:rsidR="000659FA" w:rsidRPr="000659FA" w14:paraId="7FF4B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6C5B3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ce_capex_own_prfrmnce_algnd</w:t>
            </w:r>
          </w:p>
        </w:tc>
      </w:tr>
      <w:tr w:rsidR="000659FA" w:rsidRPr="000659FA" w14:paraId="4F8487F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A3E49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</w:tbl>
    <w:p w14:paraId="5FB73BBD" w14:textId="5DB47C55" w:rsidR="007E49BE" w:rsidRPr="000659FA" w:rsidRDefault="00BF5159" w:rsidP="007E3521">
      <w:pPr>
        <w:pStyle w:val="MyHeading1"/>
        <w:spacing w:before="240" w:after="120" w:line="360" w:lineRule="auto"/>
        <w:jc w:val="both"/>
        <w:rPr>
          <w:i/>
          <w:color w:val="auto"/>
          <w:lang w:val="pt-PT"/>
        </w:rPr>
      </w:pPr>
      <w:bookmarkStart w:id="509" w:name="_Toc194943254"/>
      <w:r w:rsidRPr="000659FA">
        <w:rPr>
          <w:color w:val="auto"/>
          <w:lang w:val="pt-PT"/>
        </w:rPr>
        <w:lastRenderedPageBreak/>
        <w:t xml:space="preserve">Empresas </w:t>
      </w:r>
      <w:r w:rsidR="00472C59" w:rsidRPr="000659FA">
        <w:rPr>
          <w:color w:val="auto"/>
          <w:lang w:val="pt-PT"/>
        </w:rPr>
        <w:t>E</w:t>
      </w:r>
      <w:r w:rsidRPr="000659FA">
        <w:rPr>
          <w:color w:val="auto"/>
          <w:lang w:val="pt-PT"/>
        </w:rPr>
        <w:t>xcluídas do Acordo de Paris –</w:t>
      </w:r>
      <w:r w:rsidRPr="000659FA">
        <w:rPr>
          <w:i/>
          <w:color w:val="auto"/>
          <w:lang w:val="pt-PT"/>
        </w:rPr>
        <w:t>modesg_inp_empr_excl_paris</w:t>
      </w:r>
      <w:bookmarkEnd w:id="509"/>
    </w:p>
    <w:p w14:paraId="703507CC" w14:textId="7CE49E4B" w:rsidR="00BF5159" w:rsidRPr="000659FA" w:rsidRDefault="00BF5159" w:rsidP="008E5B92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Junção das</w:t>
      </w:r>
      <w:r w:rsidRPr="000659FA">
        <w:rPr>
          <w:rFonts w:ascii="Santander Text" w:hAnsi="Santander Text" w:cs="Arial"/>
          <w:i/>
          <w:lang w:val="pt-PT"/>
        </w:rPr>
        <w:t xml:space="preserve"> sheets</w:t>
      </w:r>
      <w:r w:rsidRPr="000659FA">
        <w:rPr>
          <w:rFonts w:ascii="Santander Text" w:hAnsi="Santander Text" w:cs="Arial"/>
          <w:lang w:val="pt-PT"/>
        </w:rPr>
        <w:t xml:space="preserve"> ‘SCIB COMPANIES EXCLUDED’ e ‘NON-SCIB COMPANIES EXCLUDED’, adicio</w:t>
      </w:r>
      <w:r w:rsidR="004E7DFE" w:rsidRPr="000659FA">
        <w:rPr>
          <w:rFonts w:ascii="Santander Text" w:hAnsi="Santander Text" w:cs="Arial"/>
          <w:lang w:val="pt-PT"/>
        </w:rPr>
        <w:t xml:space="preserve">nando o campo </w:t>
      </w:r>
      <w:r w:rsidR="004E7DFE" w:rsidRPr="000659FA">
        <w:rPr>
          <w:rFonts w:ascii="Santander Text" w:hAnsi="Santander Text" w:cs="Arial"/>
          <w:i/>
          <w:lang w:val="pt-PT"/>
        </w:rPr>
        <w:t>'flg_scib'</w:t>
      </w:r>
      <w:r w:rsidR="004E7DFE" w:rsidRPr="000659FA">
        <w:rPr>
          <w:rFonts w:ascii="Santander Text" w:hAnsi="Santander Text" w:cs="Arial"/>
          <w:lang w:val="pt-PT"/>
        </w:rPr>
        <w:t xml:space="preserve"> que é aprovisionado</w:t>
      </w:r>
      <w:r w:rsidRPr="000659FA">
        <w:rPr>
          <w:rFonts w:ascii="Santander Text" w:hAnsi="Santander Text" w:cs="Arial"/>
          <w:lang w:val="pt-PT"/>
        </w:rPr>
        <w:t xml:space="preserve"> por 0 se o cliente for Non-SCIB e 1 se o cliente for SCIB;</w:t>
      </w:r>
    </w:p>
    <w:p w14:paraId="0020BB5F" w14:textId="77777777" w:rsidR="00BF5159" w:rsidRPr="000659FA" w:rsidRDefault="00BF5159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40DDC84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68E6C4F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isin</w:t>
            </w:r>
          </w:p>
        </w:tc>
      </w:tr>
      <w:tr w:rsidR="000659FA" w:rsidRPr="000659FA" w14:paraId="4B8AF42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758FA67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1DD6C2C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CC50828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7A25F6F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2FACA0B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</w:t>
            </w:r>
          </w:p>
        </w:tc>
      </w:tr>
      <w:tr w:rsidR="000659FA" w:rsidRPr="000659FA" w14:paraId="5B88811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D803BF2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flg_scib</w:t>
            </w:r>
          </w:p>
        </w:tc>
      </w:tr>
      <w:tr w:rsidR="000659FA" w:rsidRPr="000659FA" w14:paraId="1A0C067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ECC2DF6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</w:tbl>
    <w:p w14:paraId="2B027423" w14:textId="6F8296D0" w:rsidR="008435E7" w:rsidRPr="000659FA" w:rsidRDefault="008435E7" w:rsidP="007E3521">
      <w:pPr>
        <w:pStyle w:val="MyHeading1"/>
        <w:spacing w:before="240" w:after="120" w:line="360" w:lineRule="auto"/>
        <w:rPr>
          <w:color w:val="auto"/>
          <w:lang w:val="pt-PT"/>
        </w:rPr>
      </w:pPr>
      <w:bookmarkStart w:id="510" w:name="_Toc192760834"/>
      <w:bookmarkStart w:id="511" w:name="_Toc192777759"/>
      <w:bookmarkStart w:id="512" w:name="_Toc192777875"/>
      <w:bookmarkStart w:id="513" w:name="_Toc192777760"/>
      <w:bookmarkStart w:id="514" w:name="_Toc192777876"/>
      <w:bookmarkStart w:id="515" w:name="_Toc194943255"/>
      <w:bookmarkEnd w:id="510"/>
      <w:bookmarkEnd w:id="511"/>
      <w:bookmarkEnd w:id="512"/>
      <w:bookmarkEnd w:id="513"/>
      <w:bookmarkEnd w:id="514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 e 2 para bens imóveis – </w:t>
      </w:r>
      <w:r w:rsidRPr="000659FA">
        <w:rPr>
          <w:i/>
          <w:color w:val="auto"/>
          <w:lang w:val="pt-PT"/>
        </w:rPr>
        <w:t>modesg_inp_emss_bens_imoveis</w:t>
      </w:r>
      <w:bookmarkEnd w:id="515"/>
    </w:p>
    <w:p w14:paraId="72C02DCA" w14:textId="3162E4C4" w:rsidR="00EA6D90" w:rsidRPr="000659FA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</w:t>
      </w:r>
      <w:r w:rsidR="0094566A" w:rsidRPr="000659FA">
        <w:rPr>
          <w:rFonts w:ascii="Santander Text" w:hAnsi="Santander Text" w:cs="Arial"/>
          <w:lang w:val="pt-PT"/>
        </w:rPr>
        <w:t xml:space="preserve"> d</w:t>
      </w:r>
      <w:r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C3674F" w:rsidRPr="000659FA">
        <w:rPr>
          <w:rFonts w:ascii="Santander Text" w:hAnsi="Santander Text" w:cs="Arial"/>
          <w:lang w:val="pt-PT"/>
        </w:rPr>
        <w:t>;</w:t>
      </w:r>
    </w:p>
    <w:p w14:paraId="71009AFF" w14:textId="77777777" w:rsidR="00EA6D90" w:rsidRPr="000659FA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398343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BE2DE9F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5ECD05B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BCF67C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nome_estado</w:t>
            </w:r>
          </w:p>
        </w:tc>
      </w:tr>
      <w:tr w:rsidR="000659FA" w:rsidRPr="000659FA" w14:paraId="2B80B9C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A62631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tipo_bem</w:t>
            </w:r>
          </w:p>
        </w:tc>
      </w:tr>
      <w:tr w:rsidR="000659FA" w:rsidRPr="000659FA" w14:paraId="30E1C1C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464FA44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tipo_finalidade_bem</w:t>
            </w:r>
          </w:p>
        </w:tc>
      </w:tr>
      <w:tr w:rsidR="000659FA" w:rsidRPr="000659FA" w14:paraId="7180AA0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FD4605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epc</w:t>
            </w:r>
          </w:p>
        </w:tc>
      </w:tr>
      <w:tr w:rsidR="000659FA" w:rsidRPr="000659FA" w14:paraId="0908F28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0849E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nome_unidade_funcional</w:t>
            </w:r>
          </w:p>
        </w:tc>
      </w:tr>
      <w:tr w:rsidR="000659FA" w:rsidRPr="000659FA" w14:paraId="17A2D47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74CC80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4FDF719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CBCBE5A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nome_fator_emissao</w:t>
            </w:r>
          </w:p>
        </w:tc>
      </w:tr>
      <w:tr w:rsidR="000659FA" w:rsidRPr="000659FA" w14:paraId="360694B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4A15811A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unidade_fator_de_emissao</w:t>
            </w:r>
          </w:p>
        </w:tc>
      </w:tr>
      <w:tr w:rsidR="000659FA" w:rsidRPr="000659FA" w14:paraId="2816603C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5841B4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4CC64D0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D76AC8B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20368B8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E85DB2F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0659FA" w:rsidRPr="000659FA" w14:paraId="12695CE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7932117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classe_ativo</w:t>
            </w:r>
          </w:p>
        </w:tc>
      </w:tr>
      <w:tr w:rsidR="000659FA" w:rsidRPr="000659FA" w14:paraId="662DB86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F1DD2D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tipo_fator_emissao</w:t>
            </w:r>
          </w:p>
        </w:tc>
      </w:tr>
      <w:tr w:rsidR="000659FA" w:rsidRPr="000659FA" w14:paraId="4339709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3071EE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regiao</w:t>
            </w:r>
          </w:p>
        </w:tc>
      </w:tr>
      <w:tr w:rsidR="000659FA" w:rsidRPr="000659FA" w14:paraId="54DF4DC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DA02CB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ano_fator_emissao</w:t>
            </w:r>
          </w:p>
        </w:tc>
      </w:tr>
    </w:tbl>
    <w:p w14:paraId="2B14697F" w14:textId="6AAB1143" w:rsidR="00EA6D90" w:rsidRPr="000659FA" w:rsidRDefault="00EA6D90" w:rsidP="007E3521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id="516" w:name="_Toc192760837"/>
      <w:bookmarkStart w:id="517" w:name="_Toc192777762"/>
      <w:bookmarkStart w:id="518" w:name="_Toc192777878"/>
      <w:bookmarkStart w:id="519" w:name="_Toc194943256"/>
      <w:bookmarkEnd w:id="516"/>
      <w:bookmarkEnd w:id="517"/>
      <w:bookmarkEnd w:id="518"/>
      <w:r w:rsidRPr="000659FA">
        <w:rPr>
          <w:color w:val="auto"/>
          <w:lang w:val="pt-PT"/>
        </w:rPr>
        <w:lastRenderedPageBreak/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por código NACE - </w:t>
      </w:r>
      <w:r w:rsidRPr="000659FA">
        <w:rPr>
          <w:i/>
          <w:color w:val="auto"/>
          <w:lang w:val="pt-PT"/>
        </w:rPr>
        <w:t>modesg_inp_emss_nace</w:t>
      </w:r>
      <w:bookmarkEnd w:id="519"/>
    </w:p>
    <w:p w14:paraId="4F546A6E" w14:textId="688B369E" w:rsidR="00EA6D90" w:rsidRPr="000659FA" w:rsidRDefault="0094566A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d</w:t>
      </w:r>
      <w:r w:rsidR="00EA6D90"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scp3_ftr_emss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vírgula;</w:t>
      </w:r>
    </w:p>
    <w:p w14:paraId="08CFA6A7" w14:textId="7088B4E3" w:rsidR="006D3BC9" w:rsidRPr="000659FA" w:rsidRDefault="00E544A4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Os códigos Nace (campo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>) t</w:t>
      </w:r>
      <w:r w:rsidR="0020233A" w:rsidRPr="000659FA">
        <w:rPr>
          <w:rFonts w:ascii="Santander Text" w:hAnsi="Santander Text" w:cs="Arial"/>
          <w:lang w:val="pt-PT"/>
        </w:rPr>
        <w:t xml:space="preserve">êm de ser alterados manualmente, </w:t>
      </w:r>
      <w:r w:rsidR="0094566A" w:rsidRPr="000659FA">
        <w:rPr>
          <w:rFonts w:ascii="Santander Text" w:hAnsi="Santander Text" w:cs="Arial"/>
          <w:lang w:val="pt-PT"/>
        </w:rPr>
        <w:t>garantindo a uniformidade com o formato dos códigos utilizados internamente</w:t>
      </w:r>
      <w:r w:rsidR="006D3BC9" w:rsidRPr="000659FA">
        <w:rPr>
          <w:rFonts w:ascii="Santander Text" w:hAnsi="Santander Text" w:cs="Arial"/>
          <w:lang w:val="pt-PT"/>
        </w:rPr>
        <w:t>: retirar o primero ponto entre a letra e o número, retirar os zeros à esquerda, acrescentar a letra no início e acrescentar os pontos para cada nível de nace.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0659FA" w:rsidRPr="000659FA" w14:paraId="1381665D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EE4C7B1" w14:textId="5B87A3BA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</w:t>
            </w:r>
          </w:p>
        </w:tc>
        <w:tc>
          <w:tcPr>
            <w:tcW w:w="2324" w:type="dxa"/>
            <w:vAlign w:val="center"/>
          </w:tcPr>
          <w:p w14:paraId="69CDB40E" w14:textId="2510BCD7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</w:t>
            </w:r>
          </w:p>
        </w:tc>
      </w:tr>
      <w:tr w:rsidR="000659FA" w:rsidRPr="000659FA" w14:paraId="2C5CA000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640B920" w14:textId="61B5B93A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01</w:t>
            </w:r>
          </w:p>
        </w:tc>
        <w:tc>
          <w:tcPr>
            <w:tcW w:w="2324" w:type="dxa"/>
            <w:vAlign w:val="center"/>
          </w:tcPr>
          <w:p w14:paraId="5C0AFB6E" w14:textId="0D6E978F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A1</w:t>
            </w:r>
          </w:p>
        </w:tc>
      </w:tr>
      <w:tr w:rsidR="000659FA" w:rsidRPr="000659FA" w14:paraId="7AC4AB1C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48824A24" w14:textId="66B91141" w:rsidR="006D3BC9" w:rsidRPr="000659FA" w:rsidRDefault="006D3BC9" w:rsidP="006D3BC9">
            <w:pPr>
              <w:spacing w:after="0" w:line="360" w:lineRule="auto"/>
            </w:pPr>
            <w:r w:rsidRPr="000659FA">
              <w:t>01.1</w:t>
            </w:r>
          </w:p>
        </w:tc>
        <w:tc>
          <w:tcPr>
            <w:tcW w:w="2324" w:type="dxa"/>
            <w:vAlign w:val="center"/>
          </w:tcPr>
          <w:p w14:paraId="49631FB8" w14:textId="64D7CF51" w:rsidR="006D3BC9" w:rsidRPr="000659FA" w:rsidRDefault="006D3BC9" w:rsidP="006D3BC9">
            <w:pPr>
              <w:spacing w:after="0" w:line="360" w:lineRule="auto"/>
            </w:pPr>
            <w:r w:rsidRPr="000659FA">
              <w:t>A1.1</w:t>
            </w:r>
          </w:p>
        </w:tc>
      </w:tr>
      <w:tr w:rsidR="000659FA" w:rsidRPr="000659FA" w14:paraId="1D562586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65E54622" w14:textId="4639350F" w:rsidR="006D3BC9" w:rsidRPr="000659FA" w:rsidRDefault="006D3BC9" w:rsidP="006D3BC9">
            <w:pPr>
              <w:spacing w:after="0" w:line="360" w:lineRule="auto"/>
            </w:pPr>
            <w:r w:rsidRPr="000659FA">
              <w:t>01.11</w:t>
            </w:r>
          </w:p>
        </w:tc>
        <w:tc>
          <w:tcPr>
            <w:tcW w:w="2324" w:type="dxa"/>
            <w:vAlign w:val="center"/>
          </w:tcPr>
          <w:p w14:paraId="27C07506" w14:textId="1BB56A1A" w:rsidR="006D3BC9" w:rsidRPr="000659FA" w:rsidRDefault="006D3BC9" w:rsidP="006D3BC9">
            <w:pPr>
              <w:spacing w:after="0" w:line="360" w:lineRule="auto"/>
            </w:pPr>
            <w:r w:rsidRPr="000659FA">
              <w:t>A1.1.1</w:t>
            </w:r>
          </w:p>
        </w:tc>
      </w:tr>
      <w:tr w:rsidR="000659FA" w:rsidRPr="000659FA" w14:paraId="2548E9AA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1EE46173" w14:textId="19B41F45" w:rsidR="006D3BC9" w:rsidRPr="000659FA" w:rsidRDefault="006D3BC9" w:rsidP="006D3BC9">
            <w:pPr>
              <w:spacing w:after="0" w:line="360" w:lineRule="auto"/>
            </w:pPr>
            <w:r w:rsidRPr="000659FA">
              <w:t>15.12</w:t>
            </w:r>
          </w:p>
        </w:tc>
        <w:tc>
          <w:tcPr>
            <w:tcW w:w="2324" w:type="dxa"/>
            <w:vAlign w:val="center"/>
          </w:tcPr>
          <w:p w14:paraId="3A7B3FBC" w14:textId="2E2059E8" w:rsidR="006D3BC9" w:rsidRPr="000659FA" w:rsidRDefault="006D3BC9" w:rsidP="006D3BC9">
            <w:pPr>
              <w:spacing w:after="0" w:line="360" w:lineRule="auto"/>
            </w:pPr>
            <w:r w:rsidRPr="000659FA">
              <w:t>C15.1.2</w:t>
            </w:r>
          </w:p>
        </w:tc>
      </w:tr>
      <w:tr w:rsidR="000659FA" w:rsidRPr="000659FA" w14:paraId="69AC52B3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7938D47A" w14:textId="2A25E9D5" w:rsidR="006D3BC9" w:rsidRPr="000659FA" w:rsidRDefault="006D3BC9" w:rsidP="006D3BC9">
            <w:pPr>
              <w:spacing w:after="0" w:line="360" w:lineRule="auto"/>
            </w:pPr>
            <w:r w:rsidRPr="000659FA">
              <w:t>15.2</w:t>
            </w:r>
          </w:p>
        </w:tc>
        <w:tc>
          <w:tcPr>
            <w:tcW w:w="2324" w:type="dxa"/>
            <w:vAlign w:val="center"/>
          </w:tcPr>
          <w:p w14:paraId="143C5598" w14:textId="0B884DF9" w:rsidR="006D3BC9" w:rsidRPr="000659FA" w:rsidRDefault="006D3BC9" w:rsidP="006D3BC9">
            <w:pPr>
              <w:spacing w:after="0" w:line="360" w:lineRule="auto"/>
            </w:pPr>
            <w:r w:rsidRPr="000659FA">
              <w:t>C15.2</w:t>
            </w:r>
          </w:p>
        </w:tc>
      </w:tr>
      <w:tr w:rsidR="006D3BC9" w:rsidRPr="000659FA" w14:paraId="1ABA9E85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361A0831" w14:textId="072408C6" w:rsidR="006D3BC9" w:rsidRPr="000659FA" w:rsidRDefault="006D3BC9" w:rsidP="006D3BC9">
            <w:pPr>
              <w:spacing w:after="0" w:line="360" w:lineRule="auto"/>
            </w:pPr>
            <w:r w:rsidRPr="000659FA">
              <w:t>15.20</w:t>
            </w:r>
          </w:p>
        </w:tc>
        <w:tc>
          <w:tcPr>
            <w:tcW w:w="2324" w:type="dxa"/>
            <w:vAlign w:val="center"/>
          </w:tcPr>
          <w:p w14:paraId="1FB9172B" w14:textId="0C715A11" w:rsidR="006D3BC9" w:rsidRPr="000659FA" w:rsidRDefault="006D3BC9" w:rsidP="006D3BC9">
            <w:pPr>
              <w:spacing w:after="0" w:line="360" w:lineRule="auto"/>
            </w:pPr>
            <w:r w:rsidRPr="000659FA">
              <w:t>C15.2.0</w:t>
            </w:r>
          </w:p>
        </w:tc>
      </w:tr>
    </w:tbl>
    <w:p w14:paraId="5F2EE7CC" w14:textId="043BDFEB" w:rsidR="0094566A" w:rsidRPr="000659FA" w:rsidRDefault="0094566A" w:rsidP="007E3521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27F09D5D" w14:textId="214BFA0B" w:rsidR="00EA6D90" w:rsidRPr="000659FA" w:rsidRDefault="00EA6D90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416" w:type="dxa"/>
        <w:tblInd w:w="607" w:type="dxa"/>
        <w:tblLook w:val="04A0" w:firstRow="1" w:lastRow="0" w:firstColumn="1" w:lastColumn="0" w:noHBand="0" w:noVBand="1"/>
      </w:tblPr>
      <w:tblGrid>
        <w:gridCol w:w="2416"/>
      </w:tblGrid>
      <w:tr w:rsidR="000659FA" w:rsidRPr="000659FA" w14:paraId="3CFC38EB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0894513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7C34DC83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332060F8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cod_class_indust</w:t>
            </w:r>
          </w:p>
        </w:tc>
      </w:tr>
      <w:tr w:rsidR="000659FA" w:rsidRPr="000659FA" w14:paraId="7CB9036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2FC864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1AB7E759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84B458D" w14:textId="4A1CB234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1CBE3D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1C48F66" w14:textId="2E76BEAE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unidades_fator_de_emissao</w:t>
            </w:r>
          </w:p>
        </w:tc>
      </w:tr>
      <w:tr w:rsidR="000659FA" w:rsidRPr="000659FA" w14:paraId="12FC902A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4959BEE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1040E0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E33473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4DDB10B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400CD9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scp3_ftr_emss</w:t>
            </w:r>
          </w:p>
        </w:tc>
      </w:tr>
      <w:tr w:rsidR="000659FA" w:rsidRPr="000659FA" w14:paraId="5F1C66D0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81DED10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0659FA" w:rsidRPr="000659FA" w14:paraId="421EA055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FA117E5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</w:t>
            </w:r>
          </w:p>
        </w:tc>
      </w:tr>
      <w:tr w:rsidR="000659FA" w:rsidRPr="000659FA" w14:paraId="2342E0C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BF9A530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nivel_classificacao_1</w:t>
            </w:r>
          </w:p>
        </w:tc>
      </w:tr>
      <w:tr w:rsidR="000659FA" w:rsidRPr="000659FA" w14:paraId="7EB43DBE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7B610E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classe_ativo</w:t>
            </w:r>
          </w:p>
        </w:tc>
      </w:tr>
      <w:tr w:rsidR="000659FA" w:rsidRPr="000659FA" w14:paraId="31501551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3B1A69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opcao_metodologia</w:t>
            </w:r>
          </w:p>
        </w:tc>
      </w:tr>
    </w:tbl>
    <w:p w14:paraId="2C05C834" w14:textId="6F00BB13" w:rsidR="00EA6D90" w:rsidRPr="000659FA" w:rsidRDefault="00EA6D90" w:rsidP="007E3521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id="520" w:name="_Toc194943257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para entidades SCIB - </w:t>
      </w:r>
      <w:r w:rsidRPr="000659FA">
        <w:rPr>
          <w:i/>
          <w:color w:val="auto"/>
          <w:lang w:val="pt-PT"/>
        </w:rPr>
        <w:t>modesg_inp_emss_scib</w:t>
      </w:r>
      <w:bookmarkEnd w:id="520"/>
    </w:p>
    <w:p w14:paraId="04D0F120" w14:textId="66BA2BFD" w:rsidR="00EA6D90" w:rsidRPr="000659FA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94566A" w:rsidRPr="000659FA">
        <w:rPr>
          <w:rFonts w:ascii="Santander Text" w:hAnsi="Santander Text" w:cs="Arial"/>
          <w:lang w:val="pt-PT"/>
        </w:rPr>
        <w:t>ampos d</w:t>
      </w:r>
      <w:r w:rsidRPr="000659FA">
        <w:rPr>
          <w:rFonts w:ascii="Santander Text" w:hAnsi="Santander Text" w:cs="Arial"/>
          <w:lang w:val="pt-PT"/>
        </w:rPr>
        <w:t>ecimais (</w:t>
      </w:r>
      <w:r w:rsidR="00F00CD3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divida_total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capital_proprio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D92B39" w:rsidRPr="000659FA">
        <w:rPr>
          <w:rFonts w:ascii="Santander Text" w:hAnsi="Santander Text" w:cs="Arial"/>
          <w:lang w:val="pt-PT"/>
        </w:rPr>
        <w:t>;</w:t>
      </w:r>
    </w:p>
    <w:p w14:paraId="43A4DD6A" w14:textId="77777777" w:rsidR="00EA6D90" w:rsidRPr="000659FA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478116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004140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7FA9E9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E3E861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lastRenderedPageBreak/>
              <w:t>nome_grupo</w:t>
            </w:r>
          </w:p>
        </w:tc>
      </w:tr>
      <w:tr w:rsidR="000659FA" w:rsidRPr="000659FA" w14:paraId="2F13088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46558F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isin</w:t>
            </w:r>
          </w:p>
        </w:tc>
      </w:tr>
      <w:tr w:rsidR="000659FA" w:rsidRPr="000659FA" w14:paraId="50424C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83ABBC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691E7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A70815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scp1_emss</w:t>
            </w:r>
          </w:p>
        </w:tc>
      </w:tr>
      <w:tr w:rsidR="000659FA" w:rsidRPr="000659FA" w14:paraId="4E28EC89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1809D8C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scp2_emss</w:t>
            </w:r>
          </w:p>
        </w:tc>
      </w:tr>
      <w:tr w:rsidR="000659FA" w:rsidRPr="000659FA" w14:paraId="119AABC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307141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scp3_emss</w:t>
            </w:r>
          </w:p>
        </w:tc>
      </w:tr>
      <w:tr w:rsidR="000659FA" w:rsidRPr="000659FA" w14:paraId="592AE5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5BC703E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score_scp1</w:t>
            </w:r>
          </w:p>
        </w:tc>
      </w:tr>
      <w:tr w:rsidR="000659FA" w:rsidRPr="000659FA" w14:paraId="06009D2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DC26745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score_scp2</w:t>
            </w:r>
          </w:p>
        </w:tc>
      </w:tr>
      <w:tr w:rsidR="000659FA" w:rsidRPr="000659FA" w14:paraId="2C2E462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09AC2C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score_scp3</w:t>
            </w:r>
          </w:p>
        </w:tc>
      </w:tr>
      <w:tr w:rsidR="000659FA" w:rsidRPr="000659FA" w14:paraId="673C3C6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646DA95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ano_info</w:t>
            </w:r>
          </w:p>
        </w:tc>
      </w:tr>
      <w:tr w:rsidR="000659FA" w:rsidRPr="000659FA" w14:paraId="4C7784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E51C33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origem_scp1</w:t>
            </w:r>
          </w:p>
        </w:tc>
      </w:tr>
      <w:tr w:rsidR="000659FA" w:rsidRPr="000659FA" w14:paraId="21CBD3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0240B22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origem_scp2</w:t>
            </w:r>
          </w:p>
        </w:tc>
      </w:tr>
      <w:tr w:rsidR="000659FA" w:rsidRPr="000659FA" w14:paraId="6B095E1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38CC90B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origem_scp3</w:t>
            </w:r>
          </w:p>
        </w:tc>
      </w:tr>
      <w:tr w:rsidR="000659FA" w:rsidRPr="000659FA" w14:paraId="7CD5FD7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16BBA4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divida_total</w:t>
            </w:r>
          </w:p>
        </w:tc>
      </w:tr>
      <w:tr w:rsidR="005B57CE" w:rsidRPr="000659FA" w14:paraId="78BF53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86AEAD2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capital_proprio</w:t>
            </w:r>
          </w:p>
        </w:tc>
      </w:tr>
    </w:tbl>
    <w:p w14:paraId="0F321D55" w14:textId="316BD831" w:rsidR="008435E7" w:rsidRPr="000659FA" w:rsidRDefault="008435E7" w:rsidP="007E3521">
      <w:pPr>
        <w:rPr>
          <w:lang w:val="pt-PT"/>
        </w:rPr>
      </w:pPr>
    </w:p>
    <w:p w14:paraId="4FE92520" w14:textId="1E7B616C" w:rsidR="005B57CE" w:rsidRPr="000659FA" w:rsidRDefault="008435E7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521" w:name="_Toc194943258"/>
      <w:r w:rsidRPr="000659FA">
        <w:rPr>
          <w:color w:val="auto"/>
          <w:lang w:val="pt-PT"/>
        </w:rPr>
        <w:t xml:space="preserve">Emissões por país/marca/modelo/subgrupo – </w:t>
      </w:r>
      <w:r w:rsidRPr="000659FA">
        <w:rPr>
          <w:i/>
          <w:color w:val="auto"/>
          <w:lang w:val="pt-PT"/>
        </w:rPr>
        <w:t>modesg_inp_emss_vcls</w:t>
      </w:r>
      <w:bookmarkEnd w:id="521"/>
    </w:p>
    <w:p w14:paraId="7042AB48" w14:textId="0B9D9D61" w:rsidR="00653E1F" w:rsidRPr="000659FA" w:rsidRDefault="00653E1F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Em primeira instância, deverão ser eliminados todos os registos da tabela cujo campo ‘</w:t>
      </w:r>
      <w:r w:rsidRPr="000659FA">
        <w:rPr>
          <w:rFonts w:ascii="Santander Text" w:hAnsi="Santander Text" w:cs="Arial"/>
          <w:i/>
          <w:lang w:val="pt-PT"/>
        </w:rPr>
        <w:t>nome_pais’ &lt;&gt; ‘Portugal’</w:t>
      </w:r>
      <w:r w:rsidRPr="000659FA">
        <w:rPr>
          <w:rFonts w:ascii="Santander Text" w:hAnsi="Santander Text" w:cs="Arial"/>
          <w:lang w:val="pt-PT"/>
        </w:rPr>
        <w:t>;</w:t>
      </w:r>
    </w:p>
    <w:p w14:paraId="5E908E5D" w14:textId="14613533" w:rsidR="005B57CE" w:rsidRPr="000659FA" w:rsidRDefault="0094566A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d</w:t>
      </w:r>
      <w:r w:rsidR="005B57CE"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scp3_ftr_emss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58665E" w:rsidRPr="000659FA">
        <w:rPr>
          <w:rFonts w:ascii="Santander Text" w:hAnsi="Santander Text" w:cs="Arial"/>
          <w:lang w:val="pt-PT"/>
        </w:rPr>
        <w:t>. Dar nota que por vezes ao realizar esta alteração os dados ficam em notação científica e é necessário realizar tratamento para voltar a colocar sem notação científica</w:t>
      </w:r>
      <w:r w:rsidR="005B57CE" w:rsidRPr="000659FA">
        <w:rPr>
          <w:rFonts w:ascii="Santander Text" w:hAnsi="Santander Text" w:cs="Arial"/>
          <w:lang w:val="pt-PT"/>
        </w:rPr>
        <w:t>;</w:t>
      </w:r>
    </w:p>
    <w:p w14:paraId="182E9137" w14:textId="6B09D8BC" w:rsidR="005B57CE" w:rsidRPr="000659FA" w:rsidRDefault="005B57CE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2D9553C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F370A5C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6186842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4BC93FF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nome_regiao</w:t>
            </w:r>
          </w:p>
        </w:tc>
      </w:tr>
      <w:tr w:rsidR="000659FA" w:rsidRPr="000659FA" w14:paraId="011F553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0881F24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nome_estado</w:t>
            </w:r>
          </w:p>
        </w:tc>
      </w:tr>
      <w:tr w:rsidR="000659FA" w:rsidRPr="000659FA" w14:paraId="559C28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13D34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tipo_veiculo</w:t>
            </w:r>
          </w:p>
        </w:tc>
      </w:tr>
      <w:tr w:rsidR="000659FA" w:rsidRPr="000659FA" w14:paraId="19E2B32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2BD794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tipo_motor</w:t>
            </w:r>
          </w:p>
        </w:tc>
      </w:tr>
      <w:tr w:rsidR="000659FA" w:rsidRPr="000659FA" w14:paraId="6AF24BEE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8FF732D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modelo</w:t>
            </w:r>
          </w:p>
        </w:tc>
      </w:tr>
      <w:tr w:rsidR="000659FA" w:rsidRPr="000659FA" w14:paraId="7E876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C57C75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marca</w:t>
            </w:r>
          </w:p>
        </w:tc>
      </w:tr>
      <w:tr w:rsidR="000659FA" w:rsidRPr="000659FA" w14:paraId="395168E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C3CF36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nome_unidade_funcional</w:t>
            </w:r>
          </w:p>
        </w:tc>
      </w:tr>
      <w:tr w:rsidR="000659FA" w:rsidRPr="000659FA" w14:paraId="2723FDB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331C374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6D52610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C89D97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lastRenderedPageBreak/>
              <w:t>nome_fator_emissao</w:t>
            </w:r>
          </w:p>
        </w:tc>
      </w:tr>
      <w:tr w:rsidR="000659FA" w:rsidRPr="000659FA" w14:paraId="614CDA5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60313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unidade_fator_de_emissao</w:t>
            </w:r>
          </w:p>
        </w:tc>
      </w:tr>
      <w:tr w:rsidR="000659FA" w:rsidRPr="000659FA" w14:paraId="044F571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C60B01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1375D47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2CBE75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1003CB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656C9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scp3_ftr_emss</w:t>
            </w:r>
          </w:p>
        </w:tc>
      </w:tr>
      <w:tr w:rsidR="000659FA" w:rsidRPr="000659FA" w14:paraId="2BF881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C8F994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5B57CE" w:rsidRPr="000659FA" w14:paraId="1562110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79C40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subgrupo</w:t>
            </w:r>
          </w:p>
        </w:tc>
      </w:tr>
    </w:tbl>
    <w:p w14:paraId="73CC8806" w14:textId="77777777" w:rsidR="005B57CE" w:rsidRPr="000659FA" w:rsidRDefault="005B57CE" w:rsidP="007E3521">
      <w:pPr>
        <w:pStyle w:val="ListParagraph"/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p w14:paraId="0EE5AC1E" w14:textId="6F2A926F" w:rsidR="005B57CE" w:rsidRPr="000659FA" w:rsidRDefault="005B57CE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522" w:name="_Toc194943259"/>
      <w:r w:rsidRPr="000659FA">
        <w:rPr>
          <w:color w:val="auto"/>
          <w:lang w:val="pt-PT"/>
        </w:rPr>
        <w:t xml:space="preserve">Emissões médias e </w:t>
      </w:r>
      <w:r w:rsidR="00472C59" w:rsidRPr="000659FA">
        <w:rPr>
          <w:color w:val="auto"/>
          <w:lang w:val="pt-PT"/>
        </w:rPr>
        <w:t>k</w:t>
      </w:r>
      <w:r w:rsidRPr="000659FA">
        <w:rPr>
          <w:color w:val="auto"/>
          <w:lang w:val="pt-PT"/>
        </w:rPr>
        <w:t xml:space="preserve">m’s por tipo de motor/tipo de veículo/país/subgrupo - </w:t>
      </w:r>
      <w:r w:rsidR="0094566A" w:rsidRPr="000659FA">
        <w:rPr>
          <w:i/>
          <w:color w:val="auto"/>
          <w:lang w:val="pt-PT"/>
        </w:rPr>
        <w:t>modesg_inp_km_medios_emss_vcls</w:t>
      </w:r>
      <w:bookmarkEnd w:id="522"/>
    </w:p>
    <w:p w14:paraId="09C979D0" w14:textId="3EB569EE" w:rsidR="00D841F6" w:rsidRPr="000659FA" w:rsidRDefault="005B57CE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94566A" w:rsidRPr="000659FA">
        <w:rPr>
          <w:rFonts w:ascii="Santander Text" w:hAnsi="Santander Text" w:cs="Arial"/>
          <w:lang w:val="pt-PT"/>
        </w:rPr>
        <w:t>ampos d</w:t>
      </w:r>
      <w:r w:rsidRPr="000659FA">
        <w:rPr>
          <w:rFonts w:ascii="Santander Text" w:hAnsi="Santander Text" w:cs="Arial"/>
          <w:lang w:val="pt-PT"/>
        </w:rPr>
        <w:t>ecimais (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media_km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</w:t>
      </w:r>
      <w:r w:rsidR="00D841F6" w:rsidRPr="000659FA">
        <w:rPr>
          <w:rFonts w:ascii="Santander Text" w:hAnsi="Santander Text" w:cs="Arial"/>
          <w:lang w:val="pt-PT"/>
        </w:rPr>
        <w:t xml:space="preserve"> um ponto e não com uma vírgula;</w:t>
      </w:r>
    </w:p>
    <w:p w14:paraId="7F8DEBFF" w14:textId="3024842B" w:rsidR="00D841F6" w:rsidRPr="000659FA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media_scp1_emss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media_scp2_emss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media_scp3_emss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estar aprovisionados a vazio;</w:t>
      </w:r>
    </w:p>
    <w:p w14:paraId="02D75134" w14:textId="15124F50" w:rsidR="00D841F6" w:rsidRPr="000659FA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0C6F181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31CA191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26A827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FCBB3F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tipo_vcl</w:t>
            </w:r>
          </w:p>
        </w:tc>
      </w:tr>
      <w:tr w:rsidR="000659FA" w:rsidRPr="000659FA" w14:paraId="10D7BFF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0F4506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tipo_motor</w:t>
            </w:r>
          </w:p>
        </w:tc>
      </w:tr>
      <w:tr w:rsidR="000659FA" w:rsidRPr="000659FA" w14:paraId="399D0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FEB1BFA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media_km</w:t>
            </w:r>
          </w:p>
        </w:tc>
      </w:tr>
      <w:tr w:rsidR="000659FA" w:rsidRPr="000659FA" w14:paraId="64CC7F7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CF3FB8" w14:textId="506DE9B1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subgrupo</w:t>
            </w:r>
          </w:p>
        </w:tc>
      </w:tr>
    </w:tbl>
    <w:p w14:paraId="3D01F564" w14:textId="536F261C" w:rsidR="00D841F6" w:rsidRPr="000659FA" w:rsidRDefault="00D841F6" w:rsidP="007E3521">
      <w:pPr>
        <w:pStyle w:val="MyHeading1"/>
        <w:spacing w:before="240" w:after="120" w:line="360" w:lineRule="auto"/>
        <w:jc w:val="both"/>
        <w:rPr>
          <w:color w:val="auto"/>
        </w:rPr>
      </w:pPr>
      <w:bookmarkStart w:id="523" w:name="_Toc192760843"/>
      <w:bookmarkStart w:id="524" w:name="_Toc192777767"/>
      <w:bookmarkStart w:id="525" w:name="_Toc192777883"/>
      <w:bookmarkStart w:id="526" w:name="_Toc192760844"/>
      <w:bookmarkStart w:id="527" w:name="_Toc192777768"/>
      <w:bookmarkStart w:id="528" w:name="_Toc192777884"/>
      <w:bookmarkStart w:id="529" w:name="_Toc194943260"/>
      <w:bookmarkEnd w:id="523"/>
      <w:bookmarkEnd w:id="524"/>
      <w:bookmarkEnd w:id="525"/>
      <w:bookmarkEnd w:id="526"/>
      <w:bookmarkEnd w:id="527"/>
      <w:bookmarkEnd w:id="528"/>
      <w:r w:rsidRPr="000659FA">
        <w:rPr>
          <w:i/>
          <w:color w:val="auto"/>
        </w:rPr>
        <w:t>Project Finance</w:t>
      </w:r>
      <w:r w:rsidRPr="000659FA">
        <w:rPr>
          <w:color w:val="auto"/>
        </w:rPr>
        <w:t xml:space="preserve"> - </w:t>
      </w:r>
      <w:r w:rsidRPr="000659FA">
        <w:rPr>
          <w:i/>
          <w:color w:val="auto"/>
        </w:rPr>
        <w:t>modesg_inp_project_finance</w:t>
      </w:r>
      <w:bookmarkEnd w:id="529"/>
    </w:p>
    <w:p w14:paraId="3952F4CD" w14:textId="4849CC17" w:rsidR="00EA6D90" w:rsidRPr="000659FA" w:rsidRDefault="00F30F35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514" w:type="dxa"/>
        <w:tblInd w:w="607" w:type="dxa"/>
        <w:tblLook w:val="04A0" w:firstRow="1" w:lastRow="0" w:firstColumn="1" w:lastColumn="0" w:noHBand="0" w:noVBand="1"/>
      </w:tblPr>
      <w:tblGrid>
        <w:gridCol w:w="2514"/>
      </w:tblGrid>
      <w:tr w:rsidR="000659FA" w:rsidRPr="000659FA" w14:paraId="09894388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D81422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codigo_unidade</w:t>
            </w:r>
          </w:p>
        </w:tc>
      </w:tr>
      <w:tr w:rsidR="000659FA" w:rsidRPr="000659FA" w14:paraId="3019C6C2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F0708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</w:t>
            </w:r>
          </w:p>
        </w:tc>
      </w:tr>
      <w:tr w:rsidR="000659FA" w:rsidRPr="000659FA" w14:paraId="33E95396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7EAC08A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</w:t>
            </w:r>
          </w:p>
        </w:tc>
      </w:tr>
      <w:tr w:rsidR="000659FA" w:rsidRPr="000659FA" w14:paraId="268A016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938791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nome_legal_kgl</w:t>
            </w:r>
          </w:p>
        </w:tc>
      </w:tr>
      <w:tr w:rsidR="000659FA" w:rsidRPr="000659FA" w14:paraId="34BFA62E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765BAE5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kgl_top_entidade_principal</w:t>
            </w:r>
          </w:p>
        </w:tc>
      </w:tr>
      <w:tr w:rsidR="000659FA" w:rsidRPr="000659FA" w14:paraId="1E02B781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6F50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kgl_entidade_principal</w:t>
            </w:r>
          </w:p>
        </w:tc>
      </w:tr>
      <w:tr w:rsidR="000659FA" w:rsidRPr="000659FA" w14:paraId="554B42A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9469EE9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nome_top_entidade_principal</w:t>
            </w:r>
          </w:p>
        </w:tc>
      </w:tr>
      <w:tr w:rsidR="000659FA" w:rsidRPr="000659FA" w14:paraId="0D920EEC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434A1EF2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codigo_unidade_operativa</w:t>
            </w:r>
          </w:p>
        </w:tc>
      </w:tr>
      <w:tr w:rsidR="00F30F35" w:rsidRPr="000659FA" w14:paraId="0B399E1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32184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nome_entidade_operativa</w:t>
            </w:r>
          </w:p>
        </w:tc>
      </w:tr>
    </w:tbl>
    <w:p w14:paraId="5090489B" w14:textId="63C4FE81" w:rsidR="00EA6D90" w:rsidRPr="000659FA" w:rsidRDefault="00EA6D90" w:rsidP="007E3521">
      <w:pPr>
        <w:spacing w:line="360" w:lineRule="auto"/>
        <w:jc w:val="both"/>
        <w:rPr>
          <w:rFonts w:ascii="Santander Text" w:hAnsi="Santander Text" w:cs="Arial"/>
        </w:rPr>
      </w:pPr>
    </w:p>
    <w:p w14:paraId="710F9E88" w14:textId="29D4F246" w:rsidR="00472C59" w:rsidRPr="000659FA" w:rsidRDefault="00472C59" w:rsidP="007E3521">
      <w:pPr>
        <w:pStyle w:val="MyHeading1"/>
        <w:spacing w:after="120" w:line="360" w:lineRule="auto"/>
        <w:rPr>
          <w:rFonts w:cs="Arial"/>
          <w:i/>
          <w:color w:val="auto"/>
          <w:szCs w:val="18"/>
          <w:lang w:val="pt-PT"/>
        </w:rPr>
      </w:pPr>
      <w:bookmarkStart w:id="530" w:name="_Toc194943261"/>
      <w:r w:rsidRPr="000659FA">
        <w:rPr>
          <w:color w:val="auto"/>
          <w:lang w:val="pt-PT"/>
        </w:rPr>
        <w:lastRenderedPageBreak/>
        <w:t xml:space="preserve">Tabela de Parametrização - </w:t>
      </w:r>
      <w:r w:rsidRPr="000659FA">
        <w:rPr>
          <w:rFonts w:cs="Arial"/>
          <w:i/>
          <w:color w:val="auto"/>
          <w:szCs w:val="18"/>
          <w:lang w:val="pt-PT"/>
        </w:rPr>
        <w:t>modesg_param_codigos</w:t>
      </w:r>
      <w:bookmarkEnd w:id="530"/>
    </w:p>
    <w:p w14:paraId="30062BED" w14:textId="6A3D5686" w:rsidR="00CD35EB" w:rsidRPr="000659FA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serve para</w:t>
      </w:r>
      <w:r w:rsidR="00CD35EB" w:rsidRPr="000659FA">
        <w:rPr>
          <w:rFonts w:ascii="Santander Text" w:hAnsi="Santander Text" w:cs="Arial"/>
          <w:lang w:val="pt-PT"/>
        </w:rPr>
        <w:t xml:space="preserve"> efetuar o</w:t>
      </w:r>
      <w:r w:rsidRPr="000659FA">
        <w:rPr>
          <w:rFonts w:ascii="Santander Text" w:hAnsi="Santander Text" w:cs="Arial"/>
          <w:lang w:val="pt-PT"/>
        </w:rPr>
        <w:t xml:space="preserve"> mapeamento dos valores dos campos do </w:t>
      </w:r>
      <w:r w:rsidRPr="000659FA">
        <w:rPr>
          <w:rFonts w:ascii="Santander Text" w:hAnsi="Santander Text" w:cs="Arial"/>
          <w:i/>
          <w:lang w:val="pt-PT"/>
        </w:rPr>
        <w:t>Data</w:t>
      </w:r>
      <w:r w:rsidR="00CD35EB"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Lake</w:t>
      </w:r>
      <w:r w:rsidRPr="000659FA">
        <w:rPr>
          <w:rFonts w:ascii="Santander Text" w:hAnsi="Santander Text" w:cs="Arial"/>
          <w:lang w:val="pt-PT"/>
        </w:rPr>
        <w:t xml:space="preserve"> com os valores dos campos homólogos dos </w:t>
      </w:r>
      <w:r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 xml:space="preserve"> mencionados nesta seção.</w:t>
      </w:r>
      <w:r w:rsidR="00CD35EB" w:rsidRPr="000659FA">
        <w:rPr>
          <w:rFonts w:ascii="Santander Text" w:hAnsi="Santander Text" w:cs="Arial"/>
          <w:lang w:val="pt-PT"/>
        </w:rPr>
        <w:t xml:space="preserve"> Apresentando a seguinte estrutura:</w:t>
      </w:r>
    </w:p>
    <w:p w14:paraId="72800EFE" w14:textId="38FFFA3C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‘dimensão’</w:t>
      </w:r>
      <w:r w:rsidRPr="000659FA">
        <w:rPr>
          <w:rFonts w:ascii="Santander Text" w:hAnsi="Santander Text" w:cs="Arial"/>
          <w:lang w:val="pt-PT"/>
        </w:rPr>
        <w:t xml:space="preserve"> diz respeito</w:t>
      </w:r>
      <w:r w:rsidR="00130EA0" w:rsidRPr="000659FA">
        <w:rPr>
          <w:rFonts w:ascii="Santander Text" w:hAnsi="Santander Text" w:cs="Arial"/>
          <w:lang w:val="pt-PT"/>
        </w:rPr>
        <w:t xml:space="preserve"> à informação que queremos obter;</w:t>
      </w:r>
    </w:p>
    <w:p w14:paraId="1C53F4DA" w14:textId="7243C71E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‘valor_original’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>-</w:t>
      </w:r>
      <w:r w:rsidRPr="000659FA">
        <w:rPr>
          <w:rFonts w:ascii="Santander Text" w:hAnsi="Santander Text" w:cs="Arial"/>
          <w:lang w:val="pt-PT"/>
        </w:rPr>
        <w:t xml:space="preserve"> valores que o campo assume no </w:t>
      </w:r>
      <w:r w:rsidRPr="000659FA">
        <w:rPr>
          <w:rFonts w:ascii="Santander Text" w:hAnsi="Santander Text" w:cs="Arial"/>
          <w:i/>
          <w:lang w:val="pt-PT"/>
        </w:rPr>
        <w:t>Data</w:t>
      </w:r>
      <w:r w:rsidR="00CD35EB"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Lake</w:t>
      </w:r>
      <w:r w:rsidR="006D3BC9" w:rsidRPr="000659FA">
        <w:rPr>
          <w:rFonts w:ascii="Santander Text" w:hAnsi="Santander Text" w:cs="Arial"/>
          <w:i/>
          <w:lang w:val="pt-PT"/>
        </w:rPr>
        <w:t xml:space="preserve">, </w:t>
      </w:r>
      <w:r w:rsidR="006D3BC9" w:rsidRPr="000659FA">
        <w:rPr>
          <w:rFonts w:ascii="Santander Text" w:hAnsi="Santander Text" w:cs="Arial"/>
          <w:lang w:val="pt-PT"/>
        </w:rPr>
        <w:t>por exemplo nas tabelas do Modelo Único de Garantias e do Modelo de Bens Imóveis</w:t>
      </w:r>
      <w:r w:rsidRPr="000659FA">
        <w:rPr>
          <w:rFonts w:ascii="Santander Text" w:hAnsi="Santander Text" w:cs="Arial"/>
          <w:lang w:val="pt-PT"/>
        </w:rPr>
        <w:t>;</w:t>
      </w:r>
    </w:p>
    <w:p w14:paraId="33EA0533" w14:textId="41880EB7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‘valor_mv’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 xml:space="preserve">- </w:t>
      </w:r>
      <w:r w:rsidRPr="000659FA">
        <w:rPr>
          <w:rFonts w:ascii="Santander Text" w:hAnsi="Santander Text" w:cs="Arial"/>
          <w:lang w:val="pt-PT"/>
        </w:rPr>
        <w:t xml:space="preserve">valores que o campo assume nos </w:t>
      </w:r>
      <w:r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>;</w:t>
      </w:r>
    </w:p>
    <w:p w14:paraId="47E0B03F" w14:textId="21F7454E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‘descritivo_mv’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 xml:space="preserve">- </w:t>
      </w:r>
      <w:r w:rsidRPr="000659FA">
        <w:rPr>
          <w:rFonts w:ascii="Santander Text" w:hAnsi="Santander Text" w:cs="Arial"/>
          <w:lang w:val="pt-PT"/>
        </w:rPr>
        <w:t xml:space="preserve">valor presente na coluna </w:t>
      </w:r>
      <w:r w:rsidRPr="000659FA">
        <w:rPr>
          <w:rFonts w:ascii="Santander Text" w:hAnsi="Santander Text" w:cs="Arial"/>
          <w:i/>
          <w:lang w:val="pt-PT"/>
        </w:rPr>
        <w:t>‘valor_mv’</w:t>
      </w:r>
      <w:r w:rsidR="00CD35EB" w:rsidRPr="000659FA">
        <w:rPr>
          <w:rFonts w:ascii="Santander Text" w:hAnsi="Santander Text" w:cs="Arial"/>
          <w:lang w:val="pt-PT"/>
        </w:rPr>
        <w:t>.</w:t>
      </w:r>
    </w:p>
    <w:p w14:paraId="61409CA4" w14:textId="4A203CCF" w:rsidR="00130EA0" w:rsidRPr="000659FA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Aquando do carregamento, deverá ser garantido que </w:t>
      </w:r>
      <w:r w:rsidR="009B7255" w:rsidRPr="000659FA">
        <w:rPr>
          <w:rFonts w:ascii="Santander Text" w:hAnsi="Santander Text" w:cs="Arial"/>
          <w:lang w:val="pt-PT"/>
        </w:rPr>
        <w:t xml:space="preserve">valores iguais do campo </w:t>
      </w:r>
      <w:r w:rsidR="009B7255" w:rsidRPr="000659FA">
        <w:rPr>
          <w:rFonts w:ascii="Santander Text" w:hAnsi="Santander Text" w:cs="Arial"/>
          <w:i/>
          <w:lang w:val="pt-PT"/>
        </w:rPr>
        <w:t>‘valor_mv’</w:t>
      </w:r>
      <w:r w:rsidR="009B7255" w:rsidRPr="000659FA">
        <w:rPr>
          <w:rFonts w:ascii="Santander Text" w:hAnsi="Santander Text" w:cs="Arial"/>
          <w:lang w:val="pt-PT"/>
        </w:rPr>
        <w:t xml:space="preserve"> correspondem a valores iguais do campo </w:t>
      </w:r>
      <w:r w:rsidR="009B7255" w:rsidRPr="000659FA">
        <w:rPr>
          <w:rFonts w:ascii="Santander Text" w:hAnsi="Santander Text" w:cs="Arial"/>
          <w:i/>
          <w:lang w:val="pt-PT"/>
        </w:rPr>
        <w:t>‘descritivo_mv’</w:t>
      </w:r>
      <w:r w:rsidR="009B7255" w:rsidRPr="000659FA">
        <w:rPr>
          <w:rFonts w:ascii="Santander Text" w:hAnsi="Santander Text" w:cs="Arial"/>
          <w:lang w:val="pt-PT"/>
        </w:rPr>
        <w:t>.</w:t>
      </w:r>
    </w:p>
    <w:p w14:paraId="51C9A2B8" w14:textId="77777777" w:rsidR="00CD35EB" w:rsidRPr="000659FA" w:rsidRDefault="00CD35EB" w:rsidP="007E3521">
      <w:pPr>
        <w:spacing w:after="0" w:line="240" w:lineRule="auto"/>
        <w:jc w:val="both"/>
        <w:rPr>
          <w:rFonts w:ascii="Santander Text" w:hAnsi="Santander Text" w:cs="Arial"/>
          <w:lang w:val="pt-PT"/>
        </w:rPr>
      </w:pP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68195212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D7C641C" w14:textId="2455B7D7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dimensao</w:t>
            </w:r>
          </w:p>
        </w:tc>
      </w:tr>
      <w:tr w:rsidR="000659FA" w:rsidRPr="000659FA" w14:paraId="5FB7369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E6E7CD1" w14:textId="7B58546B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valor_original</w:t>
            </w:r>
          </w:p>
        </w:tc>
      </w:tr>
      <w:tr w:rsidR="000659FA" w:rsidRPr="000659FA" w14:paraId="4BB06B8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2B52DF3" w14:textId="795D9898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valor_mv</w:t>
            </w:r>
          </w:p>
        </w:tc>
      </w:tr>
      <w:tr w:rsidR="00472C59" w:rsidRPr="000659FA" w14:paraId="4CCB3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4A196F2F" w14:textId="3A141F1E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descritivo_mv</w:t>
            </w:r>
          </w:p>
        </w:tc>
      </w:tr>
    </w:tbl>
    <w:p w14:paraId="3713CAA4" w14:textId="77777777" w:rsidR="00472C59" w:rsidRPr="000659FA" w:rsidRDefault="00472C59" w:rsidP="007E3521">
      <w:pPr>
        <w:rPr>
          <w:lang w:val="pt-PT"/>
        </w:rPr>
      </w:pPr>
    </w:p>
    <w:sectPr w:rsidR="00472C59" w:rsidRPr="000659FA" w:rsidSect="007E3521">
      <w:footerReference w:type="even" r:id="rId16"/>
      <w:footerReference w:type="default" r:id="rId17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0519C6" w14:textId="77777777" w:rsidR="00D9511A" w:rsidRDefault="00D9511A" w:rsidP="00C702C7">
      <w:pPr>
        <w:spacing w:after="0" w:line="240" w:lineRule="auto"/>
      </w:pPr>
      <w:r>
        <w:separator/>
      </w:r>
    </w:p>
  </w:endnote>
  <w:endnote w:type="continuationSeparator" w:id="0">
    <w:p w14:paraId="61F5D311" w14:textId="77777777" w:rsidR="00D9511A" w:rsidRDefault="00D9511A" w:rsidP="00C702C7">
      <w:pPr>
        <w:spacing w:after="0" w:line="240" w:lineRule="auto"/>
      </w:pPr>
      <w:r>
        <w:continuationSeparator/>
      </w:r>
    </w:p>
  </w:endnote>
  <w:endnote w:type="continuationNotice" w:id="1">
    <w:p w14:paraId="0D735A0A" w14:textId="77777777" w:rsidR="00D9511A" w:rsidRDefault="00D951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78EFF760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752CFCE5" w14:textId="77777777" w:rsidR="0043084C" w:rsidRDefault="00430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4DD9DA86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07A93092" w14:textId="77777777" w:rsidR="0043084C" w:rsidRPr="007E3521" w:rsidRDefault="0043084C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499CB" w14:textId="77777777" w:rsidR="00D9511A" w:rsidRDefault="00D9511A" w:rsidP="00C702C7">
      <w:pPr>
        <w:spacing w:after="0" w:line="240" w:lineRule="auto"/>
      </w:pPr>
      <w:r>
        <w:separator/>
      </w:r>
    </w:p>
  </w:footnote>
  <w:footnote w:type="continuationSeparator" w:id="0">
    <w:p w14:paraId="4B08166C" w14:textId="77777777" w:rsidR="00D9511A" w:rsidRDefault="00D9511A" w:rsidP="00C702C7">
      <w:pPr>
        <w:spacing w:after="0" w:line="240" w:lineRule="auto"/>
      </w:pPr>
      <w:r>
        <w:continuationSeparator/>
      </w:r>
    </w:p>
  </w:footnote>
  <w:footnote w:type="continuationNotice" w:id="1">
    <w:p w14:paraId="0DEB4833" w14:textId="77777777" w:rsidR="00D9511A" w:rsidRDefault="00D9511A">
      <w:pPr>
        <w:spacing w:after="0" w:line="240" w:lineRule="auto"/>
      </w:pPr>
    </w:p>
  </w:footnote>
  <w:footnote w:id="2">
    <w:p w14:paraId="18CC720E" w14:textId="77777777" w:rsidR="0043084C" w:rsidRPr="007E3521" w:rsidRDefault="0043084C" w:rsidP="007E3521">
      <w:pPr>
        <w:pStyle w:val="FootnoteText"/>
        <w:jc w:val="both"/>
        <w:rPr>
          <w:rFonts w:ascii="Santander Text" w:hAnsi="Santander Text"/>
          <w:lang w:val="pt-PT"/>
        </w:rPr>
      </w:pPr>
      <w:r w:rsidRPr="007E3521">
        <w:rPr>
          <w:rStyle w:val="FootnoteReference"/>
          <w:rFonts w:ascii="Santander Text" w:hAnsi="Santander Text"/>
        </w:rPr>
        <w:footnoteRef/>
      </w:r>
      <w:r w:rsidRPr="007E3521">
        <w:rPr>
          <w:rFonts w:ascii="Santander Text" w:hAnsi="Santander Text"/>
          <w:lang w:val="pt-PT"/>
        </w:rPr>
        <w:t xml:space="preserve"> Esta abordagem só deve ser considerada se o resultado da referida fórmula for superior a 75%.</w:t>
      </w:r>
    </w:p>
  </w:footnote>
  <w:footnote w:id="3">
    <w:p w14:paraId="3E385DC8" w14:textId="4AE4367E" w:rsidR="0043084C" w:rsidRPr="007E3521" w:rsidRDefault="0043084C" w:rsidP="007E3521">
      <w:pPr>
        <w:pStyle w:val="Header"/>
        <w:rPr>
          <w:lang w:val="pt-PT"/>
        </w:rPr>
      </w:pPr>
      <w:r>
        <w:rPr>
          <w:rStyle w:val="FootnoteReference"/>
        </w:rPr>
        <w:footnoteRef/>
      </w:r>
      <w:r w:rsidRPr="007E3521">
        <w:rPr>
          <w:lang w:val="pt-PT"/>
        </w:rPr>
        <w:t xml:space="preserve"> 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Esta tabela atualmente, segundo </w:t>
      </w:r>
      <w:r w:rsidRPr="007E3521">
        <w:rPr>
          <w:rFonts w:ascii="Santander Text" w:hAnsi="Santander Text" w:cs="Arial"/>
          <w:b w:val="0"/>
          <w:i/>
          <w:iCs/>
          <w:szCs w:val="18"/>
          <w:lang w:val="pt-PT"/>
        </w:rPr>
        <w:t>feedback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 de IT, ainda se encontra em fase de desenvolvimento pelo que, os campos utilizados são os que estão disponíveis à data de envio da presente especificação.</w:t>
      </w:r>
    </w:p>
    <w:p w14:paraId="35FD072C" w14:textId="3BB8E047" w:rsidR="0043084C" w:rsidRPr="007E3521" w:rsidRDefault="0043084C">
      <w:pPr>
        <w:pStyle w:val="FootnoteText"/>
        <w:rPr>
          <w:lang w:val="pt-PT"/>
        </w:rPr>
      </w:pPr>
    </w:p>
  </w:footnote>
  <w:footnote w:id="4">
    <w:p w14:paraId="4DDA2ADB" w14:textId="3862AD00" w:rsidR="0043084C" w:rsidRPr="001C06E9" w:rsidRDefault="0043084C" w:rsidP="001C06E9">
      <w:pPr>
        <w:spacing w:line="360" w:lineRule="auto"/>
        <w:jc w:val="both"/>
        <w:rPr>
          <w:lang w:val="pt-PT"/>
        </w:rPr>
      </w:pPr>
      <w:r w:rsidRPr="00B20516">
        <w:rPr>
          <w:rStyle w:val="FootnoteReference"/>
        </w:rPr>
        <w:footnoteRef/>
      </w:r>
      <w:r w:rsidRPr="00B20516">
        <w:rPr>
          <w:lang w:val="pt-PT"/>
        </w:rPr>
        <w:t xml:space="preserve"> </w:t>
      </w:r>
      <w:r w:rsidRPr="00B20516">
        <w:rPr>
          <w:rFonts w:ascii="Santander Text" w:hAnsi="Santander Text"/>
          <w:sz w:val="16"/>
          <w:szCs w:val="18"/>
          <w:lang w:val="pt-PT"/>
        </w:rPr>
        <w:t>Para</w:t>
      </w:r>
      <w:r w:rsidRPr="00B20516">
        <w:rPr>
          <w:sz w:val="16"/>
          <w:lang w:val="pt-PT"/>
        </w:rPr>
        <w:t xml:space="preserve"> obtenção dos atributos por conta contabilística, para o perímetro local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‘ST_SGPS_CONS’) através dos campos </w:t>
      </w:r>
      <w:r w:rsidRPr="00B20516">
        <w:rPr>
          <w:i/>
          <w:sz w:val="16"/>
          <w:lang w:val="pt-PT"/>
        </w:rPr>
        <w:t xml:space="preserve">’ccontab_final_st_sgps’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 xml:space="preserve">’conta’ </w:t>
      </w:r>
      <w:r w:rsidRPr="00B20516">
        <w:rPr>
          <w:sz w:val="16"/>
          <w:lang w:val="pt-PT"/>
        </w:rPr>
        <w:t xml:space="preserve">e para o perímetro corporativo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‘BST_IDCOMB’) através dos campos </w:t>
      </w:r>
      <w:r w:rsidRPr="00B20516">
        <w:rPr>
          <w:i/>
          <w:sz w:val="16"/>
          <w:lang w:val="pt-PT"/>
        </w:rPr>
        <w:t xml:space="preserve">’ccontab_final_idcomb’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>’conta’</w:t>
      </w:r>
      <w:r w:rsidRPr="00B20516">
        <w:rPr>
          <w:sz w:val="16"/>
          <w:lang w:val="pt-PT"/>
        </w:rPr>
        <w:t xml:space="preserve"> .</w:t>
      </w:r>
      <w:r>
        <w:rPr>
          <w:sz w:val="16"/>
          <w:lang w:val="pt-PT"/>
        </w:rPr>
        <w:t xml:space="preserve"> 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F0C13"/>
    <w:multiLevelType w:val="hybridMultilevel"/>
    <w:tmpl w:val="B29EC7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036D38"/>
    <w:multiLevelType w:val="hybridMultilevel"/>
    <w:tmpl w:val="AE9C11CC"/>
    <w:lvl w:ilvl="0" w:tplc="3FBC59F0">
      <w:start w:val="1"/>
      <w:numFmt w:val="upperRoman"/>
      <w:lvlText w:val="%1)"/>
      <w:lvlJc w:val="left"/>
      <w:pPr>
        <w:ind w:left="25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A94D15"/>
    <w:multiLevelType w:val="hybridMultilevel"/>
    <w:tmpl w:val="8C345002"/>
    <w:lvl w:ilvl="0" w:tplc="C25E2B28">
      <w:start w:val="3"/>
      <w:numFmt w:val="lowerLetter"/>
      <w:lvlText w:val="%1)"/>
      <w:lvlJc w:val="left"/>
      <w:pPr>
        <w:ind w:left="1069" w:hanging="360"/>
      </w:pPr>
      <w:rPr>
        <w:strike w:val="0"/>
        <w:dstrike w:val="0"/>
        <w:u w:val="none"/>
        <w:effect w:val="none"/>
      </w:rPr>
    </w:lvl>
    <w:lvl w:ilvl="1" w:tplc="08160019">
      <w:start w:val="1"/>
      <w:numFmt w:val="lowerLetter"/>
      <w:lvlText w:val="%2."/>
      <w:lvlJc w:val="left"/>
      <w:pPr>
        <w:ind w:left="1789" w:hanging="360"/>
      </w:pPr>
    </w:lvl>
    <w:lvl w:ilvl="2" w:tplc="0816001B">
      <w:start w:val="1"/>
      <w:numFmt w:val="lowerRoman"/>
      <w:lvlText w:val="%3."/>
      <w:lvlJc w:val="right"/>
      <w:pPr>
        <w:ind w:left="2509" w:hanging="180"/>
      </w:pPr>
    </w:lvl>
    <w:lvl w:ilvl="3" w:tplc="0816000F">
      <w:start w:val="1"/>
      <w:numFmt w:val="decimal"/>
      <w:lvlText w:val="%4."/>
      <w:lvlJc w:val="left"/>
      <w:pPr>
        <w:ind w:left="3229" w:hanging="360"/>
      </w:pPr>
    </w:lvl>
    <w:lvl w:ilvl="4" w:tplc="08160019">
      <w:start w:val="1"/>
      <w:numFmt w:val="lowerLetter"/>
      <w:lvlText w:val="%5."/>
      <w:lvlJc w:val="left"/>
      <w:pPr>
        <w:ind w:left="3949" w:hanging="360"/>
      </w:pPr>
    </w:lvl>
    <w:lvl w:ilvl="5" w:tplc="0816001B">
      <w:start w:val="1"/>
      <w:numFmt w:val="lowerRoman"/>
      <w:lvlText w:val="%6."/>
      <w:lvlJc w:val="right"/>
      <w:pPr>
        <w:ind w:left="4669" w:hanging="180"/>
      </w:pPr>
    </w:lvl>
    <w:lvl w:ilvl="6" w:tplc="0816000F">
      <w:start w:val="1"/>
      <w:numFmt w:val="decimal"/>
      <w:lvlText w:val="%7."/>
      <w:lvlJc w:val="left"/>
      <w:pPr>
        <w:ind w:left="5389" w:hanging="360"/>
      </w:pPr>
    </w:lvl>
    <w:lvl w:ilvl="7" w:tplc="08160019">
      <w:start w:val="1"/>
      <w:numFmt w:val="lowerLetter"/>
      <w:lvlText w:val="%8."/>
      <w:lvlJc w:val="left"/>
      <w:pPr>
        <w:ind w:left="6109" w:hanging="360"/>
      </w:pPr>
    </w:lvl>
    <w:lvl w:ilvl="8" w:tplc="0816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2AE05AA"/>
    <w:multiLevelType w:val="hybridMultilevel"/>
    <w:tmpl w:val="AA02A4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05981"/>
    <w:multiLevelType w:val="hybridMultilevel"/>
    <w:tmpl w:val="104A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EB5983"/>
    <w:multiLevelType w:val="hybridMultilevel"/>
    <w:tmpl w:val="118C9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A324A"/>
    <w:multiLevelType w:val="hybridMultilevel"/>
    <w:tmpl w:val="EFFC3A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D23C27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212A1"/>
    <w:multiLevelType w:val="hybridMultilevel"/>
    <w:tmpl w:val="AE3CA5FC"/>
    <w:lvl w:ilvl="0" w:tplc="2F46F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984D0E"/>
    <w:multiLevelType w:val="hybridMultilevel"/>
    <w:tmpl w:val="D6889EF8"/>
    <w:lvl w:ilvl="0" w:tplc="08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8DCBE0E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  <w:color w:val="000000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08A141AB"/>
    <w:multiLevelType w:val="hybridMultilevel"/>
    <w:tmpl w:val="127ECB2A"/>
    <w:lvl w:ilvl="0" w:tplc="EA72A02A">
      <w:start w:val="1"/>
      <w:numFmt w:val="decimal"/>
      <w:lvlText w:val="%1."/>
      <w:lvlJc w:val="left"/>
      <w:pPr>
        <w:ind w:left="1428" w:hanging="360"/>
      </w:pPr>
      <w:rPr>
        <w:rFonts w:ascii="Arial" w:hAnsi="Arial" w:cs="Times New Roman" w:hint="default"/>
        <w:b w:val="0"/>
        <w:i w:val="0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0A0935A6"/>
    <w:multiLevelType w:val="hybridMultilevel"/>
    <w:tmpl w:val="9198D812"/>
    <w:lvl w:ilvl="0" w:tplc="89C60E78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EB20B2BA">
      <w:start w:val="1"/>
      <w:numFmt w:val="lowerLetter"/>
      <w:lvlText w:val="%2."/>
      <w:lvlJc w:val="left"/>
      <w:pPr>
        <w:ind w:left="2856" w:hanging="360"/>
      </w:pPr>
      <w:rPr>
        <w:b w:val="0"/>
      </w:r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0BE86EF9"/>
    <w:multiLevelType w:val="hybridMultilevel"/>
    <w:tmpl w:val="1D221852"/>
    <w:lvl w:ilvl="0" w:tplc="08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0BEE50B8"/>
    <w:multiLevelType w:val="hybridMultilevel"/>
    <w:tmpl w:val="CB8AECC2"/>
    <w:lvl w:ilvl="0" w:tplc="36F81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A70D74"/>
    <w:multiLevelType w:val="hybridMultilevel"/>
    <w:tmpl w:val="ABEACD14"/>
    <w:lvl w:ilvl="0" w:tplc="111CB3D4">
      <w:start w:val="1"/>
      <w:numFmt w:val="upperRoman"/>
      <w:lvlText w:val="%1)"/>
      <w:lvlJc w:val="left"/>
      <w:pPr>
        <w:ind w:left="2496" w:hanging="360"/>
      </w:pPr>
      <w:rPr>
        <w:rFonts w:ascii="Arial" w:eastAsia="Aptos" w:hAnsi="Arial" w:cs="Arial"/>
        <w:b/>
        <w:bCs/>
        <w:i w:val="0"/>
        <w:sz w:val="18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20" w15:restartNumberingAfterBreak="0">
    <w:nsid w:val="0E214C3A"/>
    <w:multiLevelType w:val="hybridMultilevel"/>
    <w:tmpl w:val="399ED988"/>
    <w:lvl w:ilvl="0" w:tplc="794E0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B7951"/>
    <w:multiLevelType w:val="hybridMultilevel"/>
    <w:tmpl w:val="40067D84"/>
    <w:lvl w:ilvl="0" w:tplc="A28E9264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0F515859"/>
    <w:multiLevelType w:val="hybridMultilevel"/>
    <w:tmpl w:val="939094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E8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C34FBC"/>
    <w:multiLevelType w:val="hybridMultilevel"/>
    <w:tmpl w:val="298A178A"/>
    <w:lvl w:ilvl="0" w:tplc="08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0FFB4AED"/>
    <w:multiLevelType w:val="hybridMultilevel"/>
    <w:tmpl w:val="44F25D1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A6A87"/>
    <w:multiLevelType w:val="hybridMultilevel"/>
    <w:tmpl w:val="19BEEB04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11AC1A0E"/>
    <w:multiLevelType w:val="hybridMultilevel"/>
    <w:tmpl w:val="837821C2"/>
    <w:lvl w:ilvl="0" w:tplc="08160019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816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7" w15:restartNumberingAfterBreak="0">
    <w:nsid w:val="11DD11C9"/>
    <w:multiLevelType w:val="hybridMultilevel"/>
    <w:tmpl w:val="DE642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8B5EBE"/>
    <w:multiLevelType w:val="hybridMultilevel"/>
    <w:tmpl w:val="A182A248"/>
    <w:lvl w:ilvl="0" w:tplc="ABEAD2AC">
      <w:start w:val="1"/>
      <w:numFmt w:val="decimal"/>
      <w:pStyle w:val="Style6"/>
      <w:lvlText w:val="%1.1.1.1.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AE522F"/>
    <w:multiLevelType w:val="hybridMultilevel"/>
    <w:tmpl w:val="E0D27C06"/>
    <w:lvl w:ilvl="0" w:tplc="557018BE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2856" w:hanging="360"/>
      </w:pPr>
    </w:lvl>
    <w:lvl w:ilvl="2" w:tplc="0816001B">
      <w:start w:val="1"/>
      <w:numFmt w:val="lowerRoman"/>
      <w:lvlText w:val="%3."/>
      <w:lvlJc w:val="right"/>
      <w:pPr>
        <w:ind w:left="3576" w:hanging="180"/>
      </w:pPr>
    </w:lvl>
    <w:lvl w:ilvl="3" w:tplc="0816000F">
      <w:start w:val="1"/>
      <w:numFmt w:val="decimal"/>
      <w:lvlText w:val="%4."/>
      <w:lvlJc w:val="left"/>
      <w:pPr>
        <w:ind w:left="4296" w:hanging="360"/>
      </w:pPr>
    </w:lvl>
    <w:lvl w:ilvl="4" w:tplc="08160019">
      <w:start w:val="1"/>
      <w:numFmt w:val="lowerLetter"/>
      <w:lvlText w:val="%5."/>
      <w:lvlJc w:val="left"/>
      <w:pPr>
        <w:ind w:left="5016" w:hanging="360"/>
      </w:pPr>
    </w:lvl>
    <w:lvl w:ilvl="5" w:tplc="0816001B">
      <w:start w:val="1"/>
      <w:numFmt w:val="lowerRoman"/>
      <w:lvlText w:val="%6."/>
      <w:lvlJc w:val="right"/>
      <w:pPr>
        <w:ind w:left="5736" w:hanging="180"/>
      </w:pPr>
    </w:lvl>
    <w:lvl w:ilvl="6" w:tplc="0816000F">
      <w:start w:val="1"/>
      <w:numFmt w:val="decimal"/>
      <w:lvlText w:val="%7."/>
      <w:lvlJc w:val="left"/>
      <w:pPr>
        <w:ind w:left="6456" w:hanging="360"/>
      </w:pPr>
    </w:lvl>
    <w:lvl w:ilvl="7" w:tplc="08160019">
      <w:start w:val="1"/>
      <w:numFmt w:val="lowerLetter"/>
      <w:lvlText w:val="%8."/>
      <w:lvlJc w:val="left"/>
      <w:pPr>
        <w:ind w:left="7176" w:hanging="360"/>
      </w:pPr>
    </w:lvl>
    <w:lvl w:ilvl="8" w:tplc="0816001B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31" w15:restartNumberingAfterBreak="0">
    <w:nsid w:val="18DC7583"/>
    <w:multiLevelType w:val="hybridMultilevel"/>
    <w:tmpl w:val="DE54C2D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9213886"/>
    <w:multiLevelType w:val="hybridMultilevel"/>
    <w:tmpl w:val="713C775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D627580"/>
    <w:multiLevelType w:val="hybridMultilevel"/>
    <w:tmpl w:val="37EA7FB4"/>
    <w:lvl w:ilvl="0" w:tplc="896C9DCA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4" w15:restartNumberingAfterBreak="0">
    <w:nsid w:val="1ED163CD"/>
    <w:multiLevelType w:val="hybridMultilevel"/>
    <w:tmpl w:val="0C78AF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633AA3"/>
    <w:multiLevelType w:val="hybridMultilevel"/>
    <w:tmpl w:val="7808302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BC0020"/>
    <w:multiLevelType w:val="multilevel"/>
    <w:tmpl w:val="FDBA748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E222E1"/>
    <w:multiLevelType w:val="hybridMultilevel"/>
    <w:tmpl w:val="6686B8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4FF7CBE"/>
    <w:multiLevelType w:val="hybridMultilevel"/>
    <w:tmpl w:val="6A5CDC9E"/>
    <w:lvl w:ilvl="0" w:tplc="CB98327A">
      <w:start w:val="1"/>
      <w:numFmt w:val="upperRoman"/>
      <w:lvlText w:val="%1)"/>
      <w:lvlJc w:val="left"/>
      <w:pPr>
        <w:ind w:left="2484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9" w15:restartNumberingAfterBreak="0">
    <w:nsid w:val="25D7635F"/>
    <w:multiLevelType w:val="hybridMultilevel"/>
    <w:tmpl w:val="0914A1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E20730"/>
    <w:multiLevelType w:val="hybridMultilevel"/>
    <w:tmpl w:val="C088D5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E910DF"/>
    <w:multiLevelType w:val="hybridMultilevel"/>
    <w:tmpl w:val="35D6BE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1C34BF"/>
    <w:multiLevelType w:val="hybridMultilevel"/>
    <w:tmpl w:val="9FF877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7837E1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960A1A"/>
    <w:multiLevelType w:val="hybridMultilevel"/>
    <w:tmpl w:val="774278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BD12FD2"/>
    <w:multiLevelType w:val="hybridMultilevel"/>
    <w:tmpl w:val="6DDC1DF8"/>
    <w:lvl w:ilvl="0" w:tplc="08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6" w15:restartNumberingAfterBreak="0">
    <w:nsid w:val="2BD70482"/>
    <w:multiLevelType w:val="hybridMultilevel"/>
    <w:tmpl w:val="3D0C4662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C8054CC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456E08"/>
    <w:multiLevelType w:val="hybridMultilevel"/>
    <w:tmpl w:val="F8F2050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03D5498"/>
    <w:multiLevelType w:val="hybridMultilevel"/>
    <w:tmpl w:val="18908C3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1000EB2"/>
    <w:multiLevelType w:val="hybridMultilevel"/>
    <w:tmpl w:val="0B90E9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42545F"/>
    <w:multiLevelType w:val="hybridMultilevel"/>
    <w:tmpl w:val="B2388D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1C3658"/>
    <w:multiLevelType w:val="hybridMultilevel"/>
    <w:tmpl w:val="83A2870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5891398"/>
    <w:multiLevelType w:val="hybridMultilevel"/>
    <w:tmpl w:val="E7AC52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6D13F17"/>
    <w:multiLevelType w:val="hybridMultilevel"/>
    <w:tmpl w:val="14AC628C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87811AF"/>
    <w:multiLevelType w:val="hybridMultilevel"/>
    <w:tmpl w:val="3E5CE3E2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8C8142B"/>
    <w:multiLevelType w:val="hybridMultilevel"/>
    <w:tmpl w:val="B9C096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F25D24"/>
    <w:multiLevelType w:val="hybridMultilevel"/>
    <w:tmpl w:val="80B65E68"/>
    <w:lvl w:ilvl="0" w:tplc="1CEABCCE">
      <w:start w:val="1"/>
      <w:numFmt w:val="upperRoman"/>
      <w:lvlText w:val="%1)"/>
      <w:lvlJc w:val="left"/>
      <w:pPr>
        <w:ind w:left="2496" w:hanging="360"/>
      </w:pPr>
      <w:rPr>
        <w:rFonts w:ascii="Calibri" w:eastAsia="Calibri" w:hAnsi="Calibri" w:cs="Calibri"/>
        <w:b/>
        <w:i w:val="0"/>
        <w:iCs w:val="0"/>
        <w:color w:val="000000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59" w15:restartNumberingAfterBreak="0">
    <w:nsid w:val="39386074"/>
    <w:multiLevelType w:val="hybridMultilevel"/>
    <w:tmpl w:val="CBAAB5E4"/>
    <w:lvl w:ilvl="0" w:tplc="5A6EB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0" w15:restartNumberingAfterBreak="0">
    <w:nsid w:val="3AFB763B"/>
    <w:multiLevelType w:val="hybridMultilevel"/>
    <w:tmpl w:val="307C749E"/>
    <w:lvl w:ilvl="0" w:tplc="0816000F">
      <w:start w:val="1"/>
      <w:numFmt w:val="decimal"/>
      <w:lvlText w:val="%1."/>
      <w:lvlJc w:val="left"/>
      <w:pPr>
        <w:ind w:left="348" w:hanging="360"/>
      </w:pPr>
    </w:lvl>
    <w:lvl w:ilvl="1" w:tplc="08160019" w:tentative="1">
      <w:start w:val="1"/>
      <w:numFmt w:val="lowerLetter"/>
      <w:lvlText w:val="%2."/>
      <w:lvlJc w:val="left"/>
      <w:pPr>
        <w:ind w:left="1068" w:hanging="360"/>
      </w:pPr>
    </w:lvl>
    <w:lvl w:ilvl="2" w:tplc="0816001B" w:tentative="1">
      <w:start w:val="1"/>
      <w:numFmt w:val="lowerRoman"/>
      <w:lvlText w:val="%3."/>
      <w:lvlJc w:val="right"/>
      <w:pPr>
        <w:ind w:left="1788" w:hanging="180"/>
      </w:pPr>
    </w:lvl>
    <w:lvl w:ilvl="3" w:tplc="0816000F" w:tentative="1">
      <w:start w:val="1"/>
      <w:numFmt w:val="decimal"/>
      <w:lvlText w:val="%4."/>
      <w:lvlJc w:val="left"/>
      <w:pPr>
        <w:ind w:left="2508" w:hanging="360"/>
      </w:pPr>
    </w:lvl>
    <w:lvl w:ilvl="4" w:tplc="08160019" w:tentative="1">
      <w:start w:val="1"/>
      <w:numFmt w:val="lowerLetter"/>
      <w:lvlText w:val="%5."/>
      <w:lvlJc w:val="left"/>
      <w:pPr>
        <w:ind w:left="3228" w:hanging="360"/>
      </w:pPr>
    </w:lvl>
    <w:lvl w:ilvl="5" w:tplc="0816001B" w:tentative="1">
      <w:start w:val="1"/>
      <w:numFmt w:val="lowerRoman"/>
      <w:lvlText w:val="%6."/>
      <w:lvlJc w:val="right"/>
      <w:pPr>
        <w:ind w:left="3948" w:hanging="180"/>
      </w:pPr>
    </w:lvl>
    <w:lvl w:ilvl="6" w:tplc="0816000F" w:tentative="1">
      <w:start w:val="1"/>
      <w:numFmt w:val="decimal"/>
      <w:lvlText w:val="%7."/>
      <w:lvlJc w:val="left"/>
      <w:pPr>
        <w:ind w:left="4668" w:hanging="360"/>
      </w:pPr>
    </w:lvl>
    <w:lvl w:ilvl="7" w:tplc="08160019" w:tentative="1">
      <w:start w:val="1"/>
      <w:numFmt w:val="lowerLetter"/>
      <w:lvlText w:val="%8."/>
      <w:lvlJc w:val="left"/>
      <w:pPr>
        <w:ind w:left="5388" w:hanging="360"/>
      </w:pPr>
    </w:lvl>
    <w:lvl w:ilvl="8" w:tplc="08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61" w15:restartNumberingAfterBreak="0">
    <w:nsid w:val="3B47618F"/>
    <w:multiLevelType w:val="hybridMultilevel"/>
    <w:tmpl w:val="CE60BEA6"/>
    <w:lvl w:ilvl="0" w:tplc="BCC8DABC">
      <w:start w:val="1"/>
      <w:numFmt w:val="upperRoman"/>
      <w:lvlText w:val="%1)"/>
      <w:lvlJc w:val="left"/>
      <w:pPr>
        <w:ind w:left="2484" w:hanging="360"/>
      </w:pPr>
      <w:rPr>
        <w:rFonts w:ascii="Arial" w:eastAsia="Times New Roman" w:hAnsi="Arial" w:cs="Arial"/>
        <w:b/>
        <w:bCs/>
        <w:color w:val="000000"/>
      </w:rPr>
    </w:lvl>
    <w:lvl w:ilvl="1" w:tplc="08160019">
      <w:start w:val="1"/>
      <w:numFmt w:val="lowerLetter"/>
      <w:lvlText w:val="%2."/>
      <w:lvlJc w:val="left"/>
      <w:pPr>
        <w:ind w:left="3204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924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644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64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84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804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524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244" w:hanging="180"/>
      </w:pPr>
      <w:rPr>
        <w:rFonts w:cs="Times New Roman"/>
      </w:rPr>
    </w:lvl>
  </w:abstractNum>
  <w:abstractNum w:abstractNumId="62" w15:restartNumberingAfterBreak="0">
    <w:nsid w:val="3BE16290"/>
    <w:multiLevelType w:val="hybridMultilevel"/>
    <w:tmpl w:val="377AA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E73F49"/>
    <w:multiLevelType w:val="multilevel"/>
    <w:tmpl w:val="22323BC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C172E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CE965DC"/>
    <w:multiLevelType w:val="hybridMultilevel"/>
    <w:tmpl w:val="47D4124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FAB54B7"/>
    <w:multiLevelType w:val="hybridMultilevel"/>
    <w:tmpl w:val="40A8E498"/>
    <w:lvl w:ilvl="0" w:tplc="CB98327A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7" w15:restartNumberingAfterBreak="0">
    <w:nsid w:val="3FCD5BA6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06A6F5E"/>
    <w:multiLevelType w:val="hybridMultilevel"/>
    <w:tmpl w:val="6A0CDAC0"/>
    <w:lvl w:ilvl="0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416E5F2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18E3747"/>
    <w:multiLevelType w:val="hybridMultilevel"/>
    <w:tmpl w:val="9F9A4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FCAAFA">
      <w:start w:val="1"/>
      <w:numFmt w:val="upperRoman"/>
      <w:lvlText w:val="%6)"/>
      <w:lvlJc w:val="left"/>
      <w:pPr>
        <w:ind w:left="4680" w:hanging="720"/>
      </w:pPr>
      <w:rPr>
        <w:rFonts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1564B5"/>
    <w:multiLevelType w:val="hybridMultilevel"/>
    <w:tmpl w:val="1958B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D6487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3AF4422"/>
    <w:multiLevelType w:val="hybridMultilevel"/>
    <w:tmpl w:val="364A402C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F8768D6C">
      <w:start w:val="1"/>
      <w:numFmt w:val="upperRoman"/>
      <w:lvlText w:val="%2)"/>
      <w:lvlJc w:val="left"/>
      <w:pPr>
        <w:ind w:left="720" w:hanging="360"/>
      </w:pPr>
      <w:rPr>
        <w:rFonts w:ascii="Arial" w:eastAsia="Times New Roman" w:hAnsi="Arial" w:cs="Arial"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4" w15:restartNumberingAfterBreak="0">
    <w:nsid w:val="49D943F2"/>
    <w:multiLevelType w:val="hybridMultilevel"/>
    <w:tmpl w:val="8F3C6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F675C4F"/>
    <w:multiLevelType w:val="hybridMultilevel"/>
    <w:tmpl w:val="97A654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FE55BB6"/>
    <w:multiLevelType w:val="hybridMultilevel"/>
    <w:tmpl w:val="BB1E11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1964072"/>
    <w:multiLevelType w:val="hybridMultilevel"/>
    <w:tmpl w:val="1E8425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720" w:hanging="360"/>
      </w:pPr>
    </w:lvl>
    <w:lvl w:ilvl="2" w:tplc="0816001B">
      <w:start w:val="1"/>
      <w:numFmt w:val="lowerRoman"/>
      <w:lvlText w:val="%3."/>
      <w:lvlJc w:val="right"/>
      <w:pPr>
        <w:ind w:left="1440" w:hanging="180"/>
      </w:pPr>
    </w:lvl>
    <w:lvl w:ilvl="3" w:tplc="0816000F">
      <w:start w:val="1"/>
      <w:numFmt w:val="decimal"/>
      <w:lvlText w:val="%4."/>
      <w:lvlJc w:val="left"/>
      <w:pPr>
        <w:ind w:left="2160" w:hanging="360"/>
      </w:pPr>
    </w:lvl>
    <w:lvl w:ilvl="4" w:tplc="08160019">
      <w:start w:val="1"/>
      <w:numFmt w:val="lowerLetter"/>
      <w:lvlText w:val="%5."/>
      <w:lvlJc w:val="left"/>
      <w:pPr>
        <w:ind w:left="2880" w:hanging="360"/>
      </w:pPr>
    </w:lvl>
    <w:lvl w:ilvl="5" w:tplc="0816001B">
      <w:start w:val="1"/>
      <w:numFmt w:val="lowerRoman"/>
      <w:lvlText w:val="%6."/>
      <w:lvlJc w:val="right"/>
      <w:pPr>
        <w:ind w:left="3600" w:hanging="180"/>
      </w:pPr>
    </w:lvl>
    <w:lvl w:ilvl="6" w:tplc="0816000F">
      <w:start w:val="1"/>
      <w:numFmt w:val="decimal"/>
      <w:lvlText w:val="%7."/>
      <w:lvlJc w:val="left"/>
      <w:pPr>
        <w:ind w:left="4320" w:hanging="360"/>
      </w:pPr>
    </w:lvl>
    <w:lvl w:ilvl="7" w:tplc="08160019">
      <w:start w:val="1"/>
      <w:numFmt w:val="lowerLetter"/>
      <w:lvlText w:val="%8."/>
      <w:lvlJc w:val="left"/>
      <w:pPr>
        <w:ind w:left="5040" w:hanging="360"/>
      </w:pPr>
    </w:lvl>
    <w:lvl w:ilvl="8" w:tplc="0816001B">
      <w:start w:val="1"/>
      <w:numFmt w:val="lowerRoman"/>
      <w:lvlText w:val="%9."/>
      <w:lvlJc w:val="right"/>
      <w:pPr>
        <w:ind w:left="5760" w:hanging="180"/>
      </w:pPr>
    </w:lvl>
  </w:abstractNum>
  <w:abstractNum w:abstractNumId="78" w15:restartNumberingAfterBreak="0">
    <w:nsid w:val="52955A39"/>
    <w:multiLevelType w:val="hybridMultilevel"/>
    <w:tmpl w:val="45AAFE3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44C20FC"/>
    <w:multiLevelType w:val="hybridMultilevel"/>
    <w:tmpl w:val="322C16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4B6035D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733754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8421891"/>
    <w:multiLevelType w:val="hybridMultilevel"/>
    <w:tmpl w:val="331E83B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58A7521F"/>
    <w:multiLevelType w:val="hybridMultilevel"/>
    <w:tmpl w:val="5456CF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A2450B0"/>
    <w:multiLevelType w:val="hybridMultilevel"/>
    <w:tmpl w:val="613A7A9E"/>
    <w:lvl w:ilvl="0" w:tplc="71121CBC">
      <w:start w:val="1"/>
      <w:numFmt w:val="bullet"/>
      <w:lvlText w:val="o"/>
      <w:lvlJc w:val="left"/>
      <w:pPr>
        <w:ind w:left="1440" w:hanging="360"/>
      </w:pPr>
      <w:rPr>
        <w:rFonts w:ascii="Santander Text" w:hAnsi="Santander Text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A8F72C4"/>
    <w:multiLevelType w:val="hybridMultilevel"/>
    <w:tmpl w:val="262CDB1E"/>
    <w:lvl w:ilvl="0" w:tplc="557018BE">
      <w:start w:val="1"/>
      <w:numFmt w:val="upperRoman"/>
      <w:lvlText w:val="%1)"/>
      <w:lvlJc w:val="left"/>
      <w:pPr>
        <w:ind w:left="2429" w:hanging="360"/>
      </w:pPr>
      <w:rPr>
        <w:rFonts w:ascii="Arial" w:eastAsia="Times New Roman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3149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869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589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09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29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749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469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189" w:hanging="180"/>
      </w:pPr>
      <w:rPr>
        <w:rFonts w:cs="Times New Roman"/>
      </w:rPr>
    </w:lvl>
  </w:abstractNum>
  <w:abstractNum w:abstractNumId="86" w15:restartNumberingAfterBreak="0">
    <w:nsid w:val="5CA561B3"/>
    <w:multiLevelType w:val="hybridMultilevel"/>
    <w:tmpl w:val="BC5832F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5D183469"/>
    <w:multiLevelType w:val="hybridMultilevel"/>
    <w:tmpl w:val="DD3264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525BE8"/>
    <w:multiLevelType w:val="hybridMultilevel"/>
    <w:tmpl w:val="5AA28E2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B900EB"/>
    <w:multiLevelType w:val="hybridMultilevel"/>
    <w:tmpl w:val="DE529F14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03D5DFB"/>
    <w:multiLevelType w:val="hybridMultilevel"/>
    <w:tmpl w:val="6F4AF2C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0DE7464"/>
    <w:multiLevelType w:val="hybridMultilevel"/>
    <w:tmpl w:val="FCCE15AA"/>
    <w:lvl w:ilvl="0" w:tplc="F8768D6C">
      <w:start w:val="1"/>
      <w:numFmt w:val="upperRoman"/>
      <w:lvlText w:val="%1)"/>
      <w:lvlJc w:val="left"/>
      <w:pPr>
        <w:ind w:left="2136" w:hanging="360"/>
      </w:pPr>
      <w:rPr>
        <w:rFonts w:ascii="Arial" w:eastAsia="Times New Roman" w:hAnsi="Arial" w:cs="Arial" w:hint="default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2" w15:restartNumberingAfterBreak="0">
    <w:nsid w:val="619557B6"/>
    <w:multiLevelType w:val="hybridMultilevel"/>
    <w:tmpl w:val="5704B6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BE50F3"/>
    <w:multiLevelType w:val="hybridMultilevel"/>
    <w:tmpl w:val="A274AA60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3934FEA"/>
    <w:multiLevelType w:val="hybridMultilevel"/>
    <w:tmpl w:val="1942545A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360" w:hanging="360"/>
      </w:pPr>
    </w:lvl>
    <w:lvl w:ilvl="2" w:tplc="0816001B">
      <w:start w:val="1"/>
      <w:numFmt w:val="lowerRoman"/>
      <w:lvlText w:val="%3."/>
      <w:lvlJc w:val="right"/>
      <w:pPr>
        <w:ind w:left="1080" w:hanging="180"/>
      </w:pPr>
    </w:lvl>
    <w:lvl w:ilvl="3" w:tplc="0816000F">
      <w:start w:val="1"/>
      <w:numFmt w:val="decimal"/>
      <w:lvlText w:val="%4."/>
      <w:lvlJc w:val="left"/>
      <w:pPr>
        <w:ind w:left="1800" w:hanging="360"/>
      </w:pPr>
    </w:lvl>
    <w:lvl w:ilvl="4" w:tplc="08160019">
      <w:start w:val="1"/>
      <w:numFmt w:val="lowerLetter"/>
      <w:lvlText w:val="%5."/>
      <w:lvlJc w:val="left"/>
      <w:pPr>
        <w:ind w:left="2520" w:hanging="360"/>
      </w:pPr>
    </w:lvl>
    <w:lvl w:ilvl="5" w:tplc="0816001B">
      <w:start w:val="1"/>
      <w:numFmt w:val="lowerRoman"/>
      <w:lvlText w:val="%6."/>
      <w:lvlJc w:val="right"/>
      <w:pPr>
        <w:ind w:left="3240" w:hanging="180"/>
      </w:pPr>
    </w:lvl>
    <w:lvl w:ilvl="6" w:tplc="0816000F">
      <w:start w:val="1"/>
      <w:numFmt w:val="decimal"/>
      <w:lvlText w:val="%7."/>
      <w:lvlJc w:val="left"/>
      <w:pPr>
        <w:ind w:left="3960" w:hanging="360"/>
      </w:pPr>
    </w:lvl>
    <w:lvl w:ilvl="7" w:tplc="08160019">
      <w:start w:val="1"/>
      <w:numFmt w:val="lowerLetter"/>
      <w:lvlText w:val="%8."/>
      <w:lvlJc w:val="left"/>
      <w:pPr>
        <w:ind w:left="4680" w:hanging="360"/>
      </w:pPr>
    </w:lvl>
    <w:lvl w:ilvl="8" w:tplc="0816001B">
      <w:start w:val="1"/>
      <w:numFmt w:val="lowerRoman"/>
      <w:lvlText w:val="%9."/>
      <w:lvlJc w:val="right"/>
      <w:pPr>
        <w:ind w:left="5400" w:hanging="180"/>
      </w:pPr>
    </w:lvl>
  </w:abstractNum>
  <w:abstractNum w:abstractNumId="95" w15:restartNumberingAfterBreak="0">
    <w:nsid w:val="6A7A19C5"/>
    <w:multiLevelType w:val="multilevel"/>
    <w:tmpl w:val="A6709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648" w:hanging="1440"/>
      </w:pPr>
      <w:rPr>
        <w:rFonts w:hint="default"/>
      </w:rPr>
    </w:lvl>
  </w:abstractNum>
  <w:abstractNum w:abstractNumId="96" w15:restartNumberingAfterBreak="0">
    <w:nsid w:val="6B520397"/>
    <w:multiLevelType w:val="hybridMultilevel"/>
    <w:tmpl w:val="6FDCB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D28672F"/>
    <w:multiLevelType w:val="hybridMultilevel"/>
    <w:tmpl w:val="51CED29E"/>
    <w:lvl w:ilvl="0" w:tplc="3BE2B514">
      <w:start w:val="4"/>
      <w:numFmt w:val="decimal"/>
      <w:lvlText w:val="%1."/>
      <w:lvlJc w:val="left"/>
      <w:pPr>
        <w:ind w:left="213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8" w15:restartNumberingAfterBreak="0">
    <w:nsid w:val="6F19649D"/>
    <w:multiLevelType w:val="hybridMultilevel"/>
    <w:tmpl w:val="2CD081FC"/>
    <w:lvl w:ilvl="0" w:tplc="1F14CB50">
      <w:start w:val="1"/>
      <w:numFmt w:val="lowerRoman"/>
      <w:lvlText w:val="%1."/>
      <w:lvlJc w:val="right"/>
      <w:pPr>
        <w:ind w:left="2232" w:hanging="360"/>
      </w:pPr>
      <w:rPr>
        <w:rFonts w:hint="default"/>
        <w:b/>
        <w:lang w:val="pt-P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99" w15:restartNumberingAfterBreak="0">
    <w:nsid w:val="703D1781"/>
    <w:multiLevelType w:val="hybridMultilevel"/>
    <w:tmpl w:val="C1A2025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0AF46B5"/>
    <w:multiLevelType w:val="hybridMultilevel"/>
    <w:tmpl w:val="E026C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004A20"/>
    <w:multiLevelType w:val="hybridMultilevel"/>
    <w:tmpl w:val="DEF6211C"/>
    <w:lvl w:ilvl="0" w:tplc="75A6D60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71300DE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1407FA0"/>
    <w:multiLevelType w:val="hybridMultilevel"/>
    <w:tmpl w:val="42BC78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15238F4"/>
    <w:multiLevelType w:val="hybridMultilevel"/>
    <w:tmpl w:val="BD82CB4E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5" w15:restartNumberingAfterBreak="0">
    <w:nsid w:val="72157276"/>
    <w:multiLevelType w:val="hybridMultilevel"/>
    <w:tmpl w:val="ADDC857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73166E39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3263844"/>
    <w:multiLevelType w:val="hybridMultilevel"/>
    <w:tmpl w:val="AE265B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4CA3771"/>
    <w:multiLevelType w:val="hybridMultilevel"/>
    <w:tmpl w:val="431C05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D5180D"/>
    <w:multiLevelType w:val="hybridMultilevel"/>
    <w:tmpl w:val="3C7E141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94A4DAD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C047FC6"/>
    <w:multiLevelType w:val="hybridMultilevel"/>
    <w:tmpl w:val="F1FE1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790FA5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E3178DD"/>
    <w:multiLevelType w:val="hybridMultilevel"/>
    <w:tmpl w:val="1D42B3F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7F2750C1"/>
    <w:multiLevelType w:val="hybridMultilevel"/>
    <w:tmpl w:val="8DC08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2"/>
  </w:num>
  <w:num w:numId="6">
    <w:abstractNumId w:val="6"/>
  </w:num>
  <w:num w:numId="7">
    <w:abstractNumId w:val="30"/>
  </w:num>
  <w:num w:numId="8">
    <w:abstractNumId w:val="34"/>
  </w:num>
  <w:num w:numId="9">
    <w:abstractNumId w:val="107"/>
  </w:num>
  <w:num w:numId="10">
    <w:abstractNumId w:val="108"/>
  </w:num>
  <w:num w:numId="11">
    <w:abstractNumId w:val="4"/>
  </w:num>
  <w:num w:numId="12">
    <w:abstractNumId w:val="86"/>
  </w:num>
  <w:num w:numId="13">
    <w:abstractNumId w:val="81"/>
  </w:num>
  <w:num w:numId="14">
    <w:abstractNumId w:val="76"/>
  </w:num>
  <w:num w:numId="15">
    <w:abstractNumId w:val="69"/>
  </w:num>
  <w:num w:numId="16">
    <w:abstractNumId w:val="46"/>
  </w:num>
  <w:num w:numId="17">
    <w:abstractNumId w:val="47"/>
  </w:num>
  <w:num w:numId="18">
    <w:abstractNumId w:val="110"/>
  </w:num>
  <w:num w:numId="19">
    <w:abstractNumId w:val="64"/>
  </w:num>
  <w:num w:numId="20">
    <w:abstractNumId w:val="80"/>
  </w:num>
  <w:num w:numId="21">
    <w:abstractNumId w:val="112"/>
  </w:num>
  <w:num w:numId="22">
    <w:abstractNumId w:val="12"/>
  </w:num>
  <w:num w:numId="23">
    <w:abstractNumId w:val="67"/>
  </w:num>
  <w:num w:numId="24">
    <w:abstractNumId w:val="72"/>
  </w:num>
  <w:num w:numId="25">
    <w:abstractNumId w:val="74"/>
  </w:num>
  <w:num w:numId="26">
    <w:abstractNumId w:val="43"/>
  </w:num>
  <w:num w:numId="27">
    <w:abstractNumId w:val="27"/>
  </w:num>
  <w:num w:numId="28">
    <w:abstractNumId w:val="11"/>
  </w:num>
  <w:num w:numId="29">
    <w:abstractNumId w:val="70"/>
  </w:num>
  <w:num w:numId="30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5"/>
  </w:num>
  <w:num w:numId="33">
    <w:abstractNumId w:val="22"/>
  </w:num>
  <w:num w:numId="34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9"/>
  </w:num>
  <w:num w:numId="36">
    <w:abstractNumId w:val="65"/>
  </w:num>
  <w:num w:numId="37">
    <w:abstractNumId w:val="104"/>
  </w:num>
  <w:num w:numId="38">
    <w:abstractNumId w:val="98"/>
  </w:num>
  <w:num w:numId="3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3"/>
  </w:num>
  <w:num w:numId="42">
    <w:abstractNumId w:val="16"/>
  </w:num>
  <w:num w:numId="43">
    <w:abstractNumId w:val="33"/>
  </w:num>
  <w:num w:numId="44">
    <w:abstractNumId w:val="48"/>
  </w:num>
  <w:num w:numId="45">
    <w:abstractNumId w:val="19"/>
  </w:num>
  <w:num w:numId="46">
    <w:abstractNumId w:val="95"/>
  </w:num>
  <w:num w:numId="47">
    <w:abstractNumId w:val="38"/>
  </w:num>
  <w:num w:numId="48">
    <w:abstractNumId w:val="66"/>
  </w:num>
  <w:num w:numId="49">
    <w:abstractNumId w:val="91"/>
  </w:num>
  <w:num w:numId="50">
    <w:abstractNumId w:val="75"/>
  </w:num>
  <w:num w:numId="51">
    <w:abstractNumId w:val="21"/>
  </w:num>
  <w:num w:numId="52">
    <w:abstractNumId w:val="97"/>
  </w:num>
  <w:num w:numId="53">
    <w:abstractNumId w:val="14"/>
  </w:num>
  <w:num w:numId="54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78"/>
  </w:num>
  <w:num w:numId="56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2"/>
  </w:num>
  <w:num w:numId="58">
    <w:abstractNumId w:val="106"/>
  </w:num>
  <w:num w:numId="59">
    <w:abstractNumId w:val="96"/>
  </w:num>
  <w:num w:numId="60">
    <w:abstractNumId w:val="40"/>
  </w:num>
  <w:num w:numId="61">
    <w:abstractNumId w:val="8"/>
  </w:num>
  <w:num w:numId="62">
    <w:abstractNumId w:val="83"/>
  </w:num>
  <w:num w:numId="63">
    <w:abstractNumId w:val="111"/>
  </w:num>
  <w:num w:numId="64">
    <w:abstractNumId w:val="41"/>
  </w:num>
  <w:num w:numId="65">
    <w:abstractNumId w:val="9"/>
  </w:num>
  <w:num w:numId="66">
    <w:abstractNumId w:val="103"/>
  </w:num>
  <w:num w:numId="67">
    <w:abstractNumId w:val="26"/>
  </w:num>
  <w:num w:numId="68">
    <w:abstractNumId w:val="90"/>
  </w:num>
  <w:num w:numId="69">
    <w:abstractNumId w:val="54"/>
  </w:num>
  <w:num w:numId="70">
    <w:abstractNumId w:val="37"/>
  </w:num>
  <w:num w:numId="71">
    <w:abstractNumId w:val="109"/>
  </w:num>
  <w:num w:numId="72">
    <w:abstractNumId w:val="79"/>
  </w:num>
  <w:num w:numId="73">
    <w:abstractNumId w:val="42"/>
  </w:num>
  <w:num w:numId="74">
    <w:abstractNumId w:val="90"/>
  </w:num>
  <w:num w:numId="75">
    <w:abstractNumId w:val="37"/>
  </w:num>
  <w:num w:numId="76">
    <w:abstractNumId w:val="79"/>
  </w:num>
  <w:num w:numId="77">
    <w:abstractNumId w:val="109"/>
  </w:num>
  <w:num w:numId="78">
    <w:abstractNumId w:val="17"/>
  </w:num>
  <w:num w:numId="79">
    <w:abstractNumId w:val="10"/>
  </w:num>
  <w:num w:numId="80">
    <w:abstractNumId w:val="68"/>
  </w:num>
  <w:num w:numId="81">
    <w:abstractNumId w:val="88"/>
  </w:num>
  <w:num w:numId="82">
    <w:abstractNumId w:val="59"/>
  </w:num>
  <w:num w:numId="83">
    <w:abstractNumId w:val="102"/>
  </w:num>
  <w:num w:numId="84">
    <w:abstractNumId w:val="84"/>
  </w:num>
  <w:num w:numId="85">
    <w:abstractNumId w:val="5"/>
  </w:num>
  <w:num w:numId="86">
    <w:abstractNumId w:val="56"/>
  </w:num>
  <w:num w:numId="87">
    <w:abstractNumId w:val="89"/>
  </w:num>
  <w:num w:numId="88">
    <w:abstractNumId w:val="93"/>
  </w:num>
  <w:num w:numId="89">
    <w:abstractNumId w:val="20"/>
  </w:num>
  <w:num w:numId="90">
    <w:abstractNumId w:val="18"/>
  </w:num>
  <w:num w:numId="91">
    <w:abstractNumId w:val="13"/>
  </w:num>
  <w:num w:numId="92">
    <w:abstractNumId w:val="63"/>
  </w:num>
  <w:num w:numId="93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36"/>
  </w:num>
  <w:num w:numId="95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05"/>
  </w:num>
  <w:num w:numId="97">
    <w:abstractNumId w:val="71"/>
  </w:num>
  <w:num w:numId="9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>
    <w:abstractNumId w:val="23"/>
  </w:num>
  <w:num w:numId="100">
    <w:abstractNumId w:val="60"/>
  </w:num>
  <w:num w:numId="101">
    <w:abstractNumId w:val="5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32"/>
  </w:num>
  <w:num w:numId="103">
    <w:abstractNumId w:val="82"/>
  </w:num>
  <w:num w:numId="104">
    <w:abstractNumId w:val="113"/>
  </w:num>
  <w:num w:numId="105">
    <w:abstractNumId w:val="31"/>
  </w:num>
  <w:num w:numId="106">
    <w:abstractNumId w:val="25"/>
  </w:num>
  <w:num w:numId="107">
    <w:abstractNumId w:val="87"/>
  </w:num>
  <w:num w:numId="108">
    <w:abstractNumId w:val="114"/>
  </w:num>
  <w:num w:numId="109">
    <w:abstractNumId w:val="28"/>
  </w:num>
  <w:num w:numId="110">
    <w:abstractNumId w:val="100"/>
  </w:num>
  <w:num w:numId="111">
    <w:abstractNumId w:val="62"/>
  </w:num>
  <w:num w:numId="112">
    <w:abstractNumId w:val="24"/>
  </w:num>
  <w:num w:numId="113">
    <w:abstractNumId w:val="57"/>
  </w:num>
  <w:num w:numId="114">
    <w:abstractNumId w:val="92"/>
  </w:num>
  <w:num w:numId="115">
    <w:abstractNumId w:val="50"/>
  </w:num>
  <w:num w:numId="116">
    <w:abstractNumId w:val="4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49"/>
  </w:num>
  <w:num w:numId="119">
    <w:abstractNumId w:val="35"/>
  </w:num>
  <w:num w:numId="120">
    <w:abstractNumId w:val="45"/>
  </w:num>
  <w:num w:numId="121">
    <w:abstractNumId w:val="39"/>
  </w:num>
  <w:numIdMacAtCleanup w:val="1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ana Rita Bentinho Silva">
    <w15:presenceInfo w15:providerId="AD" w15:userId="S-1-5-21-478741036-1442749419-1446792091-2580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activeWritingStyle w:appName="MSWord" w:lang="pt-PT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5FE"/>
    <w:rsid w:val="00001F51"/>
    <w:rsid w:val="00001FDA"/>
    <w:rsid w:val="000020D6"/>
    <w:rsid w:val="000034CE"/>
    <w:rsid w:val="0000355C"/>
    <w:rsid w:val="000045DA"/>
    <w:rsid w:val="0000473E"/>
    <w:rsid w:val="00004906"/>
    <w:rsid w:val="00004D3F"/>
    <w:rsid w:val="00004F02"/>
    <w:rsid w:val="00005886"/>
    <w:rsid w:val="00005C81"/>
    <w:rsid w:val="00005EE7"/>
    <w:rsid w:val="00010DFD"/>
    <w:rsid w:val="00011053"/>
    <w:rsid w:val="000131A3"/>
    <w:rsid w:val="00013530"/>
    <w:rsid w:val="00013F89"/>
    <w:rsid w:val="00014B89"/>
    <w:rsid w:val="00014C34"/>
    <w:rsid w:val="000157C5"/>
    <w:rsid w:val="000173B3"/>
    <w:rsid w:val="00020500"/>
    <w:rsid w:val="00020D44"/>
    <w:rsid w:val="000211D3"/>
    <w:rsid w:val="00021A39"/>
    <w:rsid w:val="00022423"/>
    <w:rsid w:val="00023208"/>
    <w:rsid w:val="0002347B"/>
    <w:rsid w:val="00025494"/>
    <w:rsid w:val="00025919"/>
    <w:rsid w:val="00025E7D"/>
    <w:rsid w:val="00026771"/>
    <w:rsid w:val="00026EDA"/>
    <w:rsid w:val="00027146"/>
    <w:rsid w:val="000309A1"/>
    <w:rsid w:val="00030C4D"/>
    <w:rsid w:val="00030D31"/>
    <w:rsid w:val="000338E1"/>
    <w:rsid w:val="00034070"/>
    <w:rsid w:val="00034C5E"/>
    <w:rsid w:val="00034DB1"/>
    <w:rsid w:val="000350D2"/>
    <w:rsid w:val="00035406"/>
    <w:rsid w:val="00035DBA"/>
    <w:rsid w:val="00036179"/>
    <w:rsid w:val="00036AB7"/>
    <w:rsid w:val="00037C17"/>
    <w:rsid w:val="00040209"/>
    <w:rsid w:val="000412E3"/>
    <w:rsid w:val="0004156D"/>
    <w:rsid w:val="00041774"/>
    <w:rsid w:val="00041DB4"/>
    <w:rsid w:val="00041DC6"/>
    <w:rsid w:val="00042145"/>
    <w:rsid w:val="000425BF"/>
    <w:rsid w:val="000429AC"/>
    <w:rsid w:val="00042A81"/>
    <w:rsid w:val="00042B0C"/>
    <w:rsid w:val="00042B6A"/>
    <w:rsid w:val="00042B99"/>
    <w:rsid w:val="00043CDA"/>
    <w:rsid w:val="0004494C"/>
    <w:rsid w:val="00044CD7"/>
    <w:rsid w:val="00045964"/>
    <w:rsid w:val="00047654"/>
    <w:rsid w:val="00047EFA"/>
    <w:rsid w:val="000516C4"/>
    <w:rsid w:val="000517C0"/>
    <w:rsid w:val="0005210B"/>
    <w:rsid w:val="000521AB"/>
    <w:rsid w:val="00052B44"/>
    <w:rsid w:val="00052E82"/>
    <w:rsid w:val="000544F1"/>
    <w:rsid w:val="00054718"/>
    <w:rsid w:val="0005563F"/>
    <w:rsid w:val="000560CA"/>
    <w:rsid w:val="0005611A"/>
    <w:rsid w:val="0005645F"/>
    <w:rsid w:val="000569D4"/>
    <w:rsid w:val="00056C77"/>
    <w:rsid w:val="00056F60"/>
    <w:rsid w:val="00057807"/>
    <w:rsid w:val="000600A6"/>
    <w:rsid w:val="000603E2"/>
    <w:rsid w:val="0006046C"/>
    <w:rsid w:val="00061444"/>
    <w:rsid w:val="00062196"/>
    <w:rsid w:val="0006288A"/>
    <w:rsid w:val="000637A6"/>
    <w:rsid w:val="00063954"/>
    <w:rsid w:val="000652BC"/>
    <w:rsid w:val="000659FA"/>
    <w:rsid w:val="00065F7E"/>
    <w:rsid w:val="000669BB"/>
    <w:rsid w:val="00066BBA"/>
    <w:rsid w:val="00067E89"/>
    <w:rsid w:val="000707A1"/>
    <w:rsid w:val="000707A2"/>
    <w:rsid w:val="00071509"/>
    <w:rsid w:val="000720BF"/>
    <w:rsid w:val="000720DC"/>
    <w:rsid w:val="00072952"/>
    <w:rsid w:val="00072F05"/>
    <w:rsid w:val="00074C75"/>
    <w:rsid w:val="00077305"/>
    <w:rsid w:val="000776F2"/>
    <w:rsid w:val="000801FD"/>
    <w:rsid w:val="00081958"/>
    <w:rsid w:val="00082A6A"/>
    <w:rsid w:val="00082BA8"/>
    <w:rsid w:val="00082C63"/>
    <w:rsid w:val="00083DD5"/>
    <w:rsid w:val="00083F75"/>
    <w:rsid w:val="000863FD"/>
    <w:rsid w:val="00086F1B"/>
    <w:rsid w:val="0008719F"/>
    <w:rsid w:val="00087568"/>
    <w:rsid w:val="00090E1A"/>
    <w:rsid w:val="00091047"/>
    <w:rsid w:val="00091A0A"/>
    <w:rsid w:val="00092341"/>
    <w:rsid w:val="000928FD"/>
    <w:rsid w:val="00092A65"/>
    <w:rsid w:val="00093DA9"/>
    <w:rsid w:val="00095584"/>
    <w:rsid w:val="000962B8"/>
    <w:rsid w:val="0009662A"/>
    <w:rsid w:val="00096C5A"/>
    <w:rsid w:val="00096E30"/>
    <w:rsid w:val="000A143C"/>
    <w:rsid w:val="000A2019"/>
    <w:rsid w:val="000A2035"/>
    <w:rsid w:val="000A21B7"/>
    <w:rsid w:val="000A3914"/>
    <w:rsid w:val="000A3CF2"/>
    <w:rsid w:val="000A5B56"/>
    <w:rsid w:val="000A7F05"/>
    <w:rsid w:val="000B12E4"/>
    <w:rsid w:val="000B1853"/>
    <w:rsid w:val="000B20D4"/>
    <w:rsid w:val="000B3FA2"/>
    <w:rsid w:val="000B6C05"/>
    <w:rsid w:val="000B70C5"/>
    <w:rsid w:val="000B7592"/>
    <w:rsid w:val="000B76BE"/>
    <w:rsid w:val="000C039A"/>
    <w:rsid w:val="000C137D"/>
    <w:rsid w:val="000C20BD"/>
    <w:rsid w:val="000C2B24"/>
    <w:rsid w:val="000C2E89"/>
    <w:rsid w:val="000C4D3A"/>
    <w:rsid w:val="000C4D8A"/>
    <w:rsid w:val="000C4E35"/>
    <w:rsid w:val="000C51F9"/>
    <w:rsid w:val="000C5EA5"/>
    <w:rsid w:val="000C613F"/>
    <w:rsid w:val="000C7BEB"/>
    <w:rsid w:val="000C7CBC"/>
    <w:rsid w:val="000D041B"/>
    <w:rsid w:val="000D10F2"/>
    <w:rsid w:val="000D1991"/>
    <w:rsid w:val="000D1BD3"/>
    <w:rsid w:val="000D21EB"/>
    <w:rsid w:val="000D233B"/>
    <w:rsid w:val="000D2DE0"/>
    <w:rsid w:val="000D2E09"/>
    <w:rsid w:val="000D3777"/>
    <w:rsid w:val="000D3A03"/>
    <w:rsid w:val="000D3DAA"/>
    <w:rsid w:val="000D412D"/>
    <w:rsid w:val="000D45F8"/>
    <w:rsid w:val="000D4C92"/>
    <w:rsid w:val="000D51E7"/>
    <w:rsid w:val="000D5EAD"/>
    <w:rsid w:val="000D6B1A"/>
    <w:rsid w:val="000D6C78"/>
    <w:rsid w:val="000D71BF"/>
    <w:rsid w:val="000E00A4"/>
    <w:rsid w:val="000E2779"/>
    <w:rsid w:val="000E2C94"/>
    <w:rsid w:val="000E3007"/>
    <w:rsid w:val="000E3253"/>
    <w:rsid w:val="000E341E"/>
    <w:rsid w:val="000E478C"/>
    <w:rsid w:val="000E4AA4"/>
    <w:rsid w:val="000E4C42"/>
    <w:rsid w:val="000E5193"/>
    <w:rsid w:val="000E5A07"/>
    <w:rsid w:val="000E5C99"/>
    <w:rsid w:val="000E6DDC"/>
    <w:rsid w:val="000E7865"/>
    <w:rsid w:val="000E7EEF"/>
    <w:rsid w:val="000E7FD9"/>
    <w:rsid w:val="000F0073"/>
    <w:rsid w:val="000F12B8"/>
    <w:rsid w:val="000F2160"/>
    <w:rsid w:val="000F27BB"/>
    <w:rsid w:val="000F37F2"/>
    <w:rsid w:val="000F42FE"/>
    <w:rsid w:val="000F4FB1"/>
    <w:rsid w:val="000F5C22"/>
    <w:rsid w:val="000F662A"/>
    <w:rsid w:val="000F6A39"/>
    <w:rsid w:val="000F7605"/>
    <w:rsid w:val="00100A2B"/>
    <w:rsid w:val="00100F14"/>
    <w:rsid w:val="0010113D"/>
    <w:rsid w:val="001016AC"/>
    <w:rsid w:val="00103629"/>
    <w:rsid w:val="0010462B"/>
    <w:rsid w:val="00105577"/>
    <w:rsid w:val="0010701A"/>
    <w:rsid w:val="00107F16"/>
    <w:rsid w:val="00111011"/>
    <w:rsid w:val="001121EF"/>
    <w:rsid w:val="00112A7D"/>
    <w:rsid w:val="001138E5"/>
    <w:rsid w:val="00115629"/>
    <w:rsid w:val="001159AF"/>
    <w:rsid w:val="00116251"/>
    <w:rsid w:val="00116BB9"/>
    <w:rsid w:val="00116F2D"/>
    <w:rsid w:val="001203CC"/>
    <w:rsid w:val="0012151E"/>
    <w:rsid w:val="0012229D"/>
    <w:rsid w:val="00122D9D"/>
    <w:rsid w:val="00123AD3"/>
    <w:rsid w:val="0012509E"/>
    <w:rsid w:val="00125105"/>
    <w:rsid w:val="001259B4"/>
    <w:rsid w:val="00125C30"/>
    <w:rsid w:val="00126155"/>
    <w:rsid w:val="0012657F"/>
    <w:rsid w:val="001265CF"/>
    <w:rsid w:val="00130191"/>
    <w:rsid w:val="00130EA0"/>
    <w:rsid w:val="00131244"/>
    <w:rsid w:val="00131DE3"/>
    <w:rsid w:val="001330A1"/>
    <w:rsid w:val="00135844"/>
    <w:rsid w:val="00135BD4"/>
    <w:rsid w:val="00136294"/>
    <w:rsid w:val="001362CB"/>
    <w:rsid w:val="00137ADD"/>
    <w:rsid w:val="00137B09"/>
    <w:rsid w:val="00137D73"/>
    <w:rsid w:val="001426E5"/>
    <w:rsid w:val="00144C76"/>
    <w:rsid w:val="00145279"/>
    <w:rsid w:val="001457BC"/>
    <w:rsid w:val="00145986"/>
    <w:rsid w:val="00146CAD"/>
    <w:rsid w:val="00147020"/>
    <w:rsid w:val="00150076"/>
    <w:rsid w:val="00150AA9"/>
    <w:rsid w:val="0015101A"/>
    <w:rsid w:val="00151DC1"/>
    <w:rsid w:val="00151E1D"/>
    <w:rsid w:val="00152613"/>
    <w:rsid w:val="00153223"/>
    <w:rsid w:val="00154F5C"/>
    <w:rsid w:val="00155220"/>
    <w:rsid w:val="001555A2"/>
    <w:rsid w:val="00156C26"/>
    <w:rsid w:val="00157BD7"/>
    <w:rsid w:val="00160077"/>
    <w:rsid w:val="00160D96"/>
    <w:rsid w:val="00162DFD"/>
    <w:rsid w:val="00162EC1"/>
    <w:rsid w:val="00162EEA"/>
    <w:rsid w:val="00163352"/>
    <w:rsid w:val="00163881"/>
    <w:rsid w:val="001642F9"/>
    <w:rsid w:val="00164645"/>
    <w:rsid w:val="00164E75"/>
    <w:rsid w:val="00165753"/>
    <w:rsid w:val="001658AC"/>
    <w:rsid w:val="001659E4"/>
    <w:rsid w:val="00165C60"/>
    <w:rsid w:val="00166285"/>
    <w:rsid w:val="00166496"/>
    <w:rsid w:val="0016662B"/>
    <w:rsid w:val="001708B9"/>
    <w:rsid w:val="001711B3"/>
    <w:rsid w:val="00171947"/>
    <w:rsid w:val="0017280D"/>
    <w:rsid w:val="00173B84"/>
    <w:rsid w:val="00173C9F"/>
    <w:rsid w:val="001757CE"/>
    <w:rsid w:val="00176A22"/>
    <w:rsid w:val="00176D65"/>
    <w:rsid w:val="00176EDF"/>
    <w:rsid w:val="0017753E"/>
    <w:rsid w:val="00180407"/>
    <w:rsid w:val="00180508"/>
    <w:rsid w:val="00180BDA"/>
    <w:rsid w:val="0018108F"/>
    <w:rsid w:val="001815B2"/>
    <w:rsid w:val="001835A9"/>
    <w:rsid w:val="00183AF5"/>
    <w:rsid w:val="001843A7"/>
    <w:rsid w:val="00184C20"/>
    <w:rsid w:val="001853F0"/>
    <w:rsid w:val="001856E5"/>
    <w:rsid w:val="00185B8F"/>
    <w:rsid w:val="00185CC1"/>
    <w:rsid w:val="00185E85"/>
    <w:rsid w:val="001868BF"/>
    <w:rsid w:val="00186FC8"/>
    <w:rsid w:val="00187BBC"/>
    <w:rsid w:val="00187F7C"/>
    <w:rsid w:val="00190FD6"/>
    <w:rsid w:val="00191325"/>
    <w:rsid w:val="00191BE4"/>
    <w:rsid w:val="00194216"/>
    <w:rsid w:val="001943CD"/>
    <w:rsid w:val="00194C9E"/>
    <w:rsid w:val="001975EF"/>
    <w:rsid w:val="0019765A"/>
    <w:rsid w:val="001A02CB"/>
    <w:rsid w:val="001A0D1C"/>
    <w:rsid w:val="001A15B0"/>
    <w:rsid w:val="001A1611"/>
    <w:rsid w:val="001A1812"/>
    <w:rsid w:val="001A2A0E"/>
    <w:rsid w:val="001A39D1"/>
    <w:rsid w:val="001A3B37"/>
    <w:rsid w:val="001A3D3C"/>
    <w:rsid w:val="001A45CF"/>
    <w:rsid w:val="001A632C"/>
    <w:rsid w:val="001A6787"/>
    <w:rsid w:val="001A7956"/>
    <w:rsid w:val="001B03C5"/>
    <w:rsid w:val="001B0931"/>
    <w:rsid w:val="001B0F94"/>
    <w:rsid w:val="001B25C2"/>
    <w:rsid w:val="001B44BA"/>
    <w:rsid w:val="001B47AA"/>
    <w:rsid w:val="001B5C19"/>
    <w:rsid w:val="001B5FA8"/>
    <w:rsid w:val="001B6B19"/>
    <w:rsid w:val="001B7A41"/>
    <w:rsid w:val="001C069A"/>
    <w:rsid w:val="001C06E9"/>
    <w:rsid w:val="001C1C19"/>
    <w:rsid w:val="001C24BF"/>
    <w:rsid w:val="001C2986"/>
    <w:rsid w:val="001C51CB"/>
    <w:rsid w:val="001C531E"/>
    <w:rsid w:val="001C78EC"/>
    <w:rsid w:val="001D001E"/>
    <w:rsid w:val="001D03A7"/>
    <w:rsid w:val="001D12E4"/>
    <w:rsid w:val="001D1507"/>
    <w:rsid w:val="001D1F52"/>
    <w:rsid w:val="001D2D65"/>
    <w:rsid w:val="001D3BEF"/>
    <w:rsid w:val="001D469D"/>
    <w:rsid w:val="001D6ACD"/>
    <w:rsid w:val="001D6D0E"/>
    <w:rsid w:val="001D6EA3"/>
    <w:rsid w:val="001D788E"/>
    <w:rsid w:val="001E016B"/>
    <w:rsid w:val="001E15B1"/>
    <w:rsid w:val="001E1EB6"/>
    <w:rsid w:val="001E25BC"/>
    <w:rsid w:val="001E2BAD"/>
    <w:rsid w:val="001E3051"/>
    <w:rsid w:val="001E468E"/>
    <w:rsid w:val="001E53DA"/>
    <w:rsid w:val="001E5E1D"/>
    <w:rsid w:val="001E685A"/>
    <w:rsid w:val="001E6BFB"/>
    <w:rsid w:val="001E6CEA"/>
    <w:rsid w:val="001E7D3E"/>
    <w:rsid w:val="001F0D38"/>
    <w:rsid w:val="001F1D9A"/>
    <w:rsid w:val="001F38BE"/>
    <w:rsid w:val="001F459E"/>
    <w:rsid w:val="001F5136"/>
    <w:rsid w:val="001F5CEC"/>
    <w:rsid w:val="001F5FA8"/>
    <w:rsid w:val="001F61B8"/>
    <w:rsid w:val="001F6839"/>
    <w:rsid w:val="001F7A84"/>
    <w:rsid w:val="001F7BC2"/>
    <w:rsid w:val="0020016F"/>
    <w:rsid w:val="00200522"/>
    <w:rsid w:val="00201EFC"/>
    <w:rsid w:val="0020233A"/>
    <w:rsid w:val="00202C9B"/>
    <w:rsid w:val="00203053"/>
    <w:rsid w:val="00203858"/>
    <w:rsid w:val="00203D3F"/>
    <w:rsid w:val="00203FF7"/>
    <w:rsid w:val="00204CBA"/>
    <w:rsid w:val="0020523F"/>
    <w:rsid w:val="0020631A"/>
    <w:rsid w:val="002066C8"/>
    <w:rsid w:val="00206976"/>
    <w:rsid w:val="002071D3"/>
    <w:rsid w:val="00207835"/>
    <w:rsid w:val="0020783D"/>
    <w:rsid w:val="00207E0B"/>
    <w:rsid w:val="0021055D"/>
    <w:rsid w:val="00210D3E"/>
    <w:rsid w:val="00210D4C"/>
    <w:rsid w:val="00210F35"/>
    <w:rsid w:val="00211AB1"/>
    <w:rsid w:val="00212045"/>
    <w:rsid w:val="00212852"/>
    <w:rsid w:val="00213C46"/>
    <w:rsid w:val="002144D9"/>
    <w:rsid w:val="002151DA"/>
    <w:rsid w:val="00215EB4"/>
    <w:rsid w:val="00216387"/>
    <w:rsid w:val="00216CF6"/>
    <w:rsid w:val="002178FB"/>
    <w:rsid w:val="00220CCF"/>
    <w:rsid w:val="00220D85"/>
    <w:rsid w:val="002226F6"/>
    <w:rsid w:val="00222B58"/>
    <w:rsid w:val="00223752"/>
    <w:rsid w:val="00223A65"/>
    <w:rsid w:val="00223F7B"/>
    <w:rsid w:val="002241D0"/>
    <w:rsid w:val="002246BC"/>
    <w:rsid w:val="00225054"/>
    <w:rsid w:val="00225A21"/>
    <w:rsid w:val="00227532"/>
    <w:rsid w:val="00227F1F"/>
    <w:rsid w:val="0023130B"/>
    <w:rsid w:val="00231B44"/>
    <w:rsid w:val="00232F8E"/>
    <w:rsid w:val="0023312E"/>
    <w:rsid w:val="002340B6"/>
    <w:rsid w:val="00234BA2"/>
    <w:rsid w:val="00234F51"/>
    <w:rsid w:val="00235582"/>
    <w:rsid w:val="00235680"/>
    <w:rsid w:val="0023612E"/>
    <w:rsid w:val="002370AB"/>
    <w:rsid w:val="0023736F"/>
    <w:rsid w:val="00237872"/>
    <w:rsid w:val="00237C38"/>
    <w:rsid w:val="00240BC3"/>
    <w:rsid w:val="00240EC4"/>
    <w:rsid w:val="002410D4"/>
    <w:rsid w:val="00241923"/>
    <w:rsid w:val="00243943"/>
    <w:rsid w:val="00244010"/>
    <w:rsid w:val="0024758C"/>
    <w:rsid w:val="002475D1"/>
    <w:rsid w:val="002479DF"/>
    <w:rsid w:val="002506FD"/>
    <w:rsid w:val="00251167"/>
    <w:rsid w:val="00251ECD"/>
    <w:rsid w:val="002520E7"/>
    <w:rsid w:val="0025252E"/>
    <w:rsid w:val="002526B7"/>
    <w:rsid w:val="002534CE"/>
    <w:rsid w:val="002535D8"/>
    <w:rsid w:val="00253D2A"/>
    <w:rsid w:val="0025578B"/>
    <w:rsid w:val="00255D53"/>
    <w:rsid w:val="00256829"/>
    <w:rsid w:val="002570A5"/>
    <w:rsid w:val="00257143"/>
    <w:rsid w:val="00257B50"/>
    <w:rsid w:val="00260F8F"/>
    <w:rsid w:val="0026278B"/>
    <w:rsid w:val="00263988"/>
    <w:rsid w:val="00264174"/>
    <w:rsid w:val="002647B8"/>
    <w:rsid w:val="00264BAB"/>
    <w:rsid w:val="00264CC5"/>
    <w:rsid w:val="00265FCE"/>
    <w:rsid w:val="00266221"/>
    <w:rsid w:val="00267FA7"/>
    <w:rsid w:val="002700F2"/>
    <w:rsid w:val="00270F96"/>
    <w:rsid w:val="00272380"/>
    <w:rsid w:val="00272686"/>
    <w:rsid w:val="00272715"/>
    <w:rsid w:val="0027321B"/>
    <w:rsid w:val="002749F1"/>
    <w:rsid w:val="00275CC5"/>
    <w:rsid w:val="00275F31"/>
    <w:rsid w:val="00276BD3"/>
    <w:rsid w:val="00276D7D"/>
    <w:rsid w:val="00277077"/>
    <w:rsid w:val="00281D90"/>
    <w:rsid w:val="002832E9"/>
    <w:rsid w:val="00283AC9"/>
    <w:rsid w:val="00284A46"/>
    <w:rsid w:val="00284DBB"/>
    <w:rsid w:val="00286479"/>
    <w:rsid w:val="00286831"/>
    <w:rsid w:val="00286F4F"/>
    <w:rsid w:val="002874FA"/>
    <w:rsid w:val="00291B2A"/>
    <w:rsid w:val="002930B2"/>
    <w:rsid w:val="00293451"/>
    <w:rsid w:val="002938D6"/>
    <w:rsid w:val="00293C24"/>
    <w:rsid w:val="00294252"/>
    <w:rsid w:val="00294BBA"/>
    <w:rsid w:val="00295B4E"/>
    <w:rsid w:val="00295B52"/>
    <w:rsid w:val="00295CDB"/>
    <w:rsid w:val="00296089"/>
    <w:rsid w:val="00296116"/>
    <w:rsid w:val="002971B1"/>
    <w:rsid w:val="00297214"/>
    <w:rsid w:val="002973D6"/>
    <w:rsid w:val="00297CF9"/>
    <w:rsid w:val="002A06FC"/>
    <w:rsid w:val="002A0C2F"/>
    <w:rsid w:val="002A0D11"/>
    <w:rsid w:val="002A0F99"/>
    <w:rsid w:val="002A173F"/>
    <w:rsid w:val="002A1E59"/>
    <w:rsid w:val="002A21AA"/>
    <w:rsid w:val="002A2840"/>
    <w:rsid w:val="002A2C10"/>
    <w:rsid w:val="002A30ED"/>
    <w:rsid w:val="002A33AA"/>
    <w:rsid w:val="002A3B3D"/>
    <w:rsid w:val="002A46A2"/>
    <w:rsid w:val="002A47BD"/>
    <w:rsid w:val="002A4DCC"/>
    <w:rsid w:val="002A5324"/>
    <w:rsid w:val="002A61FD"/>
    <w:rsid w:val="002A6BC6"/>
    <w:rsid w:val="002B020D"/>
    <w:rsid w:val="002B02BB"/>
    <w:rsid w:val="002B12C9"/>
    <w:rsid w:val="002B17B7"/>
    <w:rsid w:val="002B1BC5"/>
    <w:rsid w:val="002B1C78"/>
    <w:rsid w:val="002B1CE8"/>
    <w:rsid w:val="002B227D"/>
    <w:rsid w:val="002B2376"/>
    <w:rsid w:val="002B4054"/>
    <w:rsid w:val="002B4D02"/>
    <w:rsid w:val="002B589C"/>
    <w:rsid w:val="002B674C"/>
    <w:rsid w:val="002B6D2E"/>
    <w:rsid w:val="002B6FB6"/>
    <w:rsid w:val="002C0794"/>
    <w:rsid w:val="002C0D42"/>
    <w:rsid w:val="002C1511"/>
    <w:rsid w:val="002C3077"/>
    <w:rsid w:val="002C3847"/>
    <w:rsid w:val="002C39A0"/>
    <w:rsid w:val="002C4B56"/>
    <w:rsid w:val="002C4C68"/>
    <w:rsid w:val="002C514E"/>
    <w:rsid w:val="002C5FEA"/>
    <w:rsid w:val="002C63D5"/>
    <w:rsid w:val="002C690A"/>
    <w:rsid w:val="002C6F50"/>
    <w:rsid w:val="002C74A7"/>
    <w:rsid w:val="002C79DC"/>
    <w:rsid w:val="002D05E6"/>
    <w:rsid w:val="002D0673"/>
    <w:rsid w:val="002D0FC3"/>
    <w:rsid w:val="002D1055"/>
    <w:rsid w:val="002D25D3"/>
    <w:rsid w:val="002D2DC6"/>
    <w:rsid w:val="002D41F7"/>
    <w:rsid w:val="002D46A2"/>
    <w:rsid w:val="002D549F"/>
    <w:rsid w:val="002D6F68"/>
    <w:rsid w:val="002D78F3"/>
    <w:rsid w:val="002E004B"/>
    <w:rsid w:val="002E01BC"/>
    <w:rsid w:val="002E06F5"/>
    <w:rsid w:val="002E1C00"/>
    <w:rsid w:val="002E2168"/>
    <w:rsid w:val="002E247E"/>
    <w:rsid w:val="002E2A94"/>
    <w:rsid w:val="002E342B"/>
    <w:rsid w:val="002E358F"/>
    <w:rsid w:val="002E4634"/>
    <w:rsid w:val="002E58EB"/>
    <w:rsid w:val="002E5C00"/>
    <w:rsid w:val="002E7099"/>
    <w:rsid w:val="002E764C"/>
    <w:rsid w:val="002E7681"/>
    <w:rsid w:val="002E7B7C"/>
    <w:rsid w:val="002E7EB5"/>
    <w:rsid w:val="002E7F27"/>
    <w:rsid w:val="002F2460"/>
    <w:rsid w:val="002F2771"/>
    <w:rsid w:val="002F34F8"/>
    <w:rsid w:val="002F617F"/>
    <w:rsid w:val="002F76B6"/>
    <w:rsid w:val="00301210"/>
    <w:rsid w:val="0030162B"/>
    <w:rsid w:val="00302FEF"/>
    <w:rsid w:val="00303FAA"/>
    <w:rsid w:val="00304762"/>
    <w:rsid w:val="003055A1"/>
    <w:rsid w:val="003059A4"/>
    <w:rsid w:val="00307E90"/>
    <w:rsid w:val="00310784"/>
    <w:rsid w:val="00311806"/>
    <w:rsid w:val="003121C1"/>
    <w:rsid w:val="00313882"/>
    <w:rsid w:val="00313DF5"/>
    <w:rsid w:val="003141CF"/>
    <w:rsid w:val="003155BB"/>
    <w:rsid w:val="003160E7"/>
    <w:rsid w:val="00316266"/>
    <w:rsid w:val="00316AD6"/>
    <w:rsid w:val="00320408"/>
    <w:rsid w:val="003223F8"/>
    <w:rsid w:val="00322564"/>
    <w:rsid w:val="00322756"/>
    <w:rsid w:val="00323620"/>
    <w:rsid w:val="0032373B"/>
    <w:rsid w:val="0032373D"/>
    <w:rsid w:val="00326577"/>
    <w:rsid w:val="00327A6F"/>
    <w:rsid w:val="00331D1F"/>
    <w:rsid w:val="00332169"/>
    <w:rsid w:val="003323D6"/>
    <w:rsid w:val="003324ED"/>
    <w:rsid w:val="003324FE"/>
    <w:rsid w:val="0033293D"/>
    <w:rsid w:val="00332BA2"/>
    <w:rsid w:val="00332FBD"/>
    <w:rsid w:val="00333508"/>
    <w:rsid w:val="003335AA"/>
    <w:rsid w:val="00333F7F"/>
    <w:rsid w:val="00335169"/>
    <w:rsid w:val="00335D4E"/>
    <w:rsid w:val="00335EDA"/>
    <w:rsid w:val="0033604D"/>
    <w:rsid w:val="00336C19"/>
    <w:rsid w:val="00336D6C"/>
    <w:rsid w:val="003371F6"/>
    <w:rsid w:val="0033750E"/>
    <w:rsid w:val="00337680"/>
    <w:rsid w:val="00337D83"/>
    <w:rsid w:val="00340816"/>
    <w:rsid w:val="00340DB8"/>
    <w:rsid w:val="00340FB4"/>
    <w:rsid w:val="0034236F"/>
    <w:rsid w:val="0034249F"/>
    <w:rsid w:val="00343BC7"/>
    <w:rsid w:val="00345149"/>
    <w:rsid w:val="003453AD"/>
    <w:rsid w:val="003453EB"/>
    <w:rsid w:val="0034668C"/>
    <w:rsid w:val="00346F9F"/>
    <w:rsid w:val="00350896"/>
    <w:rsid w:val="00350C5E"/>
    <w:rsid w:val="00351450"/>
    <w:rsid w:val="00352270"/>
    <w:rsid w:val="003522D0"/>
    <w:rsid w:val="003536E9"/>
    <w:rsid w:val="0035410D"/>
    <w:rsid w:val="00354B79"/>
    <w:rsid w:val="00355B29"/>
    <w:rsid w:val="0035714C"/>
    <w:rsid w:val="00357E4F"/>
    <w:rsid w:val="00361518"/>
    <w:rsid w:val="003617B5"/>
    <w:rsid w:val="00361B38"/>
    <w:rsid w:val="00361D8E"/>
    <w:rsid w:val="0036211F"/>
    <w:rsid w:val="00364BED"/>
    <w:rsid w:val="00366045"/>
    <w:rsid w:val="00366ADB"/>
    <w:rsid w:val="00371217"/>
    <w:rsid w:val="00372516"/>
    <w:rsid w:val="00372589"/>
    <w:rsid w:val="0037260D"/>
    <w:rsid w:val="00372979"/>
    <w:rsid w:val="00374089"/>
    <w:rsid w:val="00374326"/>
    <w:rsid w:val="00374749"/>
    <w:rsid w:val="00374A32"/>
    <w:rsid w:val="00374D65"/>
    <w:rsid w:val="003757A5"/>
    <w:rsid w:val="00375C81"/>
    <w:rsid w:val="00375EB8"/>
    <w:rsid w:val="003770BD"/>
    <w:rsid w:val="00377AE4"/>
    <w:rsid w:val="00382F2F"/>
    <w:rsid w:val="003833E8"/>
    <w:rsid w:val="003838CE"/>
    <w:rsid w:val="00383951"/>
    <w:rsid w:val="00383B5B"/>
    <w:rsid w:val="003863C7"/>
    <w:rsid w:val="003874EA"/>
    <w:rsid w:val="00387A7B"/>
    <w:rsid w:val="003901B4"/>
    <w:rsid w:val="0039181B"/>
    <w:rsid w:val="003923FD"/>
    <w:rsid w:val="00392A99"/>
    <w:rsid w:val="00392AEE"/>
    <w:rsid w:val="00393492"/>
    <w:rsid w:val="00393607"/>
    <w:rsid w:val="00393682"/>
    <w:rsid w:val="003943E6"/>
    <w:rsid w:val="00394492"/>
    <w:rsid w:val="003945BD"/>
    <w:rsid w:val="003947D7"/>
    <w:rsid w:val="0039494B"/>
    <w:rsid w:val="00394E20"/>
    <w:rsid w:val="00396CB7"/>
    <w:rsid w:val="003970E1"/>
    <w:rsid w:val="00397443"/>
    <w:rsid w:val="003A1168"/>
    <w:rsid w:val="003A12FF"/>
    <w:rsid w:val="003A24DA"/>
    <w:rsid w:val="003A2912"/>
    <w:rsid w:val="003A3001"/>
    <w:rsid w:val="003A3509"/>
    <w:rsid w:val="003A447F"/>
    <w:rsid w:val="003A44E9"/>
    <w:rsid w:val="003A480E"/>
    <w:rsid w:val="003A494E"/>
    <w:rsid w:val="003A5461"/>
    <w:rsid w:val="003A58BD"/>
    <w:rsid w:val="003A6383"/>
    <w:rsid w:val="003A68FF"/>
    <w:rsid w:val="003A6DDC"/>
    <w:rsid w:val="003A74D0"/>
    <w:rsid w:val="003A7C07"/>
    <w:rsid w:val="003B046A"/>
    <w:rsid w:val="003B0710"/>
    <w:rsid w:val="003B1208"/>
    <w:rsid w:val="003B18B2"/>
    <w:rsid w:val="003B3379"/>
    <w:rsid w:val="003B3C47"/>
    <w:rsid w:val="003B3F96"/>
    <w:rsid w:val="003B55B9"/>
    <w:rsid w:val="003B5816"/>
    <w:rsid w:val="003B5C31"/>
    <w:rsid w:val="003B5C79"/>
    <w:rsid w:val="003B65DD"/>
    <w:rsid w:val="003B7DA3"/>
    <w:rsid w:val="003C023B"/>
    <w:rsid w:val="003C10F4"/>
    <w:rsid w:val="003C12AF"/>
    <w:rsid w:val="003C33B2"/>
    <w:rsid w:val="003C3523"/>
    <w:rsid w:val="003C35D9"/>
    <w:rsid w:val="003C406A"/>
    <w:rsid w:val="003C40D4"/>
    <w:rsid w:val="003C4BE4"/>
    <w:rsid w:val="003C4DE4"/>
    <w:rsid w:val="003C4E1D"/>
    <w:rsid w:val="003C5875"/>
    <w:rsid w:val="003C5E4E"/>
    <w:rsid w:val="003C6074"/>
    <w:rsid w:val="003C617C"/>
    <w:rsid w:val="003C6945"/>
    <w:rsid w:val="003C7CA8"/>
    <w:rsid w:val="003D0508"/>
    <w:rsid w:val="003D1A80"/>
    <w:rsid w:val="003D1E0E"/>
    <w:rsid w:val="003D263E"/>
    <w:rsid w:val="003D2C97"/>
    <w:rsid w:val="003D3E5B"/>
    <w:rsid w:val="003D4465"/>
    <w:rsid w:val="003D4C13"/>
    <w:rsid w:val="003D72F9"/>
    <w:rsid w:val="003D75EC"/>
    <w:rsid w:val="003D7D0D"/>
    <w:rsid w:val="003E0D14"/>
    <w:rsid w:val="003E138D"/>
    <w:rsid w:val="003E1820"/>
    <w:rsid w:val="003E28A3"/>
    <w:rsid w:val="003E34E8"/>
    <w:rsid w:val="003E3C84"/>
    <w:rsid w:val="003E4669"/>
    <w:rsid w:val="003E479B"/>
    <w:rsid w:val="003E49BA"/>
    <w:rsid w:val="003E5110"/>
    <w:rsid w:val="003E51A4"/>
    <w:rsid w:val="003E6DCD"/>
    <w:rsid w:val="003F0FD6"/>
    <w:rsid w:val="003F1220"/>
    <w:rsid w:val="003F2224"/>
    <w:rsid w:val="003F22B6"/>
    <w:rsid w:val="003F4D05"/>
    <w:rsid w:val="003F528F"/>
    <w:rsid w:val="003F5473"/>
    <w:rsid w:val="003F5B38"/>
    <w:rsid w:val="003F6580"/>
    <w:rsid w:val="003F6F6C"/>
    <w:rsid w:val="003F71E7"/>
    <w:rsid w:val="003F7A19"/>
    <w:rsid w:val="00402A6C"/>
    <w:rsid w:val="00402D02"/>
    <w:rsid w:val="00402DB1"/>
    <w:rsid w:val="004032D7"/>
    <w:rsid w:val="00404297"/>
    <w:rsid w:val="004052BC"/>
    <w:rsid w:val="00405B09"/>
    <w:rsid w:val="004066C3"/>
    <w:rsid w:val="00406A84"/>
    <w:rsid w:val="00410594"/>
    <w:rsid w:val="00410990"/>
    <w:rsid w:val="00411264"/>
    <w:rsid w:val="00411F19"/>
    <w:rsid w:val="00412EA0"/>
    <w:rsid w:val="00413F73"/>
    <w:rsid w:val="0041431D"/>
    <w:rsid w:val="004145F0"/>
    <w:rsid w:val="004160A8"/>
    <w:rsid w:val="00416D1A"/>
    <w:rsid w:val="00417983"/>
    <w:rsid w:val="00421265"/>
    <w:rsid w:val="004221AC"/>
    <w:rsid w:val="00422504"/>
    <w:rsid w:val="00424E47"/>
    <w:rsid w:val="0042728E"/>
    <w:rsid w:val="00430014"/>
    <w:rsid w:val="00430304"/>
    <w:rsid w:val="0043084C"/>
    <w:rsid w:val="00431398"/>
    <w:rsid w:val="004314E1"/>
    <w:rsid w:val="00431D10"/>
    <w:rsid w:val="00432002"/>
    <w:rsid w:val="00432096"/>
    <w:rsid w:val="00435AD6"/>
    <w:rsid w:val="0044117C"/>
    <w:rsid w:val="00441333"/>
    <w:rsid w:val="004417BA"/>
    <w:rsid w:val="004434D0"/>
    <w:rsid w:val="0044374A"/>
    <w:rsid w:val="00443ACA"/>
    <w:rsid w:val="00444D37"/>
    <w:rsid w:val="0044558B"/>
    <w:rsid w:val="004459F8"/>
    <w:rsid w:val="00445C7A"/>
    <w:rsid w:val="00445E42"/>
    <w:rsid w:val="004460E6"/>
    <w:rsid w:val="00447F3A"/>
    <w:rsid w:val="00450383"/>
    <w:rsid w:val="004509E3"/>
    <w:rsid w:val="00450FA1"/>
    <w:rsid w:val="00451AD9"/>
    <w:rsid w:val="00452DF7"/>
    <w:rsid w:val="00453CA2"/>
    <w:rsid w:val="00453EA2"/>
    <w:rsid w:val="00454F87"/>
    <w:rsid w:val="004555A9"/>
    <w:rsid w:val="00456ED7"/>
    <w:rsid w:val="00457258"/>
    <w:rsid w:val="00457605"/>
    <w:rsid w:val="00460ECC"/>
    <w:rsid w:val="00464B1D"/>
    <w:rsid w:val="00464FF8"/>
    <w:rsid w:val="0046618E"/>
    <w:rsid w:val="004661EB"/>
    <w:rsid w:val="004679AB"/>
    <w:rsid w:val="00467B97"/>
    <w:rsid w:val="00470B0E"/>
    <w:rsid w:val="00470D41"/>
    <w:rsid w:val="00472C59"/>
    <w:rsid w:val="00473614"/>
    <w:rsid w:val="00474703"/>
    <w:rsid w:val="004757DF"/>
    <w:rsid w:val="00475B2D"/>
    <w:rsid w:val="00475DE6"/>
    <w:rsid w:val="004771A7"/>
    <w:rsid w:val="0047726F"/>
    <w:rsid w:val="00480DD7"/>
    <w:rsid w:val="00483985"/>
    <w:rsid w:val="00484D0E"/>
    <w:rsid w:val="00485840"/>
    <w:rsid w:val="004860A3"/>
    <w:rsid w:val="00486736"/>
    <w:rsid w:val="00486952"/>
    <w:rsid w:val="00487615"/>
    <w:rsid w:val="00487F9C"/>
    <w:rsid w:val="00490062"/>
    <w:rsid w:val="004904BD"/>
    <w:rsid w:val="0049088B"/>
    <w:rsid w:val="00490FBA"/>
    <w:rsid w:val="004919A5"/>
    <w:rsid w:val="0049254E"/>
    <w:rsid w:val="0049377D"/>
    <w:rsid w:val="004946EF"/>
    <w:rsid w:val="004958F0"/>
    <w:rsid w:val="00495AFA"/>
    <w:rsid w:val="00495DBD"/>
    <w:rsid w:val="00496337"/>
    <w:rsid w:val="004965A1"/>
    <w:rsid w:val="004975AD"/>
    <w:rsid w:val="00497F42"/>
    <w:rsid w:val="004A079C"/>
    <w:rsid w:val="004A0DCC"/>
    <w:rsid w:val="004A1658"/>
    <w:rsid w:val="004A2272"/>
    <w:rsid w:val="004A2F7A"/>
    <w:rsid w:val="004A319F"/>
    <w:rsid w:val="004A56D0"/>
    <w:rsid w:val="004A623B"/>
    <w:rsid w:val="004A68F9"/>
    <w:rsid w:val="004A6C6D"/>
    <w:rsid w:val="004B0299"/>
    <w:rsid w:val="004B0B03"/>
    <w:rsid w:val="004B0C34"/>
    <w:rsid w:val="004B2CC2"/>
    <w:rsid w:val="004B301B"/>
    <w:rsid w:val="004B460A"/>
    <w:rsid w:val="004B48A0"/>
    <w:rsid w:val="004B5B8F"/>
    <w:rsid w:val="004B6AFA"/>
    <w:rsid w:val="004B74FE"/>
    <w:rsid w:val="004C15AA"/>
    <w:rsid w:val="004C16B8"/>
    <w:rsid w:val="004C22DE"/>
    <w:rsid w:val="004C2616"/>
    <w:rsid w:val="004C2F64"/>
    <w:rsid w:val="004C35CE"/>
    <w:rsid w:val="004C5642"/>
    <w:rsid w:val="004C588E"/>
    <w:rsid w:val="004C5CFE"/>
    <w:rsid w:val="004C64CE"/>
    <w:rsid w:val="004C6E52"/>
    <w:rsid w:val="004C7128"/>
    <w:rsid w:val="004C7182"/>
    <w:rsid w:val="004C73A1"/>
    <w:rsid w:val="004C75DC"/>
    <w:rsid w:val="004D0B3F"/>
    <w:rsid w:val="004D159E"/>
    <w:rsid w:val="004D1F57"/>
    <w:rsid w:val="004D31C0"/>
    <w:rsid w:val="004D3D23"/>
    <w:rsid w:val="004D41EF"/>
    <w:rsid w:val="004D49FC"/>
    <w:rsid w:val="004D4E5A"/>
    <w:rsid w:val="004D5145"/>
    <w:rsid w:val="004D6500"/>
    <w:rsid w:val="004D7271"/>
    <w:rsid w:val="004D7AD5"/>
    <w:rsid w:val="004E036A"/>
    <w:rsid w:val="004E19E8"/>
    <w:rsid w:val="004E2366"/>
    <w:rsid w:val="004E2A51"/>
    <w:rsid w:val="004E46F5"/>
    <w:rsid w:val="004E58AB"/>
    <w:rsid w:val="004E5A85"/>
    <w:rsid w:val="004E6627"/>
    <w:rsid w:val="004E6AF3"/>
    <w:rsid w:val="004E7773"/>
    <w:rsid w:val="004E7DFE"/>
    <w:rsid w:val="004F0294"/>
    <w:rsid w:val="004F47B4"/>
    <w:rsid w:val="004F4A4B"/>
    <w:rsid w:val="004F578F"/>
    <w:rsid w:val="004F5BE0"/>
    <w:rsid w:val="004F6467"/>
    <w:rsid w:val="004F67DC"/>
    <w:rsid w:val="004F702A"/>
    <w:rsid w:val="004F7EFB"/>
    <w:rsid w:val="005003E6"/>
    <w:rsid w:val="005012EB"/>
    <w:rsid w:val="00501808"/>
    <w:rsid w:val="00501D42"/>
    <w:rsid w:val="00501EFF"/>
    <w:rsid w:val="00502944"/>
    <w:rsid w:val="0050315B"/>
    <w:rsid w:val="00503DBA"/>
    <w:rsid w:val="00503E02"/>
    <w:rsid w:val="00504146"/>
    <w:rsid w:val="00504360"/>
    <w:rsid w:val="005046E7"/>
    <w:rsid w:val="00504F12"/>
    <w:rsid w:val="005061A4"/>
    <w:rsid w:val="00506B72"/>
    <w:rsid w:val="00506F46"/>
    <w:rsid w:val="00507B47"/>
    <w:rsid w:val="00507CD4"/>
    <w:rsid w:val="005113EB"/>
    <w:rsid w:val="00511C82"/>
    <w:rsid w:val="00512C83"/>
    <w:rsid w:val="00513A92"/>
    <w:rsid w:val="00514652"/>
    <w:rsid w:val="00514698"/>
    <w:rsid w:val="00516566"/>
    <w:rsid w:val="00516D2C"/>
    <w:rsid w:val="00520140"/>
    <w:rsid w:val="005205C7"/>
    <w:rsid w:val="005213E2"/>
    <w:rsid w:val="00521BB6"/>
    <w:rsid w:val="00522470"/>
    <w:rsid w:val="005228D6"/>
    <w:rsid w:val="005228DD"/>
    <w:rsid w:val="005250A4"/>
    <w:rsid w:val="005259F5"/>
    <w:rsid w:val="00526863"/>
    <w:rsid w:val="005268BA"/>
    <w:rsid w:val="005270F9"/>
    <w:rsid w:val="005272BD"/>
    <w:rsid w:val="00527610"/>
    <w:rsid w:val="00527D0F"/>
    <w:rsid w:val="005308C1"/>
    <w:rsid w:val="00530952"/>
    <w:rsid w:val="00531764"/>
    <w:rsid w:val="005319E3"/>
    <w:rsid w:val="00532A7A"/>
    <w:rsid w:val="00532AFA"/>
    <w:rsid w:val="005332D4"/>
    <w:rsid w:val="00533EC2"/>
    <w:rsid w:val="00534F7B"/>
    <w:rsid w:val="00535157"/>
    <w:rsid w:val="005354FB"/>
    <w:rsid w:val="00535D3E"/>
    <w:rsid w:val="0053643A"/>
    <w:rsid w:val="0053732D"/>
    <w:rsid w:val="005402F6"/>
    <w:rsid w:val="00540F56"/>
    <w:rsid w:val="00541143"/>
    <w:rsid w:val="00541C0C"/>
    <w:rsid w:val="00542505"/>
    <w:rsid w:val="00543BA8"/>
    <w:rsid w:val="00543C6E"/>
    <w:rsid w:val="0054425C"/>
    <w:rsid w:val="005448EC"/>
    <w:rsid w:val="00544D24"/>
    <w:rsid w:val="00545B06"/>
    <w:rsid w:val="00546CE1"/>
    <w:rsid w:val="00547177"/>
    <w:rsid w:val="005477EC"/>
    <w:rsid w:val="00550599"/>
    <w:rsid w:val="00551517"/>
    <w:rsid w:val="00552740"/>
    <w:rsid w:val="005527E6"/>
    <w:rsid w:val="00553023"/>
    <w:rsid w:val="00553954"/>
    <w:rsid w:val="00553E2F"/>
    <w:rsid w:val="00554ADA"/>
    <w:rsid w:val="00554C2F"/>
    <w:rsid w:val="00555C2B"/>
    <w:rsid w:val="005560CA"/>
    <w:rsid w:val="005562E8"/>
    <w:rsid w:val="00557185"/>
    <w:rsid w:val="005573E1"/>
    <w:rsid w:val="00557566"/>
    <w:rsid w:val="005576BF"/>
    <w:rsid w:val="0056006A"/>
    <w:rsid w:val="005602AE"/>
    <w:rsid w:val="005616D9"/>
    <w:rsid w:val="0056352D"/>
    <w:rsid w:val="00563622"/>
    <w:rsid w:val="00563C6F"/>
    <w:rsid w:val="00564F21"/>
    <w:rsid w:val="00566344"/>
    <w:rsid w:val="005663CE"/>
    <w:rsid w:val="00566A97"/>
    <w:rsid w:val="005672E0"/>
    <w:rsid w:val="00567A94"/>
    <w:rsid w:val="00567FBD"/>
    <w:rsid w:val="005701A4"/>
    <w:rsid w:val="0057040D"/>
    <w:rsid w:val="0057122F"/>
    <w:rsid w:val="0057141A"/>
    <w:rsid w:val="0057211F"/>
    <w:rsid w:val="00572760"/>
    <w:rsid w:val="00572911"/>
    <w:rsid w:val="00572D39"/>
    <w:rsid w:val="00573556"/>
    <w:rsid w:val="00573A9E"/>
    <w:rsid w:val="00573D2F"/>
    <w:rsid w:val="00576099"/>
    <w:rsid w:val="00577C99"/>
    <w:rsid w:val="00580093"/>
    <w:rsid w:val="0058099A"/>
    <w:rsid w:val="00580C50"/>
    <w:rsid w:val="005821D4"/>
    <w:rsid w:val="00582458"/>
    <w:rsid w:val="0058327A"/>
    <w:rsid w:val="00583294"/>
    <w:rsid w:val="00583E91"/>
    <w:rsid w:val="005843DE"/>
    <w:rsid w:val="00586643"/>
    <w:rsid w:val="0058665E"/>
    <w:rsid w:val="00586803"/>
    <w:rsid w:val="00587B40"/>
    <w:rsid w:val="00587B81"/>
    <w:rsid w:val="00590A33"/>
    <w:rsid w:val="00591AA8"/>
    <w:rsid w:val="00591B69"/>
    <w:rsid w:val="00591FEF"/>
    <w:rsid w:val="005926FB"/>
    <w:rsid w:val="00593BF7"/>
    <w:rsid w:val="00593F7D"/>
    <w:rsid w:val="00594D72"/>
    <w:rsid w:val="005967D7"/>
    <w:rsid w:val="0059682F"/>
    <w:rsid w:val="005969F4"/>
    <w:rsid w:val="005969FB"/>
    <w:rsid w:val="0059744D"/>
    <w:rsid w:val="005A0CA7"/>
    <w:rsid w:val="005A0D31"/>
    <w:rsid w:val="005A1045"/>
    <w:rsid w:val="005A11DA"/>
    <w:rsid w:val="005A1A32"/>
    <w:rsid w:val="005A2FC7"/>
    <w:rsid w:val="005A3750"/>
    <w:rsid w:val="005A49E0"/>
    <w:rsid w:val="005A5508"/>
    <w:rsid w:val="005A6305"/>
    <w:rsid w:val="005B18C6"/>
    <w:rsid w:val="005B4611"/>
    <w:rsid w:val="005B47CE"/>
    <w:rsid w:val="005B52FA"/>
    <w:rsid w:val="005B5720"/>
    <w:rsid w:val="005B57CE"/>
    <w:rsid w:val="005B5B4D"/>
    <w:rsid w:val="005B5B90"/>
    <w:rsid w:val="005B640D"/>
    <w:rsid w:val="005B6B53"/>
    <w:rsid w:val="005C1170"/>
    <w:rsid w:val="005C2A9C"/>
    <w:rsid w:val="005C3C7E"/>
    <w:rsid w:val="005C4470"/>
    <w:rsid w:val="005C53CA"/>
    <w:rsid w:val="005C6EFA"/>
    <w:rsid w:val="005C7003"/>
    <w:rsid w:val="005C7418"/>
    <w:rsid w:val="005C7A22"/>
    <w:rsid w:val="005D0890"/>
    <w:rsid w:val="005D093D"/>
    <w:rsid w:val="005D3690"/>
    <w:rsid w:val="005D3D05"/>
    <w:rsid w:val="005D444F"/>
    <w:rsid w:val="005D4B16"/>
    <w:rsid w:val="005D5512"/>
    <w:rsid w:val="005D5ECB"/>
    <w:rsid w:val="005D6246"/>
    <w:rsid w:val="005E09BA"/>
    <w:rsid w:val="005E0EC0"/>
    <w:rsid w:val="005E1194"/>
    <w:rsid w:val="005E172C"/>
    <w:rsid w:val="005E1CDF"/>
    <w:rsid w:val="005E3501"/>
    <w:rsid w:val="005E4569"/>
    <w:rsid w:val="005E46CD"/>
    <w:rsid w:val="005E5264"/>
    <w:rsid w:val="005F0788"/>
    <w:rsid w:val="005F1908"/>
    <w:rsid w:val="005F1FAA"/>
    <w:rsid w:val="005F268C"/>
    <w:rsid w:val="005F2CB5"/>
    <w:rsid w:val="005F2FC3"/>
    <w:rsid w:val="005F382A"/>
    <w:rsid w:val="005F38A6"/>
    <w:rsid w:val="005F3BBA"/>
    <w:rsid w:val="005F3D7B"/>
    <w:rsid w:val="005F4C22"/>
    <w:rsid w:val="005F525A"/>
    <w:rsid w:val="005F54F5"/>
    <w:rsid w:val="005F6320"/>
    <w:rsid w:val="005F68FD"/>
    <w:rsid w:val="005F7127"/>
    <w:rsid w:val="005F74C0"/>
    <w:rsid w:val="005F754A"/>
    <w:rsid w:val="005F7EB8"/>
    <w:rsid w:val="00601230"/>
    <w:rsid w:val="00601C5A"/>
    <w:rsid w:val="00601DA8"/>
    <w:rsid w:val="006020A7"/>
    <w:rsid w:val="0060221F"/>
    <w:rsid w:val="00603741"/>
    <w:rsid w:val="00605117"/>
    <w:rsid w:val="00605199"/>
    <w:rsid w:val="006053CF"/>
    <w:rsid w:val="00605487"/>
    <w:rsid w:val="00607539"/>
    <w:rsid w:val="00607E6B"/>
    <w:rsid w:val="00607FCD"/>
    <w:rsid w:val="00610066"/>
    <w:rsid w:val="00611142"/>
    <w:rsid w:val="00612A38"/>
    <w:rsid w:val="006130CF"/>
    <w:rsid w:val="0061461B"/>
    <w:rsid w:val="00615167"/>
    <w:rsid w:val="0061567D"/>
    <w:rsid w:val="006201BF"/>
    <w:rsid w:val="00620EE2"/>
    <w:rsid w:val="006216E5"/>
    <w:rsid w:val="00621C89"/>
    <w:rsid w:val="00622A3F"/>
    <w:rsid w:val="006243C0"/>
    <w:rsid w:val="0062443E"/>
    <w:rsid w:val="00624479"/>
    <w:rsid w:val="006244D8"/>
    <w:rsid w:val="00624825"/>
    <w:rsid w:val="00624C5E"/>
    <w:rsid w:val="00624C8A"/>
    <w:rsid w:val="0062605A"/>
    <w:rsid w:val="0062660D"/>
    <w:rsid w:val="00626710"/>
    <w:rsid w:val="00626FD8"/>
    <w:rsid w:val="00627BBD"/>
    <w:rsid w:val="00627D32"/>
    <w:rsid w:val="00631011"/>
    <w:rsid w:val="00631B52"/>
    <w:rsid w:val="00632C31"/>
    <w:rsid w:val="0063385F"/>
    <w:rsid w:val="006345B8"/>
    <w:rsid w:val="00634B24"/>
    <w:rsid w:val="00635E80"/>
    <w:rsid w:val="00636B12"/>
    <w:rsid w:val="00636ED8"/>
    <w:rsid w:val="006378DC"/>
    <w:rsid w:val="00640E5E"/>
    <w:rsid w:val="0064280C"/>
    <w:rsid w:val="00644063"/>
    <w:rsid w:val="00644BB1"/>
    <w:rsid w:val="0064563B"/>
    <w:rsid w:val="00645923"/>
    <w:rsid w:val="006464CD"/>
    <w:rsid w:val="00646680"/>
    <w:rsid w:val="00647AF3"/>
    <w:rsid w:val="00647BD9"/>
    <w:rsid w:val="00650D82"/>
    <w:rsid w:val="00650D85"/>
    <w:rsid w:val="0065192B"/>
    <w:rsid w:val="00652378"/>
    <w:rsid w:val="00652521"/>
    <w:rsid w:val="006525AF"/>
    <w:rsid w:val="006528C9"/>
    <w:rsid w:val="00653E1F"/>
    <w:rsid w:val="00654971"/>
    <w:rsid w:val="00654BC6"/>
    <w:rsid w:val="00654C7B"/>
    <w:rsid w:val="00655D78"/>
    <w:rsid w:val="0065780E"/>
    <w:rsid w:val="0066022F"/>
    <w:rsid w:val="006624DC"/>
    <w:rsid w:val="00662A80"/>
    <w:rsid w:val="00663521"/>
    <w:rsid w:val="006644B6"/>
    <w:rsid w:val="00664F22"/>
    <w:rsid w:val="0066551D"/>
    <w:rsid w:val="0066568A"/>
    <w:rsid w:val="00665CF2"/>
    <w:rsid w:val="00666BBC"/>
    <w:rsid w:val="00666D42"/>
    <w:rsid w:val="006672E4"/>
    <w:rsid w:val="006673E8"/>
    <w:rsid w:val="00667866"/>
    <w:rsid w:val="00670600"/>
    <w:rsid w:val="00671EC0"/>
    <w:rsid w:val="00671F4C"/>
    <w:rsid w:val="00672289"/>
    <w:rsid w:val="00672611"/>
    <w:rsid w:val="00674ABB"/>
    <w:rsid w:val="00675DB6"/>
    <w:rsid w:val="00676131"/>
    <w:rsid w:val="00676867"/>
    <w:rsid w:val="00676F48"/>
    <w:rsid w:val="0067770B"/>
    <w:rsid w:val="00677EB4"/>
    <w:rsid w:val="0068078F"/>
    <w:rsid w:val="00682852"/>
    <w:rsid w:val="00682883"/>
    <w:rsid w:val="00682B68"/>
    <w:rsid w:val="006847BA"/>
    <w:rsid w:val="00684ACB"/>
    <w:rsid w:val="00684F5E"/>
    <w:rsid w:val="00686056"/>
    <w:rsid w:val="00686561"/>
    <w:rsid w:val="00686B47"/>
    <w:rsid w:val="0068744A"/>
    <w:rsid w:val="0068748E"/>
    <w:rsid w:val="006875A0"/>
    <w:rsid w:val="006876E7"/>
    <w:rsid w:val="006901BC"/>
    <w:rsid w:val="00690915"/>
    <w:rsid w:val="00690EA9"/>
    <w:rsid w:val="006917D6"/>
    <w:rsid w:val="0069183D"/>
    <w:rsid w:val="00691C32"/>
    <w:rsid w:val="006931CC"/>
    <w:rsid w:val="006933AA"/>
    <w:rsid w:val="006939B5"/>
    <w:rsid w:val="00693F2E"/>
    <w:rsid w:val="0069656D"/>
    <w:rsid w:val="006A11F2"/>
    <w:rsid w:val="006A2CF2"/>
    <w:rsid w:val="006A399A"/>
    <w:rsid w:val="006A473D"/>
    <w:rsid w:val="006A5552"/>
    <w:rsid w:val="006A5962"/>
    <w:rsid w:val="006A5DB7"/>
    <w:rsid w:val="006A5DEE"/>
    <w:rsid w:val="006A6224"/>
    <w:rsid w:val="006A6A63"/>
    <w:rsid w:val="006A6CE5"/>
    <w:rsid w:val="006A7E5B"/>
    <w:rsid w:val="006B0513"/>
    <w:rsid w:val="006B16E0"/>
    <w:rsid w:val="006B24BB"/>
    <w:rsid w:val="006B30D1"/>
    <w:rsid w:val="006B39DF"/>
    <w:rsid w:val="006B4816"/>
    <w:rsid w:val="006B483D"/>
    <w:rsid w:val="006B4936"/>
    <w:rsid w:val="006B516D"/>
    <w:rsid w:val="006B5CE1"/>
    <w:rsid w:val="006B6E5D"/>
    <w:rsid w:val="006B6EB2"/>
    <w:rsid w:val="006B75EA"/>
    <w:rsid w:val="006B7B83"/>
    <w:rsid w:val="006C0A0C"/>
    <w:rsid w:val="006C1FC1"/>
    <w:rsid w:val="006C4C59"/>
    <w:rsid w:val="006C55CD"/>
    <w:rsid w:val="006C5AD3"/>
    <w:rsid w:val="006C5DF5"/>
    <w:rsid w:val="006C5E9B"/>
    <w:rsid w:val="006C617F"/>
    <w:rsid w:val="006C6C4F"/>
    <w:rsid w:val="006C6D34"/>
    <w:rsid w:val="006C746C"/>
    <w:rsid w:val="006C7EF9"/>
    <w:rsid w:val="006D03AE"/>
    <w:rsid w:val="006D0C05"/>
    <w:rsid w:val="006D13AE"/>
    <w:rsid w:val="006D249B"/>
    <w:rsid w:val="006D2814"/>
    <w:rsid w:val="006D2F50"/>
    <w:rsid w:val="006D3BC9"/>
    <w:rsid w:val="006D3BEB"/>
    <w:rsid w:val="006D45F9"/>
    <w:rsid w:val="006D6218"/>
    <w:rsid w:val="006D6A17"/>
    <w:rsid w:val="006D6A38"/>
    <w:rsid w:val="006D7308"/>
    <w:rsid w:val="006D7935"/>
    <w:rsid w:val="006D7BE6"/>
    <w:rsid w:val="006D7EA9"/>
    <w:rsid w:val="006E00CD"/>
    <w:rsid w:val="006E091E"/>
    <w:rsid w:val="006E1283"/>
    <w:rsid w:val="006E1D19"/>
    <w:rsid w:val="006E1E61"/>
    <w:rsid w:val="006E1ECF"/>
    <w:rsid w:val="006E2233"/>
    <w:rsid w:val="006E3535"/>
    <w:rsid w:val="006E3F69"/>
    <w:rsid w:val="006F2DC4"/>
    <w:rsid w:val="006F2FD7"/>
    <w:rsid w:val="006F5E92"/>
    <w:rsid w:val="006F684F"/>
    <w:rsid w:val="006F71C4"/>
    <w:rsid w:val="006F7D44"/>
    <w:rsid w:val="006F7D90"/>
    <w:rsid w:val="0070154E"/>
    <w:rsid w:val="00701677"/>
    <w:rsid w:val="00702904"/>
    <w:rsid w:val="00703ACF"/>
    <w:rsid w:val="00703CF8"/>
    <w:rsid w:val="00704CF3"/>
    <w:rsid w:val="00705766"/>
    <w:rsid w:val="00706A0D"/>
    <w:rsid w:val="00707007"/>
    <w:rsid w:val="0070755A"/>
    <w:rsid w:val="0070781D"/>
    <w:rsid w:val="007109FF"/>
    <w:rsid w:val="0071277C"/>
    <w:rsid w:val="0071281F"/>
    <w:rsid w:val="007132BD"/>
    <w:rsid w:val="00713CB3"/>
    <w:rsid w:val="00714505"/>
    <w:rsid w:val="0071511A"/>
    <w:rsid w:val="0071594B"/>
    <w:rsid w:val="00715D05"/>
    <w:rsid w:val="007164A5"/>
    <w:rsid w:val="00716906"/>
    <w:rsid w:val="00717061"/>
    <w:rsid w:val="007172B0"/>
    <w:rsid w:val="007172D9"/>
    <w:rsid w:val="0071765B"/>
    <w:rsid w:val="00720000"/>
    <w:rsid w:val="007203A4"/>
    <w:rsid w:val="0072046A"/>
    <w:rsid w:val="00720888"/>
    <w:rsid w:val="007211C4"/>
    <w:rsid w:val="00721358"/>
    <w:rsid w:val="0072138D"/>
    <w:rsid w:val="00723743"/>
    <w:rsid w:val="00723A98"/>
    <w:rsid w:val="00723C61"/>
    <w:rsid w:val="00723E55"/>
    <w:rsid w:val="00725430"/>
    <w:rsid w:val="00725A9C"/>
    <w:rsid w:val="00725DB8"/>
    <w:rsid w:val="00725E35"/>
    <w:rsid w:val="007261D6"/>
    <w:rsid w:val="007267EA"/>
    <w:rsid w:val="0072746D"/>
    <w:rsid w:val="007312AA"/>
    <w:rsid w:val="00734204"/>
    <w:rsid w:val="007342AA"/>
    <w:rsid w:val="00734C1B"/>
    <w:rsid w:val="00735808"/>
    <w:rsid w:val="00736A12"/>
    <w:rsid w:val="00741683"/>
    <w:rsid w:val="00741A75"/>
    <w:rsid w:val="007424C0"/>
    <w:rsid w:val="00743E42"/>
    <w:rsid w:val="00744FEF"/>
    <w:rsid w:val="007460A4"/>
    <w:rsid w:val="00746A8D"/>
    <w:rsid w:val="00746E2A"/>
    <w:rsid w:val="00750D3B"/>
    <w:rsid w:val="007516F0"/>
    <w:rsid w:val="00751FC2"/>
    <w:rsid w:val="007536AD"/>
    <w:rsid w:val="00753A99"/>
    <w:rsid w:val="00753E73"/>
    <w:rsid w:val="007550AB"/>
    <w:rsid w:val="0075675C"/>
    <w:rsid w:val="00757AE9"/>
    <w:rsid w:val="00757CF9"/>
    <w:rsid w:val="0076039F"/>
    <w:rsid w:val="007604FB"/>
    <w:rsid w:val="00761588"/>
    <w:rsid w:val="0076167D"/>
    <w:rsid w:val="007618FC"/>
    <w:rsid w:val="00761AA6"/>
    <w:rsid w:val="00762775"/>
    <w:rsid w:val="00762880"/>
    <w:rsid w:val="007634D2"/>
    <w:rsid w:val="00763F6D"/>
    <w:rsid w:val="007646E8"/>
    <w:rsid w:val="007653DA"/>
    <w:rsid w:val="00765473"/>
    <w:rsid w:val="007657A6"/>
    <w:rsid w:val="00765B35"/>
    <w:rsid w:val="0076614E"/>
    <w:rsid w:val="00767E52"/>
    <w:rsid w:val="00771468"/>
    <w:rsid w:val="007723EA"/>
    <w:rsid w:val="007725F3"/>
    <w:rsid w:val="007734B6"/>
    <w:rsid w:val="00773725"/>
    <w:rsid w:val="00773BBD"/>
    <w:rsid w:val="00774507"/>
    <w:rsid w:val="0077484D"/>
    <w:rsid w:val="00774EC6"/>
    <w:rsid w:val="00777CC2"/>
    <w:rsid w:val="00781589"/>
    <w:rsid w:val="00783777"/>
    <w:rsid w:val="00783AB1"/>
    <w:rsid w:val="00783ACF"/>
    <w:rsid w:val="00783D29"/>
    <w:rsid w:val="007846B7"/>
    <w:rsid w:val="007846F1"/>
    <w:rsid w:val="00784EB7"/>
    <w:rsid w:val="0078579B"/>
    <w:rsid w:val="00785B3E"/>
    <w:rsid w:val="0078611B"/>
    <w:rsid w:val="00787191"/>
    <w:rsid w:val="00790DC9"/>
    <w:rsid w:val="00791477"/>
    <w:rsid w:val="007915DC"/>
    <w:rsid w:val="007919EC"/>
    <w:rsid w:val="0079287B"/>
    <w:rsid w:val="0079305A"/>
    <w:rsid w:val="007954B9"/>
    <w:rsid w:val="007955B4"/>
    <w:rsid w:val="007955E4"/>
    <w:rsid w:val="00796F05"/>
    <w:rsid w:val="007972AC"/>
    <w:rsid w:val="007A099C"/>
    <w:rsid w:val="007A1421"/>
    <w:rsid w:val="007A15E9"/>
    <w:rsid w:val="007A1635"/>
    <w:rsid w:val="007A174A"/>
    <w:rsid w:val="007A1C9F"/>
    <w:rsid w:val="007A2A38"/>
    <w:rsid w:val="007A31E7"/>
    <w:rsid w:val="007A3227"/>
    <w:rsid w:val="007A4214"/>
    <w:rsid w:val="007A42E9"/>
    <w:rsid w:val="007A4BFA"/>
    <w:rsid w:val="007A65FC"/>
    <w:rsid w:val="007A6C3E"/>
    <w:rsid w:val="007A7027"/>
    <w:rsid w:val="007A73A7"/>
    <w:rsid w:val="007A7782"/>
    <w:rsid w:val="007A7827"/>
    <w:rsid w:val="007A7948"/>
    <w:rsid w:val="007B10B1"/>
    <w:rsid w:val="007B29C4"/>
    <w:rsid w:val="007B2FB1"/>
    <w:rsid w:val="007B31AF"/>
    <w:rsid w:val="007B3FB3"/>
    <w:rsid w:val="007B419C"/>
    <w:rsid w:val="007B4320"/>
    <w:rsid w:val="007B51DF"/>
    <w:rsid w:val="007B6684"/>
    <w:rsid w:val="007B75E1"/>
    <w:rsid w:val="007C008A"/>
    <w:rsid w:val="007C085D"/>
    <w:rsid w:val="007C0C20"/>
    <w:rsid w:val="007C2292"/>
    <w:rsid w:val="007C3CC3"/>
    <w:rsid w:val="007C3DFD"/>
    <w:rsid w:val="007C4378"/>
    <w:rsid w:val="007C53B2"/>
    <w:rsid w:val="007C5AEC"/>
    <w:rsid w:val="007C5E4A"/>
    <w:rsid w:val="007C64BA"/>
    <w:rsid w:val="007C7944"/>
    <w:rsid w:val="007C7C55"/>
    <w:rsid w:val="007D357F"/>
    <w:rsid w:val="007D3913"/>
    <w:rsid w:val="007D3D05"/>
    <w:rsid w:val="007D475F"/>
    <w:rsid w:val="007D5E52"/>
    <w:rsid w:val="007E03C0"/>
    <w:rsid w:val="007E1211"/>
    <w:rsid w:val="007E1AE9"/>
    <w:rsid w:val="007E2034"/>
    <w:rsid w:val="007E2836"/>
    <w:rsid w:val="007E2BFF"/>
    <w:rsid w:val="007E2E60"/>
    <w:rsid w:val="007E3521"/>
    <w:rsid w:val="007E49BE"/>
    <w:rsid w:val="007E529C"/>
    <w:rsid w:val="007E568A"/>
    <w:rsid w:val="007E5BCD"/>
    <w:rsid w:val="007E740D"/>
    <w:rsid w:val="007E74BB"/>
    <w:rsid w:val="007E753D"/>
    <w:rsid w:val="007F0D03"/>
    <w:rsid w:val="007F1B52"/>
    <w:rsid w:val="007F2053"/>
    <w:rsid w:val="007F22C0"/>
    <w:rsid w:val="007F299F"/>
    <w:rsid w:val="007F3102"/>
    <w:rsid w:val="007F4828"/>
    <w:rsid w:val="007F6202"/>
    <w:rsid w:val="007F6AF6"/>
    <w:rsid w:val="007F74D6"/>
    <w:rsid w:val="00800348"/>
    <w:rsid w:val="008005C8"/>
    <w:rsid w:val="008006BE"/>
    <w:rsid w:val="00800F8D"/>
    <w:rsid w:val="00801F1C"/>
    <w:rsid w:val="00802289"/>
    <w:rsid w:val="008026A9"/>
    <w:rsid w:val="0080369D"/>
    <w:rsid w:val="0080397A"/>
    <w:rsid w:val="00803D75"/>
    <w:rsid w:val="00804418"/>
    <w:rsid w:val="008049EB"/>
    <w:rsid w:val="00804E66"/>
    <w:rsid w:val="00807054"/>
    <w:rsid w:val="0080728A"/>
    <w:rsid w:val="008107C5"/>
    <w:rsid w:val="00810A36"/>
    <w:rsid w:val="00813613"/>
    <w:rsid w:val="0081388B"/>
    <w:rsid w:val="00813A33"/>
    <w:rsid w:val="00813DBC"/>
    <w:rsid w:val="00813F7A"/>
    <w:rsid w:val="00814243"/>
    <w:rsid w:val="0081471F"/>
    <w:rsid w:val="008152C2"/>
    <w:rsid w:val="008210B7"/>
    <w:rsid w:val="0082147E"/>
    <w:rsid w:val="0082193C"/>
    <w:rsid w:val="00821B67"/>
    <w:rsid w:val="00821F18"/>
    <w:rsid w:val="00822995"/>
    <w:rsid w:val="00822FC7"/>
    <w:rsid w:val="008232DA"/>
    <w:rsid w:val="00824C6D"/>
    <w:rsid w:val="00825A27"/>
    <w:rsid w:val="00825CB7"/>
    <w:rsid w:val="00827D92"/>
    <w:rsid w:val="00830022"/>
    <w:rsid w:val="00831521"/>
    <w:rsid w:val="008323E3"/>
    <w:rsid w:val="00833DC1"/>
    <w:rsid w:val="00834E75"/>
    <w:rsid w:val="008379FF"/>
    <w:rsid w:val="0084112A"/>
    <w:rsid w:val="00842926"/>
    <w:rsid w:val="00842AB4"/>
    <w:rsid w:val="008432C0"/>
    <w:rsid w:val="00843314"/>
    <w:rsid w:val="008435E7"/>
    <w:rsid w:val="00843831"/>
    <w:rsid w:val="00843A76"/>
    <w:rsid w:val="00844701"/>
    <w:rsid w:val="0084486A"/>
    <w:rsid w:val="00844F39"/>
    <w:rsid w:val="00846428"/>
    <w:rsid w:val="008475C5"/>
    <w:rsid w:val="00847BF0"/>
    <w:rsid w:val="00850023"/>
    <w:rsid w:val="0085025E"/>
    <w:rsid w:val="00850A16"/>
    <w:rsid w:val="00850B53"/>
    <w:rsid w:val="00852F83"/>
    <w:rsid w:val="00853501"/>
    <w:rsid w:val="00853B0C"/>
    <w:rsid w:val="00853C48"/>
    <w:rsid w:val="008548E8"/>
    <w:rsid w:val="00854B6F"/>
    <w:rsid w:val="00854DE7"/>
    <w:rsid w:val="00854F3E"/>
    <w:rsid w:val="00855060"/>
    <w:rsid w:val="00855A9A"/>
    <w:rsid w:val="00855F08"/>
    <w:rsid w:val="00855FDA"/>
    <w:rsid w:val="00856A0E"/>
    <w:rsid w:val="00857525"/>
    <w:rsid w:val="00860177"/>
    <w:rsid w:val="00860F92"/>
    <w:rsid w:val="00862059"/>
    <w:rsid w:val="008631CE"/>
    <w:rsid w:val="00864431"/>
    <w:rsid w:val="0086443E"/>
    <w:rsid w:val="008645BD"/>
    <w:rsid w:val="00864C95"/>
    <w:rsid w:val="00864D30"/>
    <w:rsid w:val="00864D95"/>
    <w:rsid w:val="00864E59"/>
    <w:rsid w:val="008656D1"/>
    <w:rsid w:val="00865B66"/>
    <w:rsid w:val="00867163"/>
    <w:rsid w:val="00867DC2"/>
    <w:rsid w:val="008704BE"/>
    <w:rsid w:val="00870ABE"/>
    <w:rsid w:val="00871C3F"/>
    <w:rsid w:val="00872818"/>
    <w:rsid w:val="00872FD2"/>
    <w:rsid w:val="00873B41"/>
    <w:rsid w:val="00873D35"/>
    <w:rsid w:val="00874C7B"/>
    <w:rsid w:val="00875AA2"/>
    <w:rsid w:val="008763DF"/>
    <w:rsid w:val="00876869"/>
    <w:rsid w:val="00877D1E"/>
    <w:rsid w:val="00880214"/>
    <w:rsid w:val="00880A55"/>
    <w:rsid w:val="0088178C"/>
    <w:rsid w:val="00882AD9"/>
    <w:rsid w:val="00884122"/>
    <w:rsid w:val="0088453E"/>
    <w:rsid w:val="00884E4C"/>
    <w:rsid w:val="008855ED"/>
    <w:rsid w:val="0088615A"/>
    <w:rsid w:val="008877C0"/>
    <w:rsid w:val="00891C1E"/>
    <w:rsid w:val="00891FA0"/>
    <w:rsid w:val="0089204F"/>
    <w:rsid w:val="008927A9"/>
    <w:rsid w:val="00892AB4"/>
    <w:rsid w:val="00892AC8"/>
    <w:rsid w:val="00892B05"/>
    <w:rsid w:val="00892F41"/>
    <w:rsid w:val="008941DF"/>
    <w:rsid w:val="00894268"/>
    <w:rsid w:val="0089431E"/>
    <w:rsid w:val="00894F9A"/>
    <w:rsid w:val="00895B7E"/>
    <w:rsid w:val="00896B95"/>
    <w:rsid w:val="00896BD0"/>
    <w:rsid w:val="00896F0F"/>
    <w:rsid w:val="008979C0"/>
    <w:rsid w:val="00897EF8"/>
    <w:rsid w:val="008A0601"/>
    <w:rsid w:val="008A3EA5"/>
    <w:rsid w:val="008A43F8"/>
    <w:rsid w:val="008A5DAE"/>
    <w:rsid w:val="008A67D9"/>
    <w:rsid w:val="008A68FB"/>
    <w:rsid w:val="008B0F71"/>
    <w:rsid w:val="008B147C"/>
    <w:rsid w:val="008B2245"/>
    <w:rsid w:val="008B26FD"/>
    <w:rsid w:val="008B2A28"/>
    <w:rsid w:val="008B2E86"/>
    <w:rsid w:val="008B3D65"/>
    <w:rsid w:val="008B4026"/>
    <w:rsid w:val="008B4D67"/>
    <w:rsid w:val="008B614F"/>
    <w:rsid w:val="008B7468"/>
    <w:rsid w:val="008C0B76"/>
    <w:rsid w:val="008C0EAA"/>
    <w:rsid w:val="008C1E15"/>
    <w:rsid w:val="008C25F1"/>
    <w:rsid w:val="008C2B00"/>
    <w:rsid w:val="008C2C98"/>
    <w:rsid w:val="008C33E2"/>
    <w:rsid w:val="008C3B65"/>
    <w:rsid w:val="008C572D"/>
    <w:rsid w:val="008C5A91"/>
    <w:rsid w:val="008C75EF"/>
    <w:rsid w:val="008C7B85"/>
    <w:rsid w:val="008C7D63"/>
    <w:rsid w:val="008D0D97"/>
    <w:rsid w:val="008D14DA"/>
    <w:rsid w:val="008D3325"/>
    <w:rsid w:val="008D3B76"/>
    <w:rsid w:val="008D440D"/>
    <w:rsid w:val="008D62D3"/>
    <w:rsid w:val="008D71E6"/>
    <w:rsid w:val="008E000B"/>
    <w:rsid w:val="008E10ED"/>
    <w:rsid w:val="008E10F8"/>
    <w:rsid w:val="008E152A"/>
    <w:rsid w:val="008E1638"/>
    <w:rsid w:val="008E165D"/>
    <w:rsid w:val="008E1D70"/>
    <w:rsid w:val="008E2830"/>
    <w:rsid w:val="008E28D1"/>
    <w:rsid w:val="008E2C15"/>
    <w:rsid w:val="008E3008"/>
    <w:rsid w:val="008E36D9"/>
    <w:rsid w:val="008E38D3"/>
    <w:rsid w:val="008E3B8D"/>
    <w:rsid w:val="008E4481"/>
    <w:rsid w:val="008E468C"/>
    <w:rsid w:val="008E51C8"/>
    <w:rsid w:val="008E5B92"/>
    <w:rsid w:val="008E5ED7"/>
    <w:rsid w:val="008E6DD8"/>
    <w:rsid w:val="008E75AB"/>
    <w:rsid w:val="008E7B8E"/>
    <w:rsid w:val="008E7DC3"/>
    <w:rsid w:val="008E7ED3"/>
    <w:rsid w:val="008F1792"/>
    <w:rsid w:val="008F194C"/>
    <w:rsid w:val="008F2EAC"/>
    <w:rsid w:val="008F31BA"/>
    <w:rsid w:val="008F34A9"/>
    <w:rsid w:val="008F5799"/>
    <w:rsid w:val="008F62C6"/>
    <w:rsid w:val="008F6B13"/>
    <w:rsid w:val="008F7D1C"/>
    <w:rsid w:val="008F7EA5"/>
    <w:rsid w:val="00902A72"/>
    <w:rsid w:val="00902ED8"/>
    <w:rsid w:val="009032FD"/>
    <w:rsid w:val="00904097"/>
    <w:rsid w:val="009047C1"/>
    <w:rsid w:val="00904A58"/>
    <w:rsid w:val="009053F7"/>
    <w:rsid w:val="00905422"/>
    <w:rsid w:val="0090666F"/>
    <w:rsid w:val="00906E52"/>
    <w:rsid w:val="00907BDC"/>
    <w:rsid w:val="00907C68"/>
    <w:rsid w:val="00910263"/>
    <w:rsid w:val="009102D3"/>
    <w:rsid w:val="00910CA2"/>
    <w:rsid w:val="00910CDB"/>
    <w:rsid w:val="00911420"/>
    <w:rsid w:val="00911540"/>
    <w:rsid w:val="009119FA"/>
    <w:rsid w:val="0091200B"/>
    <w:rsid w:val="00912B2A"/>
    <w:rsid w:val="00912FE9"/>
    <w:rsid w:val="009137B2"/>
    <w:rsid w:val="009149C2"/>
    <w:rsid w:val="00914D47"/>
    <w:rsid w:val="0091521F"/>
    <w:rsid w:val="00917C08"/>
    <w:rsid w:val="009223D8"/>
    <w:rsid w:val="00923663"/>
    <w:rsid w:val="0092429B"/>
    <w:rsid w:val="009247FA"/>
    <w:rsid w:val="009254D8"/>
    <w:rsid w:val="009278AE"/>
    <w:rsid w:val="00930258"/>
    <w:rsid w:val="009303C9"/>
    <w:rsid w:val="0093048B"/>
    <w:rsid w:val="00930513"/>
    <w:rsid w:val="00930A39"/>
    <w:rsid w:val="00930A5B"/>
    <w:rsid w:val="00930D3C"/>
    <w:rsid w:val="009311DC"/>
    <w:rsid w:val="00931365"/>
    <w:rsid w:val="00931BD8"/>
    <w:rsid w:val="00931E80"/>
    <w:rsid w:val="009342BB"/>
    <w:rsid w:val="00934846"/>
    <w:rsid w:val="009350F0"/>
    <w:rsid w:val="00935A20"/>
    <w:rsid w:val="00940209"/>
    <w:rsid w:val="009408C9"/>
    <w:rsid w:val="009408D4"/>
    <w:rsid w:val="00940CDC"/>
    <w:rsid w:val="009419A4"/>
    <w:rsid w:val="009423C8"/>
    <w:rsid w:val="009426ED"/>
    <w:rsid w:val="0094566A"/>
    <w:rsid w:val="009456D6"/>
    <w:rsid w:val="00947218"/>
    <w:rsid w:val="00950179"/>
    <w:rsid w:val="00950686"/>
    <w:rsid w:val="00951CB6"/>
    <w:rsid w:val="00952AB7"/>
    <w:rsid w:val="00952D32"/>
    <w:rsid w:val="00952D50"/>
    <w:rsid w:val="00952FB7"/>
    <w:rsid w:val="0095423F"/>
    <w:rsid w:val="0095482F"/>
    <w:rsid w:val="00955318"/>
    <w:rsid w:val="009557CE"/>
    <w:rsid w:val="00955C1A"/>
    <w:rsid w:val="00956376"/>
    <w:rsid w:val="0095648D"/>
    <w:rsid w:val="00957BA0"/>
    <w:rsid w:val="009604BC"/>
    <w:rsid w:val="00961D4B"/>
    <w:rsid w:val="009637CD"/>
    <w:rsid w:val="00966986"/>
    <w:rsid w:val="00967CA0"/>
    <w:rsid w:val="00967E1F"/>
    <w:rsid w:val="00967F9B"/>
    <w:rsid w:val="009701CC"/>
    <w:rsid w:val="00971791"/>
    <w:rsid w:val="0097200B"/>
    <w:rsid w:val="009736AC"/>
    <w:rsid w:val="009738D8"/>
    <w:rsid w:val="00974424"/>
    <w:rsid w:val="00974CB5"/>
    <w:rsid w:val="009752B7"/>
    <w:rsid w:val="0097547E"/>
    <w:rsid w:val="00977BEA"/>
    <w:rsid w:val="0098052E"/>
    <w:rsid w:val="00980548"/>
    <w:rsid w:val="009805F0"/>
    <w:rsid w:val="009814C9"/>
    <w:rsid w:val="00981B0F"/>
    <w:rsid w:val="00982657"/>
    <w:rsid w:val="009828FA"/>
    <w:rsid w:val="0098378C"/>
    <w:rsid w:val="00984814"/>
    <w:rsid w:val="00986425"/>
    <w:rsid w:val="009865AA"/>
    <w:rsid w:val="009873BC"/>
    <w:rsid w:val="0098785F"/>
    <w:rsid w:val="00987C8D"/>
    <w:rsid w:val="00991083"/>
    <w:rsid w:val="00991538"/>
    <w:rsid w:val="009932F6"/>
    <w:rsid w:val="009934C5"/>
    <w:rsid w:val="0099372E"/>
    <w:rsid w:val="00993F17"/>
    <w:rsid w:val="0099433B"/>
    <w:rsid w:val="00994C96"/>
    <w:rsid w:val="00994CA1"/>
    <w:rsid w:val="00994DAF"/>
    <w:rsid w:val="00995104"/>
    <w:rsid w:val="00997FBD"/>
    <w:rsid w:val="009A0464"/>
    <w:rsid w:val="009A1018"/>
    <w:rsid w:val="009A1497"/>
    <w:rsid w:val="009A1E52"/>
    <w:rsid w:val="009A2C7D"/>
    <w:rsid w:val="009A44A5"/>
    <w:rsid w:val="009A4B29"/>
    <w:rsid w:val="009A5106"/>
    <w:rsid w:val="009A60D5"/>
    <w:rsid w:val="009A6301"/>
    <w:rsid w:val="009A642D"/>
    <w:rsid w:val="009A6FE4"/>
    <w:rsid w:val="009B058D"/>
    <w:rsid w:val="009B139F"/>
    <w:rsid w:val="009B17EE"/>
    <w:rsid w:val="009B248C"/>
    <w:rsid w:val="009B2C44"/>
    <w:rsid w:val="009B2D95"/>
    <w:rsid w:val="009B35E9"/>
    <w:rsid w:val="009B362B"/>
    <w:rsid w:val="009B58E3"/>
    <w:rsid w:val="009B5CCF"/>
    <w:rsid w:val="009B5DB8"/>
    <w:rsid w:val="009B60B8"/>
    <w:rsid w:val="009B684B"/>
    <w:rsid w:val="009B6925"/>
    <w:rsid w:val="009B700A"/>
    <w:rsid w:val="009B7255"/>
    <w:rsid w:val="009B79D6"/>
    <w:rsid w:val="009C2DE3"/>
    <w:rsid w:val="009C30B7"/>
    <w:rsid w:val="009C3795"/>
    <w:rsid w:val="009C403B"/>
    <w:rsid w:val="009C42A5"/>
    <w:rsid w:val="009C45F4"/>
    <w:rsid w:val="009C47B2"/>
    <w:rsid w:val="009C4880"/>
    <w:rsid w:val="009C4BBE"/>
    <w:rsid w:val="009C5172"/>
    <w:rsid w:val="009C554E"/>
    <w:rsid w:val="009C5673"/>
    <w:rsid w:val="009C5D8A"/>
    <w:rsid w:val="009D047D"/>
    <w:rsid w:val="009D08AE"/>
    <w:rsid w:val="009D0A46"/>
    <w:rsid w:val="009D0DF2"/>
    <w:rsid w:val="009D16A9"/>
    <w:rsid w:val="009D16F4"/>
    <w:rsid w:val="009D1A41"/>
    <w:rsid w:val="009D2654"/>
    <w:rsid w:val="009D2B39"/>
    <w:rsid w:val="009D3101"/>
    <w:rsid w:val="009D3564"/>
    <w:rsid w:val="009D4A90"/>
    <w:rsid w:val="009D5174"/>
    <w:rsid w:val="009D538B"/>
    <w:rsid w:val="009D56B3"/>
    <w:rsid w:val="009D57E3"/>
    <w:rsid w:val="009D6D86"/>
    <w:rsid w:val="009E006D"/>
    <w:rsid w:val="009E03D9"/>
    <w:rsid w:val="009E0888"/>
    <w:rsid w:val="009E0A65"/>
    <w:rsid w:val="009E148A"/>
    <w:rsid w:val="009E1E5C"/>
    <w:rsid w:val="009E229A"/>
    <w:rsid w:val="009E384A"/>
    <w:rsid w:val="009E3865"/>
    <w:rsid w:val="009E3B66"/>
    <w:rsid w:val="009E4585"/>
    <w:rsid w:val="009E5122"/>
    <w:rsid w:val="009E5931"/>
    <w:rsid w:val="009E64E0"/>
    <w:rsid w:val="009E6C8A"/>
    <w:rsid w:val="009F0903"/>
    <w:rsid w:val="009F27F2"/>
    <w:rsid w:val="009F2928"/>
    <w:rsid w:val="009F2B36"/>
    <w:rsid w:val="009F3404"/>
    <w:rsid w:val="009F3A44"/>
    <w:rsid w:val="009F3A57"/>
    <w:rsid w:val="009F4AE7"/>
    <w:rsid w:val="009F4FD2"/>
    <w:rsid w:val="009F54C5"/>
    <w:rsid w:val="009F5D1E"/>
    <w:rsid w:val="009F7ABA"/>
    <w:rsid w:val="009F7AE0"/>
    <w:rsid w:val="00A0097E"/>
    <w:rsid w:val="00A010A8"/>
    <w:rsid w:val="00A01143"/>
    <w:rsid w:val="00A015E9"/>
    <w:rsid w:val="00A01662"/>
    <w:rsid w:val="00A022CA"/>
    <w:rsid w:val="00A0277A"/>
    <w:rsid w:val="00A02F09"/>
    <w:rsid w:val="00A04B41"/>
    <w:rsid w:val="00A05B85"/>
    <w:rsid w:val="00A063EE"/>
    <w:rsid w:val="00A11489"/>
    <w:rsid w:val="00A11549"/>
    <w:rsid w:val="00A116E7"/>
    <w:rsid w:val="00A11810"/>
    <w:rsid w:val="00A11C80"/>
    <w:rsid w:val="00A123F8"/>
    <w:rsid w:val="00A12E93"/>
    <w:rsid w:val="00A1356C"/>
    <w:rsid w:val="00A13E90"/>
    <w:rsid w:val="00A13F91"/>
    <w:rsid w:val="00A151CE"/>
    <w:rsid w:val="00A1607A"/>
    <w:rsid w:val="00A161A4"/>
    <w:rsid w:val="00A17108"/>
    <w:rsid w:val="00A17957"/>
    <w:rsid w:val="00A20391"/>
    <w:rsid w:val="00A20931"/>
    <w:rsid w:val="00A22C63"/>
    <w:rsid w:val="00A25BF5"/>
    <w:rsid w:val="00A26EFE"/>
    <w:rsid w:val="00A27B13"/>
    <w:rsid w:val="00A30558"/>
    <w:rsid w:val="00A30746"/>
    <w:rsid w:val="00A30C39"/>
    <w:rsid w:val="00A32258"/>
    <w:rsid w:val="00A32C63"/>
    <w:rsid w:val="00A33333"/>
    <w:rsid w:val="00A34071"/>
    <w:rsid w:val="00A34614"/>
    <w:rsid w:val="00A34B09"/>
    <w:rsid w:val="00A34E45"/>
    <w:rsid w:val="00A35287"/>
    <w:rsid w:val="00A35F6E"/>
    <w:rsid w:val="00A366ED"/>
    <w:rsid w:val="00A37176"/>
    <w:rsid w:val="00A37554"/>
    <w:rsid w:val="00A376BE"/>
    <w:rsid w:val="00A37DB8"/>
    <w:rsid w:val="00A40432"/>
    <w:rsid w:val="00A40543"/>
    <w:rsid w:val="00A40B0F"/>
    <w:rsid w:val="00A40D50"/>
    <w:rsid w:val="00A40FE0"/>
    <w:rsid w:val="00A410F6"/>
    <w:rsid w:val="00A4128B"/>
    <w:rsid w:val="00A42C39"/>
    <w:rsid w:val="00A437A6"/>
    <w:rsid w:val="00A43856"/>
    <w:rsid w:val="00A43B3E"/>
    <w:rsid w:val="00A43DC2"/>
    <w:rsid w:val="00A44177"/>
    <w:rsid w:val="00A45D36"/>
    <w:rsid w:val="00A462A8"/>
    <w:rsid w:val="00A462C2"/>
    <w:rsid w:val="00A4699F"/>
    <w:rsid w:val="00A508EF"/>
    <w:rsid w:val="00A509CB"/>
    <w:rsid w:val="00A50A83"/>
    <w:rsid w:val="00A51150"/>
    <w:rsid w:val="00A52037"/>
    <w:rsid w:val="00A5210B"/>
    <w:rsid w:val="00A528C1"/>
    <w:rsid w:val="00A5329C"/>
    <w:rsid w:val="00A53B20"/>
    <w:rsid w:val="00A55261"/>
    <w:rsid w:val="00A55943"/>
    <w:rsid w:val="00A568B9"/>
    <w:rsid w:val="00A56BB6"/>
    <w:rsid w:val="00A5720F"/>
    <w:rsid w:val="00A57562"/>
    <w:rsid w:val="00A57950"/>
    <w:rsid w:val="00A60F4D"/>
    <w:rsid w:val="00A61887"/>
    <w:rsid w:val="00A62C9F"/>
    <w:rsid w:val="00A63327"/>
    <w:rsid w:val="00A64E0F"/>
    <w:rsid w:val="00A659E1"/>
    <w:rsid w:val="00A66B2E"/>
    <w:rsid w:val="00A6714C"/>
    <w:rsid w:val="00A70972"/>
    <w:rsid w:val="00A70BD2"/>
    <w:rsid w:val="00A70E21"/>
    <w:rsid w:val="00A71A43"/>
    <w:rsid w:val="00A7281A"/>
    <w:rsid w:val="00A72FB3"/>
    <w:rsid w:val="00A737D5"/>
    <w:rsid w:val="00A73CD2"/>
    <w:rsid w:val="00A75F93"/>
    <w:rsid w:val="00A7601C"/>
    <w:rsid w:val="00A767FC"/>
    <w:rsid w:val="00A80CBD"/>
    <w:rsid w:val="00A80E26"/>
    <w:rsid w:val="00A837A7"/>
    <w:rsid w:val="00A839B2"/>
    <w:rsid w:val="00A83D97"/>
    <w:rsid w:val="00A83EA5"/>
    <w:rsid w:val="00A84514"/>
    <w:rsid w:val="00A845EC"/>
    <w:rsid w:val="00A8483A"/>
    <w:rsid w:val="00A85445"/>
    <w:rsid w:val="00A900CC"/>
    <w:rsid w:val="00A90141"/>
    <w:rsid w:val="00A9095F"/>
    <w:rsid w:val="00A90A43"/>
    <w:rsid w:val="00A913FA"/>
    <w:rsid w:val="00A91C49"/>
    <w:rsid w:val="00A929C5"/>
    <w:rsid w:val="00A92B90"/>
    <w:rsid w:val="00A92C82"/>
    <w:rsid w:val="00A936AF"/>
    <w:rsid w:val="00A9405A"/>
    <w:rsid w:val="00A9477F"/>
    <w:rsid w:val="00A97660"/>
    <w:rsid w:val="00A97878"/>
    <w:rsid w:val="00A97DAC"/>
    <w:rsid w:val="00A97EDE"/>
    <w:rsid w:val="00AA02B0"/>
    <w:rsid w:val="00AA0938"/>
    <w:rsid w:val="00AA0DDB"/>
    <w:rsid w:val="00AA22C3"/>
    <w:rsid w:val="00AA295C"/>
    <w:rsid w:val="00AA2AF4"/>
    <w:rsid w:val="00AA34E3"/>
    <w:rsid w:val="00AA35C5"/>
    <w:rsid w:val="00AA432A"/>
    <w:rsid w:val="00AA4905"/>
    <w:rsid w:val="00AA4D57"/>
    <w:rsid w:val="00AA5DD0"/>
    <w:rsid w:val="00AA6336"/>
    <w:rsid w:val="00AA73F5"/>
    <w:rsid w:val="00AA7D90"/>
    <w:rsid w:val="00AB095C"/>
    <w:rsid w:val="00AB1529"/>
    <w:rsid w:val="00AB2B04"/>
    <w:rsid w:val="00AB2D43"/>
    <w:rsid w:val="00AB32A9"/>
    <w:rsid w:val="00AB36F9"/>
    <w:rsid w:val="00AB3DD5"/>
    <w:rsid w:val="00AB59E8"/>
    <w:rsid w:val="00AC02AA"/>
    <w:rsid w:val="00AC1D94"/>
    <w:rsid w:val="00AC2081"/>
    <w:rsid w:val="00AC4265"/>
    <w:rsid w:val="00AC47ED"/>
    <w:rsid w:val="00AC5915"/>
    <w:rsid w:val="00AC67FA"/>
    <w:rsid w:val="00AC7187"/>
    <w:rsid w:val="00AD1C94"/>
    <w:rsid w:val="00AD28D1"/>
    <w:rsid w:val="00AD2E0A"/>
    <w:rsid w:val="00AD3F7E"/>
    <w:rsid w:val="00AD4239"/>
    <w:rsid w:val="00AD52BA"/>
    <w:rsid w:val="00AD6475"/>
    <w:rsid w:val="00AD685E"/>
    <w:rsid w:val="00AD6CB1"/>
    <w:rsid w:val="00AE0AF0"/>
    <w:rsid w:val="00AE0FC7"/>
    <w:rsid w:val="00AE18F0"/>
    <w:rsid w:val="00AE1DF0"/>
    <w:rsid w:val="00AE25BF"/>
    <w:rsid w:val="00AE28D3"/>
    <w:rsid w:val="00AE3032"/>
    <w:rsid w:val="00AE393B"/>
    <w:rsid w:val="00AE477E"/>
    <w:rsid w:val="00AE5326"/>
    <w:rsid w:val="00AE674D"/>
    <w:rsid w:val="00AE6C40"/>
    <w:rsid w:val="00AE6EB5"/>
    <w:rsid w:val="00AE6FE4"/>
    <w:rsid w:val="00AE710A"/>
    <w:rsid w:val="00AE7241"/>
    <w:rsid w:val="00AE7909"/>
    <w:rsid w:val="00AE7BF4"/>
    <w:rsid w:val="00AE7FF7"/>
    <w:rsid w:val="00AF37D9"/>
    <w:rsid w:val="00AF4221"/>
    <w:rsid w:val="00AF6A6C"/>
    <w:rsid w:val="00AF7105"/>
    <w:rsid w:val="00AF7244"/>
    <w:rsid w:val="00AF77A8"/>
    <w:rsid w:val="00B00C61"/>
    <w:rsid w:val="00B0169D"/>
    <w:rsid w:val="00B020E4"/>
    <w:rsid w:val="00B02839"/>
    <w:rsid w:val="00B02A40"/>
    <w:rsid w:val="00B02C6D"/>
    <w:rsid w:val="00B03F9F"/>
    <w:rsid w:val="00B04029"/>
    <w:rsid w:val="00B050B6"/>
    <w:rsid w:val="00B05403"/>
    <w:rsid w:val="00B055B1"/>
    <w:rsid w:val="00B06020"/>
    <w:rsid w:val="00B0660D"/>
    <w:rsid w:val="00B06697"/>
    <w:rsid w:val="00B066B0"/>
    <w:rsid w:val="00B07E97"/>
    <w:rsid w:val="00B1101A"/>
    <w:rsid w:val="00B122AB"/>
    <w:rsid w:val="00B12601"/>
    <w:rsid w:val="00B1291C"/>
    <w:rsid w:val="00B1302C"/>
    <w:rsid w:val="00B1332D"/>
    <w:rsid w:val="00B14E0F"/>
    <w:rsid w:val="00B15113"/>
    <w:rsid w:val="00B15E40"/>
    <w:rsid w:val="00B176C3"/>
    <w:rsid w:val="00B200CA"/>
    <w:rsid w:val="00B20516"/>
    <w:rsid w:val="00B20E03"/>
    <w:rsid w:val="00B2162A"/>
    <w:rsid w:val="00B21E4C"/>
    <w:rsid w:val="00B22165"/>
    <w:rsid w:val="00B222C4"/>
    <w:rsid w:val="00B22368"/>
    <w:rsid w:val="00B22562"/>
    <w:rsid w:val="00B24D9A"/>
    <w:rsid w:val="00B253A1"/>
    <w:rsid w:val="00B262AB"/>
    <w:rsid w:val="00B26EB8"/>
    <w:rsid w:val="00B27262"/>
    <w:rsid w:val="00B274C6"/>
    <w:rsid w:val="00B27AE6"/>
    <w:rsid w:val="00B31097"/>
    <w:rsid w:val="00B332DD"/>
    <w:rsid w:val="00B333B1"/>
    <w:rsid w:val="00B335D8"/>
    <w:rsid w:val="00B33C23"/>
    <w:rsid w:val="00B33CB7"/>
    <w:rsid w:val="00B34EB0"/>
    <w:rsid w:val="00B34F17"/>
    <w:rsid w:val="00B352FA"/>
    <w:rsid w:val="00B35960"/>
    <w:rsid w:val="00B36104"/>
    <w:rsid w:val="00B36B5C"/>
    <w:rsid w:val="00B36D31"/>
    <w:rsid w:val="00B37610"/>
    <w:rsid w:val="00B4201E"/>
    <w:rsid w:val="00B42D1D"/>
    <w:rsid w:val="00B42DA0"/>
    <w:rsid w:val="00B43146"/>
    <w:rsid w:val="00B43EE8"/>
    <w:rsid w:val="00B44D54"/>
    <w:rsid w:val="00B4528E"/>
    <w:rsid w:val="00B45D42"/>
    <w:rsid w:val="00B46475"/>
    <w:rsid w:val="00B467C5"/>
    <w:rsid w:val="00B46969"/>
    <w:rsid w:val="00B47A1D"/>
    <w:rsid w:val="00B510B5"/>
    <w:rsid w:val="00B515F1"/>
    <w:rsid w:val="00B51E53"/>
    <w:rsid w:val="00B52392"/>
    <w:rsid w:val="00B5243E"/>
    <w:rsid w:val="00B52A78"/>
    <w:rsid w:val="00B52C5F"/>
    <w:rsid w:val="00B554F3"/>
    <w:rsid w:val="00B561C3"/>
    <w:rsid w:val="00B56FDE"/>
    <w:rsid w:val="00B573D6"/>
    <w:rsid w:val="00B57B41"/>
    <w:rsid w:val="00B6081A"/>
    <w:rsid w:val="00B60CC4"/>
    <w:rsid w:val="00B617CD"/>
    <w:rsid w:val="00B62EFD"/>
    <w:rsid w:val="00B635A6"/>
    <w:rsid w:val="00B63C59"/>
    <w:rsid w:val="00B640A9"/>
    <w:rsid w:val="00B642CC"/>
    <w:rsid w:val="00B65FCC"/>
    <w:rsid w:val="00B66000"/>
    <w:rsid w:val="00B661DA"/>
    <w:rsid w:val="00B66A6A"/>
    <w:rsid w:val="00B66FC9"/>
    <w:rsid w:val="00B67051"/>
    <w:rsid w:val="00B678F7"/>
    <w:rsid w:val="00B706C1"/>
    <w:rsid w:val="00B72255"/>
    <w:rsid w:val="00B7228F"/>
    <w:rsid w:val="00B72FF3"/>
    <w:rsid w:val="00B73280"/>
    <w:rsid w:val="00B7471C"/>
    <w:rsid w:val="00B75B8A"/>
    <w:rsid w:val="00B76508"/>
    <w:rsid w:val="00B76AF5"/>
    <w:rsid w:val="00B76D2D"/>
    <w:rsid w:val="00B77567"/>
    <w:rsid w:val="00B77F95"/>
    <w:rsid w:val="00B8042E"/>
    <w:rsid w:val="00B80490"/>
    <w:rsid w:val="00B805B8"/>
    <w:rsid w:val="00B805E0"/>
    <w:rsid w:val="00B8090D"/>
    <w:rsid w:val="00B812A1"/>
    <w:rsid w:val="00B81418"/>
    <w:rsid w:val="00B81773"/>
    <w:rsid w:val="00B81995"/>
    <w:rsid w:val="00B82EA7"/>
    <w:rsid w:val="00B83091"/>
    <w:rsid w:val="00B83B5B"/>
    <w:rsid w:val="00B84497"/>
    <w:rsid w:val="00B86EA6"/>
    <w:rsid w:val="00B875D1"/>
    <w:rsid w:val="00B87A8F"/>
    <w:rsid w:val="00B87F36"/>
    <w:rsid w:val="00B90D5B"/>
    <w:rsid w:val="00B9126F"/>
    <w:rsid w:val="00B917C6"/>
    <w:rsid w:val="00B9271C"/>
    <w:rsid w:val="00B92CF4"/>
    <w:rsid w:val="00B955FF"/>
    <w:rsid w:val="00B95B64"/>
    <w:rsid w:val="00B96264"/>
    <w:rsid w:val="00B962CB"/>
    <w:rsid w:val="00B97063"/>
    <w:rsid w:val="00B972B3"/>
    <w:rsid w:val="00BA06E4"/>
    <w:rsid w:val="00BA0A70"/>
    <w:rsid w:val="00BA0B1F"/>
    <w:rsid w:val="00BA21FA"/>
    <w:rsid w:val="00BA26BC"/>
    <w:rsid w:val="00BA2C6B"/>
    <w:rsid w:val="00BA2E76"/>
    <w:rsid w:val="00BA3B2B"/>
    <w:rsid w:val="00BA599D"/>
    <w:rsid w:val="00BA628B"/>
    <w:rsid w:val="00BA648B"/>
    <w:rsid w:val="00BA665C"/>
    <w:rsid w:val="00BA7D6D"/>
    <w:rsid w:val="00BB04FC"/>
    <w:rsid w:val="00BB0D17"/>
    <w:rsid w:val="00BB10D4"/>
    <w:rsid w:val="00BB4A7A"/>
    <w:rsid w:val="00BB4AC6"/>
    <w:rsid w:val="00BB4B64"/>
    <w:rsid w:val="00BB58AC"/>
    <w:rsid w:val="00BB6B0C"/>
    <w:rsid w:val="00BB6CB3"/>
    <w:rsid w:val="00BB707B"/>
    <w:rsid w:val="00BB7F30"/>
    <w:rsid w:val="00BC0047"/>
    <w:rsid w:val="00BC0FB4"/>
    <w:rsid w:val="00BC1D59"/>
    <w:rsid w:val="00BC266F"/>
    <w:rsid w:val="00BC3B6F"/>
    <w:rsid w:val="00BC494F"/>
    <w:rsid w:val="00BC4EAB"/>
    <w:rsid w:val="00BC5D0E"/>
    <w:rsid w:val="00BC607F"/>
    <w:rsid w:val="00BC6BEA"/>
    <w:rsid w:val="00BC78E4"/>
    <w:rsid w:val="00BC7ABF"/>
    <w:rsid w:val="00BC7C73"/>
    <w:rsid w:val="00BD03BB"/>
    <w:rsid w:val="00BD1A10"/>
    <w:rsid w:val="00BD3165"/>
    <w:rsid w:val="00BD3A8E"/>
    <w:rsid w:val="00BD3EE6"/>
    <w:rsid w:val="00BD3FE6"/>
    <w:rsid w:val="00BD4037"/>
    <w:rsid w:val="00BD4175"/>
    <w:rsid w:val="00BD463F"/>
    <w:rsid w:val="00BD56C1"/>
    <w:rsid w:val="00BD5CE5"/>
    <w:rsid w:val="00BD6017"/>
    <w:rsid w:val="00BD60F5"/>
    <w:rsid w:val="00BD650A"/>
    <w:rsid w:val="00BE0548"/>
    <w:rsid w:val="00BE07E2"/>
    <w:rsid w:val="00BE236F"/>
    <w:rsid w:val="00BE29C1"/>
    <w:rsid w:val="00BE2F76"/>
    <w:rsid w:val="00BE3E18"/>
    <w:rsid w:val="00BE3EEE"/>
    <w:rsid w:val="00BE462B"/>
    <w:rsid w:val="00BE48D2"/>
    <w:rsid w:val="00BE4B2C"/>
    <w:rsid w:val="00BE5589"/>
    <w:rsid w:val="00BE6018"/>
    <w:rsid w:val="00BE61FE"/>
    <w:rsid w:val="00BE77B1"/>
    <w:rsid w:val="00BF0C1B"/>
    <w:rsid w:val="00BF1474"/>
    <w:rsid w:val="00BF2985"/>
    <w:rsid w:val="00BF3562"/>
    <w:rsid w:val="00BF4941"/>
    <w:rsid w:val="00BF5159"/>
    <w:rsid w:val="00BF67EE"/>
    <w:rsid w:val="00BF6C65"/>
    <w:rsid w:val="00BF6F8B"/>
    <w:rsid w:val="00C01D9D"/>
    <w:rsid w:val="00C02CA5"/>
    <w:rsid w:val="00C035B3"/>
    <w:rsid w:val="00C04AA4"/>
    <w:rsid w:val="00C04DCF"/>
    <w:rsid w:val="00C04F0F"/>
    <w:rsid w:val="00C05366"/>
    <w:rsid w:val="00C05FF4"/>
    <w:rsid w:val="00C06177"/>
    <w:rsid w:val="00C062A6"/>
    <w:rsid w:val="00C075EA"/>
    <w:rsid w:val="00C07A33"/>
    <w:rsid w:val="00C106E9"/>
    <w:rsid w:val="00C121E0"/>
    <w:rsid w:val="00C12605"/>
    <w:rsid w:val="00C13D28"/>
    <w:rsid w:val="00C158DA"/>
    <w:rsid w:val="00C15C2B"/>
    <w:rsid w:val="00C1757F"/>
    <w:rsid w:val="00C1775B"/>
    <w:rsid w:val="00C1786D"/>
    <w:rsid w:val="00C17C3A"/>
    <w:rsid w:val="00C20686"/>
    <w:rsid w:val="00C2123A"/>
    <w:rsid w:val="00C21279"/>
    <w:rsid w:val="00C23359"/>
    <w:rsid w:val="00C23990"/>
    <w:rsid w:val="00C23E1C"/>
    <w:rsid w:val="00C24078"/>
    <w:rsid w:val="00C24AEB"/>
    <w:rsid w:val="00C25D6B"/>
    <w:rsid w:val="00C25EC1"/>
    <w:rsid w:val="00C27BD0"/>
    <w:rsid w:val="00C301FD"/>
    <w:rsid w:val="00C304C5"/>
    <w:rsid w:val="00C3077A"/>
    <w:rsid w:val="00C317FC"/>
    <w:rsid w:val="00C320A8"/>
    <w:rsid w:val="00C33D48"/>
    <w:rsid w:val="00C33FB6"/>
    <w:rsid w:val="00C349D5"/>
    <w:rsid w:val="00C34C43"/>
    <w:rsid w:val="00C360A1"/>
    <w:rsid w:val="00C3674F"/>
    <w:rsid w:val="00C37EC5"/>
    <w:rsid w:val="00C40FB5"/>
    <w:rsid w:val="00C41BEB"/>
    <w:rsid w:val="00C42383"/>
    <w:rsid w:val="00C44E96"/>
    <w:rsid w:val="00C4521D"/>
    <w:rsid w:val="00C508B2"/>
    <w:rsid w:val="00C50A26"/>
    <w:rsid w:val="00C514EC"/>
    <w:rsid w:val="00C527B9"/>
    <w:rsid w:val="00C52B67"/>
    <w:rsid w:val="00C5409A"/>
    <w:rsid w:val="00C541AE"/>
    <w:rsid w:val="00C5479E"/>
    <w:rsid w:val="00C54ACA"/>
    <w:rsid w:val="00C54ED0"/>
    <w:rsid w:val="00C556B3"/>
    <w:rsid w:val="00C55EEF"/>
    <w:rsid w:val="00C61AC6"/>
    <w:rsid w:val="00C62315"/>
    <w:rsid w:val="00C6268F"/>
    <w:rsid w:val="00C63E9E"/>
    <w:rsid w:val="00C64A13"/>
    <w:rsid w:val="00C6691F"/>
    <w:rsid w:val="00C670C2"/>
    <w:rsid w:val="00C67BE5"/>
    <w:rsid w:val="00C702C7"/>
    <w:rsid w:val="00C7074F"/>
    <w:rsid w:val="00C708AC"/>
    <w:rsid w:val="00C72170"/>
    <w:rsid w:val="00C733C5"/>
    <w:rsid w:val="00C7429C"/>
    <w:rsid w:val="00C7431C"/>
    <w:rsid w:val="00C7472B"/>
    <w:rsid w:val="00C74FE8"/>
    <w:rsid w:val="00C75C6A"/>
    <w:rsid w:val="00C762EB"/>
    <w:rsid w:val="00C765C1"/>
    <w:rsid w:val="00C76D3F"/>
    <w:rsid w:val="00C77EE8"/>
    <w:rsid w:val="00C82158"/>
    <w:rsid w:val="00C8245D"/>
    <w:rsid w:val="00C85C0F"/>
    <w:rsid w:val="00C8651C"/>
    <w:rsid w:val="00C8703B"/>
    <w:rsid w:val="00C872F1"/>
    <w:rsid w:val="00C87309"/>
    <w:rsid w:val="00C913D5"/>
    <w:rsid w:val="00C91A98"/>
    <w:rsid w:val="00C91D41"/>
    <w:rsid w:val="00C951E1"/>
    <w:rsid w:val="00C96976"/>
    <w:rsid w:val="00C96DC0"/>
    <w:rsid w:val="00C970B3"/>
    <w:rsid w:val="00CA192F"/>
    <w:rsid w:val="00CA361E"/>
    <w:rsid w:val="00CA36F0"/>
    <w:rsid w:val="00CA3FBA"/>
    <w:rsid w:val="00CA4A4C"/>
    <w:rsid w:val="00CA4E63"/>
    <w:rsid w:val="00CA55E6"/>
    <w:rsid w:val="00CA58A2"/>
    <w:rsid w:val="00CA5B05"/>
    <w:rsid w:val="00CB1C3D"/>
    <w:rsid w:val="00CB2468"/>
    <w:rsid w:val="00CB2CE2"/>
    <w:rsid w:val="00CB311B"/>
    <w:rsid w:val="00CB3761"/>
    <w:rsid w:val="00CB4D73"/>
    <w:rsid w:val="00CB55E9"/>
    <w:rsid w:val="00CB577D"/>
    <w:rsid w:val="00CB581A"/>
    <w:rsid w:val="00CB5C52"/>
    <w:rsid w:val="00CB6B3D"/>
    <w:rsid w:val="00CB76B4"/>
    <w:rsid w:val="00CC2A1A"/>
    <w:rsid w:val="00CC40A9"/>
    <w:rsid w:val="00CC4A06"/>
    <w:rsid w:val="00CC4FC1"/>
    <w:rsid w:val="00CC50C7"/>
    <w:rsid w:val="00CC5901"/>
    <w:rsid w:val="00CC5E8F"/>
    <w:rsid w:val="00CC5EE6"/>
    <w:rsid w:val="00CC605C"/>
    <w:rsid w:val="00CC7898"/>
    <w:rsid w:val="00CC7919"/>
    <w:rsid w:val="00CC799F"/>
    <w:rsid w:val="00CC7BCD"/>
    <w:rsid w:val="00CD0728"/>
    <w:rsid w:val="00CD28D9"/>
    <w:rsid w:val="00CD35EB"/>
    <w:rsid w:val="00CD451F"/>
    <w:rsid w:val="00CD496C"/>
    <w:rsid w:val="00CD5842"/>
    <w:rsid w:val="00CD5EC2"/>
    <w:rsid w:val="00CD6814"/>
    <w:rsid w:val="00CE0005"/>
    <w:rsid w:val="00CE01EA"/>
    <w:rsid w:val="00CE0CFC"/>
    <w:rsid w:val="00CE1D9F"/>
    <w:rsid w:val="00CE3B84"/>
    <w:rsid w:val="00CE4384"/>
    <w:rsid w:val="00CE665D"/>
    <w:rsid w:val="00CE79D4"/>
    <w:rsid w:val="00CE7A0C"/>
    <w:rsid w:val="00CE7CAF"/>
    <w:rsid w:val="00CF0FFA"/>
    <w:rsid w:val="00CF1A6C"/>
    <w:rsid w:val="00CF32C9"/>
    <w:rsid w:val="00CF3CA4"/>
    <w:rsid w:val="00CF3EA8"/>
    <w:rsid w:val="00CF502D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F4A"/>
    <w:rsid w:val="00D0264B"/>
    <w:rsid w:val="00D031E8"/>
    <w:rsid w:val="00D034D3"/>
    <w:rsid w:val="00D07403"/>
    <w:rsid w:val="00D0746F"/>
    <w:rsid w:val="00D07665"/>
    <w:rsid w:val="00D07E39"/>
    <w:rsid w:val="00D1014D"/>
    <w:rsid w:val="00D1032A"/>
    <w:rsid w:val="00D13769"/>
    <w:rsid w:val="00D14401"/>
    <w:rsid w:val="00D1440C"/>
    <w:rsid w:val="00D150C7"/>
    <w:rsid w:val="00D1522A"/>
    <w:rsid w:val="00D15373"/>
    <w:rsid w:val="00D166D8"/>
    <w:rsid w:val="00D171E8"/>
    <w:rsid w:val="00D172B0"/>
    <w:rsid w:val="00D202CB"/>
    <w:rsid w:val="00D212DE"/>
    <w:rsid w:val="00D22952"/>
    <w:rsid w:val="00D22B37"/>
    <w:rsid w:val="00D236E8"/>
    <w:rsid w:val="00D24251"/>
    <w:rsid w:val="00D27871"/>
    <w:rsid w:val="00D27B73"/>
    <w:rsid w:val="00D27BED"/>
    <w:rsid w:val="00D30655"/>
    <w:rsid w:val="00D329DF"/>
    <w:rsid w:val="00D32C5E"/>
    <w:rsid w:val="00D33049"/>
    <w:rsid w:val="00D33A2B"/>
    <w:rsid w:val="00D34242"/>
    <w:rsid w:val="00D3518C"/>
    <w:rsid w:val="00D35C72"/>
    <w:rsid w:val="00D35FCF"/>
    <w:rsid w:val="00D3623E"/>
    <w:rsid w:val="00D36450"/>
    <w:rsid w:val="00D369A7"/>
    <w:rsid w:val="00D36A22"/>
    <w:rsid w:val="00D36E73"/>
    <w:rsid w:val="00D36F14"/>
    <w:rsid w:val="00D3790B"/>
    <w:rsid w:val="00D37AD2"/>
    <w:rsid w:val="00D37EEF"/>
    <w:rsid w:val="00D402FF"/>
    <w:rsid w:val="00D40728"/>
    <w:rsid w:val="00D40B5C"/>
    <w:rsid w:val="00D4280C"/>
    <w:rsid w:val="00D42E52"/>
    <w:rsid w:val="00D433B7"/>
    <w:rsid w:val="00D437F9"/>
    <w:rsid w:val="00D44001"/>
    <w:rsid w:val="00D44ACB"/>
    <w:rsid w:val="00D44CF4"/>
    <w:rsid w:val="00D44FEC"/>
    <w:rsid w:val="00D453BA"/>
    <w:rsid w:val="00D469E3"/>
    <w:rsid w:val="00D47247"/>
    <w:rsid w:val="00D50064"/>
    <w:rsid w:val="00D507B4"/>
    <w:rsid w:val="00D5108F"/>
    <w:rsid w:val="00D51AF5"/>
    <w:rsid w:val="00D5297D"/>
    <w:rsid w:val="00D52A6A"/>
    <w:rsid w:val="00D5337D"/>
    <w:rsid w:val="00D54281"/>
    <w:rsid w:val="00D55083"/>
    <w:rsid w:val="00D553B1"/>
    <w:rsid w:val="00D55D86"/>
    <w:rsid w:val="00D560DC"/>
    <w:rsid w:val="00D565E9"/>
    <w:rsid w:val="00D568B9"/>
    <w:rsid w:val="00D56A6D"/>
    <w:rsid w:val="00D56AC1"/>
    <w:rsid w:val="00D57454"/>
    <w:rsid w:val="00D60800"/>
    <w:rsid w:val="00D608A3"/>
    <w:rsid w:val="00D6106A"/>
    <w:rsid w:val="00D61DFC"/>
    <w:rsid w:val="00D63088"/>
    <w:rsid w:val="00D6526F"/>
    <w:rsid w:val="00D65DF0"/>
    <w:rsid w:val="00D67A99"/>
    <w:rsid w:val="00D70E94"/>
    <w:rsid w:val="00D71BB0"/>
    <w:rsid w:val="00D724EA"/>
    <w:rsid w:val="00D72D00"/>
    <w:rsid w:val="00D730BA"/>
    <w:rsid w:val="00D73186"/>
    <w:rsid w:val="00D73DD3"/>
    <w:rsid w:val="00D73F0A"/>
    <w:rsid w:val="00D74118"/>
    <w:rsid w:val="00D74300"/>
    <w:rsid w:val="00D76249"/>
    <w:rsid w:val="00D768FD"/>
    <w:rsid w:val="00D76BE5"/>
    <w:rsid w:val="00D76D02"/>
    <w:rsid w:val="00D7732D"/>
    <w:rsid w:val="00D77DBC"/>
    <w:rsid w:val="00D8071A"/>
    <w:rsid w:val="00D8088C"/>
    <w:rsid w:val="00D8098D"/>
    <w:rsid w:val="00D815D0"/>
    <w:rsid w:val="00D8194E"/>
    <w:rsid w:val="00D81E86"/>
    <w:rsid w:val="00D820B7"/>
    <w:rsid w:val="00D83C34"/>
    <w:rsid w:val="00D841F6"/>
    <w:rsid w:val="00D853DB"/>
    <w:rsid w:val="00D85BFE"/>
    <w:rsid w:val="00D86DA1"/>
    <w:rsid w:val="00D8727A"/>
    <w:rsid w:val="00D907CE"/>
    <w:rsid w:val="00D90970"/>
    <w:rsid w:val="00D929B7"/>
    <w:rsid w:val="00D92B39"/>
    <w:rsid w:val="00D92D9C"/>
    <w:rsid w:val="00D94DB6"/>
    <w:rsid w:val="00D94FEE"/>
    <w:rsid w:val="00D9511A"/>
    <w:rsid w:val="00D955F3"/>
    <w:rsid w:val="00D95C20"/>
    <w:rsid w:val="00D960A2"/>
    <w:rsid w:val="00D97B5C"/>
    <w:rsid w:val="00DA1962"/>
    <w:rsid w:val="00DA3109"/>
    <w:rsid w:val="00DA478A"/>
    <w:rsid w:val="00DA4A81"/>
    <w:rsid w:val="00DA6201"/>
    <w:rsid w:val="00DA6C09"/>
    <w:rsid w:val="00DA7FCE"/>
    <w:rsid w:val="00DB00D0"/>
    <w:rsid w:val="00DB0CB1"/>
    <w:rsid w:val="00DB213B"/>
    <w:rsid w:val="00DB27FC"/>
    <w:rsid w:val="00DB3767"/>
    <w:rsid w:val="00DB3E31"/>
    <w:rsid w:val="00DB3ED3"/>
    <w:rsid w:val="00DB4238"/>
    <w:rsid w:val="00DB5D79"/>
    <w:rsid w:val="00DB5DFE"/>
    <w:rsid w:val="00DB62F8"/>
    <w:rsid w:val="00DB67B5"/>
    <w:rsid w:val="00DB7346"/>
    <w:rsid w:val="00DC0782"/>
    <w:rsid w:val="00DC0DF9"/>
    <w:rsid w:val="00DC0FFA"/>
    <w:rsid w:val="00DC23ED"/>
    <w:rsid w:val="00DC2C6F"/>
    <w:rsid w:val="00DC4A37"/>
    <w:rsid w:val="00DC4D91"/>
    <w:rsid w:val="00DC4DA2"/>
    <w:rsid w:val="00DC4E98"/>
    <w:rsid w:val="00DC4F09"/>
    <w:rsid w:val="00DC5396"/>
    <w:rsid w:val="00DC623F"/>
    <w:rsid w:val="00DC65D0"/>
    <w:rsid w:val="00DC6BF9"/>
    <w:rsid w:val="00DC6D46"/>
    <w:rsid w:val="00DC75AA"/>
    <w:rsid w:val="00DD0584"/>
    <w:rsid w:val="00DD1425"/>
    <w:rsid w:val="00DD15A2"/>
    <w:rsid w:val="00DD17D7"/>
    <w:rsid w:val="00DD281F"/>
    <w:rsid w:val="00DD2A34"/>
    <w:rsid w:val="00DD2FC9"/>
    <w:rsid w:val="00DD3C49"/>
    <w:rsid w:val="00DD5214"/>
    <w:rsid w:val="00DD5A1B"/>
    <w:rsid w:val="00DD6C14"/>
    <w:rsid w:val="00DD715C"/>
    <w:rsid w:val="00DE000D"/>
    <w:rsid w:val="00DE04C5"/>
    <w:rsid w:val="00DE127D"/>
    <w:rsid w:val="00DE18BC"/>
    <w:rsid w:val="00DE2944"/>
    <w:rsid w:val="00DE4346"/>
    <w:rsid w:val="00DE4644"/>
    <w:rsid w:val="00DE4814"/>
    <w:rsid w:val="00DE538C"/>
    <w:rsid w:val="00DE55B8"/>
    <w:rsid w:val="00DE6AD1"/>
    <w:rsid w:val="00DE6ED6"/>
    <w:rsid w:val="00DE75B1"/>
    <w:rsid w:val="00DE75FD"/>
    <w:rsid w:val="00DF02B1"/>
    <w:rsid w:val="00DF132E"/>
    <w:rsid w:val="00DF1A42"/>
    <w:rsid w:val="00DF2133"/>
    <w:rsid w:val="00DF308E"/>
    <w:rsid w:val="00DF47CF"/>
    <w:rsid w:val="00DF4B62"/>
    <w:rsid w:val="00DF5C05"/>
    <w:rsid w:val="00E0020D"/>
    <w:rsid w:val="00E0174C"/>
    <w:rsid w:val="00E01D19"/>
    <w:rsid w:val="00E01E42"/>
    <w:rsid w:val="00E02EB0"/>
    <w:rsid w:val="00E03C2B"/>
    <w:rsid w:val="00E0517E"/>
    <w:rsid w:val="00E054F9"/>
    <w:rsid w:val="00E05921"/>
    <w:rsid w:val="00E06CF6"/>
    <w:rsid w:val="00E06FDB"/>
    <w:rsid w:val="00E104EF"/>
    <w:rsid w:val="00E108D4"/>
    <w:rsid w:val="00E118DC"/>
    <w:rsid w:val="00E13DEC"/>
    <w:rsid w:val="00E14552"/>
    <w:rsid w:val="00E15343"/>
    <w:rsid w:val="00E15595"/>
    <w:rsid w:val="00E15CFD"/>
    <w:rsid w:val="00E15DEF"/>
    <w:rsid w:val="00E15E9E"/>
    <w:rsid w:val="00E1610D"/>
    <w:rsid w:val="00E1769B"/>
    <w:rsid w:val="00E17CC4"/>
    <w:rsid w:val="00E20E84"/>
    <w:rsid w:val="00E20F14"/>
    <w:rsid w:val="00E2116E"/>
    <w:rsid w:val="00E21EE8"/>
    <w:rsid w:val="00E23574"/>
    <w:rsid w:val="00E25293"/>
    <w:rsid w:val="00E25482"/>
    <w:rsid w:val="00E26113"/>
    <w:rsid w:val="00E266A4"/>
    <w:rsid w:val="00E26E70"/>
    <w:rsid w:val="00E27933"/>
    <w:rsid w:val="00E302A3"/>
    <w:rsid w:val="00E30C46"/>
    <w:rsid w:val="00E319C6"/>
    <w:rsid w:val="00E31E35"/>
    <w:rsid w:val="00E31F2E"/>
    <w:rsid w:val="00E326C1"/>
    <w:rsid w:val="00E32E1F"/>
    <w:rsid w:val="00E33519"/>
    <w:rsid w:val="00E35306"/>
    <w:rsid w:val="00E35847"/>
    <w:rsid w:val="00E36C7A"/>
    <w:rsid w:val="00E40EE0"/>
    <w:rsid w:val="00E41C2D"/>
    <w:rsid w:val="00E41CE8"/>
    <w:rsid w:val="00E43387"/>
    <w:rsid w:val="00E4344B"/>
    <w:rsid w:val="00E4362E"/>
    <w:rsid w:val="00E4374E"/>
    <w:rsid w:val="00E43C86"/>
    <w:rsid w:val="00E449A9"/>
    <w:rsid w:val="00E44A66"/>
    <w:rsid w:val="00E44EB3"/>
    <w:rsid w:val="00E457D7"/>
    <w:rsid w:val="00E459F1"/>
    <w:rsid w:val="00E45A7F"/>
    <w:rsid w:val="00E46285"/>
    <w:rsid w:val="00E47031"/>
    <w:rsid w:val="00E472C2"/>
    <w:rsid w:val="00E4763D"/>
    <w:rsid w:val="00E51116"/>
    <w:rsid w:val="00E51605"/>
    <w:rsid w:val="00E51C68"/>
    <w:rsid w:val="00E53901"/>
    <w:rsid w:val="00E53ED9"/>
    <w:rsid w:val="00E5417B"/>
    <w:rsid w:val="00E544A4"/>
    <w:rsid w:val="00E54BEF"/>
    <w:rsid w:val="00E55303"/>
    <w:rsid w:val="00E55742"/>
    <w:rsid w:val="00E55EA4"/>
    <w:rsid w:val="00E55FBD"/>
    <w:rsid w:val="00E56993"/>
    <w:rsid w:val="00E56F4A"/>
    <w:rsid w:val="00E600B5"/>
    <w:rsid w:val="00E60640"/>
    <w:rsid w:val="00E61478"/>
    <w:rsid w:val="00E6185E"/>
    <w:rsid w:val="00E636DB"/>
    <w:rsid w:val="00E63FBF"/>
    <w:rsid w:val="00E645AA"/>
    <w:rsid w:val="00E661F1"/>
    <w:rsid w:val="00E6778E"/>
    <w:rsid w:val="00E67C93"/>
    <w:rsid w:val="00E7076E"/>
    <w:rsid w:val="00E71429"/>
    <w:rsid w:val="00E720CA"/>
    <w:rsid w:val="00E728F0"/>
    <w:rsid w:val="00E7309F"/>
    <w:rsid w:val="00E732E6"/>
    <w:rsid w:val="00E740C3"/>
    <w:rsid w:val="00E763F0"/>
    <w:rsid w:val="00E7797E"/>
    <w:rsid w:val="00E80760"/>
    <w:rsid w:val="00E81304"/>
    <w:rsid w:val="00E81942"/>
    <w:rsid w:val="00E82807"/>
    <w:rsid w:val="00E837E8"/>
    <w:rsid w:val="00E839E7"/>
    <w:rsid w:val="00E83CCF"/>
    <w:rsid w:val="00E84FDD"/>
    <w:rsid w:val="00E850BD"/>
    <w:rsid w:val="00E86A0F"/>
    <w:rsid w:val="00E86CAD"/>
    <w:rsid w:val="00E873D2"/>
    <w:rsid w:val="00E87432"/>
    <w:rsid w:val="00E8770A"/>
    <w:rsid w:val="00E87E60"/>
    <w:rsid w:val="00E9139F"/>
    <w:rsid w:val="00E9152A"/>
    <w:rsid w:val="00E9206D"/>
    <w:rsid w:val="00E9235B"/>
    <w:rsid w:val="00E92F81"/>
    <w:rsid w:val="00E93D22"/>
    <w:rsid w:val="00E943B8"/>
    <w:rsid w:val="00E94403"/>
    <w:rsid w:val="00E94C20"/>
    <w:rsid w:val="00E97BAD"/>
    <w:rsid w:val="00EA0278"/>
    <w:rsid w:val="00EA0339"/>
    <w:rsid w:val="00EA1165"/>
    <w:rsid w:val="00EA1443"/>
    <w:rsid w:val="00EA1A23"/>
    <w:rsid w:val="00EA2606"/>
    <w:rsid w:val="00EA2A3A"/>
    <w:rsid w:val="00EA393F"/>
    <w:rsid w:val="00EA3CB7"/>
    <w:rsid w:val="00EA3D88"/>
    <w:rsid w:val="00EA4E7A"/>
    <w:rsid w:val="00EA5175"/>
    <w:rsid w:val="00EA5527"/>
    <w:rsid w:val="00EA6467"/>
    <w:rsid w:val="00EA6496"/>
    <w:rsid w:val="00EA6D90"/>
    <w:rsid w:val="00EA6FA6"/>
    <w:rsid w:val="00EA794A"/>
    <w:rsid w:val="00EA7E5B"/>
    <w:rsid w:val="00EB00D1"/>
    <w:rsid w:val="00EB1EB8"/>
    <w:rsid w:val="00EB209E"/>
    <w:rsid w:val="00EB3139"/>
    <w:rsid w:val="00EB4B62"/>
    <w:rsid w:val="00EB5959"/>
    <w:rsid w:val="00EB5A54"/>
    <w:rsid w:val="00EB5CD1"/>
    <w:rsid w:val="00EB605B"/>
    <w:rsid w:val="00EB6E03"/>
    <w:rsid w:val="00EB7F71"/>
    <w:rsid w:val="00EC06A2"/>
    <w:rsid w:val="00EC1BB0"/>
    <w:rsid w:val="00EC1FA4"/>
    <w:rsid w:val="00EC2DC1"/>
    <w:rsid w:val="00EC4C58"/>
    <w:rsid w:val="00EC5960"/>
    <w:rsid w:val="00EC5E68"/>
    <w:rsid w:val="00EC6CC9"/>
    <w:rsid w:val="00EC711F"/>
    <w:rsid w:val="00ED316B"/>
    <w:rsid w:val="00ED31CF"/>
    <w:rsid w:val="00ED3913"/>
    <w:rsid w:val="00ED3D4F"/>
    <w:rsid w:val="00ED3EF4"/>
    <w:rsid w:val="00ED568B"/>
    <w:rsid w:val="00ED5730"/>
    <w:rsid w:val="00ED5DBC"/>
    <w:rsid w:val="00ED61B1"/>
    <w:rsid w:val="00ED6600"/>
    <w:rsid w:val="00ED6B47"/>
    <w:rsid w:val="00ED7167"/>
    <w:rsid w:val="00ED754D"/>
    <w:rsid w:val="00ED7C86"/>
    <w:rsid w:val="00ED7E16"/>
    <w:rsid w:val="00EE0B6F"/>
    <w:rsid w:val="00EE16D4"/>
    <w:rsid w:val="00EE2622"/>
    <w:rsid w:val="00EE29DB"/>
    <w:rsid w:val="00EE2C87"/>
    <w:rsid w:val="00EE398C"/>
    <w:rsid w:val="00EE3DA5"/>
    <w:rsid w:val="00EE52C4"/>
    <w:rsid w:val="00EE5770"/>
    <w:rsid w:val="00EE5C3C"/>
    <w:rsid w:val="00EE61A2"/>
    <w:rsid w:val="00EE6535"/>
    <w:rsid w:val="00EE6A1A"/>
    <w:rsid w:val="00EE774F"/>
    <w:rsid w:val="00EF0925"/>
    <w:rsid w:val="00EF193A"/>
    <w:rsid w:val="00EF220A"/>
    <w:rsid w:val="00EF37B3"/>
    <w:rsid w:val="00EF3AF8"/>
    <w:rsid w:val="00EF3D6F"/>
    <w:rsid w:val="00EF3FEB"/>
    <w:rsid w:val="00EF4086"/>
    <w:rsid w:val="00EF4AD4"/>
    <w:rsid w:val="00EF6F3D"/>
    <w:rsid w:val="00EF73B0"/>
    <w:rsid w:val="00EF7733"/>
    <w:rsid w:val="00EF785A"/>
    <w:rsid w:val="00EF7967"/>
    <w:rsid w:val="00F00CD3"/>
    <w:rsid w:val="00F0123A"/>
    <w:rsid w:val="00F01596"/>
    <w:rsid w:val="00F02130"/>
    <w:rsid w:val="00F02CE3"/>
    <w:rsid w:val="00F045B9"/>
    <w:rsid w:val="00F0574F"/>
    <w:rsid w:val="00F05770"/>
    <w:rsid w:val="00F06E51"/>
    <w:rsid w:val="00F06F1B"/>
    <w:rsid w:val="00F071AA"/>
    <w:rsid w:val="00F07906"/>
    <w:rsid w:val="00F1066E"/>
    <w:rsid w:val="00F1174E"/>
    <w:rsid w:val="00F118E7"/>
    <w:rsid w:val="00F11972"/>
    <w:rsid w:val="00F12A3A"/>
    <w:rsid w:val="00F13C19"/>
    <w:rsid w:val="00F15088"/>
    <w:rsid w:val="00F1518C"/>
    <w:rsid w:val="00F15DF1"/>
    <w:rsid w:val="00F15F5C"/>
    <w:rsid w:val="00F161A9"/>
    <w:rsid w:val="00F16C1E"/>
    <w:rsid w:val="00F1701D"/>
    <w:rsid w:val="00F201A2"/>
    <w:rsid w:val="00F2023D"/>
    <w:rsid w:val="00F2196F"/>
    <w:rsid w:val="00F21CF4"/>
    <w:rsid w:val="00F221CA"/>
    <w:rsid w:val="00F2262D"/>
    <w:rsid w:val="00F231F4"/>
    <w:rsid w:val="00F23266"/>
    <w:rsid w:val="00F23522"/>
    <w:rsid w:val="00F245F9"/>
    <w:rsid w:val="00F24BDA"/>
    <w:rsid w:val="00F2504E"/>
    <w:rsid w:val="00F265B9"/>
    <w:rsid w:val="00F26AB3"/>
    <w:rsid w:val="00F3081C"/>
    <w:rsid w:val="00F30939"/>
    <w:rsid w:val="00F30D3B"/>
    <w:rsid w:val="00F30F35"/>
    <w:rsid w:val="00F324B4"/>
    <w:rsid w:val="00F32539"/>
    <w:rsid w:val="00F33926"/>
    <w:rsid w:val="00F33F27"/>
    <w:rsid w:val="00F35E83"/>
    <w:rsid w:val="00F36AE2"/>
    <w:rsid w:val="00F370E6"/>
    <w:rsid w:val="00F37572"/>
    <w:rsid w:val="00F37BC0"/>
    <w:rsid w:val="00F41C30"/>
    <w:rsid w:val="00F43787"/>
    <w:rsid w:val="00F43B9B"/>
    <w:rsid w:val="00F4435E"/>
    <w:rsid w:val="00F4460B"/>
    <w:rsid w:val="00F448EC"/>
    <w:rsid w:val="00F44B48"/>
    <w:rsid w:val="00F45A39"/>
    <w:rsid w:val="00F47451"/>
    <w:rsid w:val="00F47B39"/>
    <w:rsid w:val="00F500CD"/>
    <w:rsid w:val="00F501C6"/>
    <w:rsid w:val="00F502BF"/>
    <w:rsid w:val="00F506EF"/>
    <w:rsid w:val="00F5140D"/>
    <w:rsid w:val="00F52857"/>
    <w:rsid w:val="00F52B8A"/>
    <w:rsid w:val="00F52C52"/>
    <w:rsid w:val="00F5342D"/>
    <w:rsid w:val="00F53D4D"/>
    <w:rsid w:val="00F54096"/>
    <w:rsid w:val="00F541A2"/>
    <w:rsid w:val="00F54E9E"/>
    <w:rsid w:val="00F565A3"/>
    <w:rsid w:val="00F56F00"/>
    <w:rsid w:val="00F57E9C"/>
    <w:rsid w:val="00F60ED0"/>
    <w:rsid w:val="00F6115B"/>
    <w:rsid w:val="00F61F6C"/>
    <w:rsid w:val="00F62158"/>
    <w:rsid w:val="00F63C19"/>
    <w:rsid w:val="00F64299"/>
    <w:rsid w:val="00F64334"/>
    <w:rsid w:val="00F65F92"/>
    <w:rsid w:val="00F66272"/>
    <w:rsid w:val="00F669AC"/>
    <w:rsid w:val="00F66A06"/>
    <w:rsid w:val="00F67220"/>
    <w:rsid w:val="00F70755"/>
    <w:rsid w:val="00F7160D"/>
    <w:rsid w:val="00F71D4B"/>
    <w:rsid w:val="00F722B4"/>
    <w:rsid w:val="00F7435C"/>
    <w:rsid w:val="00F74C19"/>
    <w:rsid w:val="00F74FF9"/>
    <w:rsid w:val="00F773F0"/>
    <w:rsid w:val="00F80054"/>
    <w:rsid w:val="00F800D9"/>
    <w:rsid w:val="00F80A1D"/>
    <w:rsid w:val="00F816A1"/>
    <w:rsid w:val="00F819BC"/>
    <w:rsid w:val="00F82144"/>
    <w:rsid w:val="00F825E0"/>
    <w:rsid w:val="00F838CE"/>
    <w:rsid w:val="00F83B0C"/>
    <w:rsid w:val="00F851CA"/>
    <w:rsid w:val="00F85D59"/>
    <w:rsid w:val="00F85DDC"/>
    <w:rsid w:val="00F8621A"/>
    <w:rsid w:val="00F87906"/>
    <w:rsid w:val="00F90043"/>
    <w:rsid w:val="00F9082E"/>
    <w:rsid w:val="00F9119D"/>
    <w:rsid w:val="00F9136C"/>
    <w:rsid w:val="00F9247D"/>
    <w:rsid w:val="00F9249F"/>
    <w:rsid w:val="00F9267D"/>
    <w:rsid w:val="00F926EF"/>
    <w:rsid w:val="00F92D33"/>
    <w:rsid w:val="00F93472"/>
    <w:rsid w:val="00F93521"/>
    <w:rsid w:val="00F938D6"/>
    <w:rsid w:val="00F9416B"/>
    <w:rsid w:val="00F94993"/>
    <w:rsid w:val="00F95DA9"/>
    <w:rsid w:val="00F96568"/>
    <w:rsid w:val="00F9658C"/>
    <w:rsid w:val="00F9681C"/>
    <w:rsid w:val="00F96A39"/>
    <w:rsid w:val="00F973D7"/>
    <w:rsid w:val="00FA04CA"/>
    <w:rsid w:val="00FA0732"/>
    <w:rsid w:val="00FA0D0C"/>
    <w:rsid w:val="00FA13F5"/>
    <w:rsid w:val="00FA2748"/>
    <w:rsid w:val="00FA3BFA"/>
    <w:rsid w:val="00FA3E1F"/>
    <w:rsid w:val="00FA5D27"/>
    <w:rsid w:val="00FA6164"/>
    <w:rsid w:val="00FA6EC4"/>
    <w:rsid w:val="00FA6F43"/>
    <w:rsid w:val="00FA7664"/>
    <w:rsid w:val="00FA7A84"/>
    <w:rsid w:val="00FB0CB7"/>
    <w:rsid w:val="00FB128A"/>
    <w:rsid w:val="00FB1B22"/>
    <w:rsid w:val="00FB1F94"/>
    <w:rsid w:val="00FB25C1"/>
    <w:rsid w:val="00FB3829"/>
    <w:rsid w:val="00FB686F"/>
    <w:rsid w:val="00FB6AB1"/>
    <w:rsid w:val="00FB6C38"/>
    <w:rsid w:val="00FB6C50"/>
    <w:rsid w:val="00FB7112"/>
    <w:rsid w:val="00FC041B"/>
    <w:rsid w:val="00FC053A"/>
    <w:rsid w:val="00FC10BE"/>
    <w:rsid w:val="00FC18A0"/>
    <w:rsid w:val="00FC199E"/>
    <w:rsid w:val="00FC1A37"/>
    <w:rsid w:val="00FC1C8E"/>
    <w:rsid w:val="00FC2104"/>
    <w:rsid w:val="00FC27D9"/>
    <w:rsid w:val="00FC2B0D"/>
    <w:rsid w:val="00FC2B4F"/>
    <w:rsid w:val="00FC3952"/>
    <w:rsid w:val="00FC3A87"/>
    <w:rsid w:val="00FC3D1D"/>
    <w:rsid w:val="00FC5C06"/>
    <w:rsid w:val="00FC6A36"/>
    <w:rsid w:val="00FC74D9"/>
    <w:rsid w:val="00FC7F68"/>
    <w:rsid w:val="00FD09F6"/>
    <w:rsid w:val="00FD1887"/>
    <w:rsid w:val="00FD198B"/>
    <w:rsid w:val="00FD1D9F"/>
    <w:rsid w:val="00FD24AC"/>
    <w:rsid w:val="00FD2622"/>
    <w:rsid w:val="00FD27CD"/>
    <w:rsid w:val="00FD37F6"/>
    <w:rsid w:val="00FD3835"/>
    <w:rsid w:val="00FD3B88"/>
    <w:rsid w:val="00FD505C"/>
    <w:rsid w:val="00FD5208"/>
    <w:rsid w:val="00FD5421"/>
    <w:rsid w:val="00FD61A3"/>
    <w:rsid w:val="00FD6B80"/>
    <w:rsid w:val="00FD7844"/>
    <w:rsid w:val="00FE02E7"/>
    <w:rsid w:val="00FE19A0"/>
    <w:rsid w:val="00FE2BA1"/>
    <w:rsid w:val="00FE3DAB"/>
    <w:rsid w:val="00FE4CF5"/>
    <w:rsid w:val="00FE51BF"/>
    <w:rsid w:val="00FE757E"/>
    <w:rsid w:val="00FE7E6F"/>
    <w:rsid w:val="00FF0F52"/>
    <w:rsid w:val="00FF1203"/>
    <w:rsid w:val="00FF1653"/>
    <w:rsid w:val="00FF1E8D"/>
    <w:rsid w:val="00FF2C4F"/>
    <w:rsid w:val="00FF3551"/>
    <w:rsid w:val="00FF573D"/>
    <w:rsid w:val="00FF5AB2"/>
    <w:rsid w:val="00FF6527"/>
    <w:rsid w:val="00FF681B"/>
    <w:rsid w:val="00FF6BC6"/>
    <w:rsid w:val="00FF7186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30FFC"/>
  <w15:chartTrackingRefBased/>
  <w15:docId w15:val="{3FEF74BD-EA06-469B-AA90-22B779E0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089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F541A2"/>
    <w:pPr>
      <w:numPr>
        <w:ilvl w:val="1"/>
        <w:numId w:val="7"/>
      </w:numPr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D730BA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NormalWeb"/>
    <w:link w:val="Style6Char"/>
    <w:qFormat/>
    <w:rsid w:val="007C53B2"/>
    <w:pPr>
      <w:numPr>
        <w:ilvl w:val="0"/>
        <w:numId w:val="109"/>
      </w:numPr>
      <w:spacing w:after="120" w:line="360" w:lineRule="auto"/>
      <w:jc w:val="both"/>
    </w:pPr>
    <w:rPr>
      <w:rFonts w:ascii="Santander Text" w:hAnsi="Santander Text"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.xlsx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10" ma:contentTypeDescription="Criar um novo documento." ma:contentTypeScope="" ma:versionID="ecfdfd14f0df8c1a99a227e0dc8cc6fd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a8fd8de08d5357c2321d147be1138355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683c779-04fc-4b63-89c9-6c25ffa1c0a4"/>
    <ds:schemaRef ds:uri="6ea7b29d-57ec-408d-9ea9-cf73b04f66d5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605ABB-0D01-47ED-B97A-00B8FC7FFFDD}"/>
</file>

<file path=customXml/itemProps4.xml><?xml version="1.0" encoding="utf-8"?>
<ds:datastoreItem xmlns:ds="http://schemas.openxmlformats.org/officeDocument/2006/customXml" ds:itemID="{A768FF3A-7956-4479-B64C-6633C7A26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659</TotalTime>
  <Pages>69</Pages>
  <Words>22726</Words>
  <Characters>122725</Characters>
  <Application>Microsoft Office Word</Application>
  <DocSecurity>0</DocSecurity>
  <Lines>1022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145161</CharactersWithSpaces>
  <SharedDoc>false</SharedDoc>
  <HLinks>
    <vt:vector size="198" baseType="variant">
      <vt:variant>
        <vt:i4>1638460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_Toc156239802</vt:lpwstr>
      </vt:variant>
      <vt:variant>
        <vt:i4>1638460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_Toc156239801</vt:lpwstr>
      </vt:variant>
      <vt:variant>
        <vt:i4>1638460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_Toc156239800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_Toc156239799</vt:lpwstr>
      </vt:variant>
      <vt:variant>
        <vt:i4>1048627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_Toc156239798</vt:lpwstr>
      </vt:variant>
      <vt:variant>
        <vt:i4>1048627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_Toc156239796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_Toc156239795</vt:lpwstr>
      </vt:variant>
      <vt:variant>
        <vt:i4>1048627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_Toc156239794</vt:lpwstr>
      </vt:variant>
      <vt:variant>
        <vt:i4>1048627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_Toc156239793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_Toc156239792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_Toc156239791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_Toc156239790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_Toc156239789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_Toc156239788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_Toc156239787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_Toc156239786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_Toc156239785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_Toc156239784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_Toc156239783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_Toc156239782</vt:lpwstr>
      </vt:variant>
      <vt:variant>
        <vt:i4>1114163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_Toc156239781</vt:lpwstr>
      </vt:variant>
      <vt:variant>
        <vt:i4>1114163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_Toc156239780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_Toc156239779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_Toc156239778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_Toc156239777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_Toc156239776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_Toc156239775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_Toc156239774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_Toc156239773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_Toc156239772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_Toc156239771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_Toc156239770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_Toc156239769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Hélder Filipe Felicidade Fernandes</cp:lastModifiedBy>
  <cp:revision>28</cp:revision>
  <cp:lastPrinted>2016-04-05T15:14:00Z</cp:lastPrinted>
  <dcterms:created xsi:type="dcterms:W3CDTF">2025-05-28T13:50:00Z</dcterms:created>
  <dcterms:modified xsi:type="dcterms:W3CDTF">2025-09-25T13:49:00Z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2024-07-18T08:24:40Z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abfbfae5-b382-49a2-90a1-227f6c010e63</vt:lpwstr>
  </property>
  <property fmtid="{D5CDD505-2E9C-101B-9397-08002B2CF9AE}" pid="17" name="MSIP_Label_41b88ec2-a72b-4523-9e84-0458a1764731_ContentBits">
    <vt:lpwstr>0</vt:lpwstr>
  </property>
</Properties>
</file>