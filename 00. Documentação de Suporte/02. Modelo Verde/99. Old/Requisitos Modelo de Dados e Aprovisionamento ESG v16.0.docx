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rto="http://schemas.microsoft.com/office/word/2006/arto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ECGGGHdAAAABwEAAA8AAAAAAAAAAAAAAAAA7gQAAGRycy9kb3ducmV2&#10;LnhtbFBLBQYAAAAABAAEAPMAAAD4BQAAAAA=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96DAC541-7B7A-43D3-8B79-37D633B846F1}">
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xmlns:arto="http://schemas.microsoft.com/office/word/2006/arto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7777777" w:rsidR="00A462A8" w:rsidRPr="000659FA" w:rsidRDefault="00A462A8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0659FA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737CFA92" w:rsidR="00A462A8" w:rsidRPr="000659FA" w:rsidRDefault="00FF3551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Requisitos </w:t>
          </w:r>
          <w:r w:rsidR="00027146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Modelo de dados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 </w:t>
          </w: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e Aprovisionamento 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ESG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A4CE6D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39E306E1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0659FA" w:rsidRPr="000659FA">
            <w:rPr>
              <w:rFonts w:ascii="Santander Text" w:hAnsi="Santander Text" w:cs="Arial"/>
              <w:sz w:val="28"/>
              <w:szCs w:val="28"/>
              <w:lang w:val="pt-PT"/>
            </w:rPr>
            <w:t>16</w:t>
          </w:r>
        </w:p>
        <w:p w14:paraId="3A8F5802" w14:textId="2F08504B" w:rsidR="00A462A8" w:rsidRPr="000659FA" w:rsidRDefault="00475B2D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Setembro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="00EA7E5B" w:rsidRPr="000659FA">
            <w:rPr>
              <w:rFonts w:ascii="Santander Text" w:hAnsi="Santander Text" w:cs="Arial"/>
              <w:sz w:val="28"/>
              <w:szCs w:val="28"/>
              <w:lang w:val="pt-PT"/>
            </w:rPr>
            <w:t>5</w:t>
          </w:r>
        </w:p>
        <w:p w14:paraId="4B67DB3D" w14:textId="77777777" w:rsidR="00FF3551" w:rsidRPr="000659FA" w:rsidRDefault="00D9511A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8"/>
              <w:szCs w:val="8"/>
              <w:lang w:val="pt-PT"/>
            </w:rPr>
          </w:pP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188F4572" w:rsidR="002E58EB" w:rsidRPr="000659FA" w:rsidRDefault="00A462A8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7E3521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0659FA" w14:paraId="26E7FC00" w14:textId="4C473968" w:rsidTr="00E55FBD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8160852" w:rsidR="00A462A8" w:rsidRPr="000659FA" w:rsidRDefault="00F52B8A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4678BD46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="000659FA" w:rsidRPr="00ED6600" w14:paraId="6FC5FDAD" w14:textId="77777777" w:rsidTr="00E55FBD">
        <w:tc>
          <w:tcPr>
            <w:tcW w:w="548" w:type="pct"/>
            <w:vAlign w:val="center"/>
          </w:tcPr>
          <w:p w14:paraId="0E6C487F" w14:textId="6F6FB01F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6B25F897" w14:textId="788CCB86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2ABEAB7F" w14:textId="22A26D80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="000659FA" w:rsidRPr="00ED6600" w14:paraId="5376932B" w14:textId="77777777" w:rsidTr="00E55FBD">
        <w:tc>
          <w:tcPr>
            <w:tcW w:w="548" w:type="pct"/>
            <w:vAlign w:val="center"/>
          </w:tcPr>
          <w:p w14:paraId="19106D26" w14:textId="0F8F7746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263819DB" w14:textId="2F2EF949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5144B23C" w14:textId="64EAA1FB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="000659FA" w:rsidRPr="00ED6600" w14:paraId="7F866E2E" w14:textId="77777777" w:rsidTr="00E55FBD">
        <w:tc>
          <w:tcPr>
            <w:tcW w:w="548" w:type="pct"/>
            <w:vAlign w:val="center"/>
          </w:tcPr>
          <w:p w14:paraId="6DAEF2C3" w14:textId="56493D3C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6BA41CF8" w14:textId="1BFD4371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14:paraId="11F8594C" w14:textId="3FBE1E75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="000659FA" w:rsidRPr="00ED6600" w14:paraId="26976A90" w14:textId="77777777" w:rsidTr="00E55FBD">
        <w:tc>
          <w:tcPr>
            <w:tcW w:w="548" w:type="pct"/>
            <w:vAlign w:val="center"/>
          </w:tcPr>
          <w:p w14:paraId="5B69A8FE" w14:textId="3054489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7F850C42" w14:textId="5D8C900A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2E344713" w14:textId="1C0E8B3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="000659FA" w:rsidRPr="00ED6600" w14:paraId="677683C9" w14:textId="77777777" w:rsidTr="00E55FBD">
        <w:tc>
          <w:tcPr>
            <w:tcW w:w="548" w:type="pct"/>
            <w:vAlign w:val="center"/>
          </w:tcPr>
          <w:p w14:paraId="692D3F4F" w14:textId="536A757D" w:rsidR="00DC0782" w:rsidRPr="000659FA" w:rsidRDefault="00DC078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07E2B4BC" w14:textId="6E06631D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DC0782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14:paraId="147F3FAD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, Bens 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‘business_esg.modesg_out_emss_vcls’ 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e 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‘business_esg.modesg_out_bens_imoveis’.</w:t>
            </w:r>
          </w:p>
          <w:p w14:paraId="70BA918F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Adição do Input de Project Finance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 modesg_inp_project_finance’</w:t>
            </w:r>
          </w:p>
          <w:p w14:paraId="406F0041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Adição do Input de Risco Físico via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ZipCode (business_esg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modesg_inp_risco_fisico_zipcode)</w:t>
            </w:r>
          </w:p>
          <w:p w14:paraId="1F3C4D84" w14:textId="718EC247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Criação do capítulo 7 com as regras de carregamento dos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Inputs</w:t>
            </w:r>
          </w:p>
        </w:tc>
      </w:tr>
      <w:tr w:rsidR="000659FA" w:rsidRPr="00ED6600" w14:paraId="66326525" w14:textId="77777777" w:rsidTr="00E55FBD">
        <w:tc>
          <w:tcPr>
            <w:tcW w:w="548" w:type="pct"/>
            <w:vAlign w:val="center"/>
          </w:tcPr>
          <w:p w14:paraId="0ED3D91A" w14:textId="319F2067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703C812D" w14:textId="025E0F74" w:rsidR="00540F56" w:rsidRPr="000659FA" w:rsidRDefault="0012229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ins w:id="7" w:author="Joana Rita Bentinho Silva" w:date="2025-04-07T18:33:00Z">
              <w:r w:rsidRPr="000659FA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t>Abril</w:t>
              </w:r>
            </w:ins>
            <w:del w:id="8" w:author="Joana Rita Bentinho Silva" w:date="2025-04-07T18:33:00Z">
              <w:r w:rsidR="00540F56" w:rsidRPr="000659FA" w:rsidDel="0012229D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delText>Março</w:delText>
              </w:r>
            </w:del>
            <w:r w:rsidR="00540F56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14:paraId="5C34872B" w14:textId="0C5A8474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0659FA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="000659FA" w:rsidRPr="00ED6600" w14:paraId="04000ACE" w14:textId="77777777" w:rsidTr="00E55FBD">
        <w:tc>
          <w:tcPr>
            <w:tcW w:w="548" w:type="pct"/>
            <w:vAlign w:val="center"/>
          </w:tcPr>
          <w:p w14:paraId="0557FD39" w14:textId="07698B54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1B9A1A26" w14:textId="4428A48F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14:paraId="01E9DE41" w14:textId="57285625" w:rsidR="002E004B" w:rsidRPr="000659FA" w:rsidRDefault="002E004B" w:rsidP="002E004B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</w:p>
        </w:tc>
      </w:tr>
      <w:tr w:rsidR="000659FA" w:rsidRPr="00ED6600" w14:paraId="6C4DD3D0" w14:textId="77777777" w:rsidTr="00E55FBD">
        <w:tc>
          <w:tcPr>
            <w:tcW w:w="548" w:type="pct"/>
            <w:vAlign w:val="center"/>
          </w:tcPr>
          <w:p w14:paraId="19FD03D6" w14:textId="6F22DB41" w:rsidR="00AF7105" w:rsidRPr="000659FA" w:rsidRDefault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14:paraId="1A88DFAB" w14:textId="0E746F6A" w:rsidR="00AF7105" w:rsidRPr="000659FA" w:rsidRDefault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Junho,2025</w:t>
            </w:r>
          </w:p>
        </w:tc>
        <w:tc>
          <w:tcPr>
            <w:tcW w:w="3431" w:type="pct"/>
            <w:vAlign w:val="center"/>
          </w:tcPr>
          <w:p w14:paraId="0FF95C12" w14:textId="46B870BC" w:rsidR="00AF7105" w:rsidRPr="000659FA" w:rsidRDefault="00AF7105" w:rsidP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‘business_esg.modesg_out_empr_info_nfin’,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ED6600" w14:paraId="09107310" w14:textId="77777777" w:rsidTr="00E55FBD">
        <w:tc>
          <w:tcPr>
            <w:tcW w:w="548" w:type="pct"/>
            <w:vAlign w:val="center"/>
          </w:tcPr>
          <w:p w14:paraId="4AB2C1FF" w14:textId="1CA83679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46C934BE" w14:textId="526091DC" w:rsidR="00B20516" w:rsidRPr="000659FA" w:rsidRDefault="00475B2D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Julho,2025</w:t>
            </w:r>
          </w:p>
        </w:tc>
        <w:tc>
          <w:tcPr>
            <w:tcW w:w="3431" w:type="pct"/>
            <w:vAlign w:val="center"/>
          </w:tcPr>
          <w:p w14:paraId="2FF94673" w14:textId="394F0C63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ED6600" w14:paraId="11B508DB" w14:textId="77777777" w:rsidTr="00E55FBD">
        <w:tc>
          <w:tcPr>
            <w:tcW w:w="548" w:type="pct"/>
            <w:vAlign w:val="center"/>
          </w:tcPr>
          <w:p w14:paraId="3988D69E" w14:textId="34A5BAE0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19E4D67" w14:textId="70B0DF31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10C58BC" w14:textId="171469DA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="000659FA"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="000659FA" w:rsidRPr="00ED6600" w14:paraId="6E0F59DC" w14:textId="77777777" w:rsidTr="00E55FBD">
        <w:tc>
          <w:tcPr>
            <w:tcW w:w="548" w:type="pct"/>
            <w:vAlign w:val="center"/>
          </w:tcPr>
          <w:p w14:paraId="07260054" w14:textId="5B52CBFE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57E7457F" w14:textId="08FBBD67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5E61EEB4" w14:textId="6F4B00E1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ED6600" w14:paraId="1E98C210" w14:textId="77777777" w:rsidTr="00E55FBD">
        <w:tc>
          <w:tcPr>
            <w:tcW w:w="548" w:type="pct"/>
            <w:vAlign w:val="center"/>
          </w:tcPr>
          <w:p w14:paraId="55B7A389" w14:textId="3DB2E97C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01099564" w14:textId="77CAB281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67B4CFE7" w14:textId="1AB4E557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taxonomia europeia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‘business_esg.modesg_out_sfics_taxon_europeia’.</w:t>
            </w:r>
          </w:p>
        </w:tc>
      </w:tr>
      <w:tr w:rsidR="000659FA" w:rsidRPr="00ED6600" w14:paraId="2E18D970" w14:textId="77777777" w:rsidTr="00E55FBD">
        <w:tc>
          <w:tcPr>
            <w:tcW w:w="548" w:type="pct"/>
            <w:vAlign w:val="center"/>
          </w:tcPr>
          <w:p w14:paraId="70448F2C" w14:textId="4AAC84D5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lastRenderedPageBreak/>
              <w:t>15</w:t>
            </w:r>
          </w:p>
        </w:tc>
        <w:tc>
          <w:tcPr>
            <w:tcW w:w="1021" w:type="pct"/>
            <w:vAlign w:val="center"/>
          </w:tcPr>
          <w:p w14:paraId="11356E7E" w14:textId="060E0562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9DC93A4" w14:textId="4809B729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ED6600" w14:paraId="54E42B3B" w14:textId="77777777" w:rsidTr="00E55FBD">
        <w:tc>
          <w:tcPr>
            <w:tcW w:w="548" w:type="pct"/>
            <w:vAlign w:val="center"/>
          </w:tcPr>
          <w:p w14:paraId="0098B83F" w14:textId="7B192098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16</w:t>
            </w:r>
          </w:p>
        </w:tc>
        <w:tc>
          <w:tcPr>
            <w:tcW w:w="1021" w:type="pct"/>
            <w:vAlign w:val="center"/>
          </w:tcPr>
          <w:p w14:paraId="7DE0E74E" w14:textId="34C2F385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381691CD" w14:textId="6AA375A6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Imóveis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‘business_esg.modesg_out_bens_imoveis’.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0659FA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ED39D4" w14:textId="0199C9FD" w:rsidR="0012229D" w:rsidRPr="000659FA" w:rsidRDefault="00A37176">
          <w:pPr>
            <w:pStyle w:val="TOC1"/>
            <w:tabs>
              <w:tab w:val="right" w:leader="dot" w:pos="9017"/>
            </w:tabs>
            <w:rPr>
              <w:ins w:id="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begin"/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instrText xml:space="preserve"> TOC \o "1-3" \h \z \u </w:instrText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separate"/>
          </w:r>
          <w:ins w:id="10" w:author="Joana Rita Bentinho Silva" w:date="2025-04-07T18:33:00Z">
            <w:r w:rsidR="0012229D" w:rsidRPr="000659FA">
              <w:rPr>
                <w:rStyle w:val="Hyperlink"/>
                <w:noProof/>
                <w:color w:val="auto"/>
              </w:rPr>
              <w:fldChar w:fldCharType="begin"/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noProof/>
              </w:rPr>
              <w:instrText>HYPERLINK \l "_Toc194943214"</w:instrText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rStyle w:val="Hyperlink"/>
                <w:noProof/>
                <w:color w:val="auto"/>
              </w:rPr>
              <w:fldChar w:fldCharType="separate"/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>1.</w:t>
            </w:r>
            <w:r w:rsidR="0012229D" w:rsidRPr="000659FA">
              <w:rPr>
                <w:rStyle w:val="Hyperlink"/>
                <w:noProof/>
                <w:color w:val="auto"/>
              </w:rPr>
              <w:t xml:space="preserve"> Glossário</w:t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="0012229D" w:rsidRPr="000659FA">
              <w:rPr>
                <w:noProof/>
                <w:webHidden/>
              </w:rPr>
              <w:tab/>
            </w:r>
            <w:r w:rsidR="0012229D" w:rsidRPr="000659FA">
              <w:rPr>
                <w:noProof/>
                <w:webHidden/>
              </w:rPr>
              <w:fldChar w:fldCharType="begin"/>
            </w:r>
            <w:r w:rsidR="0012229D" w:rsidRPr="000659FA">
              <w:rPr>
                <w:noProof/>
                <w:webHidden/>
              </w:rPr>
              <w:instrText xml:space="preserve"> PAGEREF _Toc194943214 \h </w:instrText>
            </w:r>
          </w:ins>
          <w:r w:rsidR="0012229D" w:rsidRPr="000659FA">
            <w:rPr>
              <w:noProof/>
              <w:webHidden/>
            </w:rPr>
          </w:r>
          <w:r w:rsidR="0012229D" w:rsidRPr="000659FA">
            <w:rPr>
              <w:noProof/>
              <w:webHidden/>
            </w:rPr>
            <w:fldChar w:fldCharType="separate"/>
          </w:r>
          <w:ins w:id="11" w:author="Joana Rita Bentinho Silva" w:date="2025-04-07T18:33:00Z">
            <w:r w:rsidR="0012229D" w:rsidRPr="000659FA">
              <w:rPr>
                <w:noProof/>
                <w:webHidden/>
              </w:rPr>
              <w:t>4</w:t>
            </w:r>
            <w:r w:rsidR="0012229D" w:rsidRPr="000659FA">
              <w:rPr>
                <w:noProof/>
                <w:webHidden/>
              </w:rPr>
              <w:fldChar w:fldCharType="end"/>
            </w:r>
            <w:r w:rsidR="0012229D"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8D06E02" w14:textId="12EF6FC7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2.</w:t>
            </w:r>
            <w:r w:rsidRPr="000659FA">
              <w:rPr>
                <w:rStyle w:val="Hyperlink"/>
                <w:noProof/>
                <w:color w:val="auto"/>
              </w:rPr>
              <w:t xml:space="preserve"> Introdução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F18FD19" w14:textId="3977719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</w:t>
            </w:r>
            <w:r w:rsidRPr="000659FA">
              <w:rPr>
                <w:rStyle w:val="Hyperlink"/>
                <w:noProof/>
                <w:color w:val="auto"/>
              </w:rPr>
              <w:t xml:space="preserve"> Modelo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Conceptual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7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CB26EAA" w14:textId="463EA28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3.1.</w:t>
            </w:r>
            <w:r w:rsidRPr="000659FA">
              <w:rPr>
                <w:rStyle w:val="Hyperlink"/>
                <w:noProof/>
                <w:color w:val="auto"/>
              </w:rPr>
              <w:t xml:space="preserve"> Nomenclatura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0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44C4DA5" w14:textId="710635B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3.2.</w:t>
            </w:r>
            <w:r w:rsidRPr="000659FA">
              <w:rPr>
                <w:rStyle w:val="Hyperlink"/>
                <w:noProof/>
                <w:color w:val="auto"/>
              </w:rPr>
              <w:t xml:space="preserve"> Pressupostos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gerais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3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E4B7D46" w14:textId="5F04DAA0" w:rsidR="0012229D" w:rsidRPr="000659FA" w:rsidRDefault="0012229D">
          <w:pPr>
            <w:pStyle w:val="TOC1"/>
            <w:tabs>
              <w:tab w:val="right" w:leader="dot" w:pos="9017"/>
            </w:tabs>
            <w:rPr>
              <w:ins w:id="24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2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 Contratos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6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11A119" w14:textId="19BAFCC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4.1.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Informação verde contratos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9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5E1E8A" w14:textId="1B48ABDC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2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1C66189" w14:textId="310BEF36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5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989099" w14:textId="50799CD5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8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F01087" w14:textId="2C31D83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4.2. Parametrização SFICS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modesg_param_sfics_taxon_europeia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1" w:author="Joana Rita Bentinho Silva" w:date="2025-04-07T18:33:00Z">
            <w:r w:rsidRPr="000659FA">
              <w:rPr>
                <w:noProof/>
                <w:webHidden/>
              </w:rPr>
              <w:t>12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1B6E7CF" w14:textId="5D59B133" w:rsidR="0012229D" w:rsidRPr="000659FA" w:rsidRDefault="0012229D">
          <w:pPr>
            <w:pStyle w:val="TOC1"/>
            <w:tabs>
              <w:tab w:val="right" w:leader="dot" w:pos="9017"/>
            </w:tabs>
            <w:rPr>
              <w:ins w:id="4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4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 Bens 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4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0E79EBA" w14:textId="53800983" w:rsidR="0012229D" w:rsidRPr="000659FA" w:rsidRDefault="0012229D">
          <w:pPr>
            <w:pStyle w:val="TOC2"/>
            <w:tabs>
              <w:tab w:val="right" w:leader="dot" w:pos="9017"/>
            </w:tabs>
            <w:rPr>
              <w:ins w:id="4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5.1. Informação verde veículos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7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0C13E0F" w14:textId="3EA38B8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4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4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0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07692EE" w14:textId="4FAFEEF4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3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FEF60E4" w14:textId="7D789E1A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4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6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650004" w14:textId="7A54D85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5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5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5.2. Emissões por país/marca/modelo/subgrupo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9" w:author="Joana Rita Bentinho Silva" w:date="2025-04-07T18:33:00Z">
            <w:r w:rsidRPr="000659FA">
              <w:rPr>
                <w:noProof/>
                <w:webHidden/>
              </w:rPr>
              <w:t>19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6BE820E" w14:textId="0CFD2C9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5.3. Emissões médias e km’s por tipo de motor/tipo de veículo/país/ 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2" w:author="Joana Rita Bentinho Silva" w:date="2025-04-07T18:33:00Z">
            <w:r w:rsidRPr="000659FA">
              <w:rPr>
                <w:noProof/>
                <w:webHidden/>
              </w:rPr>
              <w:t>20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5901C70" w14:textId="7EFDC9DB" w:rsidR="0012229D" w:rsidRPr="000659FA" w:rsidRDefault="0012229D">
          <w:pPr>
            <w:pStyle w:val="TOC1"/>
            <w:tabs>
              <w:tab w:val="right" w:leader="dot" w:pos="9017"/>
            </w:tabs>
            <w:rPr>
              <w:ins w:id="6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6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 Clientes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5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49FEE39" w14:textId="47024D6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6.1. Informação não financeira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modesg_out_empr_info_nfin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8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682CC28" w14:textId="49326CD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6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1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2DF175D" w14:textId="38FC7283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4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9015F1" w14:textId="25F7EB80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7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9A67926" w14:textId="4BF8CE22" w:rsidR="0012229D" w:rsidRPr="000659FA" w:rsidRDefault="0012229D">
          <w:pPr>
            <w:pStyle w:val="TOC2"/>
            <w:tabs>
              <w:tab w:val="right" w:leader="dot" w:pos="9017"/>
            </w:tabs>
            <w:rPr>
              <w:ins w:id="7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7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6.2.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0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825BEE" w14:textId="3820ADC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6.3. Marcação CSRD e Rácios de Alinhamento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3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E0D8AFB" w14:textId="38D5081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6.4. Riscos físicos agudo e crónico por NUTS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6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899B0FF" w14:textId="287B177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6.5.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9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28238A" w14:textId="02B9899A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6.6.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2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E85D77" w14:textId="6202432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6.7.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Input Project Finance - 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5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65693A4" w14:textId="69FD7B3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lastRenderedPageBreak/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6.8. Riscos físicos agudo e crónico por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 xml:space="preserve">ZipCode 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8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6AECB1" w14:textId="2B466255" w:rsidR="0012229D" w:rsidRPr="000659FA" w:rsidRDefault="0012229D">
          <w:pPr>
            <w:pStyle w:val="TOC1"/>
            <w:tabs>
              <w:tab w:val="right" w:leader="dot" w:pos="9017"/>
            </w:tabs>
            <w:rPr>
              <w:ins w:id="9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0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7.</w:t>
            </w:r>
            <w:r w:rsidRPr="000659FA">
              <w:rPr>
                <w:rStyle w:val="Hyperlink"/>
                <w:noProof/>
                <w:color w:val="auto"/>
              </w:rPr>
              <w:t xml:space="preserve"> Bens Imóveis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1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0734A4" w14:textId="344288DF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0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7.1. Informação verde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4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E7B5877" w14:textId="3BD23A5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7.1.1.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7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FD7B76" w14:textId="2FEBD30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7.1.2.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0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763A7B" w14:textId="4F1CCFE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1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7.1.3.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3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9AE47A4" w14:textId="3E5928E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1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7.2. Emissões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1 2 e para bens imóveis –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 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6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DFF38F0" w14:textId="1810ADA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1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1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 Guia Carregamento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Inputs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9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3851A3" w14:textId="3475C84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8.1. Riscos físicos agudo e crónico via NUTS 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2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A0BD32" w14:textId="55EA309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8.2. Riscos físicos agudo e crónico via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Zip Code 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5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B86FF0D" w14:textId="4440415E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8.3. Marcação CSRD e Rácio de Alinhamento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8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4F39867" w14:textId="31B3DA4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8.4.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1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02A5281" w14:textId="442D223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8.5.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 e 2 para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4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42ABE359" w14:textId="0DA8D48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8.6.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7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73DA7EB" w14:textId="2444055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8.7.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0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5FD35C" w14:textId="57EB543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8.8. Emissões por país/marca/modelo/subgrupo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3" w:author="Joana Rita Bentinho Silva" w:date="2025-04-07T18:33:00Z">
            <w:r w:rsidRPr="000659FA">
              <w:rPr>
                <w:noProof/>
                <w:webHidden/>
              </w:rPr>
              <w:t>58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E3C6D54" w14:textId="59D8C2A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8.9. Emissões médias e km’s por tipo de motor/tipo de veículo/país/subgrupo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6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F3B0190" w14:textId="6E6FB82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8.10.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Project Finance</w:t>
            </w:r>
            <w:r w:rsidRPr="000659FA">
              <w:rPr>
                <w:rStyle w:val="Hyperlink"/>
                <w:noProof/>
                <w:color w:val="auto"/>
              </w:rPr>
              <w:t xml:space="preserve"> - </w:t>
            </w:r>
            <w:r w:rsidRPr="000659FA">
              <w:rPr>
                <w:rStyle w:val="Hyperlink"/>
                <w:i/>
                <w:noProof/>
                <w:color w:val="auto"/>
              </w:rPr>
              <w:t>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9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5B7C72F" w14:textId="36837F87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5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>8.11.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Tabela de Parametrização -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modesg_param_codigos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52" w:author="Joana Rita Bentinho Silva" w:date="2025-04-07T18:33:00Z">
            <w:r w:rsidRPr="000659FA">
              <w:rPr>
                <w:noProof/>
                <w:webHidden/>
              </w:rPr>
              <w:t>60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49C5AA7" w14:textId="58FF51AD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4" w:author="Joana Rita Bentinho Silva" w:date="2025-04-07T18:33:00Z">
            <w:r w:rsidRPr="000659FA" w:rsidDel="0012229D">
              <w:rPr>
                <w:rPrChange w:id="15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1.</w:delText>
            </w:r>
            <w:r w:rsidRPr="000659FA" w:rsidDel="0012229D">
              <w:rPr>
                <w:rPrChange w:id="15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Glossário</w:delText>
            </w:r>
            <w:r w:rsidRPr="000659FA" w:rsidDel="0012229D">
              <w:rPr>
                <w:rPrChange w:id="15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</w:delText>
            </w:r>
          </w:del>
        </w:p>
        <w:p w14:paraId="0D4EAB04" w14:textId="21A1E6B1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9" w:author="Joana Rita Bentinho Silva" w:date="2025-04-07T18:33:00Z">
            <w:r w:rsidRPr="000659FA" w:rsidDel="0012229D">
              <w:rPr>
                <w:rPrChange w:id="1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2.</w:delText>
            </w:r>
            <w:r w:rsidRPr="000659FA" w:rsidDel="0012229D">
              <w:rPr>
                <w:rPrChange w:id="16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Introdução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1E03639D" w14:textId="01506A94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6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63" w:author="Joana Rita Bentinho Silva" w:date="2025-04-07T18:33:00Z">
            <w:r w:rsidRPr="000659FA" w:rsidDel="0012229D">
              <w:rPr>
                <w:rPrChange w:id="16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</w:delText>
            </w:r>
            <w:r w:rsidRPr="000659FA" w:rsidDel="0012229D">
              <w:rPr>
                <w:rPrChange w:id="16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Modelo</w:delText>
            </w:r>
            <w:r w:rsidRPr="000659FA" w:rsidDel="0012229D">
              <w:rPr>
                <w:rPrChange w:id="16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Conceptual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0311497E" w14:textId="2FF2AA4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6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68" w:author="Joana Rita Bentinho Silva" w:date="2025-04-07T18:33:00Z">
            <w:r w:rsidRPr="000659FA" w:rsidDel="0012229D">
              <w:rPr>
                <w:rPrChange w:id="16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3.1.</w:delText>
            </w:r>
            <w:r w:rsidRPr="000659FA" w:rsidDel="0012229D">
              <w:rPr>
                <w:rPrChange w:id="17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Nomenclatura</w:delText>
            </w:r>
            <w:r w:rsidRPr="000659FA" w:rsidDel="0012229D">
              <w:rPr>
                <w:rPrChange w:id="17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493D16E1" w14:textId="23D5C96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7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73" w:author="Joana Rita Bentinho Silva" w:date="2025-04-07T18:33:00Z">
            <w:r w:rsidRPr="000659FA" w:rsidDel="0012229D">
              <w:rPr>
                <w:rPrChange w:id="1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3.2.</w:delText>
            </w:r>
            <w:r w:rsidRPr="000659FA" w:rsidDel="0012229D">
              <w:rPr>
                <w:rPrChange w:id="1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Pressupostos</w:delText>
            </w:r>
            <w:r w:rsidRPr="000659FA" w:rsidDel="0012229D">
              <w:rPr>
                <w:rPrChange w:id="17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gerais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47A380BE" w14:textId="0C2B3AB0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7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78" w:author="Joana Rita Bentinho Silva" w:date="2025-04-07T18:33:00Z">
            <w:r w:rsidRPr="000659FA" w:rsidDel="0012229D">
              <w:rPr>
                <w:rPrChange w:id="179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 Contratos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68EE30C" w14:textId="71FAD2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8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81" w:author="Joana Rita Bentinho Silva" w:date="2025-04-07T18:33:00Z">
            <w:r w:rsidRPr="000659FA" w:rsidDel="0012229D">
              <w:rPr>
                <w:rPrChange w:id="18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lastRenderedPageBreak/>
              <w:delText>4.1.</w:delText>
            </w:r>
            <w:r w:rsidRPr="000659FA" w:rsidDel="0012229D">
              <w:rPr>
                <w:rPrChange w:id="18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Informação verde contratos - </w:delText>
            </w:r>
            <w:r w:rsidRPr="000659FA" w:rsidDel="0012229D">
              <w:rPr>
                <w:rPrChange w:id="18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12A91E07" w14:textId="089D9C7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6" w:author="Joana Rita Bentinho Silva" w:date="2025-04-07T18:33:00Z">
            <w:r w:rsidRPr="000659FA" w:rsidDel="0012229D">
              <w:rPr>
                <w:rPrChange w:id="18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7CF19DC6" w14:textId="3314479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9" w:author="Joana Rita Bentinho Silva" w:date="2025-04-07T18:33:00Z">
            <w:r w:rsidRPr="000659FA" w:rsidDel="0012229D">
              <w:rPr>
                <w:rPrChange w:id="19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5C3EADB6" w14:textId="1FF26EC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9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92" w:author="Joana Rita Bentinho Silva" w:date="2025-04-07T18:33:00Z">
            <w:r w:rsidRPr="000659FA" w:rsidDel="0012229D">
              <w:rPr>
                <w:rPrChange w:id="19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B9B17D3" w14:textId="0078DF3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9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95" w:author="Joana Rita Bentinho Silva" w:date="2025-04-07T18:33:00Z">
            <w:r w:rsidRPr="000659FA" w:rsidDel="0012229D">
              <w:rPr>
                <w:rPrChange w:id="19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4.2. Parametrização SFICS - </w:delText>
            </w:r>
            <w:r w:rsidRPr="000659FA" w:rsidDel="0012229D">
              <w:rPr>
                <w:rPrChange w:id="19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modesg_param_sfics_taxon_europeia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11</w:delText>
            </w:r>
          </w:del>
        </w:p>
        <w:p w14:paraId="37EDEB65" w14:textId="5CBD8D25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9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99" w:author="Joana Rita Bentinho Silva" w:date="2025-04-07T18:33:00Z">
            <w:r w:rsidRPr="000659FA" w:rsidDel="0012229D">
              <w:rPr>
                <w:rPrChange w:id="20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 Bens 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3D6C5157" w14:textId="5889223A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0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02" w:author="Joana Rita Bentinho Silva" w:date="2025-04-07T18:33:00Z">
            <w:r w:rsidRPr="000659FA" w:rsidDel="0012229D">
              <w:rPr>
                <w:rPrChange w:id="20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5.1. Informação verde veículos - </w:delText>
            </w:r>
            <w:r w:rsidRPr="000659FA" w:rsidDel="0012229D">
              <w:rPr>
                <w:rPrChange w:id="20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7F7953AA" w14:textId="06576BF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6" w:author="Joana Rita Bentinho Silva" w:date="2025-04-07T18:33:00Z">
            <w:r w:rsidRPr="000659FA" w:rsidDel="0012229D">
              <w:rPr>
                <w:rPrChange w:id="20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6C8B9186" w14:textId="5192827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9" w:author="Joana Rita Bentinho Silva" w:date="2025-04-07T18:33:00Z">
            <w:r w:rsidRPr="000659FA" w:rsidDel="0012229D">
              <w:rPr>
                <w:rPrChange w:id="21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415AA9C1" w14:textId="56A198D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12" w:author="Joana Rita Bentinho Silva" w:date="2025-04-07T18:33:00Z">
            <w:r w:rsidRPr="000659FA" w:rsidDel="0012229D">
              <w:rPr>
                <w:rPrChange w:id="21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14</w:delText>
            </w:r>
          </w:del>
        </w:p>
        <w:p w14:paraId="4E2F367E" w14:textId="1C38216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5" w:author="Joana Rita Bentinho Silva" w:date="2025-04-07T18:33:00Z">
            <w:r w:rsidRPr="000659FA" w:rsidDel="0012229D">
              <w:rPr>
                <w:rPrChange w:id="21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5.2. Emissões por país/marca/modelo/subgrupo –</w:delText>
            </w:r>
            <w:r w:rsidRPr="000659FA" w:rsidDel="0012229D">
              <w:rPr>
                <w:rPrChange w:id="21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18</w:delText>
            </w:r>
          </w:del>
        </w:p>
        <w:p w14:paraId="044A5066" w14:textId="4933450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9" w:author="Joana Rita Bentinho Silva" w:date="2025-04-07T18:33:00Z">
            <w:r w:rsidRPr="000659FA" w:rsidDel="0012229D">
              <w:rPr>
                <w:rPrChange w:id="2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5.3. Emissões médias e Km’s por tipo de motor/tipo de veículo/país/ subgrupo - </w:delText>
            </w:r>
            <w:r w:rsidRPr="000659FA" w:rsidDel="0012229D">
              <w:rPr>
                <w:rPrChange w:id="2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19</w:delText>
            </w:r>
          </w:del>
        </w:p>
        <w:p w14:paraId="31FB1D9E" w14:textId="27DE3DA7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2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23" w:author="Joana Rita Bentinho Silva" w:date="2025-04-07T18:33:00Z">
            <w:r w:rsidRPr="000659FA" w:rsidDel="0012229D">
              <w:rPr>
                <w:rPrChange w:id="2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 Clientes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9ABF198" w14:textId="7901FF3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2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26" w:author="Joana Rita Bentinho Silva" w:date="2025-04-07T18:33:00Z">
            <w:r w:rsidRPr="000659FA" w:rsidDel="0012229D">
              <w:rPr>
                <w:rPrChange w:id="22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6.1. Informação não financeira - </w:delText>
            </w:r>
            <w:r w:rsidRPr="000659FA" w:rsidDel="0012229D">
              <w:rPr>
                <w:rPrChange w:id="22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modesg_out_empr_info_nfin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24601ABA" w14:textId="11F8D82B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2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0" w:author="Joana Rita Bentinho Silva" w:date="2025-04-07T18:33:00Z">
            <w:r w:rsidRPr="000659FA" w:rsidDel="0012229D">
              <w:rPr>
                <w:rPrChange w:id="23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15EE287D" w14:textId="765E83E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3" w:author="Joana Rita Bentinho Silva" w:date="2025-04-07T18:33:00Z">
            <w:r w:rsidRPr="000659FA" w:rsidDel="0012229D">
              <w:rPr>
                <w:rPrChange w:id="23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6C9411DC" w14:textId="3A51F911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6" w:author="Joana Rita Bentinho Silva" w:date="2025-04-07T18:33:00Z">
            <w:r w:rsidRPr="000659FA" w:rsidDel="0012229D">
              <w:rPr>
                <w:rPrChange w:id="23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77E0595" w14:textId="750C895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39" w:author="Joana Rita Bentinho Silva" w:date="2025-04-07T18:33:00Z">
            <w:r w:rsidRPr="000659FA" w:rsidDel="0012229D">
              <w:rPr>
                <w:rPrChange w:id="2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6.2. Empresas Excluídas do Acordo de Paris –</w:delText>
            </w:r>
            <w:r w:rsidRPr="000659FA" w:rsidDel="0012229D">
              <w:rPr>
                <w:rPrChange w:id="2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08A8E4E6" w14:textId="595C816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3" w:author="Joana Rita Bentinho Silva" w:date="2025-04-07T18:33:00Z">
            <w:r w:rsidRPr="000659FA" w:rsidDel="0012229D">
              <w:rPr>
                <w:rPrChange w:id="24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6.3. Marcação CSRD e Rácios de Alinhamento - </w:delText>
            </w:r>
            <w:r w:rsidRPr="000659FA" w:rsidDel="0012229D">
              <w:rPr>
                <w:rPrChange w:id="24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5261EEC5" w14:textId="39BDB7A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7" w:author="Joana Rita Bentinho Silva" w:date="2025-04-07T18:33:00Z">
            <w:r w:rsidRPr="000659FA" w:rsidDel="0012229D">
              <w:rPr>
                <w:rPrChange w:id="24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6.4. Riscos físicos agudo e crónico por NUTS - </w:delText>
            </w:r>
            <w:r w:rsidRPr="000659FA" w:rsidDel="0012229D">
              <w:rPr>
                <w:rPrChange w:id="24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1211E3A5" w14:textId="1CCA1E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1" w:author="Joana Rita Bentinho Silva" w:date="2025-04-07T18:33:00Z">
            <w:r w:rsidRPr="000659FA" w:rsidDel="0012229D">
              <w:rPr>
                <w:rPrChange w:id="25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6.5. Emissões </w:delText>
            </w:r>
            <w:r w:rsidRPr="000659FA" w:rsidDel="0012229D">
              <w:rPr>
                <w:rPrChange w:id="253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5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25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5356EFE1" w14:textId="4F04202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7" w:author="Joana Rita Bentinho Silva" w:date="2025-04-07T18:33:00Z">
            <w:r w:rsidRPr="000659FA" w:rsidDel="0012229D">
              <w:rPr>
                <w:rPrChange w:id="25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6.6. Emissões </w:delText>
            </w:r>
            <w:r w:rsidRPr="000659FA" w:rsidDel="0012229D">
              <w:rPr>
                <w:rPrChange w:id="259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26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493D7AC1" w14:textId="3A56004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3" w:author="Joana Rita Bentinho Silva" w:date="2025-04-07T18:33:00Z">
            <w:r w:rsidRPr="000659FA" w:rsidDel="0012229D">
              <w:rPr>
                <w:rPrChange w:id="26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6.7.</w:delText>
            </w:r>
            <w:r w:rsidRPr="000659FA" w:rsidDel="0012229D">
              <w:rPr>
                <w:rPrChange w:id="26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 xml:space="preserve"> Input Project Finance - 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569B2D28" w14:textId="05AC000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7" w:author="Joana Rita Bentinho Silva" w:date="2025-04-07T18:33:00Z">
            <w:r w:rsidRPr="000659FA" w:rsidDel="0012229D">
              <w:rPr>
                <w:rPrChange w:id="26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6.8. Riscos físicos agudo e crónico por </w:delText>
            </w:r>
            <w:r w:rsidRPr="000659FA" w:rsidDel="0012229D">
              <w:rPr>
                <w:rPrChange w:id="26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 xml:space="preserve">ZipCode </w:delText>
            </w:r>
            <w:r w:rsidRPr="000659FA" w:rsidDel="0012229D">
              <w:rPr>
                <w:rPrChange w:id="27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- </w:delText>
            </w:r>
            <w:r w:rsidRPr="000659FA" w:rsidDel="0012229D">
              <w:rPr>
                <w:rPrChange w:id="27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1A2038B7" w14:textId="080374AE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7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73" w:author="Joana Rita Bentinho Silva" w:date="2025-04-07T18:33:00Z">
            <w:r w:rsidRPr="000659FA" w:rsidDel="0012229D">
              <w:rPr>
                <w:rPrChange w:id="2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7.</w:delText>
            </w:r>
            <w:r w:rsidRPr="000659FA" w:rsidDel="0012229D">
              <w:rPr>
                <w:rPrChange w:id="2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Bens Imóveis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12C8E82" w14:textId="11AB04B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7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77" w:author="Joana Rita Bentinho Silva" w:date="2025-04-07T18:33:00Z">
            <w:r w:rsidRPr="000659FA" w:rsidDel="0012229D">
              <w:rPr>
                <w:rPrChange w:id="27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7.1. Informação verde bens imóveis – </w:delText>
            </w:r>
            <w:r w:rsidRPr="000659FA" w:rsidDel="0012229D">
              <w:rPr>
                <w:rPrChange w:id="27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0563FCC1" w14:textId="3DEFDABD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1" w:author="Joana Rita Bentinho Silva" w:date="2025-04-07T18:33:00Z">
            <w:r w:rsidRPr="000659FA" w:rsidDel="0012229D">
              <w:rPr>
                <w:rPrChange w:id="282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7.1.1.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7E41E53" w14:textId="3E922FBA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4" w:author="Joana Rita Bentinho Silva" w:date="2025-04-07T18:33:00Z">
            <w:r w:rsidRPr="000659FA" w:rsidDel="0012229D">
              <w:rPr>
                <w:rPrChange w:id="285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7.1.2.</w:delText>
            </w:r>
            <w:r w:rsidRPr="000659FA" w:rsidDel="0012229D">
              <w:rPr>
                <w:rPrChange w:id="28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356C486B" w14:textId="0C44C0C3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7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8" w:author="Joana Rita Bentinho Silva" w:date="2025-04-07T18:33:00Z">
            <w:r w:rsidRPr="000659FA" w:rsidDel="0012229D">
              <w:rPr>
                <w:rPrChange w:id="289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7.1.3.</w:delText>
            </w:r>
            <w:r w:rsidRPr="000659FA" w:rsidDel="0012229D">
              <w:rPr>
                <w:rPrChange w:id="290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46</w:delText>
            </w:r>
          </w:del>
        </w:p>
        <w:p w14:paraId="16230ACA" w14:textId="7929C41B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92" w:author="Joana Rita Bentinho Silva" w:date="2025-04-07T18:33:00Z">
            <w:r w:rsidRPr="000659FA" w:rsidDel="0012229D">
              <w:rPr>
                <w:rPrChange w:id="29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7.2. Emissões scope 1 2 e para bens imóveis –</w:delText>
            </w:r>
            <w:r w:rsidRPr="000659FA" w:rsidDel="0012229D">
              <w:rPr>
                <w:rPrChange w:id="294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 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596199A9" w14:textId="0DD2796B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9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96" w:author="Joana Rita Bentinho Silva" w:date="2025-04-07T18:33:00Z">
            <w:r w:rsidRPr="000659FA" w:rsidDel="0012229D">
              <w:rPr>
                <w:rPrChange w:id="29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 Guia Carregamento </w:delText>
            </w:r>
            <w:r w:rsidRPr="000659FA" w:rsidDel="0012229D">
              <w:rPr>
                <w:rPrChange w:id="29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Inputs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1050BDAB" w14:textId="24C92DF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0" w:author="Joana Rita Bentinho Silva" w:date="2025-04-07T18:33:00Z">
            <w:r w:rsidRPr="000659FA" w:rsidDel="0012229D">
              <w:rPr>
                <w:rPrChange w:id="301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lastRenderedPageBreak/>
              <w:delText>8.1. Riscos físicos agudo e crónico via NUTS – 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0488F15D" w14:textId="4B678CC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3" w:author="Joana Rita Bentinho Silva" w:date="2025-04-07T18:33:00Z">
            <w:r w:rsidRPr="000659FA" w:rsidDel="0012229D">
              <w:rPr>
                <w:rPrChange w:id="304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8.2. Riscos físicos agudo e crónico via </w:delText>
            </w:r>
            <w:r w:rsidRPr="000659FA" w:rsidDel="0012229D">
              <w:rPr>
                <w:rPrChange w:id="305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Zip Code </w:delText>
            </w:r>
            <w:r w:rsidRPr="000659FA" w:rsidDel="0012229D">
              <w:rPr>
                <w:rPrChange w:id="30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– </w:delText>
            </w:r>
            <w:r w:rsidRPr="000659FA" w:rsidDel="0012229D">
              <w:rPr>
                <w:rPrChange w:id="307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14A01EA8" w14:textId="5544CED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9" w:author="Joana Rita Bentinho Silva" w:date="2025-04-07T18:33:00Z">
            <w:r w:rsidRPr="000659FA" w:rsidDel="0012229D">
              <w:rPr>
                <w:rPrChange w:id="31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8.3. Marcação CSRD e Rácio de Alinhamento – </w:delText>
            </w:r>
            <w:r w:rsidRPr="000659FA" w:rsidDel="0012229D">
              <w:rPr>
                <w:rPrChange w:id="31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5DC4CA67" w14:textId="44D55F9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3" w:author="Joana Rita Bentinho Silva" w:date="2025-04-07T18:33:00Z">
            <w:r w:rsidRPr="000659FA" w:rsidDel="0012229D">
              <w:rPr>
                <w:rPrChange w:id="31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8.4. Empresas Excluídas do Acordo de Paris –</w:delText>
            </w:r>
            <w:r w:rsidRPr="000659FA" w:rsidDel="0012229D">
              <w:rPr>
                <w:rPrChange w:id="31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54</w:delText>
            </w:r>
          </w:del>
        </w:p>
        <w:p w14:paraId="6195B42C" w14:textId="20C4269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7" w:author="Joana Rita Bentinho Silva" w:date="2025-04-07T18:33:00Z">
            <w:r w:rsidRPr="000659FA" w:rsidDel="0012229D">
              <w:rPr>
                <w:rPrChange w:id="31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8.5. Emissões </w:delText>
            </w:r>
            <w:r w:rsidRPr="000659FA" w:rsidDel="0012229D">
              <w:rPr>
                <w:rPrChange w:id="31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 e 2 para bens imóveis – </w:delText>
            </w:r>
            <w:r w:rsidRPr="000659FA" w:rsidDel="0012229D">
              <w:rPr>
                <w:rPrChange w:id="3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72DE542" w14:textId="797E3F2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3" w:author="Joana Rita Bentinho Silva" w:date="2025-04-07T18:33:00Z">
            <w:r w:rsidRPr="000659FA" w:rsidDel="0012229D">
              <w:rPr>
                <w:rPrChange w:id="3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8.6. Emissões </w:delText>
            </w:r>
            <w:r w:rsidRPr="000659FA" w:rsidDel="0012229D">
              <w:rPr>
                <w:rPrChange w:id="32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32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6C0F6AF" w14:textId="40F892C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9" w:author="Joana Rita Bentinho Silva" w:date="2025-04-07T18:33:00Z">
            <w:r w:rsidRPr="000659FA" w:rsidDel="0012229D">
              <w:rPr>
                <w:rPrChange w:id="33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8.7. Emissões </w:delText>
            </w:r>
            <w:r w:rsidRPr="000659FA" w:rsidDel="0012229D">
              <w:rPr>
                <w:rPrChange w:id="33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3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333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73C46C04" w14:textId="3B8E8315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5" w:author="Joana Rita Bentinho Silva" w:date="2025-04-07T18:33:00Z">
            <w:r w:rsidRPr="000659FA" w:rsidDel="0012229D">
              <w:rPr>
                <w:rPrChange w:id="33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8.8. Emissões por país/marca/modelo/subgrupo – </w:delText>
            </w:r>
            <w:r w:rsidRPr="000659FA" w:rsidDel="0012229D">
              <w:rPr>
                <w:rPrChange w:id="33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5170CA7E" w14:textId="7381754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9" w:author="Joana Rita Bentinho Silva" w:date="2025-04-07T18:33:00Z">
            <w:r w:rsidRPr="000659FA" w:rsidDel="0012229D">
              <w:rPr>
                <w:rPrChange w:id="3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8.9. Emissões médias e Km’s por tipo de motor/tipo de veículo/país/ subgrupo - </w:delText>
            </w:r>
            <w:r w:rsidRPr="000659FA" w:rsidDel="0012229D">
              <w:rPr>
                <w:rPrChange w:id="3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57</w:delText>
            </w:r>
          </w:del>
        </w:p>
        <w:p w14:paraId="6F15131F" w14:textId="64E5A73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43" w:author="Joana Rita Bentinho Silva" w:date="2025-04-07T18:33:00Z">
            <w:r w:rsidRPr="000659FA" w:rsidDel="0012229D">
              <w:rPr>
                <w:rPrChange w:id="34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8.10. Project Finance - </w:delText>
            </w:r>
            <w:r w:rsidRPr="000659FA" w:rsidDel="0012229D">
              <w:rPr>
                <w:rPrChange w:id="34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>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58</w:delText>
            </w:r>
          </w:del>
        </w:p>
        <w:p w14:paraId="3A793A08" w14:textId="26931F7E" w:rsidR="00A37176" w:rsidRPr="000659FA" w:rsidRDefault="00A37176" w:rsidP="007E3521">
          <w:pPr>
            <w:spacing w:line="360" w:lineRule="auto"/>
            <w:jc w:val="both"/>
            <w:rPr>
              <w:rFonts w:ascii="Santander Text" w:eastAsiaTheme="minorEastAsia" w:hAnsi="Santander Text" w:cs="Arial"/>
              <w:szCs w:val="18"/>
            </w:rPr>
          </w:pPr>
          <w:r w:rsidRPr="000659FA">
            <w:rPr>
              <w:rFonts w:ascii="Santander Text" w:eastAsiaTheme="minorEastAsia" w:hAnsi="Santander Text" w:cs="Arial"/>
              <w:szCs w:val="18"/>
            </w:rPr>
            <w:fldChar w:fldCharType="end"/>
          </w:r>
        </w:p>
      </w:sdtContent>
    </w:sdt>
    <w:p w14:paraId="2A11EE39" w14:textId="45AFF5B2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</w:rPr>
      </w:pPr>
    </w:p>
    <w:p w14:paraId="01390AC1" w14:textId="77777777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</w:p>
    <w:p w14:paraId="662337AD" w14:textId="27C1E5D6" w:rsidR="002E58EB" w:rsidRPr="000659FA" w:rsidRDefault="00B83091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46" w:name="_Toc194943214"/>
      <w:bookmarkStart w:id="347" w:name="_Toc141130767"/>
      <w:bookmarkStart w:id="348" w:name="_Toc141130858"/>
      <w:bookmarkStart w:id="349" w:name="_Toc141130907"/>
      <w:bookmarkStart w:id="350" w:name="_Toc141131003"/>
      <w:bookmarkStart w:id="351" w:name="_Toc141131026"/>
      <w:r w:rsidRPr="000659FA">
        <w:rPr>
          <w:color w:val="auto"/>
        </w:rPr>
        <w:lastRenderedPageBreak/>
        <w:t>Glossário</w:t>
      </w:r>
      <w:r w:rsidRPr="000659FA">
        <w:rPr>
          <w:color w:val="auto"/>
          <w:lang w:val="pt-PT"/>
        </w:rPr>
        <w:t xml:space="preserve"> de Tabelas</w:t>
      </w:r>
      <w:bookmarkEnd w:id="346"/>
    </w:p>
    <w:tbl>
      <w:tblPr>
        <w:tblStyle w:val="TableGridLight"/>
        <w:tblW w:w="285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7E3521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0659FA" w:rsidRPr="000659FA" w14:paraId="41A45D5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2015C224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14:paraId="6A2C5421" w14:textId="7DC59B8B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A24CF3E" w14:textId="77777777" w:rsidTr="007E3521">
        <w:trPr>
          <w:trHeight w:val="266"/>
          <w:jc w:val="center"/>
        </w:trPr>
        <w:tc>
          <w:tcPr>
            <w:tcW w:w="2569" w:type="pct"/>
            <w:vAlign w:val="center"/>
          </w:tcPr>
          <w:p w14:paraId="599CB268" w14:textId="20ED13BE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B7532A5" w14:textId="421B1765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9762FC1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12F3532" w14:textId="245D6073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ct071_rwa_gr_ec</w:t>
            </w:r>
          </w:p>
        </w:tc>
        <w:tc>
          <w:tcPr>
            <w:tcW w:w="2431" w:type="pct"/>
            <w:vAlign w:val="center"/>
          </w:tcPr>
          <w:p w14:paraId="4B18976E" w14:textId="2D49DEB1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266F4C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12BBF5" w14:textId="05F0E7A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ct084_univ_cli_d</w:t>
            </w:r>
          </w:p>
        </w:tc>
        <w:tc>
          <w:tcPr>
            <w:tcW w:w="2431" w:type="pct"/>
            <w:vAlign w:val="center"/>
          </w:tcPr>
          <w:p w14:paraId="67C16C5C" w14:textId="05F37964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B62F11C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2C8D9E5" w14:textId="688499A3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ct087_univ_gec_d </w:t>
            </w:r>
          </w:p>
        </w:tc>
        <w:tc>
          <w:tcPr>
            <w:tcW w:w="2431" w:type="pct"/>
            <w:vAlign w:val="center"/>
          </w:tcPr>
          <w:p w14:paraId="2E5C061A" w14:textId="4206F7C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DC18E8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CC671BA" w14:textId="205C66E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ct088_univ_gcl_d</w:t>
            </w:r>
          </w:p>
        </w:tc>
        <w:tc>
          <w:tcPr>
            <w:tcW w:w="2431" w:type="pct"/>
            <w:vAlign w:val="center"/>
          </w:tcPr>
          <w:p w14:paraId="7405CE20" w14:textId="13E4B56A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1C860E60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C92504" w14:textId="481062E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ct063_univ_pme </w:t>
            </w:r>
          </w:p>
        </w:tc>
        <w:tc>
          <w:tcPr>
            <w:tcW w:w="2431" w:type="pct"/>
            <w:vAlign w:val="center"/>
          </w:tcPr>
          <w:p w14:paraId="0C9DCB1F" w14:textId="37AEDEA8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33C554F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C5422A4" w14:textId="4AA0A95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ct610_titulos</w:t>
            </w:r>
          </w:p>
        </w:tc>
        <w:tc>
          <w:tcPr>
            <w:tcW w:w="2431" w:type="pct"/>
            <w:vAlign w:val="center"/>
          </w:tcPr>
          <w:p w14:paraId="22C1E35E" w14:textId="108D9EC4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0659FA" w:rsidRPr="000659FA" w14:paraId="059B8F98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50A67BD" w14:textId="24107A1B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ttt35_titlgru</w:t>
            </w:r>
          </w:p>
        </w:tc>
        <w:tc>
          <w:tcPr>
            <w:tcW w:w="2431" w:type="pct"/>
            <w:vAlign w:val="center"/>
          </w:tcPr>
          <w:p w14:paraId="2B3AB0C0" w14:textId="27291A6D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cd_mercados</w:t>
            </w:r>
          </w:p>
        </w:tc>
      </w:tr>
      <w:tr w:rsidR="000659FA" w:rsidRPr="000659FA" w14:paraId="4B828DCB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B74C7CC" w14:textId="6EE79F69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gt012_trz_gt_mob</w:t>
            </w:r>
          </w:p>
        </w:tc>
        <w:tc>
          <w:tcPr>
            <w:tcW w:w="2431" w:type="pct"/>
            <w:vAlign w:val="center"/>
          </w:tcPr>
          <w:p w14:paraId="0A21BDFF" w14:textId="46DB7ADA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cd_garantias</w:t>
            </w:r>
          </w:p>
        </w:tc>
      </w:tr>
      <w:tr w:rsidR="000659FA" w:rsidRPr="000659FA" w14:paraId="39333C65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A0E47E" w14:textId="6D04D2D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gt013_bens_mob</w:t>
            </w:r>
          </w:p>
        </w:tc>
        <w:tc>
          <w:tcPr>
            <w:tcW w:w="2431" w:type="pct"/>
            <w:vAlign w:val="center"/>
          </w:tcPr>
          <w:p w14:paraId="0A6AAB1D" w14:textId="6D194D2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cd_garantias</w:t>
            </w:r>
          </w:p>
        </w:tc>
      </w:tr>
      <w:tr w:rsidR="000659FA" w:rsidRPr="000659FA" w14:paraId="6230A78D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F4E06F7" w14:textId="7EB2DE36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ept01_contas</w:t>
            </w:r>
          </w:p>
        </w:tc>
        <w:tc>
          <w:tcPr>
            <w:tcW w:w="2431" w:type="pct"/>
            <w:vAlign w:val="center"/>
          </w:tcPr>
          <w:p w14:paraId="1F6E3695" w14:textId="2F03AB3D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cd_emprestimos</w:t>
            </w:r>
          </w:p>
        </w:tc>
      </w:tr>
      <w:tr w:rsidR="000659FA" w:rsidRPr="000659FA" w14:paraId="31C0FF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31064EF6" w14:textId="3ACD131C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p3_client_data_jquest</w:t>
            </w:r>
          </w:p>
        </w:tc>
        <w:tc>
          <w:tcPr>
            <w:tcW w:w="2431" w:type="pct"/>
            <w:vAlign w:val="center"/>
          </w:tcPr>
          <w:p w14:paraId="5A0FF89A" w14:textId="6862EBB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bu_captools_work</w:t>
            </w:r>
          </w:p>
        </w:tc>
      </w:tr>
      <w:tr w:rsidR="000659FA" w:rsidRPr="000659FA" w14:paraId="73E9F05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635DF7F2" w14:textId="35FAB84F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rstf159_rating_interno</w:t>
            </w:r>
          </w:p>
        </w:tc>
        <w:tc>
          <w:tcPr>
            <w:tcW w:w="2431" w:type="pct"/>
            <w:vAlign w:val="center"/>
          </w:tcPr>
          <w:p w14:paraId="26FDDBE7" w14:textId="6E7D71D5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cd_riscos</w:t>
            </w:r>
          </w:p>
        </w:tc>
      </w:tr>
      <w:tr w:rsidR="000659FA" w:rsidRPr="000659FA" w14:paraId="2AF0BB9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5F943AC" w14:textId="5D84EEFD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tat91_tabelas </w:t>
            </w:r>
          </w:p>
        </w:tc>
        <w:tc>
          <w:tcPr>
            <w:tcW w:w="2431" w:type="pct"/>
            <w:vAlign w:val="center"/>
          </w:tcPr>
          <w:p w14:paraId="06A60A95" w14:textId="4FD14E6E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cd_estruturais</w:t>
            </w:r>
          </w:p>
        </w:tc>
      </w:tr>
      <w:tr w:rsidR="000659FA" w:rsidRPr="000659FA" w14:paraId="29D7E109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4B35F0F0" w14:textId="2BBAA8BB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interface_moradas</w:t>
            </w:r>
          </w:p>
        </w:tc>
        <w:tc>
          <w:tcPr>
            <w:tcW w:w="2431" w:type="pct"/>
            <w:vAlign w:val="center"/>
          </w:tcPr>
          <w:p w14:paraId="6F68FDA7" w14:textId="32E7CE73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cd_estruturais </w:t>
            </w:r>
          </w:p>
        </w:tc>
      </w:tr>
      <w:tr w:rsidR="000659FA" w:rsidRPr="000659FA" w14:paraId="7F21AD13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5E87E259" w14:textId="01E7D451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modesg_inp_emss_vcls </w:t>
            </w:r>
          </w:p>
        </w:tc>
        <w:tc>
          <w:tcPr>
            <w:tcW w:w="2431" w:type="pct"/>
            <w:vAlign w:val="center"/>
          </w:tcPr>
          <w:p w14:paraId="1E034959" w14:textId="35C8E64B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6CC302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BF96540" w14:textId="77378DEE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modesg_inp_km_medios_emss_vcls</w:t>
            </w:r>
          </w:p>
        </w:tc>
        <w:tc>
          <w:tcPr>
            <w:tcW w:w="2431" w:type="pct"/>
            <w:vAlign w:val="center"/>
          </w:tcPr>
          <w:p w14:paraId="49AE1799" w14:textId="294CEDA1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274CB24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4C6603A" w14:textId="39B3F907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 xml:space="preserve">modesg_inp_project_finance </w:t>
            </w:r>
          </w:p>
        </w:tc>
        <w:tc>
          <w:tcPr>
            <w:tcW w:w="2431" w:type="pct"/>
            <w:vAlign w:val="center"/>
          </w:tcPr>
          <w:p w14:paraId="19663E68" w14:textId="4865474D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AEE3178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2B013E6" w14:textId="706D32EE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modesg_inp_emss_scib</w:t>
            </w:r>
          </w:p>
        </w:tc>
        <w:tc>
          <w:tcPr>
            <w:tcW w:w="2431" w:type="pct"/>
            <w:vAlign w:val="center"/>
          </w:tcPr>
          <w:p w14:paraId="77F847FA" w14:textId="2847CC20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556638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1140059" w14:textId="656E9E3F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modesg_inp_emss_nace</w:t>
            </w:r>
          </w:p>
        </w:tc>
        <w:tc>
          <w:tcPr>
            <w:tcW w:w="2431" w:type="pct"/>
            <w:vAlign w:val="center"/>
          </w:tcPr>
          <w:p w14:paraId="075E3CFD" w14:textId="5FB9C0AF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1879B2A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E9A429E" w14:textId="7421E5B1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modesg_inp_risco_fisico_zipcode</w:t>
            </w:r>
          </w:p>
        </w:tc>
        <w:tc>
          <w:tcPr>
            <w:tcW w:w="2431" w:type="pct"/>
            <w:vAlign w:val="center"/>
          </w:tcPr>
          <w:p w14:paraId="6EFA6ECD" w14:textId="5375BBA0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549BCB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2D466EEA" w14:textId="66ABBA92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modesg_inp_risco_fisico</w:t>
            </w:r>
          </w:p>
        </w:tc>
        <w:tc>
          <w:tcPr>
            <w:tcW w:w="2431" w:type="pct"/>
            <w:vAlign w:val="center"/>
          </w:tcPr>
          <w:p w14:paraId="0219DD41" w14:textId="65215DE3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BE03566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674F6B93" w14:textId="5D06DF46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modesg_inp_csrd_alinhamento_tax</w:t>
            </w:r>
          </w:p>
        </w:tc>
        <w:tc>
          <w:tcPr>
            <w:tcW w:w="2431" w:type="pct"/>
            <w:vAlign w:val="center"/>
          </w:tcPr>
          <w:p w14:paraId="6CDED6B8" w14:textId="6BB07385" w:rsidR="00D37EEF" w:rsidRPr="000659FA" w:rsidRDefault="00D37EEF" w:rsidP="00D37EE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17FA17FB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570FC1D4" w14:textId="43617C7F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modesg_inp_empr_excl_paris</w:t>
            </w:r>
            <w:r w:rsidRPr="000659FA" w:rsidDel="00CA1AA2">
              <w:rPr>
                <w:rFonts w:ascii="Santander Text" w:hAnsi="Santander Text"/>
                <w:lang w:val="pt-PT"/>
              </w:rPr>
              <w:t xml:space="preserve"> </w:t>
            </w:r>
          </w:p>
        </w:tc>
        <w:tc>
          <w:tcPr>
            <w:tcW w:w="2431" w:type="pct"/>
            <w:vAlign w:val="center"/>
          </w:tcPr>
          <w:p w14:paraId="128BCB11" w14:textId="0DF1FB9E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0659FA" w:rsidRPr="000659FA" w14:paraId="394B883F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A73BB84" w14:textId="3C6524D1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54ED93CA" w14:textId="28D0CDF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0659FA" w:rsidRPr="000659FA" w14:paraId="12AAF48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70A24716" w14:textId="186A9DF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1C8E1AE8" w14:textId="4D3A3E5B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51B67EE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2048374" w14:textId="4F63EDE4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modesg_param_sfics_taxon_europeia</w:t>
            </w:r>
          </w:p>
        </w:tc>
        <w:tc>
          <w:tcPr>
            <w:tcW w:w="2431" w:type="pct"/>
            <w:vAlign w:val="center"/>
          </w:tcPr>
          <w:p w14:paraId="7233B7B4" w14:textId="05F23806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04574F9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46B010A7" w14:textId="14DF53F8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 xml:space="preserve">modesg_out_empr_info_nfin </w:t>
            </w:r>
          </w:p>
        </w:tc>
        <w:tc>
          <w:tcPr>
            <w:tcW w:w="2431" w:type="pct"/>
            <w:vAlign w:val="center"/>
          </w:tcPr>
          <w:p w14:paraId="6B7BB839" w14:textId="56A514FA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F92BAC3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593D792" w14:textId="111990B0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modesg_out_emss_vcls</w:t>
            </w:r>
          </w:p>
        </w:tc>
        <w:tc>
          <w:tcPr>
            <w:tcW w:w="2431" w:type="pct"/>
            <w:vAlign w:val="center"/>
          </w:tcPr>
          <w:p w14:paraId="03C1DEF3" w14:textId="1CD058B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4DE18E65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100E01BF" w14:textId="28C1C466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modesg_out_sfics_taxon_europeia</w:t>
            </w:r>
          </w:p>
        </w:tc>
        <w:tc>
          <w:tcPr>
            <w:tcW w:w="2431" w:type="pct"/>
            <w:vAlign w:val="center"/>
          </w:tcPr>
          <w:p w14:paraId="0465BBC8" w14:textId="78E8F493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30207F3D" w14:textId="77777777" w:rsidTr="007E529C">
        <w:trPr>
          <w:trHeight w:val="263"/>
          <w:jc w:val="center"/>
        </w:trPr>
        <w:tc>
          <w:tcPr>
            <w:tcW w:w="2569" w:type="pct"/>
            <w:vAlign w:val="center"/>
          </w:tcPr>
          <w:p w14:paraId="3DC580B4" w14:textId="57594307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5CE74A76" w14:textId="3BF7A1CF" w:rsidR="009F5D1E" w:rsidRPr="000659FA" w:rsidRDefault="009F5D1E" w:rsidP="009F5D1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0659FA" w:rsidRPr="000659FA" w14:paraId="6C75ADE7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D24FBE9" w14:textId="1189CB74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lastRenderedPageBreak/>
              <w:t xml:space="preserve">property_energy_certificate </w:t>
            </w: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0EE11880" w14:textId="6E4EE313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0659FA" w:rsidRPr="000659FA" w14:paraId="631DE37E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799D7B17" w14:textId="636A4A1C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process_property_rel </w:t>
            </w:r>
            <w:r w:rsidRPr="000659FA" w:rsidDel="00CA1AA2">
              <w:rPr>
                <w:rFonts w:ascii="Santander Text" w:hAnsi="Santander Text"/>
              </w:rPr>
              <w:t xml:space="preserve">property_energy_certificate </w:t>
            </w:r>
          </w:p>
        </w:tc>
        <w:tc>
          <w:tcPr>
            <w:tcW w:w="2431" w:type="pct"/>
            <w:vAlign w:val="center"/>
          </w:tcPr>
          <w:p w14:paraId="29880B15" w14:textId="7FA9F7E6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0659FA" w:rsidRPr="000659FA" w14:paraId="6E282AF2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0CAD41D4" w14:textId="06843DF3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responsibility_process_rel </w:t>
            </w:r>
            <w:r w:rsidRPr="000659FA" w:rsidDel="00CA1AA2">
              <w:rPr>
                <w:rFonts w:ascii="Santander Text" w:hAnsi="Santander Text"/>
              </w:rPr>
              <w:t xml:space="preserve">process_property_rel </w:t>
            </w:r>
          </w:p>
        </w:tc>
        <w:tc>
          <w:tcPr>
            <w:tcW w:w="2431" w:type="pct"/>
            <w:vAlign w:val="center"/>
          </w:tcPr>
          <w:p w14:paraId="6DC30874" w14:textId="1A49542B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9F5D1E" w:rsidRPr="000659FA" w14:paraId="77AF0A3A" w14:textId="77777777" w:rsidTr="007E3521">
        <w:trPr>
          <w:trHeight w:val="263"/>
          <w:jc w:val="center"/>
        </w:trPr>
        <w:tc>
          <w:tcPr>
            <w:tcW w:w="2569" w:type="pct"/>
            <w:vAlign w:val="center"/>
          </w:tcPr>
          <w:p w14:paraId="160479D5" w14:textId="0A2EB4A4" w:rsidR="009F5D1E" w:rsidRPr="000659FA" w:rsidDel="00575E56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 w:rsidDel="003126E5">
              <w:rPr>
                <w:rFonts w:ascii="Santander Text" w:hAnsi="Santander Text"/>
              </w:rPr>
              <w:t xml:space="preserve">responsibility_process_rel </w:t>
            </w:r>
          </w:p>
        </w:tc>
        <w:tc>
          <w:tcPr>
            <w:tcW w:w="2431" w:type="pct"/>
            <w:vAlign w:val="center"/>
          </w:tcPr>
          <w:p w14:paraId="44C293DB" w14:textId="3CD4A1D7" w:rsidR="009F5D1E" w:rsidRPr="000659FA" w:rsidRDefault="009F5D1E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 w:rsidDel="003126E5">
              <w:rPr>
                <w:rFonts w:ascii="Santander Text" w:hAnsi="Santander Text"/>
              </w:rPr>
              <w:t>business_assets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67B9C8A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D54CB99" w14:textId="5340EA9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C7463D1" w14:textId="5030FD9C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27E381F" w14:textId="1F7C0970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482D564" w14:textId="130950B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76B268B" w14:textId="73089B4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C39D999" w14:textId="257BEFB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EA940FD" w14:textId="5DA58DF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344AAC7" w14:textId="71A294C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532C10F" w14:textId="745A3BC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4B408ED" w14:textId="7777777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2" w:name="_Toc194943215"/>
      <w:r w:rsidRPr="000659FA">
        <w:rPr>
          <w:color w:val="auto"/>
        </w:rPr>
        <w:lastRenderedPageBreak/>
        <w:t>Introdução</w:t>
      </w:r>
      <w:bookmarkEnd w:id="347"/>
      <w:bookmarkEnd w:id="348"/>
      <w:bookmarkEnd w:id="349"/>
      <w:bookmarkEnd w:id="350"/>
      <w:bookmarkEnd w:id="351"/>
      <w:bookmarkEnd w:id="352"/>
    </w:p>
    <w:p w14:paraId="74A2872C" w14:textId="57B891C0" w:rsidR="00A37176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="00B27AE6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="00B27AE6" w:rsidRPr="000659FA">
        <w:rPr>
          <w:rFonts w:ascii="Santander Text" w:hAnsi="Santander Text" w:cs="Arial"/>
          <w:lang w:val="pt-PT"/>
        </w:rPr>
        <w:t xml:space="preserve">no que concerne à Taxonomia Europeia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Pr="000659FA">
        <w:rPr>
          <w:rFonts w:ascii="Santander Text" w:hAnsi="Santander Text" w:cs="Arial"/>
          <w:i/>
          <w:lang w:val="pt-PT"/>
        </w:rPr>
        <w:t>Pillar III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B27AE6" w:rsidRPr="000659FA">
        <w:rPr>
          <w:rFonts w:ascii="Santander Text" w:hAnsi="Santander Text" w:cs="Arial"/>
          <w:lang w:val="pt-PT"/>
        </w:rPr>
        <w:t>bem como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procurando </w:t>
      </w:r>
      <w:r w:rsidRPr="000659FA">
        <w:rPr>
          <w:rFonts w:ascii="Santander Text" w:hAnsi="Santander Text" w:cs="Arial"/>
          <w:lang w:val="pt-PT"/>
        </w:rPr>
        <w:t xml:space="preserve">dar resposta </w:t>
      </w:r>
      <w:r w:rsidR="00B27AE6" w:rsidRPr="000659FA">
        <w:rPr>
          <w:rFonts w:ascii="Santander Text" w:hAnsi="Santander Text" w:cs="Arial"/>
          <w:lang w:val="pt-PT"/>
        </w:rPr>
        <w:t xml:space="preserve">e alimentar </w:t>
      </w:r>
      <w:r w:rsidRPr="000659FA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0659FA">
        <w:rPr>
          <w:rFonts w:ascii="Santander Text" w:hAnsi="Santander Text" w:cs="Arial"/>
          <w:i/>
          <w:lang w:val="pt-PT"/>
        </w:rPr>
        <w:t>Green Dashboard</w:t>
      </w:r>
      <w:r w:rsidRPr="000659FA">
        <w:rPr>
          <w:rFonts w:ascii="Santander Text" w:hAnsi="Santander Text" w:cs="Arial"/>
          <w:lang w:val="pt-PT"/>
        </w:rPr>
        <w:t>.</w:t>
      </w:r>
    </w:p>
    <w:p w14:paraId="16D77FCC" w14:textId="3254E247" w:rsidR="005046E7" w:rsidRPr="000659FA" w:rsidRDefault="007E49BE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14:paraId="0A8DB813" w14:textId="20FC8AF5" w:rsidR="00A462A8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3" w:name="_Toc141130768"/>
      <w:bookmarkStart w:id="354" w:name="_Toc141130859"/>
      <w:bookmarkStart w:id="355" w:name="_Toc141130908"/>
      <w:bookmarkStart w:id="356" w:name="_Toc141131004"/>
      <w:bookmarkStart w:id="357" w:name="_Toc141131027"/>
      <w:bookmarkStart w:id="358" w:name="_Toc194943216"/>
      <w:r w:rsidRPr="000659FA">
        <w:rPr>
          <w:color w:val="auto"/>
        </w:rPr>
        <w:t>Modelo</w:t>
      </w:r>
      <w:r w:rsidRPr="000659FA">
        <w:rPr>
          <w:color w:val="auto"/>
          <w:lang w:val="pt-PT"/>
        </w:rPr>
        <w:t xml:space="preserve"> </w:t>
      </w:r>
      <w:r w:rsidR="00A37176" w:rsidRPr="000659FA">
        <w:rPr>
          <w:color w:val="auto"/>
          <w:lang w:val="pt-PT"/>
        </w:rPr>
        <w:t>Conceptual</w:t>
      </w:r>
      <w:bookmarkEnd w:id="353"/>
      <w:bookmarkEnd w:id="354"/>
      <w:bookmarkEnd w:id="355"/>
      <w:bookmarkEnd w:id="356"/>
      <w:bookmarkEnd w:id="357"/>
      <w:bookmarkEnd w:id="358"/>
    </w:p>
    <w:p w14:paraId="102BAD85" w14:textId="3D06652C" w:rsidR="007A42E9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14:paraId="09198802" w14:textId="396416C3" w:rsidR="00277077" w:rsidRPr="000659FA" w:rsidRDefault="0027707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59" w:name="_Toc194943217"/>
      <w:r w:rsidRPr="000659FA">
        <w:rPr>
          <w:color w:val="auto"/>
        </w:rPr>
        <w:t>Nomenclatura</w:t>
      </w:r>
      <w:r w:rsidRPr="000659FA">
        <w:rPr>
          <w:color w:val="auto"/>
          <w:lang w:val="pt-PT"/>
        </w:rPr>
        <w:t xml:space="preserve"> de Tabelas</w:t>
      </w:r>
      <w:bookmarkEnd w:id="359"/>
    </w:p>
    <w:p w14:paraId="5269CE43" w14:textId="4FC9FF25" w:rsidR="00277077" w:rsidRPr="000659FA" w:rsidRDefault="00277077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designação das tabelas do </w:t>
      </w:r>
      <w:r w:rsidR="00B5243E" w:rsidRPr="000659FA">
        <w:rPr>
          <w:rFonts w:ascii="Santander Text" w:hAnsi="Santander Text" w:cs="Arial"/>
          <w:lang w:val="pt-PT"/>
        </w:rPr>
        <w:t>M</w:t>
      </w:r>
      <w:r w:rsidRPr="000659FA">
        <w:rPr>
          <w:rFonts w:ascii="Santander Text" w:hAnsi="Santander Text" w:cs="Arial"/>
          <w:lang w:val="pt-PT"/>
        </w:rPr>
        <w:t>odelo foi definida a designação &lt;</w:t>
      </w: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&gt;</w:t>
      </w:r>
      <w:r w:rsidR="004E19E8" w:rsidRPr="000659FA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14:paraId="09653CE7" w14:textId="2644FD54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: modesg;</w:t>
      </w:r>
    </w:p>
    <w:p w14:paraId="449816D4" w14:textId="5A483256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:</w:t>
      </w:r>
    </w:p>
    <w:p w14:paraId="46A2F92D" w14:textId="11ACCD34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param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parametrização;</w:t>
      </w:r>
    </w:p>
    <w:p w14:paraId="61B0706B" w14:textId="4C46B98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I</w:t>
      </w:r>
      <w:r w:rsidR="004E19E8" w:rsidRPr="000659FA">
        <w:rPr>
          <w:rFonts w:ascii="Santander Text" w:hAnsi="Santander Text" w:cs="Arial"/>
          <w:i/>
          <w:lang w:val="pt-PT"/>
        </w:rPr>
        <w:t>np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input;</w:t>
      </w:r>
    </w:p>
    <w:p w14:paraId="1276542D" w14:textId="249C6A9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out</w:t>
      </w:r>
      <w:r w:rsidRPr="000659FA">
        <w:rPr>
          <w:rFonts w:ascii="Santander Text" w:hAnsi="Santander Text" w:cs="Arial"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output;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0DD9488" w14:textId="1D0C947B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: design</w:t>
      </w:r>
      <w:r w:rsidR="007A42E9" w:rsidRPr="000659FA">
        <w:rPr>
          <w:rFonts w:ascii="Santander Text" w:hAnsi="Santander Text" w:cs="Arial"/>
          <w:lang w:val="pt-PT"/>
        </w:rPr>
        <w:t>ação que permite</w:t>
      </w:r>
      <w:r w:rsidRPr="000659FA">
        <w:rPr>
          <w:rFonts w:ascii="Santander Text" w:hAnsi="Santander Text" w:cs="Arial"/>
          <w:lang w:val="pt-PT"/>
        </w:rPr>
        <w:t xml:space="preserve"> a identificação do conceito da tabela.</w:t>
      </w:r>
    </w:p>
    <w:p w14:paraId="7FE12836" w14:textId="2C16BE86" w:rsidR="00277077" w:rsidRPr="000659FA" w:rsidRDefault="004E19E8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nível da nomenclatura dos campos de </w:t>
      </w:r>
      <w:r w:rsidR="00277077" w:rsidRPr="000659FA">
        <w:rPr>
          <w:rFonts w:ascii="Santander Text" w:hAnsi="Santander Text" w:cs="Arial"/>
          <w:lang w:val="pt-PT"/>
        </w:rPr>
        <w:t>cada tabela</w:t>
      </w:r>
      <w:r w:rsidRPr="000659FA">
        <w:rPr>
          <w:rFonts w:ascii="Santander Text" w:hAnsi="Santander Text" w:cs="Arial"/>
          <w:lang w:val="pt-PT"/>
        </w:rPr>
        <w:t xml:space="preserve"> foram considerados os seguintes pressupostos:</w:t>
      </w:r>
    </w:p>
    <w:p w14:paraId="06C4AA8E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Máximo de 32 caracteres;</w:t>
      </w:r>
    </w:p>
    <w:p w14:paraId="592F0B85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Abrevia</w:t>
      </w:r>
      <w:r w:rsidR="004E19E8" w:rsidRPr="000659FA">
        <w:rPr>
          <w:rFonts w:ascii="Santander Text" w:hAnsi="Santander Text" w:cs="Arial"/>
          <w:lang w:val="pt-PT"/>
        </w:rPr>
        <w:t>ção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4E19E8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 descrição das variáveis dentro d</w:t>
      </w:r>
      <w:r w:rsidR="004E19E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razoável para claro entendimento do </w:t>
      </w:r>
      <w:r w:rsidR="004E19E8" w:rsidRPr="000659FA">
        <w:rPr>
          <w:rFonts w:ascii="Santander Text" w:hAnsi="Santander Text" w:cs="Arial"/>
          <w:lang w:val="pt-PT"/>
        </w:rPr>
        <w:t xml:space="preserve">seu </w:t>
      </w:r>
      <w:r w:rsidRPr="000659FA">
        <w:rPr>
          <w:rFonts w:ascii="Santander Text" w:hAnsi="Santander Text" w:cs="Arial"/>
          <w:lang w:val="pt-PT"/>
        </w:rPr>
        <w:t>significado;</w:t>
      </w:r>
    </w:p>
    <w:p w14:paraId="1001419A" w14:textId="134E1326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</w:t>
      </w:r>
      <w:r w:rsidR="00277077" w:rsidRPr="000659FA">
        <w:rPr>
          <w:rFonts w:ascii="Santander Text" w:hAnsi="Santander Text" w:cs="Arial"/>
          <w:lang w:val="pt-PT"/>
        </w:rPr>
        <w:t xml:space="preserve">ontantes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>da seguinte forma:</w:t>
      </w:r>
      <w:r w:rsidR="00277077" w:rsidRPr="000659FA">
        <w:rPr>
          <w:rFonts w:ascii="Santander Text" w:hAnsi="Santander Text" w:cs="Arial"/>
          <w:lang w:val="pt-PT"/>
        </w:rPr>
        <w:t xml:space="preserve"> ‘montante_&lt;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</w:t>
      </w:r>
      <w:r w:rsidRPr="000659FA">
        <w:rPr>
          <w:rFonts w:ascii="Santander Text" w:hAnsi="Santander Text" w:cs="Arial"/>
          <w:lang w:val="pt-PT"/>
        </w:rPr>
        <w:t>;</w:t>
      </w:r>
    </w:p>
    <w:p w14:paraId="3ED44EC1" w14:textId="35415114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277077" w:rsidRPr="000659FA">
        <w:rPr>
          <w:rFonts w:ascii="Santander Text" w:hAnsi="Santander Text" w:cs="Arial"/>
          <w:lang w:val="pt-PT"/>
        </w:rPr>
        <w:t xml:space="preserve">ódigos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 xml:space="preserve">da seguinte forma: </w:t>
      </w:r>
      <w:r w:rsidR="00277077" w:rsidRPr="000659FA">
        <w:rPr>
          <w:rFonts w:ascii="Santander Text" w:hAnsi="Santander Text" w:cs="Arial"/>
          <w:lang w:val="pt-PT"/>
        </w:rPr>
        <w:t>cod_&lt;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</w:p>
    <w:p w14:paraId="2DEFC407" w14:textId="624010CA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D</w:t>
      </w:r>
      <w:r w:rsidR="00277077" w:rsidRPr="000659FA">
        <w:rPr>
          <w:rFonts w:ascii="Santander Text" w:hAnsi="Santander Text" w:cs="Arial"/>
          <w:lang w:val="pt-PT"/>
        </w:rPr>
        <w:t xml:space="preserve">atas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data_&lt;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Pr="000659FA">
        <w:rPr>
          <w:rFonts w:ascii="Santander Text" w:hAnsi="Santander Text" w:cs="Arial"/>
          <w:lang w:val="pt-PT"/>
        </w:rPr>
        <w:t>&gt;;</w:t>
      </w:r>
    </w:p>
    <w:p w14:paraId="6333A877" w14:textId="42AA886F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F</w:t>
      </w:r>
      <w:r w:rsidR="00277077" w:rsidRPr="000659FA">
        <w:rPr>
          <w:rFonts w:ascii="Santander Text" w:hAnsi="Santander Text" w:cs="Arial"/>
          <w:i/>
          <w:lang w:val="pt-PT"/>
        </w:rPr>
        <w:t>lags</w:t>
      </w:r>
      <w:r w:rsidR="0027707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flg_&lt;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921117C" w14:textId="05E08615" w:rsidR="00277077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Nomes são identificados da seguinte forma </w:t>
      </w:r>
      <w:r w:rsidR="00566A97" w:rsidRPr="000659FA">
        <w:rPr>
          <w:rFonts w:ascii="Santander Text" w:hAnsi="Santander Text" w:cs="Arial"/>
          <w:lang w:val="pt-PT"/>
        </w:rPr>
        <w:t>nome_</w:t>
      </w:r>
      <w:r w:rsidR="00277077" w:rsidRPr="000659FA">
        <w:rPr>
          <w:rFonts w:ascii="Santander Text" w:hAnsi="Santander Text" w:cs="Arial"/>
          <w:lang w:val="pt-PT"/>
        </w:rPr>
        <w:t>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&gt;.</w:t>
      </w:r>
    </w:p>
    <w:p w14:paraId="24E01DEA" w14:textId="25D02F8E" w:rsidR="004E19E8" w:rsidRPr="000659FA" w:rsidRDefault="004E19E8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0" w:name="_Toc194943218"/>
      <w:r w:rsidRPr="000659FA">
        <w:rPr>
          <w:color w:val="auto"/>
        </w:rPr>
        <w:t>Pressupostos</w:t>
      </w:r>
      <w:r w:rsidRPr="000659FA">
        <w:rPr>
          <w:color w:val="auto"/>
          <w:lang w:val="pt-PT"/>
        </w:rPr>
        <w:t xml:space="preserve"> gerais</w:t>
      </w:r>
      <w:bookmarkEnd w:id="360"/>
    </w:p>
    <w:p w14:paraId="2504775B" w14:textId="767805FB" w:rsidR="004E19E8" w:rsidRPr="000659FA" w:rsidRDefault="004E19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Apesar de não especificado no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>, todas as tabelas devem considerar os seguintes campos adicionais:</w:t>
      </w:r>
    </w:p>
    <w:p w14:paraId="6F76E432" w14:textId="36105BE2" w:rsidR="004E19E8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lastRenderedPageBreak/>
        <w:t>c</w:t>
      </w:r>
      <w:r w:rsidR="00CC50C7" w:rsidRPr="000659FA">
        <w:rPr>
          <w:rFonts w:ascii="Santander Text" w:hAnsi="Santander Text" w:cs="Arial"/>
          <w:i/>
          <w:iCs/>
          <w:lang w:val="pt-PT"/>
        </w:rPr>
        <w:t>kutulmo</w:t>
      </w:r>
      <w:r w:rsidR="00CC50C7" w:rsidRPr="000659FA">
        <w:rPr>
          <w:rFonts w:ascii="Santander Text" w:hAnsi="Santander Text" w:cs="Arial"/>
          <w:lang w:val="pt-PT"/>
        </w:rPr>
        <w:t>: utilizador que inseriu o registo na tabela; e</w:t>
      </w:r>
    </w:p>
    <w:p w14:paraId="34D76AAE" w14:textId="360FE0A7" w:rsidR="00E645AA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h</w:t>
      </w:r>
      <w:r w:rsidR="00CC50C7" w:rsidRPr="000659FA">
        <w:rPr>
          <w:rFonts w:ascii="Santander Text" w:hAnsi="Santander Text" w:cs="Arial"/>
          <w:i/>
          <w:iCs/>
          <w:lang w:val="pt-PT"/>
        </w:rPr>
        <w:t>timest</w:t>
      </w:r>
      <w:r w:rsidR="00CC50C7" w:rsidRPr="000659FA">
        <w:rPr>
          <w:rFonts w:ascii="Santander Text" w:hAnsi="Santander Text" w:cs="Arial"/>
          <w:lang w:val="pt-PT"/>
        </w:rPr>
        <w:t>: data e hora de inserção do registo na tabela.</w:t>
      </w:r>
    </w:p>
    <w:p w14:paraId="6DD39D3E" w14:textId="3FA569EA" w:rsidR="00534F7B" w:rsidRPr="000659FA" w:rsidRDefault="00534F7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Sempre que não seja possível aprovisionar uma variável </w:t>
      </w:r>
      <w:r w:rsidR="00B9126F" w:rsidRPr="000659FA">
        <w:rPr>
          <w:rFonts w:ascii="Santander Text" w:hAnsi="Santander Text" w:cs="Arial"/>
          <w:lang w:val="pt-PT"/>
        </w:rPr>
        <w:t xml:space="preserve">de um dado registo </w:t>
      </w:r>
      <w:r w:rsidRPr="000659FA">
        <w:rPr>
          <w:rFonts w:ascii="Santander Text" w:hAnsi="Santander Text" w:cs="Arial"/>
          <w:lang w:val="pt-PT"/>
        </w:rPr>
        <w:t>com base nas regras e condições detalhadas nos capítulos seguintes,</w:t>
      </w:r>
      <w:r w:rsidR="00B9126F" w:rsidRPr="000659FA">
        <w:rPr>
          <w:rFonts w:ascii="Santander Text" w:hAnsi="Santander Text" w:cs="Arial"/>
          <w:lang w:val="pt-PT"/>
        </w:rPr>
        <w:t xml:space="preserve"> deve ser considerado o valor </w:t>
      </w:r>
      <w:r w:rsidR="00B9126F" w:rsidRPr="000659FA">
        <w:rPr>
          <w:rFonts w:ascii="Santander Text" w:hAnsi="Santander Text" w:cs="Arial"/>
          <w:i/>
          <w:iCs/>
          <w:lang w:val="pt-PT"/>
        </w:rPr>
        <w:t>null</w:t>
      </w:r>
      <w:r w:rsidR="00B9126F" w:rsidRPr="000659FA">
        <w:rPr>
          <w:rFonts w:ascii="Santander Text" w:hAnsi="Santander Text" w:cs="Arial"/>
          <w:lang w:val="pt-PT"/>
        </w:rPr>
        <w:t>.</w:t>
      </w:r>
    </w:p>
    <w:p w14:paraId="5316F7D7" w14:textId="19A25538" w:rsidR="00E46285" w:rsidRPr="000659FA" w:rsidRDefault="00A462A8" w:rsidP="007E3521">
      <w:pPr>
        <w:pStyle w:val="Contentstitle"/>
        <w:spacing w:after="120" w:line="360" w:lineRule="auto"/>
        <w:jc w:val="both"/>
        <w:rPr>
          <w:color w:val="auto"/>
        </w:rPr>
      </w:pPr>
      <w:bookmarkStart w:id="361" w:name="_Toc141130769"/>
      <w:bookmarkStart w:id="362" w:name="_Toc141130860"/>
      <w:bookmarkStart w:id="363" w:name="_Toc141130909"/>
      <w:bookmarkStart w:id="364" w:name="_Toc141131005"/>
      <w:bookmarkStart w:id="365" w:name="_Toc141131028"/>
      <w:bookmarkStart w:id="366" w:name="_Toc194943219"/>
      <w:r w:rsidRPr="000659FA">
        <w:rPr>
          <w:color w:val="auto"/>
        </w:rPr>
        <w:t>Contratos</w:t>
      </w:r>
      <w:bookmarkEnd w:id="361"/>
      <w:bookmarkEnd w:id="362"/>
      <w:bookmarkEnd w:id="363"/>
      <w:bookmarkEnd w:id="364"/>
      <w:bookmarkEnd w:id="365"/>
      <w:bookmarkEnd w:id="366"/>
    </w:p>
    <w:p w14:paraId="50460618" w14:textId="2EEE235A" w:rsidR="00E46285" w:rsidRPr="000659FA" w:rsidRDefault="00F541A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7" w:name="_Toc194943220"/>
      <w:r w:rsidRPr="000659FA">
        <w:rPr>
          <w:rFonts w:cs="Arial"/>
          <w:color w:val="auto"/>
          <w:szCs w:val="32"/>
          <w:lang w:val="pt-PT"/>
        </w:rPr>
        <w:t xml:space="preserve">Informação verde contratos - </w:t>
      </w:r>
      <w:r w:rsidR="00E46285" w:rsidRPr="000659FA">
        <w:rPr>
          <w:i/>
          <w:color w:val="auto"/>
          <w:lang w:val="pt-PT"/>
        </w:rPr>
        <w:t>modesg_out_sfics_taxon_europeia</w:t>
      </w:r>
      <w:bookmarkEnd w:id="367"/>
    </w:p>
    <w:p w14:paraId="31A1CCE3" w14:textId="1D22935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68" w:name="_Toc141130772"/>
      <w:bookmarkStart w:id="369" w:name="_Toc141130863"/>
      <w:bookmarkStart w:id="370" w:name="_Toc141130912"/>
      <w:bookmarkStart w:id="371" w:name="_Toc141131008"/>
      <w:bookmarkStart w:id="372" w:name="_Toc141131031"/>
      <w:bookmarkStart w:id="373" w:name="_Toc194943221"/>
      <w:r w:rsidRPr="000659FA">
        <w:rPr>
          <w:color w:val="auto"/>
        </w:rPr>
        <w:t>Conceito</w:t>
      </w:r>
      <w:bookmarkEnd w:id="368"/>
      <w:bookmarkEnd w:id="369"/>
      <w:bookmarkEnd w:id="370"/>
      <w:bookmarkEnd w:id="371"/>
      <w:bookmarkEnd w:id="372"/>
      <w:bookmarkEnd w:id="373"/>
    </w:p>
    <w:p w14:paraId="273DE2B4" w14:textId="7A4399D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associa um ou mais valores </w:t>
      </w:r>
      <w:r w:rsidR="002D0673" w:rsidRPr="000659FA">
        <w:rPr>
          <w:rFonts w:ascii="Santander Text" w:hAnsi="Santander Text" w:cs="Arial"/>
          <w:lang w:val="pt-PT"/>
        </w:rPr>
        <w:t xml:space="preserve">de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 xml:space="preserve">axonomias </w:t>
      </w:r>
      <w:r w:rsidR="00B5243E" w:rsidRPr="000659FA">
        <w:rPr>
          <w:rFonts w:ascii="Santander Text" w:hAnsi="Santander Text" w:cs="Arial"/>
          <w:lang w:val="pt-PT"/>
        </w:rPr>
        <w:t xml:space="preserve">Interna </w:t>
      </w:r>
      <w:r w:rsidRPr="000659FA">
        <w:rPr>
          <w:rFonts w:ascii="Santander Text" w:hAnsi="Santander Text" w:cs="Arial"/>
          <w:lang w:val="pt-PT"/>
        </w:rPr>
        <w:t xml:space="preserve">(SFICS) e </w:t>
      </w:r>
      <w:r w:rsidR="00B5243E" w:rsidRPr="000659FA">
        <w:rPr>
          <w:rFonts w:ascii="Santander Text" w:hAnsi="Santander Text" w:cs="Arial"/>
          <w:lang w:val="pt-PT"/>
        </w:rPr>
        <w:t xml:space="preserve">Europeia </w:t>
      </w:r>
      <w:r w:rsidRPr="000659FA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C2EDCC0" w14:textId="1E0E310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74" w:name="_Toc141130773"/>
      <w:bookmarkStart w:id="375" w:name="_Toc141130864"/>
      <w:bookmarkStart w:id="376" w:name="_Toc141130913"/>
      <w:bookmarkStart w:id="377" w:name="_Toc141131009"/>
      <w:bookmarkStart w:id="378" w:name="_Toc141131032"/>
      <w:bookmarkStart w:id="379" w:name="_Toc194943222"/>
      <w:r w:rsidRPr="000659FA">
        <w:rPr>
          <w:color w:val="auto"/>
        </w:rPr>
        <w:t>Granularidade</w:t>
      </w:r>
      <w:bookmarkEnd w:id="374"/>
      <w:bookmarkEnd w:id="375"/>
      <w:bookmarkEnd w:id="376"/>
      <w:bookmarkEnd w:id="377"/>
      <w:bookmarkEnd w:id="378"/>
      <w:bookmarkEnd w:id="379"/>
    </w:p>
    <w:p w14:paraId="7CD75E8E" w14:textId="35C0C17C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0659FA">
        <w:rPr>
          <w:rFonts w:ascii="Santander Text" w:hAnsi="Santander Text" w:cs="Arial"/>
          <w:i/>
          <w:iCs/>
          <w:lang w:val="pt-PT"/>
        </w:rPr>
        <w:t>cempresa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cbalcao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cnumecta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zdeposit</w:t>
      </w:r>
      <w:r w:rsidRPr="000659FA">
        <w:rPr>
          <w:rFonts w:ascii="Santander Text" w:hAnsi="Santander Text" w:cs="Arial"/>
          <w:lang w:val="pt-PT"/>
        </w:rPr>
        <w:t xml:space="preserve">‘ a uma categoria das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>axonomias SFICS (variável ‘</w:t>
      </w:r>
      <w:r w:rsidRPr="000659FA">
        <w:rPr>
          <w:rFonts w:ascii="Santander Text" w:hAnsi="Santander Text" w:cs="Arial"/>
          <w:i/>
          <w:iCs/>
          <w:lang w:val="pt-PT"/>
        </w:rPr>
        <w:t>nome_ctgr_sfics’</w:t>
      </w:r>
      <w:r w:rsidRPr="000659FA">
        <w:rPr>
          <w:rFonts w:ascii="Santander Text" w:hAnsi="Santander Text" w:cs="Arial"/>
          <w:lang w:val="pt-PT"/>
        </w:rPr>
        <w:t xml:space="preserve">) ou </w:t>
      </w:r>
      <w:r w:rsidR="00B5243E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>uropeia (variáveis</w:t>
      </w:r>
      <w:r w:rsidR="00940209" w:rsidRPr="000659FA">
        <w:rPr>
          <w:rFonts w:ascii="Santander Text" w:hAnsi="Santander Text" w:cs="Arial"/>
          <w:lang w:val="pt-PT"/>
        </w:rPr>
        <w:t xml:space="preserve"> de alinhamento e elegibilidade: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nome_purpose_esg_alinh_tax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nome_purpose_esg_nalinh_tax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nome_general_specific_purpose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nome_specific_eligible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nome_specific_sustainable</w:t>
      </w:r>
      <w:r w:rsidRPr="000659FA">
        <w:rPr>
          <w:rFonts w:ascii="Santander Text" w:hAnsi="Santander Text" w:cs="Arial"/>
          <w:lang w:val="pt-PT"/>
        </w:rPr>
        <w:t>‘). Neste sentido, para uma mesma data de referência (‘</w:t>
      </w:r>
      <w:r w:rsidRPr="000659FA">
        <w:rPr>
          <w:rFonts w:ascii="Santander Text" w:hAnsi="Santander Text" w:cs="Arial"/>
          <w:i/>
          <w:iCs/>
          <w:lang w:val="pt-PT"/>
        </w:rPr>
        <w:t>ref_date’</w:t>
      </w:r>
      <w:r w:rsidRPr="000659FA">
        <w:rPr>
          <w:rFonts w:ascii="Santander Text" w:hAnsi="Santander Text" w:cs="Arial"/>
          <w:lang w:val="pt-PT"/>
        </w:rPr>
        <w:t>), um contrato pode ter uma categoria associada 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naturalmente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14:paraId="6D535F40" w14:textId="77777777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80" w:name="_Toc141130775"/>
      <w:bookmarkStart w:id="381" w:name="_Toc141130866"/>
      <w:bookmarkStart w:id="382" w:name="_Toc141130915"/>
      <w:bookmarkStart w:id="383" w:name="_Toc141131011"/>
      <w:bookmarkStart w:id="384" w:name="_Toc141131034"/>
      <w:bookmarkStart w:id="385" w:name="_Toc194943223"/>
      <w:r w:rsidRPr="000659FA">
        <w:rPr>
          <w:color w:val="auto"/>
        </w:rPr>
        <w:t>Aprovisionamento</w:t>
      </w:r>
      <w:bookmarkEnd w:id="380"/>
      <w:bookmarkEnd w:id="381"/>
      <w:bookmarkEnd w:id="382"/>
      <w:bookmarkEnd w:id="383"/>
      <w:bookmarkEnd w:id="384"/>
      <w:bookmarkEnd w:id="385"/>
    </w:p>
    <w:p w14:paraId="327A093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A86B2F9" w14:textId="0B8F4F5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0659FA">
        <w:rPr>
          <w:rFonts w:ascii="Santander Text" w:hAnsi="Santander Text" w:cs="Arial"/>
          <w:i/>
          <w:iCs/>
          <w:lang w:val="pt-PT"/>
        </w:rPr>
        <w:t>ct085_univ_cto_d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7A15E9" w:rsidRPr="000659FA">
        <w:rPr>
          <w:rFonts w:ascii="Santander Text" w:hAnsi="Santander Text" w:cs="Arial"/>
          <w:lang w:val="pt-PT"/>
        </w:rPr>
        <w:t xml:space="preserve">A </w:t>
      </w:r>
      <w:r w:rsidRPr="000659FA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="00B27AE6" w:rsidRPr="000659FA">
        <w:rPr>
          <w:rFonts w:ascii="Santander Text" w:hAnsi="Santander Text" w:cs="Arial"/>
          <w:lang w:val="pt-PT"/>
        </w:rPr>
        <w:t xml:space="preserve">alguma </w:t>
      </w:r>
      <w:r w:rsidRPr="000659FA">
        <w:rPr>
          <w:rFonts w:ascii="Santander Text" w:hAnsi="Santander Text" w:cs="Arial"/>
          <w:lang w:val="pt-PT"/>
        </w:rPr>
        <w:t>das regras v</w:t>
      </w:r>
      <w:r w:rsidR="00B27AE6" w:rsidRPr="000659FA">
        <w:rPr>
          <w:rFonts w:ascii="Santander Text" w:hAnsi="Santander Text" w:cs="Arial"/>
          <w:lang w:val="pt-PT"/>
        </w:rPr>
        <w:t>á</w:t>
      </w:r>
      <w:r w:rsidRPr="000659FA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="00B27AE6" w:rsidRPr="000659FA">
        <w:rPr>
          <w:rFonts w:ascii="Santander Text" w:hAnsi="Santander Text" w:cs="Arial"/>
          <w:i/>
          <w:iCs/>
          <w:lang w:val="pt-PT"/>
        </w:rPr>
        <w:t>modesg_out_</w:t>
      </w:r>
      <w:r w:rsidRPr="000659FA">
        <w:rPr>
          <w:rFonts w:ascii="Santander Text" w:hAnsi="Santander Text" w:cs="Arial"/>
          <w:i/>
          <w:iCs/>
          <w:lang w:val="pt-PT"/>
        </w:rPr>
        <w:t>sfics_taxon_europeia</w:t>
      </w:r>
      <w:r w:rsidRPr="000659FA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="00F63C19" w:rsidRPr="000659FA">
        <w:rPr>
          <w:rFonts w:ascii="Santander Text" w:hAnsi="Santander Text" w:cs="Arial"/>
          <w:lang w:val="pt-PT"/>
        </w:rPr>
        <w:t>.</w:t>
      </w:r>
    </w:p>
    <w:p w14:paraId="6C8CBB1E" w14:textId="669BFEDC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c</w:t>
      </w:r>
      <w:r w:rsidR="0091521F" w:rsidRPr="000659FA">
        <w:rPr>
          <w:rFonts w:ascii="Santander Text" w:hAnsi="Santander Text" w:cs="Arial"/>
          <w:lang w:val="pt-PT"/>
        </w:rPr>
        <w:t xml:space="preserve">ontrato </w:t>
      </w:r>
      <w:r w:rsidRPr="000659FA">
        <w:rPr>
          <w:rFonts w:ascii="Santander Text" w:hAnsi="Santander Text" w:cs="Arial"/>
          <w:lang w:val="pt-PT"/>
        </w:rPr>
        <w:t xml:space="preserve">só </w:t>
      </w:r>
      <w:r w:rsidR="0091521F" w:rsidRPr="000659FA">
        <w:rPr>
          <w:rFonts w:ascii="Santander Text" w:hAnsi="Santander Text" w:cs="Arial"/>
          <w:lang w:val="pt-PT"/>
        </w:rPr>
        <w:t>poder</w:t>
      </w:r>
      <w:r w:rsidRPr="000659FA">
        <w:rPr>
          <w:rFonts w:ascii="Santander Text" w:hAnsi="Santander Text" w:cs="Arial"/>
          <w:lang w:val="pt-PT"/>
        </w:rPr>
        <w:t>á</w:t>
      </w:r>
      <w:r w:rsidR="0091521F" w:rsidRPr="000659FA">
        <w:rPr>
          <w:rFonts w:ascii="Santander Text" w:hAnsi="Santander Text" w:cs="Arial"/>
          <w:lang w:val="pt-PT"/>
        </w:rPr>
        <w:t xml:space="preserve"> ser associad</w:t>
      </w:r>
      <w:r w:rsidRPr="000659FA">
        <w:rPr>
          <w:rFonts w:ascii="Santander Text" w:hAnsi="Santander Text" w:cs="Arial"/>
          <w:lang w:val="pt-PT"/>
        </w:rPr>
        <w:t>o</w:t>
      </w:r>
      <w:r w:rsidR="0091521F"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a </w:t>
      </w:r>
      <w:r w:rsidR="007E49BE" w:rsidRPr="000659FA">
        <w:rPr>
          <w:rFonts w:ascii="Santander Text" w:hAnsi="Santander Text" w:cs="Arial"/>
          <w:lang w:val="pt-PT"/>
        </w:rPr>
        <w:t xml:space="preserve">uma </w:t>
      </w:r>
      <w:r w:rsidR="0091521F" w:rsidRPr="000659FA">
        <w:rPr>
          <w:rFonts w:ascii="Santander Text" w:hAnsi="Santander Text" w:cs="Arial"/>
          <w:lang w:val="pt-PT"/>
        </w:rPr>
        <w:t>categoria</w:t>
      </w:r>
      <w:r w:rsidR="007E49BE" w:rsidRPr="000659FA">
        <w:rPr>
          <w:rFonts w:ascii="Santander Text" w:hAnsi="Santander Text" w:cs="Arial"/>
          <w:lang w:val="pt-PT"/>
        </w:rPr>
        <w:t xml:space="preserve"> verde</w:t>
      </w:r>
      <w:r w:rsidR="0091521F" w:rsidRPr="000659FA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0659FA">
        <w:rPr>
          <w:rFonts w:ascii="Santander Text" w:hAnsi="Santander Text" w:cs="Arial"/>
          <w:lang w:val="pt-PT"/>
        </w:rPr>
        <w:t xml:space="preserve">quais as condições </w:t>
      </w:r>
      <w:r w:rsidR="00774EC6" w:rsidRPr="000659FA">
        <w:rPr>
          <w:rFonts w:ascii="Santander Text" w:hAnsi="Santander Text" w:cs="Arial"/>
          <w:lang w:val="pt-PT"/>
        </w:rPr>
        <w:t xml:space="preserve">que </w:t>
      </w:r>
      <w:r w:rsidRPr="000659FA">
        <w:rPr>
          <w:rFonts w:ascii="Santander Text" w:hAnsi="Santander Text" w:cs="Arial"/>
          <w:lang w:val="pt-PT"/>
        </w:rPr>
        <w:t xml:space="preserve">cada contrato satisfaz. No caso de </w:t>
      </w:r>
      <w:r w:rsidR="0091521F" w:rsidRPr="000659FA">
        <w:rPr>
          <w:rFonts w:ascii="Santander Text" w:hAnsi="Santander Text" w:cs="Arial"/>
          <w:lang w:val="pt-PT"/>
        </w:rPr>
        <w:t>determinado contrato respeita</w:t>
      </w:r>
      <w:r w:rsidRPr="000659FA">
        <w:rPr>
          <w:rFonts w:ascii="Santander Text" w:hAnsi="Santander Text" w:cs="Arial"/>
          <w:lang w:val="pt-PT"/>
        </w:rPr>
        <w:t>r</w:t>
      </w:r>
      <w:r w:rsidR="0091521F" w:rsidRPr="000659FA">
        <w:rPr>
          <w:rFonts w:ascii="Santander Text" w:hAnsi="Santander Text" w:cs="Arial"/>
          <w:lang w:val="pt-PT"/>
        </w:rPr>
        <w:t xml:space="preserve"> mais </w:t>
      </w:r>
      <w:r w:rsidRPr="000659FA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="0091521F" w:rsidRPr="000659FA">
        <w:rPr>
          <w:rFonts w:ascii="Santander Text" w:hAnsi="Santander Text" w:cs="Arial"/>
          <w:lang w:val="pt-PT"/>
        </w:rPr>
        <w:t>.</w:t>
      </w:r>
    </w:p>
    <w:p w14:paraId="6DF364BB" w14:textId="5460A67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</w:t>
      </w:r>
      <w:r w:rsidR="0091521F" w:rsidRPr="000659FA">
        <w:rPr>
          <w:rFonts w:ascii="Santander Text" w:hAnsi="Santander Text" w:cs="Arial"/>
          <w:lang w:val="pt-PT"/>
        </w:rPr>
        <w:t>s marcações poderão ser efetuadas aos seguintes níveis:</w:t>
      </w:r>
    </w:p>
    <w:p w14:paraId="5F9AC4FD" w14:textId="77777777" w:rsidR="00C8651C" w:rsidRPr="000659FA" w:rsidRDefault="00C8651C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lastRenderedPageBreak/>
        <w:t>Marcação ao nível da operação:</w:t>
      </w:r>
    </w:p>
    <w:p w14:paraId="1ADED0B7" w14:textId="66436AC5" w:rsidR="00C8651C" w:rsidRPr="000659FA" w:rsidRDefault="00C8651C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. </w:t>
      </w:r>
    </w:p>
    <w:p w14:paraId="2D6C5D6F" w14:textId="77777777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produto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:</w:t>
      </w:r>
    </w:p>
    <w:p w14:paraId="31493CC6" w14:textId="77777777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 e a sua exposição 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deverá ficar marcada como </w:t>
      </w:r>
      <w:r w:rsidRPr="000659FA">
        <w:rPr>
          <w:rFonts w:ascii="Santander Text" w:eastAsia="Times New Roman" w:hAnsi="Santander Text" w:cs="Arial"/>
          <w:b/>
          <w:bCs/>
          <w:szCs w:val="20"/>
          <w:u w:val="single"/>
          <w:lang w:val="pt-PT" w:eastAsia="pt-PT"/>
        </w:rPr>
        <w:t>totalmente verde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.</w:t>
      </w:r>
    </w:p>
    <w:p w14:paraId="61AD3C6A" w14:textId="2B638DF4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cliente</w:t>
      </w:r>
      <w:r w:rsidR="00C8651C"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:</w:t>
      </w:r>
    </w:p>
    <w:p w14:paraId="4DF38918" w14:textId="45A5B9D4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="008C75EF"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 para esse mesmo cliente.</w:t>
      </w:r>
    </w:p>
    <w:p w14:paraId="796F2876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14:paraId="38702A7B" w14:textId="0004F6D5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contraparte</w:t>
      </w:r>
    </w:p>
    <w:p w14:paraId="421A9503" w14:textId="1682F31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Para obter o campo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, cruzar o campo '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0D37640" w14:textId="41001829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 xml:space="preserve">flag_project_finance, cproduto, </w:t>
      </w:r>
      <w:r w:rsidR="00C1786D" w:rsidRPr="000659FA">
        <w:rPr>
          <w:color w:val="auto"/>
        </w:rPr>
        <w:t>csubprod,</w:t>
      </w:r>
      <w:r w:rsidRPr="000659FA">
        <w:rPr>
          <w:color w:val="auto"/>
        </w:rPr>
        <w:t xml:space="preserve"> </w:t>
      </w:r>
      <w:r w:rsidR="00C1786D" w:rsidRPr="000659FA">
        <w:rPr>
          <w:color w:val="auto"/>
        </w:rPr>
        <w:t>prdt_sprdt</w:t>
      </w:r>
      <w:r w:rsidRPr="000659FA">
        <w:rPr>
          <w:color w:val="auto"/>
        </w:rPr>
        <w:t xml:space="preserve">, </w:t>
      </w:r>
      <w:r w:rsidR="00C1786D" w:rsidRPr="000659FA">
        <w:rPr>
          <w:color w:val="auto"/>
        </w:rPr>
        <w:t>dabertur</w:t>
      </w:r>
    </w:p>
    <w:p w14:paraId="1B6C26C8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0659FA">
        <w:rPr>
          <w:rFonts w:ascii="Santander Text" w:hAnsi="Santander Text" w:cs="Arial"/>
          <w:szCs w:val="18"/>
          <w:lang w:val="pt-PT" w:eastAsia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F187C9B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0659FA">
        <w:rPr>
          <w:rFonts w:ascii="Santander Text" w:hAnsi="Santander Text" w:cs="Arial"/>
          <w:szCs w:val="18"/>
          <w:lang w:val="pt-PT" w:eastAsia="pt-PT"/>
        </w:rPr>
        <w:t>. </w:t>
      </w:r>
    </w:p>
    <w:p w14:paraId="097117C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14:paraId="52A931F6" w14:textId="371FD37E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</w:rPr>
        <w:t>flg_csrd</w:t>
      </w:r>
    </w:p>
    <w:p w14:paraId="3FEE84F5" w14:textId="02DCBE01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3C6F75A2" w14:textId="536DCE73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  <w:lang w:val="pt-PT"/>
        </w:rPr>
        <w:t>c</w:t>
      </w:r>
      <w:r w:rsidR="00C1786D" w:rsidRPr="000659FA">
        <w:rPr>
          <w:color w:val="auto"/>
          <w:lang w:val="pt-PT"/>
        </w:rPr>
        <w:t>ombustivel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co2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tipo_eqp</w:t>
      </w:r>
    </w:p>
    <w:p w14:paraId="1B009E65" w14:textId="4FA5384A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tipo_combust’, 'co2', 'tipo_eqp'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'cgarant_bem'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'cempresp,'ckbalres','ckctares','ckrefresp'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gt001_trz_rsp_gt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01C95AAB" w14:textId="77777777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393FDFE" w14:textId="7FAD8320" w:rsidR="008E152A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'combustivel', 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="00A767FC"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="00783D29" w:rsidRPr="000659FA">
        <w:rPr>
          <w:rFonts w:ascii="Santander Text" w:hAnsi="Santander Text" w:cs="Arial"/>
          <w:szCs w:val="18"/>
          <w:lang w:val="pt-PT"/>
        </w:rPr>
        <w:t>.</w:t>
      </w:r>
    </w:p>
    <w:p w14:paraId="47426166" w14:textId="77777777" w:rsidR="00783D29" w:rsidRPr="000659FA" w:rsidRDefault="00783D29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14:paraId="6FE199F7" w14:textId="67AED59D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cfamilia</w:t>
      </w:r>
    </w:p>
    <w:p w14:paraId="3CDC9A48" w14:textId="4C66290D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7A15E9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617983D" w14:textId="4CB0C4A8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cfinalidad</w:t>
      </w:r>
    </w:p>
    <w:p w14:paraId="0238656F" w14:textId="2042FEA0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4897FDCF" w14:textId="62B62A4B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ckmetamis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ckprodmi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cmetanseg</w:t>
      </w:r>
    </w:p>
    <w:p w14:paraId="09F0C7AB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0659FA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528B0F4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14:paraId="3519659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</w:p>
    <w:p w14:paraId="2A5A5F4B" w14:textId="781A4F81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epc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quality_score,</w:t>
      </w:r>
      <w:r w:rsidR="0091521F" w:rsidRPr="000659FA">
        <w:rPr>
          <w:color w:val="auto"/>
        </w:rPr>
        <w:t xml:space="preserve"> </w:t>
      </w:r>
      <w:r w:rsidR="002E247E" w:rsidRPr="000659FA">
        <w:rPr>
          <w:color w:val="auto"/>
        </w:rPr>
        <w:t>current_energy_rating_percentage</w:t>
      </w:r>
    </w:p>
    <w:p w14:paraId="71BB6370" w14:textId="399012E0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</w:t>
      </w:r>
      <w:r w:rsidR="002E247E" w:rsidRPr="000659FA">
        <w:rPr>
          <w:rFonts w:ascii="Santander Text" w:hAnsi="Santander Text" w:cs="Arial"/>
          <w:i/>
          <w:iCs/>
          <w:szCs w:val="18"/>
          <w:lang w:val="pt-PT"/>
        </w:rPr>
        <w:t>current_energy_rating_percentage’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62865160" w14:textId="3E5F960F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para </w:t>
      </w:r>
      <w:r w:rsidRPr="000659FA">
        <w:rPr>
          <w:rFonts w:ascii="Santander Text" w:hAnsi="Santander Text" w:cs="Arial"/>
          <w:szCs w:val="18"/>
          <w:lang w:val="pt-PT"/>
        </w:rPr>
        <w:t>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>')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="00940209" w:rsidRPr="000659FA">
        <w:rPr>
          <w:rFonts w:ascii="Santander Text" w:hAnsi="Santander Text" w:cs="Arial"/>
          <w:szCs w:val="18"/>
          <w:lang w:val="pt-PT"/>
        </w:rPr>
        <w:t>;</w:t>
      </w:r>
    </w:p>
    <w:p w14:paraId="1F3386C4" w14:textId="3E7D63E4" w:rsidR="0091521F" w:rsidRPr="000659FA" w:rsidRDefault="0091521F" w:rsidP="00BE6018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="002E247E" w:rsidRPr="000659FA">
        <w:rPr>
          <w:rFonts w:ascii="Santander Text" w:hAnsi="Santander Text" w:cs="Arial"/>
          <w:i/>
          <w:iCs/>
          <w:szCs w:val="18"/>
          <w:lang w:val="pt-PT"/>
        </w:rPr>
        <w:t xml:space="preserve"> current_energy_rating_percentage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6C5D390" w14:textId="4D077937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lastRenderedPageBreak/>
        <w:t>construction_year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property_purpose_code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net_floor_area</w:t>
      </w:r>
      <w:r w:rsidR="00E1610D" w:rsidRPr="000659FA">
        <w:rPr>
          <w:color w:val="auto"/>
        </w:rPr>
        <w:t>,property_code</w:t>
      </w:r>
    </w:p>
    <w:p w14:paraId="3E52044B" w14:textId="179C6324" w:rsidR="0091521F" w:rsidRPr="000659FA" w:rsidRDefault="0091521F" w:rsidP="008E5B92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</w:t>
      </w:r>
      <w:r w:rsidR="00783D29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0659FA">
        <w:rPr>
          <w:rFonts w:ascii="Santander Text" w:hAnsi="Santander Text" w:cs="Arial"/>
          <w:szCs w:val="18"/>
          <w:lang w:val="pt-PT"/>
        </w:rPr>
        <w:t>'</w:t>
      </w:r>
      <w:r w:rsidR="00C8651C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C8651C" w:rsidRPr="000659FA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0659FA">
        <w:rPr>
          <w:rFonts w:ascii="Santander Text" w:hAnsi="Santander Text" w:cs="Arial"/>
          <w:szCs w:val="18"/>
          <w:lang w:val="pt-PT"/>
        </w:rPr>
        <w:t xml:space="preserve">rel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>');</w:t>
      </w:r>
    </w:p>
    <w:p w14:paraId="6E83B67E" w14:textId="77777777" w:rsidR="00A767FC" w:rsidRPr="000659FA" w:rsidRDefault="00A767FC" w:rsidP="00A767FC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02CC68E" w14:textId="55474606" w:rsidR="0091521F" w:rsidRPr="000659FA" w:rsidRDefault="0091521F" w:rsidP="00A767FC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Por fim, </w:t>
      </w:r>
      <w:r w:rsidR="00940209" w:rsidRPr="000659FA">
        <w:rPr>
          <w:rFonts w:ascii="Santander Text" w:hAnsi="Santander Text" w:cs="Arial"/>
          <w:szCs w:val="18"/>
          <w:lang w:val="pt-PT"/>
        </w:rPr>
        <w:t>efetuar o cruzamento d</w:t>
      </w:r>
      <w:r w:rsidRPr="000659FA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>'property_code'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E6D376C" w14:textId="77777777" w:rsidR="00A767FC" w:rsidRPr="000659FA" w:rsidRDefault="00A767FC" w:rsidP="00A767FC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14:paraId="50C9D2CF" w14:textId="00FE4A4B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flg_rsc_fsc_crnc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flg_rsc_fsc_agd</w:t>
      </w:r>
    </w:p>
    <w:p w14:paraId="69A922E5" w14:textId="5C4916AF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18AC8F4C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>, filtrar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0659FA">
        <w:rPr>
          <w:rFonts w:ascii="Santander Text" w:hAnsi="Santander Text" w:cs="Arial"/>
          <w:szCs w:val="18"/>
          <w:lang w:val="pt-PT"/>
        </w:rPr>
        <w:t>’ = 1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>):</w:t>
      </w:r>
    </w:p>
    <w:p w14:paraId="2F0223DD" w14:textId="77777777" w:rsidR="0091521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) e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7B53A63A" w14:textId="4BEA2078" w:rsidR="008C75E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'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BFE8D24" w14:textId="77777777" w:rsidR="008C75EF" w:rsidRPr="000659FA" w:rsidRDefault="008C75EF" w:rsidP="007E3521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14:paraId="7276EE44" w14:textId="42E3ADBE" w:rsidR="00BE6018" w:rsidRPr="000659FA" w:rsidRDefault="008C75EF" w:rsidP="007E3521">
      <w:p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lastRenderedPageBreak/>
        <w:t>Após efetuados todos os cruzamentos anteriormente apresentados</w:t>
      </w:r>
      <w:r w:rsidR="00BE6018" w:rsidRPr="000659FA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="00BE6018"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42B4ADD8" w14:textId="1CE6942A" w:rsidR="00BE6018" w:rsidRPr="000659FA" w:rsidRDefault="00BE6018" w:rsidP="007E3521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‘</w:t>
      </w:r>
      <w:r w:rsidR="008A67D9" w:rsidRPr="000659FA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 xml:space="preserve">‘sst_indctr’,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="00295CDB" w:rsidRPr="000659FA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="008A67D9" w:rsidRPr="000659FA">
        <w:rPr>
          <w:rFonts w:ascii="Santander Text" w:hAnsi="Santander Text" w:cs="Arial"/>
          <w:szCs w:val="20"/>
          <w:lang w:val="pt-PT" w:eastAsia="pt-PT"/>
        </w:rPr>
        <w:t xml:space="preserve">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14:paraId="1FC663C9" w14:textId="589668C7" w:rsidR="0091521F" w:rsidRPr="000659FA" w:rsidRDefault="0091521F" w:rsidP="007E3521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14:paraId="00E93D45" w14:textId="390A542D" w:rsidR="00503E02" w:rsidRPr="000659FA" w:rsidRDefault="00503E02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18EED9FB" w14:textId="575F5FC0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0659FA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(ou apenas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quando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0659FA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14:paraId="1E2D425C" w14:textId="5DBB1197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Produtos/subprodutos 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variáveis 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ckmetamis’, ‘ckprodmi’, ‘cmetanseg’, ‘epc’, ‘cgarant_bem’, ’co2’, ‘flag_project_finance’, ‘cfinalidade’, ‘combustivel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503E02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17F1FD90" w14:textId="77777777" w:rsidR="0091521F" w:rsidRPr="000659FA" w:rsidRDefault="0091521F" w:rsidP="007E3521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659FA">
        <w:rPr>
          <w:rFonts w:ascii="Santander Text" w:hAnsi="Santander Text" w:cs="Arial"/>
          <w:szCs w:val="18"/>
          <w:lang w:val="pt-PT"/>
        </w:rPr>
        <w:t>) com marcações novas:</w:t>
      </w:r>
    </w:p>
    <w:p w14:paraId="399942FF" w14:textId="77777777" w:rsidR="0091521F" w:rsidRPr="000659FA" w:rsidRDefault="0091521F" w:rsidP="008E5B92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produto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0659FA">
        <w:rPr>
          <w:rFonts w:ascii="Santander Text" w:hAnsi="Santander Text" w:cs="Arial"/>
          <w:i/>
          <w:szCs w:val="18"/>
          <w:lang w:val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 &lt;=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= ’31-12-9999’);</w:t>
      </w:r>
    </w:p>
    <w:p w14:paraId="47AC07A1" w14:textId="77777777" w:rsidR="0091521F" w:rsidRPr="000659FA" w:rsidRDefault="0091521F" w:rsidP="008E5B92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DAD80E8" w14:textId="77777777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Se 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ct085)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= ’31-12-9999’)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verdes;</w:t>
      </w:r>
    </w:p>
    <w:p w14:paraId="743720D1" w14:textId="77777777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Se 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659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14:paraId="01F2D84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0659FA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>&lt;= ‘</w:t>
      </w:r>
      <w:r w:rsidRPr="000659FA">
        <w:rPr>
          <w:rFonts w:ascii="Santander Text" w:hAnsi="Santander Text" w:cs="Arial"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14:paraId="6917113F" w14:textId="01118BA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Atualmente, a tabela de parametrização inclui apenas a parametrização de operações com propósito especifico (‘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Specific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). Neste sentido, todas as restantes operações que não estejam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ao abrigo dos critérios nela definidos deverão ser classificadas como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="00F30D3B"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General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266DA01" w14:textId="77777777" w:rsidR="0091521F" w:rsidRPr="000659FA" w:rsidRDefault="0091521F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86" w:name="_Toc192760795"/>
      <w:bookmarkStart w:id="387" w:name="_Toc192777714"/>
      <w:bookmarkStart w:id="388" w:name="_Toc192777830"/>
      <w:bookmarkStart w:id="389" w:name="_Toc192760796"/>
      <w:bookmarkStart w:id="390" w:name="_Toc192777715"/>
      <w:bookmarkStart w:id="391" w:name="_Toc192777831"/>
      <w:bookmarkStart w:id="392" w:name="_Toc141130776"/>
      <w:bookmarkStart w:id="393" w:name="_Toc141130867"/>
      <w:bookmarkStart w:id="394" w:name="_Toc141130916"/>
      <w:bookmarkStart w:id="395" w:name="_Toc141131012"/>
      <w:bookmarkStart w:id="396" w:name="_Toc141131035"/>
      <w:bookmarkStart w:id="397" w:name="_Toc194943224"/>
      <w:bookmarkEnd w:id="386"/>
      <w:bookmarkEnd w:id="387"/>
      <w:bookmarkEnd w:id="388"/>
      <w:bookmarkEnd w:id="389"/>
      <w:bookmarkEnd w:id="390"/>
      <w:bookmarkEnd w:id="391"/>
      <w:r w:rsidRPr="000659FA">
        <w:rPr>
          <w:color w:val="auto"/>
          <w:lang w:val="pt-PT"/>
        </w:rPr>
        <w:t xml:space="preserve">Parametrização SFICS - </w:t>
      </w:r>
      <w:bookmarkEnd w:id="392"/>
      <w:bookmarkEnd w:id="393"/>
      <w:bookmarkEnd w:id="394"/>
      <w:bookmarkEnd w:id="395"/>
      <w:bookmarkEnd w:id="396"/>
      <w:r w:rsidRPr="000659FA">
        <w:rPr>
          <w:i/>
          <w:color w:val="auto"/>
          <w:lang w:val="pt-PT"/>
        </w:rPr>
        <w:t>modesg_param_sfics_taxon_europeia</w:t>
      </w:r>
      <w:bookmarkEnd w:id="397"/>
    </w:p>
    <w:p w14:paraId="7EC63C64" w14:textId="0AE9021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="008A67D9" w:rsidRPr="000659FA">
        <w:rPr>
          <w:rFonts w:ascii="Santander Text" w:hAnsi="Santander Text" w:cs="Arial"/>
          <w:lang w:val="pt-PT"/>
        </w:rPr>
        <w:t xml:space="preserve">Taxonomia Europeia </w:t>
      </w:r>
      <w:r w:rsidR="001A15B0" w:rsidRPr="000659FA">
        <w:rPr>
          <w:rFonts w:ascii="Santander Text" w:hAnsi="Santander Text" w:cs="Arial"/>
          <w:lang w:val="pt-PT"/>
        </w:rPr>
        <w:t>às operações</w:t>
      </w:r>
      <w:r w:rsidRPr="000659FA">
        <w:rPr>
          <w:rFonts w:ascii="Santander Text" w:hAnsi="Santander Text" w:cs="Arial"/>
          <w:lang w:val="pt-PT"/>
        </w:rPr>
        <w:t>.</w:t>
      </w:r>
    </w:p>
    <w:p w14:paraId="1607B4FA" w14:textId="04222E3A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0659FA">
        <w:rPr>
          <w:rFonts w:ascii="Santander Text" w:hAnsi="Santander Text" w:cs="Arial"/>
          <w:vertAlign w:val="subscript"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="001A15B0" w:rsidRPr="000659FA">
        <w:rPr>
          <w:rFonts w:ascii="Santander Text" w:hAnsi="Santander Text" w:cs="Arial"/>
          <w:lang w:val="pt-PT"/>
        </w:rPr>
        <w:t>a</w:t>
      </w:r>
      <w:r w:rsidR="008A67D9" w:rsidRPr="000659FA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0659FA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14:paraId="40B69CFB" w14:textId="081E055E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parametrização, esta deverá ser atualizada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, pelo respetivo domínio </w:t>
      </w:r>
      <w:r w:rsidRPr="000659FA">
        <w:rPr>
          <w:rFonts w:ascii="Santander Text" w:hAnsi="Santander Text" w:cs="Arial"/>
          <w:i/>
          <w:iCs/>
          <w:lang w:val="pt-PT"/>
        </w:rPr>
        <w:t>owner</w:t>
      </w:r>
      <w:r w:rsidRPr="000659FA">
        <w:rPr>
          <w:rFonts w:ascii="Santander Text" w:hAnsi="Santander Text" w:cs="Arial"/>
          <w:lang w:val="pt-PT"/>
        </w:rPr>
        <w:t xml:space="preserve"> da regra que pretende atualizar. Neste aspeto, há que realçar que 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, só deve ter acesso às regras da sua responsabilidade, identificadas na tabela pela coluna </w:t>
      </w:r>
      <w:r w:rsidRPr="000659FA">
        <w:rPr>
          <w:rFonts w:ascii="Santander Text" w:hAnsi="Santander Text" w:cs="Arial"/>
          <w:i/>
          <w:iCs/>
          <w:lang w:val="pt-PT"/>
        </w:rPr>
        <w:t>‘</w:t>
      </w:r>
      <w:r w:rsidR="00503E02" w:rsidRPr="000659FA">
        <w:rPr>
          <w:rFonts w:ascii="Santander Text" w:hAnsi="Santander Text" w:cs="Arial"/>
          <w:i/>
          <w:iCs/>
          <w:lang w:val="pt-PT"/>
        </w:rPr>
        <w:t>ambito</w:t>
      </w:r>
      <w:r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</w:p>
    <w:p w14:paraId="38B131EF" w14:textId="3C8B4719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14:paraId="00D5751F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14:paraId="17FACAD4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14:paraId="0B43F313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14:paraId="48D0C687" w14:textId="2E54279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variável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ambito</w:t>
      </w:r>
      <w:r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permite definir o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âmbito ou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domínio do critério e a área responsável pela respetiva definição. De notar que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>, atualmente,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a presente tabela terá como áreas responsáveis de aprovisionamento de informação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 área de Controlo de Gestão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ambito</w:t>
      </w:r>
      <w:r w:rsidR="00503E02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’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 e a área de Enterprise Risk Management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503E02" w:rsidRPr="000659FA">
        <w:rPr>
          <w:rFonts w:ascii="Santander Text" w:eastAsia="Times New Roman" w:hAnsi="Santander Text" w:cs="Arial"/>
          <w:i/>
          <w:szCs w:val="18"/>
          <w:lang w:val="pt-PT"/>
        </w:rPr>
        <w:t>a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mbito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). No entanto, será possível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ao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caso se pretenda adicionar um outro âmbito na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tabela de </w:t>
      </w:r>
      <w:r w:rsidRPr="000659FA">
        <w:rPr>
          <w:rFonts w:ascii="Santander Text" w:eastAsia="Times New Roman" w:hAnsi="Santander Text" w:cs="Arial"/>
          <w:szCs w:val="18"/>
          <w:lang w:val="pt-PT"/>
        </w:rPr>
        <w:t>parametrização;</w:t>
      </w:r>
    </w:p>
    <w:p w14:paraId="0C5D0818" w14:textId="17E9EF9F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cod_regra’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deverá ser preenchido de forma automática e sequencial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pelo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cod_regra</w:t>
      </w:r>
      <w:r w:rsidR="00013530" w:rsidRPr="000659FA">
        <w:rPr>
          <w:rFonts w:ascii="Santander Text" w:eastAsia="Times New Roman" w:hAnsi="Santander Text" w:cs="Arial"/>
          <w:i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deve ser o mesmo da versão anteriormente eliminada;</w:t>
      </w:r>
    </w:p>
    <w:p w14:paraId="680C30D2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ordem’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deverá ser preenchidos pelo utilizador encarregue do carregamento da informação na tabela de parametrização, de modo a possibilitar a ordem pela qual os critérios serão aplicados aos contratos. Neste </w:t>
      </w:r>
      <w:r w:rsidRPr="000659FA">
        <w:rPr>
          <w:rFonts w:ascii="Santander Text" w:eastAsia="Times New Roman" w:hAnsi="Santander Text" w:cs="Arial"/>
          <w:szCs w:val="18"/>
          <w:lang w:val="pt-PT"/>
        </w:rPr>
        <w:lastRenderedPageBreak/>
        <w:t>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14:paraId="36B9D9A8" w14:textId="1EFD8AB0" w:rsidR="0091521F" w:rsidRPr="000659FA" w:rsidRDefault="0091521F" w:rsidP="008E5B92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campos </w:t>
      </w:r>
      <w:r w:rsidR="00503E02" w:rsidRPr="000659FA">
        <w:rPr>
          <w:rFonts w:ascii="Santander Text" w:hAnsi="Santander Text" w:cs="Arial"/>
          <w:szCs w:val="18"/>
          <w:lang w:val="pt-PT"/>
        </w:rPr>
        <w:t>‘</w:t>
      </w:r>
      <w:r w:rsidR="00503E02" w:rsidRPr="000659FA">
        <w:rPr>
          <w:rFonts w:ascii="Santander Text" w:hAnsi="Santander Text" w:cs="Arial"/>
          <w:i/>
          <w:szCs w:val="18"/>
          <w:lang w:val="pt-PT"/>
        </w:rPr>
        <w:t>ambito</w:t>
      </w:r>
      <w:r w:rsidR="00503E02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cod_regra’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ordem’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os únicos campos de preenchimento obrigatório na tabela de parametrização;</w:t>
      </w:r>
    </w:p>
    <w:p w14:paraId="2FFD3774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data_inicial’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desde a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deverá ser de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preenchimento obrigatório para marcações ao </w:t>
      </w:r>
      <w:r w:rsidRPr="000659FA">
        <w:rPr>
          <w:rFonts w:ascii="Santander Text" w:eastAsia="Times New Roman" w:hAnsi="Santander Text" w:cs="Arial"/>
          <w:b/>
          <w:bCs/>
          <w:szCs w:val="18"/>
          <w:u w:val="single"/>
          <w:lang w:val="pt-PT"/>
        </w:rPr>
        <w:t>nível do cliente apenas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;</w:t>
      </w:r>
    </w:p>
    <w:p w14:paraId="20452DEA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até à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não é de preenchimento obrigatório.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Poderá ser preenchida com a data real de fim da marcação se aplicável ou com uma data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default </w:t>
      </w:r>
      <w:r w:rsidRPr="000659FA">
        <w:rPr>
          <w:rFonts w:ascii="Santander Text" w:eastAsia="Times New Roman" w:hAnsi="Santander Text" w:cs="Arial"/>
          <w:szCs w:val="18"/>
          <w:lang w:val="pt-PT"/>
        </w:rPr>
        <w:t>se não existir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14:paraId="18FF3C82" w14:textId="155EB749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Carregamento da parametrização ao nível do contrato deverá ser efetuada via carregamento através de chave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Master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cempresa’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cbalcao’, ‘cnumecta’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zdeposit’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);</w:t>
      </w:r>
    </w:p>
    <w:p w14:paraId="6DAA21C4" w14:textId="4C113D83" w:rsidR="001F5136" w:rsidRPr="000659FA" w:rsidRDefault="001F5136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tabela de parametrização contém a parametrização de códigos “pais”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pelo que, para efetuar a marcação ao nível da operação, terá de proceder-se ao contágio de todos os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“filhos”;</w:t>
      </w:r>
    </w:p>
    <w:p w14:paraId="65F03A76" w14:textId="429D9EAD" w:rsidR="00013530" w:rsidRPr="000659FA" w:rsidRDefault="00013530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Deverá garantir-se a existência de controlos que permitam impedir o preenchimento das colunas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nome_purpose_esg_nalinh_tax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nome_general_specific_purpose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nome_specific_eligible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ab/>
      </w:r>
      <w:r w:rsidRPr="000659FA">
        <w:rPr>
          <w:rFonts w:ascii="Santander Text" w:eastAsia="Times New Roman" w:hAnsi="Santander Text" w:cs="Arial"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nome_specific_sustainable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 por parte de utilizad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. Por outro lado, os controlos deverão impedir o preenchimento da coluna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montante_pndrc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’ por parte de utilizadores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12C0FA2E" w14:textId="7383A5B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general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as variáveis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nome_specific_eligible’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 ‘nome_specific_sustainable’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não podem estar preenchidas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21E34D91" w14:textId="77777777" w:rsidR="002475D1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specific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deverá ser preenchida 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nome_specific_eligible’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também esteja preenchida.</w:t>
      </w:r>
    </w:p>
    <w:p w14:paraId="235A3973" w14:textId="59A206D7" w:rsidR="002475D1" w:rsidRPr="000659FA" w:rsidRDefault="002475D1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hAnsi="Santander Text"/>
          <w:lang w:val="pt-PT"/>
        </w:rPr>
        <w:t>No preenchimento do campo ‘</w:t>
      </w:r>
      <w:r w:rsidRPr="000659FA">
        <w:rPr>
          <w:rFonts w:ascii="Santander Text" w:hAnsi="Santander Text"/>
          <w:i/>
          <w:lang w:val="pt-PT"/>
        </w:rPr>
        <w:t>nome_ctgr_sfics</w:t>
      </w:r>
      <w:r w:rsidRPr="000659FA">
        <w:rPr>
          <w:rFonts w:ascii="Santander Text" w:hAnsi="Santander Text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0659FA">
        <w:rPr>
          <w:rFonts w:ascii="Santander Text" w:hAnsi="Santander Text"/>
          <w:i/>
          <w:lang w:val="pt-PT"/>
        </w:rPr>
        <w:t>code list:</w:t>
      </w:r>
    </w:p>
    <w:p w14:paraId="634B8AA9" w14:textId="6159580C" w:rsidR="002475D1" w:rsidRPr="000659FA" w:rsidRDefault="002475D1" w:rsidP="0012229D">
      <w:pPr>
        <w:spacing w:after="0" w:line="360" w:lineRule="auto"/>
        <w:ind w:left="720"/>
        <w:jc w:val="both"/>
        <w:rPr>
          <w:rFonts w:ascii="Santander Text" w:eastAsia="Times New Roman" w:hAnsi="Santander Text" w:cs="Arial"/>
          <w:szCs w:val="18"/>
          <w:lang w:val="pt-PT"/>
        </w:rPr>
      </w:pPr>
    </w:p>
    <w:p w14:paraId="14CF62F8" w14:textId="13C1BF15" w:rsidR="0091521F" w:rsidRPr="000659FA" w:rsidRDefault="009B35E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8pt;height:49.55pt" o:ole="">
            <v:imagedata r:id="rId14" o:title=""/>
          </v:shape>
          <o:OLEObject Type="Embed" ProgID="Excel.Sheet.12" ShapeID="_x0000_i1025" DrawAspect="Icon" ObjectID="_1820316965" r:id="rId15"/>
        </w:object>
      </w:r>
    </w:p>
    <w:p w14:paraId="5E21670C" w14:textId="32546A90" w:rsidR="00827D92" w:rsidRPr="000659FA" w:rsidRDefault="009C4BBE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98" w:name="_Toc194943225"/>
      <w:r w:rsidRPr="000659FA">
        <w:rPr>
          <w:color w:val="auto"/>
          <w:lang w:val="pt-PT"/>
        </w:rPr>
        <w:t>Bens Móveis</w:t>
      </w:r>
      <w:bookmarkEnd w:id="398"/>
    </w:p>
    <w:p w14:paraId="2BA1208F" w14:textId="21D1A3B1" w:rsidR="00E46285" w:rsidRPr="000659FA" w:rsidRDefault="004C35CE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399" w:name="_Toc194943226"/>
      <w:r w:rsidRPr="000659FA">
        <w:rPr>
          <w:color w:val="auto"/>
          <w:lang w:val="pt-PT"/>
        </w:rPr>
        <w:lastRenderedPageBreak/>
        <w:t xml:space="preserve">Informação verde veículos - </w:t>
      </w:r>
      <w:r w:rsidR="009D6D86" w:rsidRPr="000659FA">
        <w:rPr>
          <w:i/>
          <w:color w:val="auto"/>
          <w:lang w:val="pt-PT"/>
        </w:rPr>
        <w:t>modesg_out_emss_vcls</w:t>
      </w:r>
      <w:bookmarkEnd w:id="399"/>
    </w:p>
    <w:p w14:paraId="09E1BA14" w14:textId="77777777" w:rsidR="00827D92" w:rsidRPr="000659FA" w:rsidRDefault="00827D92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0" w:name="_Toc194943227"/>
      <w:r w:rsidRPr="000659FA">
        <w:rPr>
          <w:color w:val="auto"/>
          <w:lang w:val="pt-PT"/>
        </w:rPr>
        <w:t>Conceito</w:t>
      </w:r>
      <w:bookmarkEnd w:id="400"/>
    </w:p>
    <w:p w14:paraId="621BC354" w14:textId="0A8297FD" w:rsidR="00827D92" w:rsidRPr="000659FA" w:rsidRDefault="000338E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</w:t>
      </w:r>
      <w:r w:rsidR="00232F8E" w:rsidRPr="000659FA">
        <w:rPr>
          <w:rFonts w:ascii="Santander Text" w:hAnsi="Santander Text" w:cs="Arial"/>
          <w:lang w:val="pt-PT"/>
        </w:rPr>
        <w:t xml:space="preserve">caracterizadora </w:t>
      </w:r>
      <w:r w:rsidR="006D7935" w:rsidRPr="000659FA">
        <w:rPr>
          <w:rFonts w:ascii="Santander Text" w:hAnsi="Santander Text" w:cs="Arial"/>
          <w:lang w:val="pt-PT"/>
        </w:rPr>
        <w:t xml:space="preserve">de </w:t>
      </w:r>
      <w:r w:rsidRPr="000659FA">
        <w:rPr>
          <w:rFonts w:ascii="Santander Text" w:hAnsi="Santander Text" w:cs="Arial"/>
          <w:lang w:val="pt-PT"/>
        </w:rPr>
        <w:t>emissões de veículos</w:t>
      </w:r>
      <w:r w:rsidR="009D6D86" w:rsidRPr="000659FA">
        <w:rPr>
          <w:rFonts w:ascii="Santander Text" w:hAnsi="Santander Text" w:cs="Arial"/>
          <w:lang w:val="pt-PT"/>
        </w:rPr>
        <w:t xml:space="preserve">, nomeadamente informação </w:t>
      </w:r>
      <w:r w:rsidR="00F95DA9" w:rsidRPr="000659FA">
        <w:rPr>
          <w:rFonts w:ascii="Santander Text" w:hAnsi="Santander Text" w:cs="Arial"/>
          <w:lang w:val="pt-PT"/>
        </w:rPr>
        <w:t>relativa a</w:t>
      </w:r>
      <w:r w:rsidR="000A3CF2" w:rsidRPr="000659FA">
        <w:rPr>
          <w:rFonts w:ascii="Santander Text" w:hAnsi="Santander Text" w:cs="Arial"/>
          <w:lang w:val="pt-PT"/>
        </w:rPr>
        <w:t xml:space="preserve"> emissões</w:t>
      </w:r>
      <w:r w:rsidR="00F95DA9" w:rsidRPr="000659FA">
        <w:rPr>
          <w:rFonts w:ascii="Santander Text" w:hAnsi="Santander Text" w:cs="Arial"/>
          <w:lang w:val="pt-PT"/>
        </w:rPr>
        <w:t xml:space="preserve"> de</w:t>
      </w:r>
      <w:r w:rsidR="000A3CF2" w:rsidRPr="000659FA">
        <w:rPr>
          <w:rFonts w:ascii="Santander Text" w:hAnsi="Santander Text" w:cs="Arial"/>
          <w:lang w:val="pt-PT"/>
        </w:rPr>
        <w:t xml:space="preserve"> </w:t>
      </w:r>
      <w:r w:rsidR="000A3CF2" w:rsidRPr="000659FA">
        <w:rPr>
          <w:rFonts w:ascii="Santander Text" w:hAnsi="Santander Text" w:cs="Arial"/>
          <w:i/>
          <w:iCs/>
          <w:lang w:val="pt-PT"/>
        </w:rPr>
        <w:t>scopes</w:t>
      </w:r>
      <w:r w:rsidR="000A3CF2" w:rsidRPr="000659FA">
        <w:rPr>
          <w:rFonts w:ascii="Santander Text" w:hAnsi="Santander Text" w:cs="Arial"/>
          <w:lang w:val="pt-PT"/>
        </w:rPr>
        <w:t xml:space="preserve"> 1, 2 e 3</w:t>
      </w:r>
      <w:r w:rsidR="005477EC" w:rsidRPr="000659FA">
        <w:rPr>
          <w:rFonts w:ascii="Santander Text" w:hAnsi="Santander Text" w:cs="Arial"/>
          <w:lang w:val="pt-PT"/>
        </w:rPr>
        <w:t xml:space="preserve"> e consumo de CO</w:t>
      </w:r>
      <w:r w:rsidR="005477EC" w:rsidRPr="000659FA">
        <w:rPr>
          <w:rFonts w:ascii="Santander Text" w:hAnsi="Santander Text" w:cs="Arial"/>
          <w:vertAlign w:val="subscript"/>
          <w:lang w:val="pt-PT"/>
        </w:rPr>
        <w:t>2</w:t>
      </w:r>
      <w:r w:rsidR="000A3CF2" w:rsidRPr="000659FA">
        <w:rPr>
          <w:rFonts w:ascii="Santander Text" w:hAnsi="Santander Text" w:cs="Arial"/>
          <w:lang w:val="pt-PT"/>
        </w:rPr>
        <w:t>.</w:t>
      </w:r>
      <w:r w:rsidR="007B10B1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DB213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7B10B1" w:rsidRPr="000659FA">
        <w:rPr>
          <w:rFonts w:ascii="Santander Text" w:hAnsi="Santander Text" w:cs="Arial"/>
          <w:lang w:val="pt-PT"/>
        </w:rPr>
        <w:t xml:space="preserve"> e regras de aprovisionamento encontram-se descritos no ficheiro </w:t>
      </w:r>
      <w:r w:rsidR="00235680" w:rsidRPr="000659FA">
        <w:rPr>
          <w:rFonts w:ascii="Santander Text" w:hAnsi="Santander Text" w:cs="Arial"/>
          <w:lang w:val="pt-PT"/>
        </w:rPr>
        <w:t>“</w:t>
      </w:r>
      <w:r w:rsidR="007B10B1"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="007B10B1" w:rsidRPr="000659FA">
        <w:rPr>
          <w:rFonts w:ascii="Santander Text" w:hAnsi="Santander Text" w:cs="Arial"/>
          <w:lang w:val="pt-PT"/>
        </w:rPr>
        <w:t>.xlsx</w:t>
      </w:r>
      <w:r w:rsidR="00235680" w:rsidRPr="000659FA">
        <w:rPr>
          <w:rFonts w:ascii="Santander Text" w:hAnsi="Santander Text" w:cs="Arial"/>
          <w:lang w:val="pt-PT"/>
        </w:rPr>
        <w:t>”</w:t>
      </w:r>
      <w:r w:rsidR="007B10B1" w:rsidRPr="000659FA">
        <w:rPr>
          <w:rFonts w:ascii="Santander Text" w:hAnsi="Santander Text" w:cs="Arial"/>
          <w:lang w:val="pt-PT"/>
        </w:rPr>
        <w:t>.</w:t>
      </w:r>
    </w:p>
    <w:p w14:paraId="1DD55D1C" w14:textId="77777777" w:rsidR="009C2DE3" w:rsidRPr="000659FA" w:rsidRDefault="009C2DE3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1" w:name="_Toc143871829"/>
      <w:bookmarkStart w:id="402" w:name="_Toc194943228"/>
      <w:r w:rsidRPr="000659FA">
        <w:rPr>
          <w:color w:val="auto"/>
        </w:rPr>
        <w:t>Granularidade</w:t>
      </w:r>
      <w:bookmarkEnd w:id="401"/>
      <w:bookmarkEnd w:id="402"/>
    </w:p>
    <w:p w14:paraId="1D61AD4D" w14:textId="17C2D11E" w:rsidR="009C2DE3" w:rsidRPr="000659FA" w:rsidRDefault="009C2DE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um bem móvel</w:t>
      </w:r>
      <w:r w:rsidR="00A34B09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A34B09" w:rsidRPr="000659FA">
        <w:rPr>
          <w:rFonts w:ascii="Santander Text" w:hAnsi="Santander Text" w:cs="Arial"/>
          <w:lang w:val="pt-PT"/>
        </w:rPr>
        <w:t>sendo que</w:t>
      </w:r>
      <w:r w:rsidRPr="000659FA">
        <w:rPr>
          <w:rFonts w:ascii="Santander Text" w:hAnsi="Santander Text" w:cs="Arial"/>
          <w:lang w:val="pt-PT"/>
        </w:rPr>
        <w:t xml:space="preserve"> a combinação dos campos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cempbem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ckbalbem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ckctabem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ckrefbem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="00235680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ref_date</w:t>
      </w:r>
      <w:r w:rsidR="00235680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).</w:t>
      </w:r>
    </w:p>
    <w:p w14:paraId="1078D083" w14:textId="77777777" w:rsidR="0069656D" w:rsidRPr="000659FA" w:rsidRDefault="0069656D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3" w:name="_Toc143871830"/>
      <w:bookmarkStart w:id="404" w:name="_Toc194943229"/>
      <w:r w:rsidRPr="000659FA">
        <w:rPr>
          <w:color w:val="auto"/>
        </w:rPr>
        <w:t>Aprovisionamento</w:t>
      </w:r>
      <w:bookmarkEnd w:id="403"/>
      <w:bookmarkEnd w:id="404"/>
    </w:p>
    <w:p w14:paraId="2F9DD01D" w14:textId="4101A7B3" w:rsidR="005A0D31" w:rsidRPr="000659FA" w:rsidRDefault="00704CF3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0659FA">
        <w:rPr>
          <w:rFonts w:ascii="Santander Text" w:hAnsi="Santander Text" w:cs="Arial"/>
          <w:sz w:val="18"/>
          <w:szCs w:val="18"/>
        </w:rPr>
        <w:t>para aprovisionamento desta tabela, será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a tabela </w:t>
      </w:r>
      <w:r w:rsidR="00607E6B" w:rsidRPr="000659FA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, filtrada por </w:t>
      </w:r>
      <w:r w:rsidR="00235680" w:rsidRPr="000659FA">
        <w:rPr>
          <w:rFonts w:ascii="Santander Text" w:hAnsi="Santander Text" w:cs="Arial"/>
          <w:sz w:val="18"/>
          <w:szCs w:val="18"/>
        </w:rPr>
        <w:t>‘</w:t>
      </w:r>
      <w:r w:rsidR="00607E6B" w:rsidRPr="000659FA">
        <w:rPr>
          <w:rFonts w:ascii="Santander Text" w:hAnsi="Santander Text" w:cs="Arial"/>
          <w:i/>
          <w:sz w:val="18"/>
          <w:szCs w:val="18"/>
        </w:rPr>
        <w:t>cgarant_bem</w:t>
      </w:r>
      <w:r w:rsidR="00235680" w:rsidRPr="000659FA">
        <w:rPr>
          <w:rFonts w:ascii="Santander Text" w:hAnsi="Santander Text" w:cs="Arial"/>
          <w:sz w:val="18"/>
          <w:szCs w:val="18"/>
        </w:rPr>
        <w:t>’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 like ‘71%</w:t>
      </w:r>
      <w:r w:rsidR="00A42C39" w:rsidRPr="000659FA">
        <w:rPr>
          <w:rFonts w:ascii="Santander Text" w:hAnsi="Santander Text" w:cs="Arial"/>
          <w:sz w:val="18"/>
          <w:szCs w:val="18"/>
        </w:rPr>
        <w:t>’</w:t>
      </w:r>
      <w:r w:rsidR="00C20686" w:rsidRPr="000659FA">
        <w:rPr>
          <w:rFonts w:ascii="Santander Text" w:hAnsi="Santander Text" w:cs="Arial"/>
          <w:sz w:val="18"/>
          <w:szCs w:val="18"/>
        </w:rPr>
        <w:t>,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proveniente do Modelo de </w:t>
      </w:r>
      <w:r w:rsidR="00501808" w:rsidRPr="000659FA">
        <w:rPr>
          <w:rFonts w:ascii="Santander Text" w:hAnsi="Santander Text" w:cs="Arial"/>
          <w:sz w:val="18"/>
          <w:szCs w:val="18"/>
        </w:rPr>
        <w:t>Garantias, e</w:t>
      </w:r>
      <w:r w:rsidR="00A151CE" w:rsidRPr="000659FA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="00EE0B6F" w:rsidRPr="000659FA">
        <w:rPr>
          <w:rFonts w:ascii="Santander Text" w:hAnsi="Santander Text" w:cs="Arial"/>
          <w:sz w:val="18"/>
          <w:szCs w:val="18"/>
        </w:rPr>
        <w:t xml:space="preserve"> </w:t>
      </w:r>
      <w:r w:rsidR="00F95DA9" w:rsidRPr="000659FA">
        <w:rPr>
          <w:rFonts w:ascii="Santander Text" w:hAnsi="Santander Text" w:cs="Arial"/>
          <w:sz w:val="18"/>
          <w:szCs w:val="18"/>
        </w:rPr>
        <w:t>Deste modo, é possível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="001A15B0" w:rsidRPr="000659FA">
        <w:rPr>
          <w:rFonts w:ascii="Santander Text" w:hAnsi="Santander Text" w:cs="Arial"/>
          <w:sz w:val="18"/>
          <w:szCs w:val="18"/>
        </w:rPr>
        <w:t>considerando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="00F95DA9" w:rsidRPr="000659FA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="005477EC" w:rsidRPr="000659FA">
        <w:rPr>
          <w:rFonts w:ascii="Santander Text" w:hAnsi="Santander Text" w:cs="Arial"/>
          <w:sz w:val="18"/>
          <w:szCs w:val="18"/>
        </w:rPr>
        <w:t>.</w:t>
      </w:r>
    </w:p>
    <w:p w14:paraId="294190F8" w14:textId="2BDF8B2D" w:rsidR="00686561" w:rsidRPr="000659FA" w:rsidRDefault="00686561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Cnsm_co2</w:t>
      </w:r>
    </w:p>
    <w:p w14:paraId="6B60F4D5" w14:textId="7D8B89B9" w:rsidR="00E837E8" w:rsidRPr="000659FA" w:rsidRDefault="00E837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variável será aprovisionada </w:t>
      </w:r>
      <w:r w:rsidR="00DC0782" w:rsidRPr="000659FA">
        <w:rPr>
          <w:rFonts w:ascii="Santander Text" w:hAnsi="Santander Text" w:cs="Arial"/>
          <w:lang w:val="pt-PT"/>
        </w:rPr>
        <w:t xml:space="preserve">com base </w:t>
      </w:r>
      <w:r w:rsidR="005477EC" w:rsidRPr="000659FA">
        <w:rPr>
          <w:rFonts w:ascii="Santander Text" w:hAnsi="Santander Text" w:cs="Arial"/>
          <w:lang w:val="pt-PT"/>
        </w:rPr>
        <w:t>no campo ‘co2’ d</w:t>
      </w:r>
      <w:r w:rsidR="00DC0782" w:rsidRPr="000659FA">
        <w:rPr>
          <w:rFonts w:ascii="Santander Text" w:hAnsi="Santander Text" w:cs="Arial"/>
          <w:lang w:val="pt-PT"/>
        </w:rPr>
        <w:t xml:space="preserve">a tabela </w:t>
      </w:r>
      <w:r w:rsidR="00DC0782" w:rsidRPr="000659FA">
        <w:rPr>
          <w:rFonts w:ascii="Santander Text" w:hAnsi="Santander Text" w:cs="Arial"/>
          <w:i/>
          <w:lang w:val="pt-PT"/>
        </w:rPr>
        <w:t>gt013_bens_mob</w:t>
      </w:r>
      <w:r w:rsidR="00DC0782" w:rsidRPr="000659FA">
        <w:rPr>
          <w:rFonts w:ascii="Santander Text" w:hAnsi="Santander Text" w:cs="Arial"/>
          <w:lang w:val="pt-PT"/>
        </w:rPr>
        <w:t xml:space="preserve">, através do cruzamento pela chave do bem </w:t>
      </w:r>
      <w:r w:rsidR="00DC0782" w:rsidRPr="000659FA">
        <w:rPr>
          <w:rFonts w:ascii="Santander Text" w:hAnsi="Santander Text" w:cs="Arial"/>
          <w:i/>
          <w:lang w:val="pt-PT"/>
        </w:rPr>
        <w:t>'cempbem','ckbalbem','ckctabem','ckrefbem'</w:t>
      </w:r>
      <w:r w:rsidR="00F95DA9" w:rsidRPr="000659FA">
        <w:rPr>
          <w:rFonts w:ascii="Santander Text" w:hAnsi="Santander Text" w:cs="Arial"/>
          <w:lang w:val="pt-PT"/>
        </w:rPr>
        <w:t xml:space="preserve"> de ambas as tabelas</w:t>
      </w:r>
      <w:r w:rsidR="00DC0782" w:rsidRPr="000659FA">
        <w:rPr>
          <w:rFonts w:ascii="Santander Text" w:hAnsi="Santander Text" w:cs="Arial"/>
          <w:lang w:val="pt-PT"/>
        </w:rPr>
        <w:t>.</w:t>
      </w:r>
    </w:p>
    <w:p w14:paraId="4F745A21" w14:textId="099B75FD" w:rsidR="00340816" w:rsidRPr="000659FA" w:rsidRDefault="000F12B8" w:rsidP="007E3521">
      <w:pPr>
        <w:pStyle w:val="MyHeading3"/>
        <w:spacing w:after="120" w:line="360" w:lineRule="auto"/>
        <w:jc w:val="both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063BD026" w14:textId="01E2DB51" w:rsidR="00804418" w:rsidRPr="000659FA" w:rsidRDefault="000F12B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="00D150C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CD28D9"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7A3227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A3227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553023"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="00F9416B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7A8BD522" w14:textId="0080F28A" w:rsidR="005477EC" w:rsidRPr="000659FA" w:rsidRDefault="0080441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="00AE28D3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AE28D3" w:rsidRPr="000659FA">
        <w:rPr>
          <w:rFonts w:ascii="Santander Text" w:hAnsi="Santander Text" w:cs="Arial"/>
          <w:szCs w:val="18"/>
          <w:lang w:val="pt-PT"/>
        </w:rPr>
        <w:t>.</w:t>
      </w:r>
    </w:p>
    <w:p w14:paraId="78364A32" w14:textId="0E076F6A" w:rsidR="0065192B" w:rsidRPr="000659FA" w:rsidRDefault="005477EC" w:rsidP="007E3521">
      <w:pPr>
        <w:spacing w:line="360" w:lineRule="auto"/>
        <w:jc w:val="both"/>
        <w:rPr>
          <w:lang w:val="es-ES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14:paraId="55321628" w14:textId="02BA5DF4" w:rsidR="00DE000D" w:rsidRPr="000659FA" w:rsidRDefault="00DE000D" w:rsidP="007E3521">
      <w:pPr>
        <w:pStyle w:val="MyHeading4"/>
        <w:spacing w:after="120" w:line="360" w:lineRule="auto"/>
        <w:rPr>
          <w:b w:val="0"/>
          <w:color w:val="auto"/>
          <w:lang w:val="es-ES"/>
        </w:rPr>
      </w:pPr>
      <w:r w:rsidRPr="000659FA">
        <w:rPr>
          <w:color w:val="auto"/>
          <w:lang w:val="es-ES"/>
        </w:rPr>
        <w:t>Actual vehicle – specific emissions</w:t>
      </w:r>
    </w:p>
    <w:p w14:paraId="42A74A20" w14:textId="4E49F293" w:rsidR="00804418" w:rsidRPr="000659FA" w:rsidRDefault="002B674C" w:rsidP="007E3521">
      <w:pPr>
        <w:pStyle w:val="Style6"/>
        <w:numPr>
          <w:ilvl w:val="0"/>
          <w:numId w:val="0"/>
        </w:numPr>
        <w:ind w:firstLine="720"/>
        <w:rPr>
          <w:b/>
          <w:color w:val="auto"/>
          <w:lang w:val="pt-PT"/>
        </w:rPr>
      </w:pPr>
      <w:r w:rsidRPr="000659FA">
        <w:rPr>
          <w:rStyle w:val="Style6Char"/>
          <w:b/>
          <w:color w:val="auto"/>
        </w:rPr>
        <w:t>5</w:t>
      </w:r>
      <w:r w:rsidR="00804418" w:rsidRPr="000659FA">
        <w:rPr>
          <w:rStyle w:val="Style6Char"/>
          <w:b/>
          <w:color w:val="auto"/>
        </w:rPr>
        <w:t>.1.3.2.1.1</w:t>
      </w:r>
      <w:r w:rsidR="00804418" w:rsidRPr="000659FA">
        <w:rPr>
          <w:b/>
          <w:color w:val="auto"/>
          <w:lang w:val="es-ES" w:eastAsia="es-ES"/>
        </w:rPr>
        <w:t xml:space="preserve"> Based on fuel consumption</w:t>
      </w:r>
    </w:p>
    <w:p w14:paraId="44F6E11A" w14:textId="773B26C7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 consumo e fatores de emissão.</w:t>
      </w:r>
    </w:p>
    <w:p w14:paraId="78E82861" w14:textId="05EBCCAB" w:rsidR="0023736F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pt-PT"/>
        </w:rPr>
      </w:pPr>
      <w:r w:rsidRPr="000659FA">
        <w:rPr>
          <w:b/>
          <w:color w:val="auto"/>
          <w:lang w:val="pt-PT"/>
        </w:rPr>
        <w:lastRenderedPageBreak/>
        <w:t>5</w:t>
      </w:r>
      <w:r w:rsidR="00804418" w:rsidRPr="000659FA">
        <w:rPr>
          <w:b/>
          <w:color w:val="auto"/>
          <w:lang w:val="pt-PT"/>
        </w:rPr>
        <w:t>.1.3.2.1.2</w:t>
      </w:r>
      <w:r w:rsidR="00804418" w:rsidRPr="000659FA">
        <w:rPr>
          <w:color w:val="auto"/>
          <w:lang w:val="pt-PT"/>
        </w:rPr>
        <w:t xml:space="preserve"> </w:t>
      </w:r>
      <w:r w:rsidR="00804418" w:rsidRPr="000659FA">
        <w:rPr>
          <w:b/>
          <w:color w:val="auto"/>
          <w:lang w:val="pt-PT"/>
        </w:rPr>
        <w:t>Based on vehicle distanc</w:t>
      </w:r>
      <w:r w:rsidR="0023736F" w:rsidRPr="000659FA">
        <w:rPr>
          <w:b/>
          <w:color w:val="auto"/>
          <w:lang w:val="pt-PT"/>
        </w:rPr>
        <w:t>e</w:t>
      </w:r>
    </w:p>
    <w:p w14:paraId="526CE82D" w14:textId="0ACB068C" w:rsidR="00DE000D" w:rsidRPr="000659FA" w:rsidRDefault="00804418" w:rsidP="007E3521">
      <w:pPr>
        <w:pStyle w:val="ListParagraph"/>
        <w:spacing w:line="360" w:lineRule="auto"/>
        <w:jc w:val="both"/>
        <w:rPr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aos km’s percorridos e fatores de emissão</w:t>
      </w:r>
      <w:r w:rsidR="00336D6C" w:rsidRPr="000659FA">
        <w:rPr>
          <w:rFonts w:ascii="Santander Text" w:hAnsi="Santander Text" w:cs="Arial"/>
          <w:i/>
          <w:iCs/>
          <w:szCs w:val="18"/>
          <w:lang w:val="pt-PT"/>
        </w:rPr>
        <w:t>.</w:t>
      </w:r>
    </w:p>
    <w:p w14:paraId="1D6C084D" w14:textId="0608F1C5" w:rsidR="00804418" w:rsidRPr="000659FA" w:rsidRDefault="00DE000D" w:rsidP="007E3521">
      <w:pPr>
        <w:pStyle w:val="MyHeading4"/>
        <w:spacing w:after="120" w:line="360" w:lineRule="auto"/>
        <w:jc w:val="both"/>
        <w:rPr>
          <w:rFonts w:cs="Arial"/>
          <w:color w:val="auto"/>
          <w:lang w:val="pt-PT" w:eastAsia="es-ES"/>
        </w:rPr>
      </w:pPr>
      <w:r w:rsidRPr="000659FA">
        <w:rPr>
          <w:rFonts w:cs="Arial"/>
          <w:color w:val="auto"/>
          <w:lang w:val="pt-PT" w:eastAsia="es-ES"/>
        </w:rPr>
        <w:t>Estimated vehicle – specific emissions (Marca e modelo conhecido)</w:t>
      </w:r>
    </w:p>
    <w:p w14:paraId="39789348" w14:textId="29C6D78B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b/>
          <w:color w:val="auto"/>
          <w:lang w:val="es-ES" w:eastAsia="es-ES"/>
        </w:rPr>
      </w:pPr>
      <w:r w:rsidRPr="000659FA">
        <w:rPr>
          <w:rStyle w:val="Style6Char"/>
          <w:b/>
          <w:color w:val="auto"/>
          <w:lang w:val="pt-PT"/>
        </w:rPr>
        <w:t>5</w:t>
      </w:r>
      <w:r w:rsidR="00804418" w:rsidRPr="000659FA">
        <w:rPr>
          <w:rStyle w:val="Style6Char"/>
          <w:b/>
          <w:color w:val="auto"/>
          <w:lang w:val="pt-PT"/>
        </w:rPr>
        <w:t>.1.3.2.2.1</w:t>
      </w:r>
      <w:r w:rsidR="00804418" w:rsidRPr="000659FA">
        <w:rPr>
          <w:b/>
          <w:color w:val="auto"/>
          <w:lang w:val="es-ES" w:eastAsia="es-ES"/>
        </w:rPr>
        <w:t xml:space="preserve"> Average distance per province/state</w:t>
      </w:r>
    </w:p>
    <w:p w14:paraId="3085C7DD" w14:textId="558F4BF8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porque não existe portefólio de veículos nos EUA. </w:t>
      </w:r>
    </w:p>
    <w:p w14:paraId="75625763" w14:textId="4C47A931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es-ES" w:eastAsia="es-ES"/>
        </w:rPr>
      </w:pPr>
      <w:r w:rsidRPr="000659FA">
        <w:rPr>
          <w:b/>
          <w:color w:val="auto"/>
          <w:lang w:val="es-ES" w:eastAsia="es-ES"/>
        </w:rPr>
        <w:t>5</w:t>
      </w:r>
      <w:r w:rsidR="00804418" w:rsidRPr="000659FA">
        <w:rPr>
          <w:b/>
          <w:color w:val="auto"/>
          <w:lang w:val="es-ES" w:eastAsia="es-ES"/>
        </w:rPr>
        <w:t>.1.3.2.2.2</w:t>
      </w:r>
      <w:r w:rsidR="00804418" w:rsidRPr="000659FA">
        <w:rPr>
          <w:color w:val="auto"/>
          <w:lang w:val="es-ES" w:eastAsia="es-ES"/>
        </w:rPr>
        <w:t xml:space="preserve"> </w:t>
      </w:r>
      <w:r w:rsidR="00804418" w:rsidRPr="000659FA">
        <w:rPr>
          <w:b/>
          <w:color w:val="auto"/>
          <w:lang w:val="es-ES" w:eastAsia="es-ES"/>
        </w:rPr>
        <w:t>Average distance per country</w:t>
      </w:r>
    </w:p>
    <w:p w14:paraId="10FCC83C" w14:textId="5BDEF34B" w:rsidR="00804418" w:rsidRPr="000659FA" w:rsidRDefault="00804418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B674C" w:rsidRPr="000659FA">
        <w:rPr>
          <w:rFonts w:ascii="Santander Text" w:hAnsi="Santander Text" w:cs="Arial"/>
          <w:szCs w:val="18"/>
          <w:lang w:val="pt-PT"/>
        </w:rPr>
        <w:t>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="00A34B09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</w:p>
    <w:p w14:paraId="5C0B99D0" w14:textId="20B1D468" w:rsidR="00804418" w:rsidRPr="000659FA" w:rsidRDefault="00804418" w:rsidP="008E5B92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0CA14F7B" w14:textId="0E49DC3F" w:rsidR="00293451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842926" w:rsidRPr="000659FA">
        <w:rPr>
          <w:rFonts w:ascii="Santander Text" w:hAnsi="Santander Text" w:cs="Arial"/>
          <w:i/>
          <w:szCs w:val="18"/>
          <w:lang w:val="pt-PT"/>
        </w:rPr>
        <w:t>cgarant_bem</w:t>
      </w:r>
      <w:r w:rsidR="005213E2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0659FA">
        <w:rPr>
          <w:rFonts w:ascii="Santander Text" w:hAnsi="Santander Text" w:cs="Arial"/>
          <w:szCs w:val="18"/>
          <w:lang w:val="pt-PT"/>
        </w:rPr>
        <w:t>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="0023736F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23736F" w:rsidRPr="000659FA">
        <w:rPr>
          <w:rFonts w:ascii="Santander Text" w:hAnsi="Santander Text" w:cs="Arial"/>
          <w:szCs w:val="18"/>
          <w:lang w:val="pt-PT"/>
        </w:rPr>
        <w:t>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255B189" w14:textId="1400C8D9" w:rsidR="001121EF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’tipo_motor’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</w:t>
      </w:r>
      <w:r w:rsidR="00DE04C5" w:rsidRPr="000659FA">
        <w:rPr>
          <w:rFonts w:ascii="Santander Text" w:hAnsi="Santander Text" w:cs="Arial"/>
          <w:i/>
          <w:szCs w:val="18"/>
          <w:lang w:val="pt-PT"/>
        </w:rPr>
        <w:t>ginal’</w:t>
      </w:r>
      <w:r w:rsidR="00DE04C5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EF37B3" w:rsidRPr="000659FA">
        <w:rPr>
          <w:rFonts w:ascii="Santander Text" w:hAnsi="Santander Text" w:cs="Arial"/>
          <w:i/>
          <w:szCs w:val="18"/>
          <w:lang w:val="pt-PT"/>
        </w:rPr>
        <w:t>tipo_combust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 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  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0659FA">
        <w:rPr>
          <w:rFonts w:ascii="Santander Text" w:hAnsi="Santander Text" w:cs="Arial"/>
          <w:szCs w:val="18"/>
          <w:lang w:val="pt-PT"/>
        </w:rPr>
        <w:t xml:space="preserve">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544FE113" w14:textId="7D25ECE4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b1)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6F9F89F" w14:textId="58FA61F7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5E46CD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B82EA7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B82EA7" w:rsidRPr="000659FA">
        <w:rPr>
          <w:rFonts w:ascii="Santander Text" w:hAnsi="Santander Text" w:cs="Arial"/>
          <w:szCs w:val="18"/>
          <w:lang w:val="pt-PT"/>
        </w:rPr>
        <w:t>de ambas as tabelas</w:t>
      </w:r>
      <w:r w:rsidRPr="000659FA">
        <w:rPr>
          <w:rFonts w:ascii="Santander Text" w:hAnsi="Santander Text" w:cs="Arial"/>
          <w:szCs w:val="18"/>
          <w:lang w:val="pt-PT"/>
        </w:rPr>
        <w:t>. Deve garantir-se a remoção de caracteres especiais, converter todos os caracteres para maiúsculas e apagar espaços para as variáveis marca e modelo antes do cruzamento.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A680A0B" w14:textId="7AB0E8A5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Pr="000659FA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BB39439" w14:textId="11F88BCC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0659FA">
        <w:rPr>
          <w:rFonts w:ascii="Santander Text" w:hAnsi="Santander Text" w:cs="Arial"/>
          <w:i/>
          <w:szCs w:val="18"/>
          <w:lang w:val="pt-PT"/>
        </w:rPr>
        <w:t>scope</w:t>
      </w:r>
      <w:r w:rsidRPr="000659FA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E46CD" w:rsidRPr="000659FA">
        <w:rPr>
          <w:rFonts w:ascii="Santander Text" w:hAnsi="Santander Text" w:cs="Arial"/>
          <w:szCs w:val="18"/>
          <w:lang w:val="pt-PT"/>
        </w:rPr>
        <w:t>.</w:t>
      </w:r>
    </w:p>
    <w:p w14:paraId="23702B4F" w14:textId="7C9CE7C6" w:rsidR="001121EF" w:rsidRPr="000659FA" w:rsidRDefault="00293451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No caso de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</w:p>
    <w:p w14:paraId="5A5A4726" w14:textId="6FD9F5C7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es-ES"/>
        </w:rPr>
        <w:lastRenderedPageBreak/>
        <w:t>b2) </w:t>
      </w:r>
      <w:r w:rsidRPr="000659FA">
        <w:rPr>
          <w:rFonts w:ascii="Santander Text" w:hAnsi="Santander Text" w:cs="Arial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14:paraId="580FB244" w14:textId="26812C52" w:rsidR="00293451" w:rsidRPr="000659FA" w:rsidRDefault="00804418" w:rsidP="007E3521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="00B82EA7" w:rsidRPr="000659FA">
        <w:rPr>
          <w:rFonts w:ascii="Santander Text" w:hAnsi="Santander Text" w:cs="Arial"/>
          <w:szCs w:val="18"/>
          <w:lang w:val="pt-PT"/>
        </w:rPr>
        <w:t>unívoco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entre o campo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das tabelas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14:paraId="345E9E51" w14:textId="0C4D06D2" w:rsidR="00293451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235680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2C63D5" w:rsidRPr="000659FA">
        <w:rPr>
          <w:rFonts w:ascii="Santander Text" w:hAnsi="Santander Text" w:cs="Arial"/>
          <w:szCs w:val="18"/>
          <w:lang w:val="pt-PT"/>
        </w:rPr>
        <w:t>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28E5B3D" w14:textId="6A133B97" w:rsidR="00804418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0659FA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0659FA">
        <w:rPr>
          <w:rFonts w:ascii="Santander Text" w:hAnsi="Santander Text" w:cs="Arial"/>
          <w:szCs w:val="18"/>
          <w:lang w:val="pt-PT"/>
        </w:rPr>
        <w:t xml:space="preserve">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seguinte fórmula</w:t>
      </w:r>
      <w:r w:rsidR="00D6106A" w:rsidRPr="000659FA">
        <w:rPr>
          <w:rStyle w:val="FootnoteReference"/>
          <w:rFonts w:ascii="Santander Text" w:hAnsi="Santander Text" w:cs="Arial"/>
          <w:lang w:val="pt-PT"/>
        </w:rPr>
        <w:footnoteReference w:id="2"/>
      </w:r>
      <w:r w:rsidR="00022423" w:rsidRPr="000659FA">
        <w:rPr>
          <w:rFonts w:ascii="Santander Text" w:hAnsi="Santander Text" w:cs="Arial"/>
          <w:szCs w:val="18"/>
          <w:lang w:val="pt-PT"/>
        </w:rPr>
        <w:t>, sem arredondamentos</w:t>
      </w:r>
      <w:r w:rsidR="00D6106A" w:rsidRPr="000659FA">
        <w:rPr>
          <w:rFonts w:ascii="Santander Text" w:hAnsi="Santander Text" w:cs="Arial"/>
          <w:lang w:val="pt-PT"/>
        </w:rPr>
        <w:t>:</w:t>
      </w:r>
    </w:p>
    <w:p w14:paraId="48F01FA4" w14:textId="5EED82C0" w:rsidR="00A57562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14:paraId="375ABDBF" w14:textId="01430188" w:rsidR="00022423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14:paraId="0FEA0CBF" w14:textId="2D6C90FA" w:rsidR="001B25C2" w:rsidRPr="000659FA" w:rsidRDefault="00153223" w:rsidP="007E3521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  <w:r w:rsidR="00D50064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</w:p>
    <w:p w14:paraId="6ADBABDC" w14:textId="08C6988A" w:rsidR="00153223" w:rsidRPr="000659FA" w:rsidRDefault="00153223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734820C5" w14:textId="6F88F3B3" w:rsidR="00D6106A" w:rsidRPr="000659FA" w:rsidRDefault="00D6106A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14:paraId="034B0B1C" w14:textId="3495687D" w:rsidR="002C63D5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’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93451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</w:t>
      </w:r>
      <w:r w:rsidR="00B42D1D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em a)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respetivamente</w:t>
      </w:r>
      <w:r w:rsidRPr="000659FA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). Denote-se que </w:t>
      </w:r>
      <w:r w:rsidR="002B674C" w:rsidRPr="000659FA">
        <w:rPr>
          <w:rFonts w:ascii="Santander Text" w:hAnsi="Santander Text" w:cs="Arial"/>
          <w:szCs w:val="18"/>
          <w:lang w:val="pt-PT"/>
        </w:rPr>
        <w:t>atualmente não existe</w:t>
      </w:r>
      <w:r w:rsidRPr="000659FA">
        <w:rPr>
          <w:rFonts w:ascii="Santander Text" w:hAnsi="Santander Text" w:cs="Arial"/>
          <w:szCs w:val="18"/>
          <w:lang w:val="pt-PT"/>
        </w:rPr>
        <w:t xml:space="preserve"> informação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interna</w:t>
      </w:r>
      <w:r w:rsidRPr="000659FA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0659FA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="00022423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conforme </w:t>
      </w:r>
      <w:r w:rsidRPr="000659FA">
        <w:rPr>
          <w:rFonts w:ascii="Santander Text" w:hAnsi="Santander Text" w:cs="Arial"/>
          <w:szCs w:val="18"/>
          <w:lang w:val="pt-PT"/>
        </w:rPr>
        <w:t xml:space="preserve">alinhado com a </w:t>
      </w:r>
      <w:r w:rsidR="00235680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>orporação.</w:t>
      </w:r>
    </w:p>
    <w:p w14:paraId="2DEF52E0" w14:textId="46EDB05F" w:rsidR="002C63D5" w:rsidRPr="000659FA" w:rsidRDefault="002C63D5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79963874" w14:textId="5A294F45" w:rsidR="00D6106A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Emissões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</w:t>
      </w:r>
      <w:r w:rsidR="00F96A39" w:rsidRPr="000659FA">
        <w:rPr>
          <w:rFonts w:ascii="Santander Text" w:hAnsi="Santander Text" w:cs="Arial"/>
          <w:i/>
          <w:iCs/>
          <w:szCs w:val="18"/>
          <w:lang w:val="pt-PT"/>
        </w:rPr>
        <w:t xml:space="preserve"> (kgCO2e/km)</w:t>
      </w:r>
      <w:r w:rsidR="00810A36" w:rsidRPr="000659FA">
        <w:rPr>
          <w:rFonts w:ascii="Santander Text" w:hAnsi="Santander Text" w:cs="Arial"/>
          <w:i/>
          <w:iCs/>
          <w:szCs w:val="18"/>
          <w:lang w:val="pt-PT"/>
        </w:rPr>
        <w:t>/1.000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* km’s percorridos</w:t>
      </w:r>
    </w:p>
    <w:p w14:paraId="314CBFC9" w14:textId="21EFC901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Na qual, as emissões (tCO2e) cor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="00293451" w:rsidRPr="000659FA">
        <w:rPr>
          <w:rFonts w:ascii="Santander Text" w:hAnsi="Santander Text" w:cs="Arial"/>
          <w:i/>
          <w:szCs w:val="18"/>
          <w:lang w:val="pt-PT"/>
        </w:rPr>
        <w:t>output 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86662E6" w14:textId="2793F724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4F60DA5" w14:textId="6B3F664E" w:rsidR="002C63D5" w:rsidRPr="000659FA" w:rsidRDefault="00D6106A" w:rsidP="008E5B92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Os km’s percorridos correspondem ao campo 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  obtido na alínea c)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21F50BF2" w14:textId="04468C34" w:rsidR="00DE000D" w:rsidRPr="000659FA" w:rsidRDefault="00DE000D" w:rsidP="007E3521">
      <w:pPr>
        <w:pStyle w:val="MyHeading4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Estimated vehicle – unspecific emissions (Marco e modelo desconhecidos)</w:t>
      </w:r>
    </w:p>
    <w:p w14:paraId="7E0EF7F3" w14:textId="4214999B" w:rsidR="00DC4F09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2C63D5" w:rsidRPr="000659FA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14:paraId="1B60D6E5" w14:textId="291E0C96" w:rsidR="00B42D1D" w:rsidRPr="000659FA" w:rsidRDefault="00DC4F09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="002B674C" w:rsidRPr="000659FA">
        <w:rPr>
          <w:rFonts w:ascii="Santander Text" w:hAnsi="Santander Text" w:cs="Arial"/>
          <w:szCs w:val="18"/>
          <w:lang w:val="pt-PT"/>
        </w:rPr>
        <w:t>’,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="002B674C" w:rsidRPr="000659FA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="002B674C"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F57ECA5" w14:textId="105A226F" w:rsidR="002C63D5" w:rsidRPr="000659FA" w:rsidRDefault="002C63D5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as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14:paraId="290EF6F3" w14:textId="0395212D" w:rsidR="00D6106A" w:rsidRPr="000659FA" w:rsidRDefault="00122D9D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462A9198" w14:textId="7B301AA6" w:rsidR="00D0746F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1. </w:t>
      </w:r>
      <w:r w:rsidR="002C63D5" w:rsidRPr="000659FA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0659FA">
        <w:rPr>
          <w:rFonts w:ascii="Santander Text" w:hAnsi="Santander Text" w:cs="Arial"/>
          <w:szCs w:val="18"/>
          <w:lang w:val="pt-PT"/>
        </w:rPr>
        <w:t>5</w:t>
      </w:r>
      <w:r w:rsidR="002C63D5" w:rsidRPr="000659FA">
        <w:rPr>
          <w:rFonts w:ascii="Santander Text" w:hAnsi="Santander Text" w:cs="Arial"/>
          <w:szCs w:val="18"/>
          <w:lang w:val="pt-PT"/>
        </w:rPr>
        <w:t>.1.3.2.2.2.</w:t>
      </w:r>
    </w:p>
    <w:p w14:paraId="6A206150" w14:textId="77777777" w:rsidR="00D0746F" w:rsidRPr="000659FA" w:rsidRDefault="00D0746F" w:rsidP="007E3521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2392D0B2" w14:textId="381C225B" w:rsidR="00293451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="00235680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59B750DD" w14:textId="113F200F" w:rsidR="00D0746F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 xml:space="preserve">’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>, será assumido o valor fixo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E828419" w14:textId="4756C3A0" w:rsidR="00293451" w:rsidRPr="000659FA" w:rsidRDefault="00D0746F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14:paraId="2B0046B1" w14:textId="5F92FFFE" w:rsidR="0005563F" w:rsidRPr="000659FA" w:rsidRDefault="00D6106A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0659FA">
        <w:rPr>
          <w:rFonts w:ascii="Santander Text" w:hAnsi="Santander Text" w:cs="Arial"/>
          <w:szCs w:val="18"/>
          <w:lang w:val="pt-PT"/>
        </w:rPr>
        <w:t xml:space="preserve"> ‘Portugal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0659FA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CFB349A" w14:textId="326B6344" w:rsidR="00D0746F" w:rsidRPr="000659FA" w:rsidRDefault="00D0746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14:paraId="47D6AD54" w14:textId="257397AE" w:rsidR="00D6106A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 </w:t>
      </w:r>
      <w:r w:rsidR="00D0746F" w:rsidRPr="000659FA">
        <w:rPr>
          <w:rFonts w:ascii="Santander Text" w:hAnsi="Santander Text" w:cs="Arial"/>
          <w:szCs w:val="18"/>
          <w:lang w:val="pt-PT"/>
        </w:rPr>
        <w:t xml:space="preserve">1. 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0659FA">
        <w:rPr>
          <w:rFonts w:ascii="Santander Text" w:hAnsi="Santander Text" w:cs="Arial"/>
          <w:szCs w:val="18"/>
          <w:lang w:val="es-ES" w:eastAsia="es-ES"/>
        </w:rPr>
        <w:t>5</w:t>
      </w:r>
      <w:r w:rsidR="003C406A" w:rsidRPr="000659FA">
        <w:rPr>
          <w:rFonts w:ascii="Santander Text" w:hAnsi="Santander Text" w:cs="Arial"/>
          <w:szCs w:val="18"/>
          <w:lang w:val="es-ES" w:eastAsia="es-ES"/>
        </w:rPr>
        <w:t>.1.3.2.2.2.</w:t>
      </w:r>
      <w:r w:rsidR="00D6106A" w:rsidRPr="000659FA">
        <w:rPr>
          <w:rFonts w:ascii="Santander Text" w:hAnsi="Santander Text" w:cs="Arial"/>
          <w:sz w:val="20"/>
          <w:szCs w:val="20"/>
          <w:lang w:val="pt-PT"/>
        </w:rPr>
        <w:t> </w:t>
      </w:r>
    </w:p>
    <w:p w14:paraId="6469725A" w14:textId="5E8EB0F8" w:rsidR="00122D9D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>)</w:t>
      </w:r>
    </w:p>
    <w:p w14:paraId="1A8C3A96" w14:textId="651D7462" w:rsidR="00122D9D" w:rsidRPr="000659FA" w:rsidRDefault="00122D9D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>’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0659FA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já prevê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14:paraId="33FDA154" w14:textId="3606CD5C" w:rsidR="00D0746F" w:rsidRPr="000659FA" w:rsidRDefault="00122D9D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lastRenderedPageBreak/>
        <w:t>Nota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s</w:t>
      </w:r>
      <w:r w:rsidR="003C406A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Gerais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18FAD887" w14:textId="58EF5D2F" w:rsidR="00283AC9" w:rsidRPr="000659FA" w:rsidRDefault="001B25C2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não for poss</w:t>
      </w:r>
      <w:r w:rsidR="00CF0FFA" w:rsidRPr="000659FA">
        <w:rPr>
          <w:rFonts w:ascii="Santander Text" w:hAnsi="Santander Text" w:cs="Arial"/>
          <w:szCs w:val="18"/>
          <w:lang w:val="pt-PT"/>
        </w:rPr>
        <w:t>í</w:t>
      </w:r>
      <w:r w:rsidRPr="000659FA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="00AE28D3" w:rsidRPr="000659FA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AE28D3" w:rsidRPr="000659FA">
        <w:rPr>
          <w:rFonts w:ascii="Santander Text" w:hAnsi="Santander Text" w:cs="Arial"/>
          <w:szCs w:val="18"/>
          <w:lang w:val="pt-PT"/>
        </w:rPr>
        <w:t>e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deve</w:t>
      </w:r>
      <w:r w:rsidR="00891C1E" w:rsidRPr="000659FA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="00891C1E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01326419" w14:textId="4C56D5C5" w:rsidR="00283AC9" w:rsidRPr="000659FA" w:rsidRDefault="00283AC9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503A2760" w14:textId="56E2D8C3" w:rsidR="00A57562" w:rsidRPr="000659FA" w:rsidRDefault="00122D9D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.</w:t>
      </w:r>
      <w:r w:rsidR="009F4FD2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6B94A63D" w14:textId="376F41CD" w:rsidR="00E46285" w:rsidRPr="000659FA" w:rsidRDefault="0001105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2C0665C5" w14:textId="202DE5BA" w:rsidR="00B56FDE" w:rsidRPr="000659FA" w:rsidRDefault="00B56FDE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Estas variáveis serão aprovisionadas de acordo com as respetivas </w:t>
      </w:r>
      <w:r w:rsidRPr="000659FA">
        <w:rPr>
          <w:rFonts w:ascii="Santander Text" w:hAnsi="Santander Text" w:cs="Arial"/>
          <w:i/>
          <w:sz w:val="18"/>
          <w:szCs w:val="18"/>
        </w:rPr>
        <w:t>scopes (scp1_emss’, ‘scp2_emss’ e ‘scp3_emss’).</w:t>
      </w:r>
    </w:p>
    <w:p w14:paraId="7240B617" w14:textId="57A28A14" w:rsidR="007634D2" w:rsidRPr="000659FA" w:rsidRDefault="007634D2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</w:t>
      </w:r>
      <w:r w:rsidR="00B56FDE" w:rsidRPr="000659FA">
        <w:rPr>
          <w:rFonts w:ascii="Santander Text" w:hAnsi="Santander Text" w:cs="Arial"/>
          <w:sz w:val="18"/>
          <w:szCs w:val="18"/>
        </w:rPr>
        <w:t>, dado que não é possível calcular as emissões de</w:t>
      </w:r>
      <w:r w:rsidR="00B56FDE" w:rsidRPr="000659FA">
        <w:rPr>
          <w:rFonts w:ascii="Santander Text" w:hAnsi="Santander Text" w:cs="Arial"/>
          <w:i/>
          <w:sz w:val="18"/>
          <w:szCs w:val="18"/>
        </w:rPr>
        <w:t xml:space="preserve"> scope </w:t>
      </w:r>
      <w:r w:rsidR="00B56FDE" w:rsidRPr="000659FA">
        <w:rPr>
          <w:rFonts w:ascii="Santander Text" w:hAnsi="Santander Text" w:cs="Arial"/>
          <w:sz w:val="18"/>
          <w:szCs w:val="18"/>
        </w:rPr>
        <w:t>3 (‘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scp3_emss’</w:t>
      </w:r>
      <w:r w:rsidR="00B56FDE" w:rsidRPr="000659FA">
        <w:rPr>
          <w:rFonts w:ascii="Santander Text" w:hAnsi="Santander Text" w:cs="Arial"/>
          <w:sz w:val="18"/>
          <w:szCs w:val="18"/>
        </w:rPr>
        <w:t>)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.</w:t>
      </w:r>
    </w:p>
    <w:p w14:paraId="6F0C6B5B" w14:textId="268AC6BB" w:rsidR="00220D85" w:rsidRPr="000659FA" w:rsidRDefault="0069656D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</w:t>
      </w:r>
      <w:r w:rsidR="00011053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variáve</w:t>
      </w:r>
      <w:r w:rsidR="00011053" w:rsidRPr="000659FA">
        <w:rPr>
          <w:rFonts w:ascii="Santander Text" w:hAnsi="Santander Text" w:cs="Arial"/>
          <w:sz w:val="18"/>
          <w:szCs w:val="18"/>
        </w:rPr>
        <w:t>is</w:t>
      </w:r>
      <w:r w:rsidRPr="000659FA">
        <w:rPr>
          <w:rFonts w:ascii="Santander Text" w:hAnsi="Santander Text" w:cs="Arial"/>
          <w:sz w:val="18"/>
          <w:szCs w:val="18"/>
        </w:rPr>
        <w:t xml:space="preserve"> </w:t>
      </w:r>
      <w:r w:rsidR="00D50064" w:rsidRPr="000659FA">
        <w:rPr>
          <w:rFonts w:ascii="Santander Text" w:hAnsi="Santander Text" w:cs="Arial"/>
          <w:sz w:val="18"/>
          <w:szCs w:val="18"/>
        </w:rPr>
        <w:t>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e 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="00D50064"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</w:t>
      </w:r>
      <w:r w:rsidR="00011053" w:rsidRPr="000659FA">
        <w:rPr>
          <w:rFonts w:ascii="Santander Text" w:hAnsi="Santander Text" w:cs="Arial"/>
          <w:sz w:val="18"/>
          <w:szCs w:val="18"/>
        </w:rPr>
        <w:t>m</w:t>
      </w:r>
      <w:r w:rsidRPr="000659FA">
        <w:rPr>
          <w:rFonts w:ascii="Santander Text" w:hAnsi="Santander Text" w:cs="Arial"/>
          <w:sz w:val="18"/>
          <w:szCs w:val="18"/>
        </w:rPr>
        <w:t xml:space="preserve"> ser aprovisionada</w:t>
      </w:r>
      <w:r w:rsidR="009E148A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com o</w:t>
      </w:r>
      <w:r w:rsidR="0010701A" w:rsidRPr="000659FA">
        <w:rPr>
          <w:rFonts w:ascii="Santander Text" w:hAnsi="Santander Text" w:cs="Arial"/>
          <w:sz w:val="18"/>
          <w:szCs w:val="18"/>
        </w:rPr>
        <w:t>s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seguintes</w:t>
      </w:r>
      <w:r w:rsidRPr="000659FA">
        <w:rPr>
          <w:rFonts w:ascii="Santander Text" w:hAnsi="Santander Text" w:cs="Arial"/>
          <w:sz w:val="18"/>
          <w:szCs w:val="18"/>
        </w:rPr>
        <w:t xml:space="preserve"> valor</w:t>
      </w:r>
      <w:r w:rsidR="0010701A" w:rsidRPr="000659FA">
        <w:rPr>
          <w:rFonts w:ascii="Santander Text" w:hAnsi="Santander Text" w:cs="Arial"/>
          <w:sz w:val="18"/>
          <w:szCs w:val="18"/>
        </w:rPr>
        <w:t>es</w:t>
      </w:r>
      <w:r w:rsidR="007634D2" w:rsidRPr="000659FA">
        <w:rPr>
          <w:rFonts w:ascii="Santander Text" w:hAnsi="Santander Text" w:cs="Arial"/>
          <w:sz w:val="18"/>
          <w:szCs w:val="18"/>
        </w:rPr>
        <w:t>:</w:t>
      </w:r>
    </w:p>
    <w:p w14:paraId="417EEA88" w14:textId="63B95F60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3DD2ADD5" w14:textId="2D5C8703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</w:t>
      </w:r>
      <w:r w:rsidRPr="000659FA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="003C33B2" w:rsidRPr="000659FA">
        <w:rPr>
          <w:rFonts w:ascii="Santander Text" w:hAnsi="Santander Text" w:cs="Arial"/>
          <w:szCs w:val="18"/>
          <w:lang w:val="pt-PT"/>
        </w:rPr>
        <w:t>MISS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219C175" w14:textId="6BA85DF5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um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com valor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B56FDE" w:rsidRPr="000659FA">
        <w:rPr>
          <w:rFonts w:ascii="Santander Text" w:hAnsi="Santander Text" w:cs="Arial"/>
          <w:szCs w:val="18"/>
          <w:lang w:val="pt-PT"/>
        </w:rPr>
        <w:t>o outro 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, 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 xml:space="preserve">que estiver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="00B56FDE" w:rsidRPr="000659FA">
        <w:rPr>
          <w:rFonts w:ascii="Santander Text" w:hAnsi="Santander Text" w:cs="Arial"/>
          <w:szCs w:val="18"/>
          <w:lang w:val="pt-PT"/>
        </w:rPr>
        <w:t>Para 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>que estiver preenchido</w:t>
      </w:r>
      <w:r w:rsidR="00B56FDE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o r</w:t>
      </w:r>
      <w:r w:rsidR="00580093" w:rsidRPr="000659FA">
        <w:rPr>
          <w:rFonts w:ascii="Santander Text" w:hAnsi="Santander Text" w:cs="Arial"/>
          <w:szCs w:val="18"/>
          <w:lang w:val="pt-PT"/>
        </w:rPr>
        <w:t>espetivo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(‘</w:t>
      </w:r>
      <w:r w:rsidR="00B56FDE" w:rsidRPr="000659FA">
        <w:rPr>
          <w:rFonts w:ascii="Santander Text" w:hAnsi="Santander Text"/>
          <w:i/>
          <w:lang w:val="pt-PT"/>
        </w:rPr>
        <w:t>origem_scp1_emss’</w:t>
      </w:r>
      <w:r w:rsidR="00B56FDE" w:rsidRPr="000659FA">
        <w:rPr>
          <w:rFonts w:ascii="Santander Text" w:hAnsi="Santander Text"/>
          <w:lang w:val="pt-PT"/>
        </w:rPr>
        <w:t xml:space="preserve"> ou ‘</w:t>
      </w:r>
      <w:r w:rsidR="00B56FDE" w:rsidRPr="000659FA">
        <w:rPr>
          <w:rFonts w:ascii="Santander Text" w:hAnsi="Santander Text"/>
          <w:i/>
          <w:lang w:val="pt-PT"/>
        </w:rPr>
        <w:t>origem_scp2_emss’</w:t>
      </w:r>
      <w:r w:rsidR="00B56FDE" w:rsidRPr="000659FA">
        <w:rPr>
          <w:rFonts w:ascii="Santander Text" w:hAnsi="Santander Text"/>
          <w:lang w:val="pt-PT"/>
        </w:rPr>
        <w:t xml:space="preserve">) deverá assumir os seguintes valores, </w:t>
      </w:r>
      <w:r w:rsidRPr="000659FA">
        <w:rPr>
          <w:rFonts w:ascii="Santander Text" w:hAnsi="Santander Text" w:cs="Arial"/>
          <w:szCs w:val="18"/>
          <w:lang w:val="pt-PT"/>
        </w:rPr>
        <w:t>de acordo com a metodologia aplicada:</w:t>
      </w:r>
    </w:p>
    <w:p w14:paraId="5DE0C9D9" w14:textId="35298082" w:rsidR="00122D9D" w:rsidRPr="000659FA" w:rsidRDefault="005E46C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</w:t>
      </w:r>
      <w:r w:rsidR="00122D9D"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MVL_DQS1_1A’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13AC6446" w14:textId="1433C27D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‘MVL_DQS1_1B’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578F8E1F" w14:textId="20B8DEEC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‘MVL_DQS2_2A’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;</w:t>
      </w:r>
    </w:p>
    <w:p w14:paraId="394C1A0C" w14:textId="6F4CCF56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‘MVL_DQS3_2B’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37900F95" w14:textId="70BAFAA5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‘MVL_DQS4_3A’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; </w:t>
      </w:r>
    </w:p>
    <w:p w14:paraId="07FB0EC5" w14:textId="50B852E3" w:rsidR="00891C1E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‘MVL_DQS5_3B’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es-ES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.1.3.2.3.2</w:t>
      </w:r>
      <w:r w:rsidR="00DE75B1" w:rsidRPr="000659FA">
        <w:rPr>
          <w:rFonts w:ascii="Santander Text" w:eastAsia="Times New Roman" w:hAnsi="Santander Text" w:cs="Arial"/>
          <w:szCs w:val="18"/>
          <w:lang w:val="es-ES" w:eastAsia="pt-PT"/>
        </w:rPr>
        <w:t>.</w:t>
      </w:r>
    </w:p>
    <w:p w14:paraId="67B4A13A" w14:textId="1A95F0E8" w:rsidR="00DE000D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u</w:t>
      </w:r>
      <w:r w:rsidR="00DE000D" w:rsidRPr="000659FA">
        <w:rPr>
          <w:color w:val="auto"/>
          <w:lang w:val="pt-PT"/>
        </w:rPr>
        <w:t>nidade_funcional_scp1_emss, unidade_funcional_scp2_emss e unidade_funcional_scp3_emss</w:t>
      </w:r>
    </w:p>
    <w:p w14:paraId="4533779D" w14:textId="51FFC418" w:rsidR="00220D85" w:rsidRPr="000659FA" w:rsidRDefault="00891C1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estão preenchidos sempre que aos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14:paraId="3C9BD722" w14:textId="11CE9B99" w:rsidR="00E46285" w:rsidRPr="000659FA" w:rsidRDefault="005F2FC3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05" w:name="_Toc143871832"/>
      <w:bookmarkStart w:id="406" w:name="_Toc194943230"/>
      <w:r w:rsidRPr="000659FA">
        <w:rPr>
          <w:color w:val="auto"/>
          <w:lang w:val="pt-PT"/>
        </w:rPr>
        <w:t xml:space="preserve">Emissões por </w:t>
      </w:r>
      <w:r w:rsidR="00364BED" w:rsidRPr="000659FA">
        <w:rPr>
          <w:color w:val="auto"/>
          <w:lang w:val="pt-PT"/>
        </w:rPr>
        <w:t>país/</w:t>
      </w:r>
      <w:r w:rsidRPr="000659FA">
        <w:rPr>
          <w:color w:val="auto"/>
          <w:lang w:val="pt-PT"/>
        </w:rPr>
        <w:t>marca/modelo</w:t>
      </w:r>
      <w:r w:rsidR="009C3795" w:rsidRPr="000659FA">
        <w:rPr>
          <w:color w:val="auto"/>
          <w:lang w:val="pt-PT"/>
        </w:rPr>
        <w:t>/subgrupo</w:t>
      </w:r>
      <w:r w:rsidRPr="000659FA">
        <w:rPr>
          <w:color w:val="auto"/>
          <w:lang w:val="pt-PT"/>
        </w:rPr>
        <w:t xml:space="preserve"> </w:t>
      </w:r>
      <w:r w:rsidR="006243C0" w:rsidRPr="000659FA">
        <w:rPr>
          <w:color w:val="auto"/>
          <w:lang w:val="pt-PT"/>
        </w:rPr>
        <w:t>–</w:t>
      </w:r>
      <w:r w:rsidR="00CD28D9" w:rsidRPr="000659FA">
        <w:rPr>
          <w:i/>
          <w:color w:val="auto"/>
          <w:lang w:val="pt-PT"/>
        </w:rPr>
        <w:t>modesg_inp_emss_vcls</w:t>
      </w:r>
      <w:bookmarkEnd w:id="405"/>
      <w:bookmarkEnd w:id="406"/>
    </w:p>
    <w:p w14:paraId="599F5238" w14:textId="3B32AE32" w:rsidR="00FD5208" w:rsidRPr="000659FA" w:rsidRDefault="00495AFA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CD28D9" w:rsidRPr="000659FA">
        <w:rPr>
          <w:rFonts w:ascii="Santander Text" w:hAnsi="Santander Text" w:cs="Arial"/>
          <w:lang w:val="pt-PT"/>
        </w:rPr>
        <w:t xml:space="preserve">e </w:t>
      </w:r>
      <w:r w:rsidR="00CD28D9" w:rsidRPr="000659FA">
        <w:rPr>
          <w:rFonts w:ascii="Santander Text" w:hAnsi="Santander Text" w:cs="Arial"/>
          <w:i/>
          <w:lang w:val="pt-PT"/>
        </w:rPr>
        <w:t>input</w:t>
      </w:r>
      <w:r w:rsidR="00CD28D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64BED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>a informação sobre os fatores de emissão por país,</w:t>
      </w:r>
      <w:r w:rsidR="009C3795" w:rsidRPr="000659FA">
        <w:rPr>
          <w:rFonts w:ascii="Santander Text" w:hAnsi="Santander Text" w:cs="Arial"/>
          <w:lang w:val="pt-PT"/>
        </w:rPr>
        <w:t xml:space="preserve"> região, estado</w:t>
      </w:r>
      <w:r w:rsidRPr="000659FA">
        <w:rPr>
          <w:rFonts w:ascii="Santander Text" w:hAnsi="Santander Text" w:cs="Arial"/>
          <w:lang w:val="pt-PT"/>
        </w:rPr>
        <w:t xml:space="preserve"> marca</w:t>
      </w:r>
      <w:r w:rsidR="009C379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modelo</w:t>
      </w:r>
      <w:r w:rsidR="00FB1B22" w:rsidRPr="000659FA">
        <w:rPr>
          <w:rFonts w:ascii="Santander Text" w:hAnsi="Santander Text" w:cs="Arial"/>
          <w:lang w:val="pt-PT"/>
        </w:rPr>
        <w:t>,</w:t>
      </w:r>
      <w:r w:rsidR="009C3795" w:rsidRPr="000659FA">
        <w:rPr>
          <w:rFonts w:ascii="Santander Text" w:hAnsi="Santander Text" w:cs="Arial"/>
          <w:lang w:val="pt-PT"/>
        </w:rPr>
        <w:t xml:space="preserve"> tipo de veículo, tipo de motor, nome unidade funcional e subgrupo</w:t>
      </w:r>
      <w:r w:rsidRPr="000659FA">
        <w:rPr>
          <w:rFonts w:ascii="Santander Text" w:hAnsi="Santander Text" w:cs="Arial"/>
          <w:lang w:val="pt-PT"/>
        </w:rPr>
        <w:t>. Será assim possível usar estes dados para estimar as emissões financiadas em casos em que as emissões relatadas não sejam disponibilizadas.</w:t>
      </w:r>
      <w:r w:rsidR="00FD5208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D5208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="00F85DDC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85DDC" w:rsidRPr="000659FA">
        <w:rPr>
          <w:rFonts w:ascii="Santander Text" w:hAnsi="Santander Text" w:cs="Arial"/>
          <w:iCs/>
          <w:lang w:val="pt-PT"/>
        </w:rPr>
        <w:t>.xlsx</w:t>
      </w:r>
      <w:r w:rsidR="00DE75B1" w:rsidRPr="000659FA">
        <w:rPr>
          <w:rFonts w:ascii="Santander Text" w:hAnsi="Santander Text" w:cs="Arial"/>
          <w:iCs/>
          <w:lang w:val="pt-PT"/>
        </w:rPr>
        <w:t>”</w:t>
      </w:r>
      <w:r w:rsidR="00F85DDC" w:rsidRPr="000659FA">
        <w:rPr>
          <w:rFonts w:ascii="Santander Text" w:hAnsi="Santander Text" w:cs="Arial"/>
          <w:i/>
          <w:iCs/>
          <w:lang w:val="pt-PT"/>
        </w:rPr>
        <w:t>.</w:t>
      </w:r>
    </w:p>
    <w:p w14:paraId="69F282B7" w14:textId="13963262" w:rsidR="00173C9F" w:rsidRPr="000659FA" w:rsidRDefault="00173C9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informação é disponibilizada pel</w:t>
      </w:r>
      <w:r w:rsidR="002C4C6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C4C68" w:rsidRPr="000659FA">
        <w:rPr>
          <w:rFonts w:ascii="Santander Text" w:hAnsi="Santander Text" w:cs="Arial"/>
          <w:lang w:val="pt-PT"/>
        </w:rPr>
        <w:t>PCAF (</w:t>
      </w:r>
      <w:r w:rsidR="002C4C68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2C4C68" w:rsidRPr="000659FA">
        <w:rPr>
          <w:rFonts w:ascii="Santander Text" w:hAnsi="Santander Text" w:cs="Arial"/>
          <w:lang w:val="pt-PT"/>
        </w:rPr>
        <w:t>)</w:t>
      </w:r>
      <w:r w:rsidR="0058327A" w:rsidRPr="000659FA">
        <w:rPr>
          <w:rFonts w:ascii="Santander Text" w:hAnsi="Santander Text" w:cs="Arial"/>
          <w:lang w:val="pt-PT"/>
        </w:rPr>
        <w:t>.</w:t>
      </w:r>
    </w:p>
    <w:p w14:paraId="4D9D0DF3" w14:textId="2BF5A2BB" w:rsidR="00B1101A" w:rsidRPr="000659FA" w:rsidRDefault="00495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553023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B1101A" w:rsidRPr="000659FA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14:paraId="1D2D1000" w14:textId="4620B8CA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</w:t>
      </w:r>
      <w:r w:rsidR="00F85DDC" w:rsidRPr="000659FA">
        <w:rPr>
          <w:rFonts w:ascii="Santander Text" w:hAnsi="Santander Text" w:cs="Arial"/>
          <w:lang w:val="pt-PT"/>
        </w:rPr>
        <w:t>os os registos</w:t>
      </w:r>
      <w:r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64CB98FA" w14:textId="1F8F2DB6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48A94D0B" w14:textId="77777777" w:rsidR="009736AC" w:rsidRPr="000659FA" w:rsidRDefault="009736A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60DA3EC4" w14:textId="09709A28" w:rsidR="0099433B" w:rsidRPr="000659FA" w:rsidRDefault="009736AC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À exceção da</w:t>
      </w:r>
      <w:r w:rsidR="009C3795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variáve</w:t>
      </w:r>
      <w:r w:rsidR="009C3795" w:rsidRPr="000659FA">
        <w:rPr>
          <w:rFonts w:ascii="Santander Text" w:hAnsi="Santander Text" w:cs="Arial"/>
          <w:lang w:val="pt-PT"/>
        </w:rPr>
        <w:t>is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FB1B22" w:rsidRPr="000659FA">
        <w:rPr>
          <w:rFonts w:ascii="Santander Text" w:hAnsi="Santander Text" w:cs="Arial"/>
          <w:lang w:val="pt-PT"/>
        </w:rPr>
        <w:t>’</w:t>
      </w:r>
      <w:r w:rsidR="0099433B" w:rsidRPr="000659FA">
        <w:rPr>
          <w:rFonts w:ascii="Santander Text" w:hAnsi="Santander Text" w:cs="Arial"/>
          <w:i/>
          <w:iCs/>
          <w:lang w:val="pt-PT"/>
        </w:rPr>
        <w:t>nome_estado</w:t>
      </w:r>
      <w:r w:rsidR="00FB1B22" w:rsidRPr="000659FA">
        <w:rPr>
          <w:rFonts w:ascii="Santander Text" w:hAnsi="Santander Text" w:cs="Arial"/>
          <w:i/>
          <w:iCs/>
          <w:lang w:val="pt-PT"/>
        </w:rPr>
        <w:t>’</w:t>
      </w:r>
      <w:r w:rsidR="0099433B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nome_pais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subgrupo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scp1_ftr_emss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,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scp2_ftr_emss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487615" w:rsidRPr="000659FA">
        <w:rPr>
          <w:rFonts w:ascii="Santander Text" w:hAnsi="Santander Text" w:cs="Arial"/>
          <w:szCs w:val="18"/>
          <w:lang w:val="pt-PT"/>
        </w:rPr>
        <w:t>e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99433B" w:rsidRPr="000659FA">
        <w:rPr>
          <w:rFonts w:ascii="Santander Text" w:hAnsi="Santander Text" w:cs="Arial"/>
          <w:lang w:val="pt-PT"/>
        </w:rPr>
        <w:t>as restantes variáveis devem estar preenchidas;</w:t>
      </w:r>
      <w:r w:rsidR="007B10B1" w:rsidRPr="000659FA">
        <w:rPr>
          <w:rFonts w:ascii="Santander Text" w:hAnsi="Santander Text" w:cs="Arial"/>
          <w:lang w:val="pt-PT"/>
        </w:rPr>
        <w:t xml:space="preserve"> e</w:t>
      </w:r>
    </w:p>
    <w:p w14:paraId="2E8551EF" w14:textId="3FD6A92D" w:rsidR="0099433B" w:rsidRPr="000659FA" w:rsidRDefault="00C1260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devem </w:t>
      </w:r>
      <w:r w:rsidR="00487615" w:rsidRPr="000659FA">
        <w:rPr>
          <w:rFonts w:ascii="Santander Text" w:hAnsi="Santander Text" w:cs="Arial"/>
          <w:lang w:val="pt-PT"/>
        </w:rPr>
        <w:t xml:space="preserve">ser superiores a </w:t>
      </w:r>
      <w:r w:rsidRPr="000659FA">
        <w:rPr>
          <w:rFonts w:ascii="Santander Text" w:hAnsi="Santander Text" w:cs="Arial"/>
          <w:lang w:val="pt-PT"/>
        </w:rPr>
        <w:t>0</w:t>
      </w:r>
      <w:r w:rsidR="00487615" w:rsidRPr="000659FA">
        <w:rPr>
          <w:rFonts w:ascii="Santander Text" w:hAnsi="Santander Text" w:cs="Arial"/>
          <w:lang w:val="pt-PT"/>
        </w:rPr>
        <w:t>, quando preenchidos</w:t>
      </w:r>
      <w:r w:rsidR="00DE75B1" w:rsidRPr="000659FA">
        <w:rPr>
          <w:rFonts w:ascii="Santander Text" w:hAnsi="Santander Text" w:cs="Arial"/>
          <w:lang w:val="pt-PT"/>
        </w:rPr>
        <w:t>;</w:t>
      </w:r>
    </w:p>
    <w:p w14:paraId="17DD2B72" w14:textId="0CE956E7" w:rsidR="00487615" w:rsidRPr="000659FA" w:rsidRDefault="0048761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 variável</w:t>
      </w:r>
      <w:r w:rsidR="00DE75B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DE75B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="00842926" w:rsidRPr="000659FA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C03D806" w14:textId="15270ECB" w:rsidR="005F2FC3" w:rsidRPr="000659FA" w:rsidRDefault="0016464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07" w:name="_Toc143871831"/>
      <w:bookmarkStart w:id="408" w:name="_Toc194943231"/>
      <w:r w:rsidRPr="000659FA">
        <w:rPr>
          <w:color w:val="auto"/>
          <w:lang w:val="pt-PT"/>
        </w:rPr>
        <w:t>E</w:t>
      </w:r>
      <w:r w:rsidR="00155220" w:rsidRPr="000659FA">
        <w:rPr>
          <w:color w:val="auto"/>
          <w:lang w:val="pt-PT"/>
        </w:rPr>
        <w:t>miss</w:t>
      </w:r>
      <w:r w:rsidRPr="000659FA">
        <w:rPr>
          <w:color w:val="auto"/>
          <w:lang w:val="pt-PT"/>
        </w:rPr>
        <w:t>ões méd</w:t>
      </w:r>
      <w:r w:rsidR="00842926" w:rsidRPr="000659FA">
        <w:rPr>
          <w:color w:val="auto"/>
          <w:lang w:val="pt-PT"/>
        </w:rPr>
        <w:t xml:space="preserve">ias </w:t>
      </w:r>
      <w:r w:rsidR="00155220" w:rsidRPr="000659FA">
        <w:rPr>
          <w:color w:val="auto"/>
          <w:lang w:val="pt-PT"/>
        </w:rPr>
        <w:t xml:space="preserve">e </w:t>
      </w:r>
      <w:r w:rsidR="00472C59" w:rsidRPr="000659FA">
        <w:rPr>
          <w:color w:val="auto"/>
          <w:lang w:val="pt-PT"/>
        </w:rPr>
        <w:t>k</w:t>
      </w:r>
      <w:r w:rsidR="00155220" w:rsidRPr="000659FA">
        <w:rPr>
          <w:color w:val="auto"/>
          <w:lang w:val="pt-PT"/>
        </w:rPr>
        <w:t xml:space="preserve">m’s por tipo de </w:t>
      </w:r>
      <w:r w:rsidRPr="000659FA">
        <w:rPr>
          <w:color w:val="auto"/>
          <w:lang w:val="pt-PT"/>
        </w:rPr>
        <w:t xml:space="preserve">motor/tipo de </w:t>
      </w:r>
      <w:r w:rsidR="00155220" w:rsidRPr="000659FA">
        <w:rPr>
          <w:color w:val="auto"/>
          <w:lang w:val="pt-PT"/>
        </w:rPr>
        <w:t>veículo/país</w:t>
      </w:r>
      <w:r w:rsidR="00487615" w:rsidRPr="000659FA">
        <w:rPr>
          <w:color w:val="auto"/>
          <w:lang w:val="pt-PT"/>
        </w:rPr>
        <w:t>/ subgrupo</w:t>
      </w:r>
      <w:r w:rsidR="00155220" w:rsidRPr="000659FA">
        <w:rPr>
          <w:color w:val="auto"/>
          <w:lang w:val="pt-PT"/>
        </w:rPr>
        <w:t xml:space="preserve"> - </w:t>
      </w:r>
      <w:bookmarkEnd w:id="407"/>
      <w:r w:rsidR="007A7948" w:rsidRPr="000659FA">
        <w:rPr>
          <w:i/>
          <w:color w:val="auto"/>
          <w:u w:val="single"/>
          <w:lang w:val="pt-PT"/>
        </w:rPr>
        <w:t>modesg_inp_km_medios_emss_vcls</w:t>
      </w:r>
      <w:bookmarkEnd w:id="408"/>
    </w:p>
    <w:p w14:paraId="4436BBE0" w14:textId="5C8119AE" w:rsidR="009C47B2" w:rsidRPr="000659FA" w:rsidRDefault="009C47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7A7948" w:rsidRPr="000659FA">
        <w:rPr>
          <w:rFonts w:ascii="Santander Text" w:hAnsi="Santander Text" w:cs="Arial"/>
          <w:lang w:val="pt-PT"/>
        </w:rPr>
        <w:t xml:space="preserve">e </w:t>
      </w:r>
      <w:r w:rsidR="007A7948" w:rsidRPr="000659FA">
        <w:rPr>
          <w:rFonts w:ascii="Santander Text" w:hAnsi="Santander Text" w:cs="Arial"/>
          <w:i/>
          <w:lang w:val="pt-PT"/>
        </w:rPr>
        <w:t>input</w:t>
      </w:r>
      <w:r w:rsidR="007A794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serve dois propósitos aos utilizadores de negócio:</w:t>
      </w:r>
    </w:p>
    <w:p w14:paraId="24DCF040" w14:textId="0DEB589B" w:rsidR="009C47B2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Carregar</w:t>
      </w:r>
      <w:r w:rsidR="009C47B2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os </w:t>
      </w:r>
      <w:r w:rsidR="009C47B2" w:rsidRPr="000659FA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="00340DB8" w:rsidRPr="000659FA">
        <w:rPr>
          <w:rFonts w:ascii="Santander Text" w:hAnsi="Santander Text" w:cs="Arial"/>
          <w:lang w:val="pt-PT"/>
        </w:rPr>
        <w:t xml:space="preserve">; </w:t>
      </w:r>
    </w:p>
    <w:p w14:paraId="28A9DDDB" w14:textId="7B7BDC28" w:rsidR="000034CE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Carregar </w:t>
      </w:r>
      <w:r w:rsidR="00781589" w:rsidRPr="000659FA">
        <w:rPr>
          <w:rFonts w:ascii="Santander Text" w:hAnsi="Santander Text" w:cs="Arial"/>
          <w:lang w:val="pt-PT"/>
        </w:rPr>
        <w:t xml:space="preserve">as emissões médias </w:t>
      </w:r>
      <w:r w:rsidRPr="000659FA">
        <w:rPr>
          <w:rFonts w:ascii="Santander Text" w:hAnsi="Santander Text" w:cs="Arial"/>
          <w:lang w:val="pt-PT"/>
        </w:rPr>
        <w:t xml:space="preserve">por país, </w:t>
      </w:r>
      <w:r w:rsidR="004919A5" w:rsidRPr="000659FA">
        <w:rPr>
          <w:rFonts w:ascii="Santander Text" w:hAnsi="Santander Text" w:cs="Arial"/>
          <w:lang w:val="pt-PT"/>
        </w:rPr>
        <w:t>tipo de motor</w:t>
      </w:r>
      <w:r w:rsidR="0048761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="004919A5" w:rsidRPr="000659FA">
        <w:rPr>
          <w:rFonts w:ascii="Santander Text" w:hAnsi="Santander Text" w:cs="Arial"/>
          <w:lang w:val="pt-PT"/>
        </w:rPr>
        <w:t>tipo de veículo</w:t>
      </w:r>
      <w:r w:rsidR="00487615" w:rsidRPr="000659FA">
        <w:rPr>
          <w:rFonts w:ascii="Santander Text" w:hAnsi="Santander Text" w:cs="Arial"/>
          <w:lang w:val="pt-PT"/>
        </w:rPr>
        <w:t xml:space="preserve"> e subgrupo</w:t>
      </w:r>
      <w:r w:rsidR="004919A5" w:rsidRPr="000659FA">
        <w:rPr>
          <w:rFonts w:ascii="Santander Text" w:hAnsi="Santander Text" w:cs="Arial"/>
          <w:lang w:val="pt-PT"/>
        </w:rPr>
        <w:t>.</w:t>
      </w:r>
    </w:p>
    <w:p w14:paraId="104FCDC2" w14:textId="022589BD" w:rsidR="007B10B1" w:rsidRPr="000659FA" w:rsidRDefault="00F85DDC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DE75B1" w:rsidRPr="000659FA">
        <w:rPr>
          <w:rFonts w:ascii="Santander Text" w:hAnsi="Santander Text" w:cs="Arial"/>
          <w:lang w:val="pt-PT"/>
        </w:rPr>
        <w:t>”</w:t>
      </w:r>
      <w:r w:rsidR="000034CE" w:rsidRPr="000659FA">
        <w:rPr>
          <w:rFonts w:ascii="Santander Text" w:hAnsi="Santander Text" w:cs="Arial"/>
          <w:lang w:val="pt-PT"/>
        </w:rPr>
        <w:t xml:space="preserve">. </w:t>
      </w:r>
      <w:r w:rsidR="00C765C1" w:rsidRPr="000659FA">
        <w:rPr>
          <w:rFonts w:ascii="Santander Text" w:hAnsi="Santander Text" w:cs="Arial"/>
          <w:lang w:val="pt-PT"/>
        </w:rPr>
        <w:t xml:space="preserve">Considerando o duplo propósito </w:t>
      </w:r>
      <w:r w:rsidR="00DC6BF9" w:rsidRPr="000659FA">
        <w:rPr>
          <w:rFonts w:ascii="Santander Text" w:hAnsi="Santander Text" w:cs="Arial"/>
          <w:lang w:val="pt-PT"/>
        </w:rPr>
        <w:t xml:space="preserve">deste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="00C765C1" w:rsidRPr="000659FA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="000034CE" w:rsidRPr="000659FA">
        <w:rPr>
          <w:rFonts w:ascii="Santander Text" w:hAnsi="Santander Text" w:cs="Arial"/>
          <w:lang w:val="pt-PT"/>
        </w:rPr>
        <w:t xml:space="preserve"> </w:t>
      </w:r>
      <w:r w:rsidR="007B10B1" w:rsidRPr="000659FA">
        <w:rPr>
          <w:rFonts w:ascii="Santander Text" w:hAnsi="Santander Text" w:cs="Arial"/>
          <w:lang w:val="pt-PT"/>
        </w:rPr>
        <w:t>Esta informação é disponibilizada pelo PCAF (</w:t>
      </w:r>
      <w:r w:rsidR="007B10B1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7B10B1" w:rsidRPr="000659FA">
        <w:rPr>
          <w:rFonts w:ascii="Santander Text" w:hAnsi="Santander Text" w:cs="Arial"/>
          <w:lang w:val="pt-PT"/>
        </w:rPr>
        <w:t>).</w:t>
      </w:r>
    </w:p>
    <w:p w14:paraId="3BFC2C26" w14:textId="7521B674" w:rsidR="00F66A06" w:rsidRPr="000659FA" w:rsidRDefault="00F66A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14:paraId="55F9DA97" w14:textId="7380D073" w:rsidR="00F85DDC" w:rsidRPr="000659FA" w:rsidRDefault="00F85DDC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</w:t>
      </w:r>
      <w:r w:rsidR="00F66A06"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7E863100" w14:textId="749390AD" w:rsidR="00BC78E4" w:rsidRPr="000659FA" w:rsidRDefault="00F66A06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7D12C4F5" w14:textId="77777777" w:rsidR="00BC78E4" w:rsidRPr="000659FA" w:rsidRDefault="00BC78E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46FFBAF3" w14:textId="017542FE" w:rsidR="007E3521" w:rsidRPr="000659FA" w:rsidRDefault="00BC78E4" w:rsidP="00FE19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Todas as variáveis devem estar preenchid</w:t>
      </w:r>
      <w:r w:rsidR="00842926" w:rsidRPr="000659FA">
        <w:rPr>
          <w:rFonts w:ascii="Santander Text" w:hAnsi="Santander Text" w:cs="Arial"/>
          <w:lang w:val="pt-PT"/>
        </w:rPr>
        <w:t>as, à exceção das</w:t>
      </w:r>
      <w:r w:rsidR="005B640D" w:rsidRPr="000659FA">
        <w:rPr>
          <w:rFonts w:ascii="Santander Text" w:hAnsi="Santander Text" w:cs="Arial"/>
          <w:lang w:val="pt-PT"/>
        </w:rPr>
        <w:t xml:space="preserve"> variáveis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media_scp1_emss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media_scp2_emss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 e 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="00DE75B1" w:rsidRPr="000659FA">
        <w:rPr>
          <w:rFonts w:ascii="Santander Text" w:hAnsi="Santander Text" w:cs="Arial"/>
          <w:lang w:val="pt-PT"/>
        </w:rPr>
        <w:t>C</w:t>
      </w:r>
      <w:r w:rsidR="005B640D" w:rsidRPr="000659FA">
        <w:rPr>
          <w:rFonts w:ascii="Santander Text" w:hAnsi="Santander Text" w:cs="Arial"/>
          <w:lang w:val="pt-PT"/>
        </w:rPr>
        <w:t>orporação.</w:t>
      </w:r>
    </w:p>
    <w:p w14:paraId="6A1C2ABE" w14:textId="48AE5CAE" w:rsidR="00A929C5" w:rsidRPr="000659FA" w:rsidRDefault="00A929C5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09" w:name="_Ref193108186"/>
      <w:bookmarkStart w:id="410" w:name="_Toc194943232"/>
      <w:r w:rsidRPr="000659FA">
        <w:rPr>
          <w:color w:val="auto"/>
          <w:lang w:val="pt-PT"/>
        </w:rPr>
        <w:t>Clientes</w:t>
      </w:r>
      <w:bookmarkEnd w:id="409"/>
      <w:bookmarkEnd w:id="410"/>
    </w:p>
    <w:p w14:paraId="2AAC3ACF" w14:textId="7BAEEB8D" w:rsidR="00E46285" w:rsidRPr="000659FA" w:rsidRDefault="00EE29DB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11" w:name="_Toc194943233"/>
      <w:r w:rsidRPr="000659FA">
        <w:rPr>
          <w:color w:val="auto"/>
          <w:lang w:val="pt-PT"/>
        </w:rPr>
        <w:t xml:space="preserve">Informação não financeira - </w:t>
      </w:r>
      <w:r w:rsidR="00A929C5" w:rsidRPr="000659FA">
        <w:rPr>
          <w:i/>
          <w:color w:val="auto"/>
          <w:lang w:val="pt-PT"/>
        </w:rPr>
        <w:t>modesg_out_empr_info_nfin</w:t>
      </w:r>
      <w:bookmarkEnd w:id="411"/>
      <w:r w:rsidR="00A929C5" w:rsidRPr="000659FA">
        <w:rPr>
          <w:color w:val="auto"/>
          <w:lang w:val="pt-PT"/>
        </w:rPr>
        <w:t xml:space="preserve"> </w:t>
      </w:r>
    </w:p>
    <w:p w14:paraId="330C771B" w14:textId="783D41AA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2" w:name="_Toc194943234"/>
      <w:r w:rsidRPr="000659FA">
        <w:rPr>
          <w:color w:val="auto"/>
        </w:rPr>
        <w:t>Conceito</w:t>
      </w:r>
      <w:bookmarkEnd w:id="412"/>
    </w:p>
    <w:p w14:paraId="00420E98" w14:textId="2DAAAB4E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</w:t>
      </w:r>
      <w:r w:rsidR="009C5673" w:rsidRPr="000659FA">
        <w:rPr>
          <w:rFonts w:ascii="Santander Text" w:hAnsi="Santander Text" w:cs="Arial"/>
          <w:lang w:val="pt-PT"/>
        </w:rPr>
        <w:t xml:space="preserve"> das contrapartes</w:t>
      </w:r>
      <w:r w:rsidRPr="000659FA">
        <w:rPr>
          <w:rFonts w:ascii="Santander Text" w:hAnsi="Santander Text" w:cs="Arial"/>
          <w:lang w:val="pt-PT"/>
        </w:rPr>
        <w:t xml:space="preserve">, nomeadamente emissões, </w:t>
      </w:r>
      <w:r w:rsidR="000D233B" w:rsidRPr="000659FA">
        <w:rPr>
          <w:rFonts w:ascii="Santander Text" w:hAnsi="Santander Text" w:cs="Arial"/>
          <w:lang w:val="pt-PT"/>
        </w:rPr>
        <w:t xml:space="preserve">marcações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Pr="000659FA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14:paraId="237B2FDC" w14:textId="1742FC1C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3" w:name="_Toc194943235"/>
      <w:r w:rsidRPr="000659FA">
        <w:rPr>
          <w:color w:val="auto"/>
        </w:rPr>
        <w:t>Granularidade</w:t>
      </w:r>
      <w:bookmarkEnd w:id="413"/>
      <w:r w:rsidRPr="000659FA">
        <w:rPr>
          <w:color w:val="auto"/>
          <w:lang w:val="pt-PT"/>
        </w:rPr>
        <w:t xml:space="preserve"> </w:t>
      </w:r>
    </w:p>
    <w:p w14:paraId="47E7D70D" w14:textId="491FA433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14" w:name="_Hlk141198689"/>
      <w:r w:rsidRPr="000659FA">
        <w:rPr>
          <w:rFonts w:ascii="Santander Text" w:hAnsi="Santander Text" w:cs="Arial"/>
          <w:lang w:val="pt-PT"/>
        </w:rPr>
        <w:t>Cada registo nesta tabela irá representar</w:t>
      </w:r>
      <w:r w:rsidR="008E000B" w:rsidRPr="000659FA">
        <w:rPr>
          <w:rFonts w:ascii="Santander Text" w:hAnsi="Santander Text" w:cs="Arial"/>
          <w:lang w:val="pt-PT"/>
        </w:rPr>
        <w:t xml:space="preserve"> um cliente</w:t>
      </w:r>
      <w:r w:rsidRPr="000659FA">
        <w:rPr>
          <w:rFonts w:ascii="Santander Text" w:hAnsi="Santander Text" w:cs="Arial"/>
          <w:lang w:val="pt-PT"/>
        </w:rPr>
        <w:t xml:space="preserve">, identificado pelo campo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zcliente</w:t>
      </w:r>
      <w:r w:rsidR="00DE75B1" w:rsidRPr="000659FA">
        <w:rPr>
          <w:rFonts w:ascii="Santander Text" w:hAnsi="Santander Text" w:cs="Arial"/>
          <w:i/>
          <w:iCs/>
          <w:lang w:val="pt-PT"/>
        </w:rPr>
        <w:t>’</w:t>
      </w:r>
      <w:r w:rsidR="008E000B" w:rsidRPr="000659FA">
        <w:rPr>
          <w:rFonts w:ascii="Santander Text" w:hAnsi="Santander Text" w:cs="Arial"/>
          <w:lang w:val="pt-PT"/>
        </w:rPr>
        <w:t>.</w:t>
      </w:r>
      <w:r w:rsidR="00A4699F" w:rsidRPr="000659FA">
        <w:rPr>
          <w:rFonts w:ascii="Santander Text" w:hAnsi="Santander Text" w:cs="Arial"/>
          <w:lang w:val="pt-PT"/>
        </w:rPr>
        <w:t xml:space="preserve"> </w:t>
      </w:r>
      <w:r w:rsidR="007A099C" w:rsidRPr="000659FA">
        <w:rPr>
          <w:rFonts w:ascii="Santander Text" w:hAnsi="Santander Text" w:cs="Arial"/>
          <w:lang w:val="pt-PT"/>
        </w:rPr>
        <w:t>N</w:t>
      </w:r>
      <w:r w:rsidR="00A4699F" w:rsidRPr="000659FA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="00DE75B1" w:rsidRPr="000659FA">
        <w:rPr>
          <w:rFonts w:ascii="Santander Text" w:hAnsi="Santander Text" w:cs="Arial"/>
          <w:lang w:val="pt-PT"/>
        </w:rPr>
        <w:t>‘</w:t>
      </w:r>
      <w:r w:rsidR="00A4699F" w:rsidRPr="000659FA">
        <w:rPr>
          <w:rFonts w:ascii="Santander Text" w:hAnsi="Santander Text" w:cs="Arial"/>
          <w:i/>
          <w:lang w:val="pt-PT"/>
        </w:rPr>
        <w:t>ref_date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A4699F" w:rsidRPr="000659FA">
        <w:rPr>
          <w:rFonts w:ascii="Santander Text" w:hAnsi="Santander Text" w:cs="Arial"/>
          <w:lang w:val="pt-PT"/>
        </w:rPr>
        <w:t>)</w:t>
      </w:r>
      <w:r w:rsidR="007A099C" w:rsidRPr="000659FA">
        <w:rPr>
          <w:rFonts w:ascii="Santander Text" w:hAnsi="Santander Text" w:cs="Arial"/>
          <w:lang w:val="pt-PT"/>
        </w:rPr>
        <w:t>, completa a chave da tabela.</w:t>
      </w:r>
    </w:p>
    <w:p w14:paraId="049F51B5" w14:textId="4C994068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5" w:name="_Ref193108357"/>
      <w:bookmarkStart w:id="416" w:name="_Toc194943236"/>
      <w:r w:rsidRPr="000659FA">
        <w:rPr>
          <w:color w:val="auto"/>
        </w:rPr>
        <w:t>Aprovisionamento</w:t>
      </w:r>
      <w:bookmarkEnd w:id="415"/>
      <w:bookmarkEnd w:id="416"/>
    </w:p>
    <w:p w14:paraId="7E3C6D64" w14:textId="5A22F5C5" w:rsidR="007424C0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aprovisionamento, será a tabela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7424C0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9C5673" w:rsidRPr="000659FA">
        <w:rPr>
          <w:rFonts w:ascii="Santander Text" w:hAnsi="Santander Text" w:cs="Arial"/>
          <w:lang w:val="pt-PT"/>
        </w:rPr>
        <w:t>.</w:t>
      </w:r>
    </w:p>
    <w:p w14:paraId="4BFDA980" w14:textId="77777777" w:rsidR="009C5673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em </w:t>
      </w:r>
      <w:r w:rsidR="00647AF3" w:rsidRPr="000659FA">
        <w:rPr>
          <w:rFonts w:ascii="Santander Text" w:hAnsi="Santander Text" w:cs="Arial"/>
          <w:lang w:val="pt-PT"/>
        </w:rPr>
        <w:t xml:space="preserve">diversos </w:t>
      </w:r>
      <w:r w:rsidR="00647AF3"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424C0" w:rsidRPr="000659FA">
        <w:rPr>
          <w:rFonts w:ascii="Santander Text" w:hAnsi="Santander Text" w:cs="Arial"/>
          <w:lang w:val="pt-PT"/>
        </w:rPr>
        <w:t>descrit</w:t>
      </w:r>
      <w:r w:rsidR="00647AF3" w:rsidRPr="000659FA">
        <w:rPr>
          <w:rFonts w:ascii="Santander Text" w:hAnsi="Santander Text" w:cs="Arial"/>
          <w:lang w:val="pt-PT"/>
        </w:rPr>
        <w:t>o</w:t>
      </w:r>
      <w:r w:rsidR="007424C0" w:rsidRPr="000659FA">
        <w:rPr>
          <w:rFonts w:ascii="Santander Text" w:hAnsi="Santander Text" w:cs="Arial"/>
          <w:lang w:val="pt-PT"/>
        </w:rPr>
        <w:t xml:space="preserve">s nas secções seguintes, a saber: </w:t>
      </w:r>
    </w:p>
    <w:p w14:paraId="5DA56CA9" w14:textId="5C765E35" w:rsidR="00A34614" w:rsidRPr="000659FA" w:rsidRDefault="004D7AD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modesg_inp_empr_excl_paris</w:t>
      </w:r>
      <w:r w:rsidR="009C5673" w:rsidRPr="000659FA">
        <w:rPr>
          <w:rFonts w:ascii="Santander Text" w:hAnsi="Santander Text" w:cs="Arial"/>
          <w:lang w:val="pt-PT"/>
        </w:rPr>
        <w:t xml:space="preserve">, </w:t>
      </w:r>
      <w:r w:rsidR="00E41CE8" w:rsidRPr="000659FA">
        <w:rPr>
          <w:rFonts w:ascii="Santander Text" w:hAnsi="Santander Text" w:cs="Arial"/>
          <w:i/>
          <w:lang w:val="pt-PT"/>
        </w:rPr>
        <w:t>modesg_inp_</w:t>
      </w:r>
      <w:r w:rsidR="00FC041B" w:rsidRPr="000659FA">
        <w:rPr>
          <w:rFonts w:ascii="Santander Text" w:hAnsi="Santander Text" w:cs="Arial"/>
          <w:i/>
          <w:lang w:val="pt-PT"/>
        </w:rPr>
        <w:t>cs</w:t>
      </w:r>
      <w:r w:rsidR="00D568B9" w:rsidRPr="000659FA">
        <w:rPr>
          <w:rFonts w:ascii="Santander Text" w:hAnsi="Santander Text" w:cs="Arial"/>
          <w:i/>
          <w:lang w:val="pt-PT"/>
        </w:rPr>
        <w:t>rd</w:t>
      </w:r>
      <w:r w:rsidR="00E41CE8" w:rsidRPr="000659FA">
        <w:rPr>
          <w:rFonts w:ascii="Santander Text" w:hAnsi="Santander Text" w:cs="Arial"/>
          <w:i/>
          <w:lang w:val="pt-PT"/>
        </w:rPr>
        <w:t>_alinhamento_tax</w:t>
      </w:r>
      <w:r w:rsidR="00A34614" w:rsidRPr="000659FA">
        <w:rPr>
          <w:rFonts w:ascii="Santander Text" w:hAnsi="Santander Text" w:cs="Arial"/>
          <w:lang w:val="pt-PT"/>
        </w:rPr>
        <w:t xml:space="preserve">, </w:t>
      </w:r>
      <w:r w:rsidR="00647AF3" w:rsidRPr="000659FA">
        <w:rPr>
          <w:rFonts w:ascii="Santander Text" w:hAnsi="Santander Text" w:cs="Arial"/>
          <w:i/>
          <w:lang w:val="pt-PT"/>
        </w:rPr>
        <w:t>modesg_inp_risco_fisico</w:t>
      </w:r>
      <w:r w:rsidR="00AA7D90" w:rsidRPr="000659FA">
        <w:rPr>
          <w:rFonts w:ascii="Santander Text" w:hAnsi="Santander Text" w:cs="Arial"/>
          <w:lang w:val="pt-PT"/>
        </w:rPr>
        <w:t>,</w:t>
      </w:r>
      <w:r w:rsidR="00FC041B" w:rsidRPr="000659FA">
        <w:rPr>
          <w:rFonts w:ascii="Santander Text" w:hAnsi="Santander Text" w:cs="Arial"/>
          <w:lang w:val="pt-PT"/>
        </w:rPr>
        <w:t xml:space="preserve"> </w:t>
      </w:r>
      <w:r w:rsidR="00FC041B" w:rsidRPr="000659FA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="00FC041B" w:rsidRPr="000659FA">
        <w:rPr>
          <w:rFonts w:ascii="Santander Text" w:hAnsi="Santander Text" w:cs="Arial"/>
          <w:i/>
          <w:sz w:val="20"/>
          <w:szCs w:val="20"/>
          <w:lang w:val="pt-PT"/>
        </w:rPr>
        <w:t>,</w:t>
      </w:r>
      <w:r w:rsidR="00A34614" w:rsidRPr="000659FA">
        <w:rPr>
          <w:rFonts w:ascii="Santander Text" w:hAnsi="Santander Text" w:cs="Arial"/>
          <w:lang w:val="pt-PT"/>
        </w:rPr>
        <w:t xml:space="preserve"> </w:t>
      </w:r>
      <w:r w:rsidR="00A34614" w:rsidRPr="000659FA">
        <w:rPr>
          <w:rFonts w:ascii="Santander Text" w:hAnsi="Santander Text" w:cs="Arial"/>
          <w:i/>
          <w:lang w:val="pt-PT"/>
        </w:rPr>
        <w:t>modesg_inp_emss_scib</w:t>
      </w:r>
      <w:r w:rsidR="00FC041B" w:rsidRPr="000659FA">
        <w:rPr>
          <w:rFonts w:ascii="Santander Text" w:hAnsi="Santander Text" w:cs="Arial"/>
          <w:lang w:val="pt-PT"/>
        </w:rPr>
        <w:t xml:space="preserve">, </w:t>
      </w:r>
      <w:r w:rsidR="00AA7D90" w:rsidRPr="000659FA">
        <w:rPr>
          <w:rFonts w:ascii="Santander Text" w:hAnsi="Santander Text" w:cs="Arial"/>
          <w:i/>
          <w:lang w:val="pt-PT"/>
        </w:rPr>
        <w:t>modesg_inp_emss_nace</w:t>
      </w:r>
      <w:r w:rsidR="00FC041B" w:rsidRPr="000659FA">
        <w:rPr>
          <w:rFonts w:ascii="Santander Text" w:hAnsi="Santander Text" w:cs="Arial"/>
          <w:lang w:val="pt-PT"/>
        </w:rPr>
        <w:t xml:space="preserve"> e</w:t>
      </w:r>
      <w:r w:rsidR="005113EB" w:rsidRPr="000659FA">
        <w:rPr>
          <w:rFonts w:ascii="Santander Text" w:hAnsi="Santander Text" w:cs="Arial"/>
          <w:lang w:val="pt-PT"/>
        </w:rPr>
        <w:t xml:space="preserve"> </w:t>
      </w:r>
      <w:r w:rsidR="005113EB" w:rsidRPr="000659FA">
        <w:rPr>
          <w:rFonts w:ascii="Santander Text" w:hAnsi="Santander Text" w:cs="Arial"/>
          <w:i/>
          <w:lang w:val="pt-PT"/>
        </w:rPr>
        <w:t>modesg_inp_project_finance.</w:t>
      </w:r>
    </w:p>
    <w:p w14:paraId="57023CBD" w14:textId="29F5AAC6" w:rsidR="00A929C5" w:rsidRPr="000659FA" w:rsidRDefault="007424C0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7261D6" w:rsidRPr="000659FA">
        <w:rPr>
          <w:rFonts w:ascii="Santander Text" w:hAnsi="Santander Text" w:cs="Arial"/>
          <w:lang w:val="pt-PT"/>
        </w:rPr>
        <w:t>“</w:t>
      </w:r>
      <w:r w:rsidR="00A34614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A34614" w:rsidRPr="000659FA">
        <w:rPr>
          <w:rFonts w:ascii="Santander Text" w:hAnsi="Santander Text" w:cs="Arial"/>
          <w:iCs/>
          <w:lang w:val="pt-PT"/>
        </w:rPr>
        <w:t>.xlsx</w:t>
      </w:r>
      <w:r w:rsidR="007261D6" w:rsidRPr="000659FA">
        <w:rPr>
          <w:rFonts w:ascii="Santander Text" w:hAnsi="Santander Text" w:cs="Arial"/>
          <w:lang w:val="pt-PT"/>
        </w:rPr>
        <w:t>”</w:t>
      </w:r>
      <w:r w:rsidR="00A34614" w:rsidRPr="000659FA">
        <w:rPr>
          <w:rFonts w:ascii="Santander Text" w:hAnsi="Santander Text" w:cs="Arial"/>
          <w:lang w:val="pt-PT"/>
        </w:rPr>
        <w:t>, colunas TABELA/FICHEIRO e CAMPO</w:t>
      </w:r>
      <w:r w:rsidRPr="000659FA">
        <w:rPr>
          <w:rFonts w:ascii="Santander Text" w:hAnsi="Santander Text" w:cs="Arial"/>
          <w:lang w:val="pt-PT"/>
        </w:rPr>
        <w:t xml:space="preserve"> e em maior detalhe nas secções seguintes.</w:t>
      </w:r>
    </w:p>
    <w:p w14:paraId="51923B00" w14:textId="7C4022E3" w:rsidR="00F87906" w:rsidRPr="000659FA" w:rsidRDefault="00F8790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="000659FA" w:rsidRPr="000659FA" w14:paraId="31B45070" w14:textId="77777777" w:rsidTr="00F87906">
        <w:trPr>
          <w:trHeight w:val="290"/>
        </w:trPr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81F9B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54FE8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="000659FA" w:rsidRPr="000659FA" w14:paraId="2DF4810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EADA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8D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06D9B34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B2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81AD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3552E6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34E8" w14:textId="5C351A94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D962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B26A28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20B06" w14:textId="69337087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DA4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ED6600" w14:paraId="5E9CC56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F7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D568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2D76EB31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6DF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C88B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2AE89CB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8E8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E38D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057FB7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0692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DD24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13F9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63F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BD0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1FAC22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CF77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D8D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CCE7370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7DC3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8EA3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2FC7F3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F444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B91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7FCC65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0E7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A89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3A8941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263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7D7A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9BD5D5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6AE5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C2ED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A5B62C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F89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B997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A475C5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CE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9AC6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FBF0A1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EFB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B10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A3663A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2FAD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E8FF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EB03C5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9E4D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D10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7234D1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2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49D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57A721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92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AF58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4B62D9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8DF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4ABF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C581F0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2A2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02A0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DAF176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C73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ED0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84F068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120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B433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C05E04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B1A1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365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C473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AE05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E02F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6618FE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0EBE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B763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E0F2AF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B226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3C95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327850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F962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022E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B7914D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559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AE82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739D6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02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A674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FD6A99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C666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271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9724F8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956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297B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35DBA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829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B126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B1488F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9C75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lastRenderedPageBreak/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0A5C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C2C96B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7B5C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C1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65E170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EF73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E17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27B626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DAE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ACF3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E1E92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A942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1B5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0CD3E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65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EFFE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DD1766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A369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CE10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29D402E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905D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3006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1E9F905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3A2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1C8C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ED6600" w14:paraId="7720CE6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15FF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AE1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0B94BB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65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5E61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281811A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A5DE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1709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D90F87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985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0F0C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10B09A0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1E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3BDA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7195E8A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DF2F" w14:textId="2B8051C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8EAD7" w14:textId="6DA9F09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09AFD30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E9F0" w14:textId="33EEDD3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37B58" w14:textId="14D7C00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="000659FA" w:rsidRPr="00ED6600" w14:paraId="5841E01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669AA" w14:textId="2876A415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08601" w14:textId="6154E46E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ED6600" w14:paraId="165DEC9B" w14:textId="77777777" w:rsidTr="00FC041B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19B8A" w14:textId="69D86177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88E249" w14:textId="27974D6D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14:paraId="4232FB5A" w14:textId="3D35753D" w:rsidR="00DE000D" w:rsidRPr="000659FA" w:rsidRDefault="00DE000D" w:rsidP="007E3521">
      <w:pPr>
        <w:pStyle w:val="MyHeading3"/>
        <w:spacing w:before="240"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flg_emprs_excl_paris</w:t>
      </w:r>
    </w:p>
    <w:p w14:paraId="0E8A106C" w14:textId="29E6623A" w:rsidR="000A2019" w:rsidRPr="000659FA" w:rsidRDefault="009D2654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(campo ‘</w:t>
      </w:r>
      <w:r w:rsidR="000A2019" w:rsidRPr="000659FA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ativas </w:t>
      </w:r>
      <w:r w:rsidR="00FB1B22" w:rsidRPr="000659FA">
        <w:rPr>
          <w:rFonts w:ascii="Santander Text" w:hAnsi="Santander Text" w:cs="Arial"/>
          <w:szCs w:val="18"/>
          <w:lang w:val="pt-PT"/>
        </w:rPr>
        <w:t>disponíveis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 à data:</w:t>
      </w:r>
    </w:p>
    <w:p w14:paraId="06070631" w14:textId="44F5B4F4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14:paraId="56852B7D" w14:textId="1F92D39F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7C14D4BC" w14:textId="27617C0B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0659FA">
        <w:rPr>
          <w:rFonts w:ascii="Santander Text" w:hAnsi="Santander Text" w:cs="Arial"/>
          <w:iCs/>
          <w:szCs w:val="18"/>
        </w:rPr>
        <w:t>:</w:t>
      </w:r>
      <w:r w:rsidRPr="000659FA">
        <w:rPr>
          <w:rFonts w:ascii="Santander Text" w:hAnsi="Santander Text" w:cs="Arial"/>
          <w:i/>
          <w:iCs/>
          <w:szCs w:val="18"/>
        </w:rPr>
        <w:t xml:space="preserve"> </w:t>
      </w:r>
    </w:p>
    <w:p w14:paraId="0DE8D6C5" w14:textId="519FEE0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659FA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="0009104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="0009104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marcar como excluídos do acordo de Paris. Denote-se que, para os clientes cujo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FB1B22" w:rsidRPr="000659FA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0659FA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3C5833C2" w14:textId="0160C75D" w:rsidR="000A2019" w:rsidRPr="000659FA" w:rsidRDefault="000A2019" w:rsidP="008E5B92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1EC67F62" w14:textId="4DC57C9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="007261D6" w:rsidRPr="000659FA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dos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(co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nsiderar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o valor da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="009D4A90" w:rsidRPr="000659FA">
        <w:rPr>
          <w:rFonts w:ascii="Santander Text" w:hAnsi="Santander Text" w:cs="Arial"/>
          <w:iCs/>
          <w:szCs w:val="18"/>
          <w:lang w:val="pt-PT"/>
        </w:rPr>
        <w:t>para a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desde</w:t>
      </w:r>
      <w:r w:rsidR="00B467C5" w:rsidRPr="000659FA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="0005563F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>).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7261D6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7261D6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="000425BF" w:rsidRPr="000659FA">
        <w:rPr>
          <w:rFonts w:ascii="Santander Text" w:hAnsi="Santander Text" w:cs="Arial"/>
          <w:szCs w:val="18"/>
          <w:lang w:val="pt-PT"/>
        </w:rPr>
        <w:t>à</w:t>
      </w:r>
      <w:r w:rsidRPr="000659FA">
        <w:rPr>
          <w:rFonts w:ascii="Santander Text" w:hAnsi="Santander Text" w:cs="Arial"/>
          <w:szCs w:val="18"/>
          <w:lang w:val="pt-PT"/>
        </w:rPr>
        <w:t>quele grupo)</w:t>
      </w:r>
      <w:r w:rsidR="007261D6" w:rsidRPr="000659FA">
        <w:rPr>
          <w:rFonts w:ascii="Santander Text" w:hAnsi="Santander Text" w:cs="Arial"/>
          <w:szCs w:val="18"/>
          <w:lang w:val="pt-PT"/>
        </w:rPr>
        <w:t>.</w:t>
      </w:r>
    </w:p>
    <w:p w14:paraId="40118747" w14:textId="77777777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64E634D3" w14:textId="7443D20A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68DDBF1E" w14:textId="77777777" w:rsidR="0089204F" w:rsidRPr="000659FA" w:rsidRDefault="0089204F" w:rsidP="007E3521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6F7EE4F4" w14:textId="3CD53F09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="000A2019" w:rsidRPr="000659FA">
        <w:rPr>
          <w:rFonts w:ascii="Santander Text" w:hAnsi="Santander Text" w:cs="Arial"/>
          <w:szCs w:val="18"/>
          <w:lang w:val="pt-PT"/>
        </w:rPr>
        <w:t>(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="00A27B13" w:rsidRPr="000659FA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="00D72D00" w:rsidRPr="000659FA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) pelo campo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szCs w:val="18"/>
          <w:lang w:val="pt-PT"/>
        </w:rPr>
        <w:t>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D549F" w:rsidRPr="000659FA">
        <w:rPr>
          <w:rFonts w:ascii="Santander Text" w:hAnsi="Santander Text" w:cs="Arial"/>
          <w:i/>
          <w:szCs w:val="18"/>
          <w:lang w:val="pt-PT"/>
        </w:rPr>
        <w:t>_emitente</w:t>
      </w:r>
      <w:r w:rsidR="00AB2B04" w:rsidRPr="000659FA">
        <w:rPr>
          <w:rFonts w:ascii="Santander Text" w:hAnsi="Santander Text" w:cs="Arial"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696D8F68" w14:textId="7168DDC2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ttt35_titgru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complementada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="000A2019"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presente no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="000A2019" w:rsidRPr="000659FA">
        <w:rPr>
          <w:rFonts w:ascii="Santander Text" w:hAnsi="Santander Text" w:cs="Arial"/>
          <w:szCs w:val="18"/>
          <w:lang w:val="pt-PT"/>
        </w:rPr>
        <w:t>ou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cisinref’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528C1"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="00A528C1" w:rsidRPr="000659FA">
        <w:rPr>
          <w:rFonts w:ascii="Santander Text" w:hAnsi="Santander Text" w:cs="Arial"/>
          <w:i/>
          <w:szCs w:val="18"/>
          <w:lang w:val="pt-PT"/>
        </w:rPr>
        <w:t>ttt35_titlgru</w:t>
      </w:r>
      <w:r w:rsidR="00A528C1" w:rsidRPr="000659FA" w:rsidDel="00A528C1">
        <w:rPr>
          <w:rStyle w:val="CommentReference"/>
          <w:rFonts w:ascii="Santander Text" w:hAnsi="Santander Text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795BFF2F" w14:textId="547A0DBB" w:rsidR="000A2019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II)</w:t>
      </w:r>
    </w:p>
    <w:p w14:paraId="595996BF" w14:textId="0BE8D668" w:rsidR="000A2019" w:rsidRPr="000659FA" w:rsidRDefault="000A2019" w:rsidP="007E3521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14:paraId="5CF91426" w14:textId="61044E82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hAnsi="Santander Text" w:cs="Arial"/>
          <w:szCs w:val="18"/>
          <w:lang w:val="pt-PT"/>
        </w:rPr>
        <w:t>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>tenha valores não nulos</w:t>
      </w:r>
      <w:r w:rsidR="00DC4F09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de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 forma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57CF9" w:rsidRPr="000659FA">
        <w:rPr>
          <w:rFonts w:ascii="Santander Text" w:hAnsi="Santander Text" w:cs="Arial"/>
          <w:szCs w:val="18"/>
          <w:lang w:val="pt-PT"/>
        </w:rPr>
        <w:t>supletiva:</w:t>
      </w:r>
    </w:p>
    <w:p w14:paraId="2F2883CA" w14:textId="77777777" w:rsidR="0089204F" w:rsidRPr="000659FA" w:rsidRDefault="0089204F" w:rsidP="007E3521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14:paraId="1E0E4E01" w14:textId="60AF92EA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</w:t>
      </w:r>
      <w:r w:rsidR="004F0294" w:rsidRPr="000659FA">
        <w:rPr>
          <w:rFonts w:ascii="Santander Text" w:hAnsi="Santander Text" w:cs="Arial"/>
          <w:szCs w:val="18"/>
          <w:lang w:val="pt-PT"/>
        </w:rPr>
        <w:t xml:space="preserve">o campo </w:t>
      </w:r>
      <w:r w:rsidR="004F0294" w:rsidRPr="000659FA">
        <w:rPr>
          <w:rFonts w:ascii="Santander Text" w:hAnsi="Santander Text" w:cs="Arial"/>
          <w:szCs w:val="18"/>
          <w:lang w:val="pt-PT"/>
        </w:rPr>
        <w:lastRenderedPageBreak/>
        <w:t>‘</w:t>
      </w:r>
      <w:r w:rsidR="004F0294"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="004F0294" w:rsidRPr="000659FA">
        <w:rPr>
          <w:rFonts w:ascii="Santander Text" w:hAnsi="Santander Text" w:cs="Arial"/>
          <w:szCs w:val="18"/>
          <w:lang w:val="pt-PT"/>
        </w:rPr>
        <w:t>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="00AB2B04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5D3377C" w14:textId="2998E1EC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ting_interno</w:t>
      </w:r>
      <w:r w:rsidR="00191BE4"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ccliente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0659FA">
        <w:rPr>
          <w:rFonts w:ascii="Santander Text" w:hAnsi="Santander Text" w:cs="Arial"/>
          <w:i/>
          <w:szCs w:val="18"/>
          <w:lang w:val="pt-PT"/>
        </w:rPr>
        <w:t>‘ccli_kgl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="00A27B13" w:rsidRPr="000659FA">
        <w:rPr>
          <w:rFonts w:ascii="Santander Text" w:hAnsi="Santander Text" w:cs="Arial"/>
          <w:szCs w:val="18"/>
          <w:lang w:val="pt-PT"/>
        </w:rPr>
        <w:t>mentar, isto é, cruzamento com </w:t>
      </w:r>
      <w:r w:rsidRPr="000659FA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14:paraId="4995EFB3" w14:textId="50AC540F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="00054718" w:rsidRPr="000659FA">
        <w:rPr>
          <w:rFonts w:ascii="Santander Text" w:hAnsi="Santander Text" w:cs="Arial"/>
          <w:szCs w:val="18"/>
          <w:lang w:val="pt-PT"/>
        </w:rPr>
        <w:t>o campo ‘ccli_kgl’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25AFD4CC" w14:textId="77777777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0659FA">
        <w:rPr>
          <w:rFonts w:ascii="Santander Text" w:hAnsi="Santander Text" w:cs="Arial"/>
          <w:szCs w:val="18"/>
        </w:rPr>
        <w:t>I), II);</w:t>
      </w:r>
    </w:p>
    <w:p w14:paraId="13BD8368" w14:textId="77777777" w:rsidR="000A2019" w:rsidRPr="000659FA" w:rsidRDefault="000A201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F2EA4B5" w14:textId="24AD6C7F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14:paraId="4B718A5F" w14:textId="035B8B76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3A3001" w:rsidRPr="000659FA">
        <w:rPr>
          <w:rFonts w:ascii="Santander Text" w:hAnsi="Santander Text" w:cs="Arial"/>
          <w:szCs w:val="18"/>
          <w:lang w:val="pt-PT"/>
        </w:rPr>
        <w:t>;</w:t>
      </w:r>
    </w:p>
    <w:p w14:paraId="5DD63773" w14:textId="0974A8AF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‘isin’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AB2B04" w:rsidRPr="000659FA">
        <w:rPr>
          <w:rFonts w:ascii="Santander Text" w:hAnsi="Santander Text" w:cs="Arial"/>
          <w:szCs w:val="18"/>
          <w:lang w:val="pt-PT"/>
        </w:rPr>
        <w:t>.</w:t>
      </w:r>
    </w:p>
    <w:p w14:paraId="7E1A27EA" w14:textId="7FFB5563" w:rsidR="000A2019" w:rsidRPr="000659FA" w:rsidRDefault="000A2019" w:rsidP="007E3521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14:paraId="6FA3C3FF" w14:textId="0C047346" w:rsidR="00025494" w:rsidRPr="000659FA" w:rsidRDefault="003A3001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="00AB2B04" w:rsidRPr="000659FA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deverão 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ser </w:t>
      </w:r>
      <w:r w:rsidRPr="000659FA">
        <w:rPr>
          <w:rFonts w:ascii="Santander Text" w:hAnsi="Santander Text" w:cs="Arial"/>
          <w:szCs w:val="18"/>
          <w:lang w:val="pt-PT"/>
        </w:rPr>
        <w:t>tidas as seguintes considerações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4BBB3DA" w14:textId="3BE73EA5" w:rsidR="00AB2B0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12510E2F" w14:textId="1FD164EA" w:rsidR="0002549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então:</w:t>
      </w:r>
    </w:p>
    <w:p w14:paraId="7E72E364" w14:textId="76B3272F" w:rsidR="00540F56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'1'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7D86499F" w14:textId="33148133" w:rsidR="00025494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contrário, reportar '0'</w:t>
      </w:r>
      <w:r w:rsidR="00AB2B04" w:rsidRPr="000659FA">
        <w:rPr>
          <w:rFonts w:ascii="Santander Text" w:hAnsi="Santander Text" w:cs="Arial"/>
          <w:sz w:val="18"/>
          <w:szCs w:val="18"/>
        </w:rPr>
        <w:t>.</w:t>
      </w:r>
    </w:p>
    <w:p w14:paraId="43E563EC" w14:textId="0FCE06C4" w:rsidR="00864D30" w:rsidRPr="000659FA" w:rsidRDefault="002A06F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(</w:t>
      </w:r>
      <w:r w:rsidR="00AB2B04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3A300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 execução do carregamento</w:t>
      </w:r>
      <w:r w:rsidRPr="000659FA">
        <w:rPr>
          <w:rFonts w:ascii="Santander Text" w:hAnsi="Santander Text" w:cs="Arial"/>
          <w:lang w:val="pt-PT"/>
        </w:rPr>
        <w:t>.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E1610D" w:rsidRPr="000659FA">
        <w:rPr>
          <w:rFonts w:ascii="Santander Text" w:hAnsi="Santander Text" w:cs="Arial"/>
          <w:lang w:val="pt-PT"/>
        </w:rPr>
        <w:t xml:space="preserve">Adicionalmente, </w:t>
      </w:r>
      <w:r w:rsidR="007536AD" w:rsidRPr="000659FA">
        <w:rPr>
          <w:rFonts w:ascii="Santander Text" w:hAnsi="Santander Text" w:cs="Arial"/>
          <w:lang w:val="pt-PT"/>
        </w:rPr>
        <w:t>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 </w:t>
      </w:r>
    </w:p>
    <w:p w14:paraId="41A23E49" w14:textId="783286DB" w:rsidR="00025494" w:rsidRPr="000659FA" w:rsidRDefault="00025494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origem_flg_emprs_excl_paris</w:t>
      </w:r>
    </w:p>
    <w:p w14:paraId="1D962A13" w14:textId="1679468F" w:rsidR="00025494" w:rsidRPr="000659FA" w:rsidRDefault="00025494" w:rsidP="007E3521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0659FA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14:paraId="43AD655A" w14:textId="1D696A97" w:rsidR="00AB2B04" w:rsidRPr="000659FA" w:rsidRDefault="00025494" w:rsidP="007536AD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lastRenderedPageBreak/>
        <w:t xml:space="preserve">Se contraparte not in ('outras empresas nao financeiras')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05563F" w:rsidRPr="000659FA">
        <w:rPr>
          <w:rFonts w:ascii="Santander Text" w:hAnsi="Santander Text" w:cs="Arial"/>
          <w:sz w:val="18"/>
          <w:szCs w:val="18"/>
        </w:rPr>
        <w:t>;</w:t>
      </w:r>
    </w:p>
    <w:p w14:paraId="425D0D0C" w14:textId="084F7612" w:rsidR="00025494" w:rsidRPr="000659FA" w:rsidRDefault="00025494" w:rsidP="008E5B9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="0005563F" w:rsidRPr="000659FA">
        <w:rPr>
          <w:rFonts w:ascii="Santander Text" w:hAnsi="Santander Text" w:cs="Arial"/>
          <w:sz w:val="18"/>
          <w:szCs w:val="18"/>
        </w:rPr>
        <w:t>.</w:t>
      </w:r>
    </w:p>
    <w:p w14:paraId="2F3EEA88" w14:textId="47F8A179" w:rsidR="00AB2B04" w:rsidRPr="000659FA" w:rsidRDefault="00AB2B04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14:paraId="159F244E" w14:textId="461DABEF" w:rsidR="00472C59" w:rsidRPr="000659FA" w:rsidRDefault="00472C59" w:rsidP="007E3521">
      <w:pPr>
        <w:pStyle w:val="MyHeading3"/>
        <w:spacing w:after="120" w:line="360" w:lineRule="auto"/>
        <w:rPr>
          <w:rFonts w:cs="Arial"/>
          <w:color w:val="auto"/>
          <w:lang w:val="pt-PT"/>
        </w:rPr>
      </w:pPr>
      <w:r w:rsidRPr="000659FA">
        <w:rPr>
          <w:rFonts w:cs="Arial"/>
          <w:color w:val="auto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14:paraId="756DD295" w14:textId="49635E7A" w:rsidR="000659FA" w:rsidRPr="000659FA" w:rsidRDefault="000659FA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a variável </w:t>
      </w:r>
      <w:r w:rsidRPr="000659FA">
        <w:rPr>
          <w:rFonts w:ascii="Santander Text" w:hAnsi="Santander Text" w:cs="Arial"/>
          <w:i/>
          <w:lang w:val="pt-PT"/>
        </w:rPr>
        <w:t>‘flg_csrd’</w:t>
      </w:r>
      <w:r>
        <w:rPr>
          <w:rFonts w:ascii="Santander Text" w:hAnsi="Santander Text" w:cs="Arial"/>
          <w:i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é referente à marcação NFRD. Contudo, o nome da variável já se encontra atualizado, uma vez que futuramente esta variável irá representar a marcação CSRD. </w:t>
      </w:r>
    </w:p>
    <w:p w14:paraId="5635F37A" w14:textId="39325E60" w:rsidR="00F87906" w:rsidRPr="000659FA" w:rsidRDefault="007D5E5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Deste modo, a </w:t>
      </w:r>
      <w:r w:rsidR="00F87906" w:rsidRPr="000659FA">
        <w:rPr>
          <w:rFonts w:ascii="Santander Text" w:hAnsi="Santander Text" w:cs="Arial"/>
          <w:lang w:val="pt-PT"/>
        </w:rPr>
        <w:t xml:space="preserve">variável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1B0931" w:rsidRPr="000659FA">
        <w:rPr>
          <w:rFonts w:ascii="Santander Text" w:hAnsi="Santander Text" w:cs="Arial"/>
          <w:i/>
          <w:iCs/>
          <w:lang w:val="pt-PT"/>
        </w:rPr>
        <w:t>flg_csrd</w:t>
      </w:r>
      <w:r w:rsidR="00AB2B04" w:rsidRPr="000659FA">
        <w:rPr>
          <w:rFonts w:ascii="Santander Text" w:hAnsi="Santander Text" w:cs="Arial"/>
          <w:i/>
          <w:iCs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="00F87906" w:rsidRPr="000659FA">
        <w:rPr>
          <w:rFonts w:ascii="Santander Text" w:hAnsi="Santander Text" w:cs="Arial"/>
          <w:i/>
          <w:iCs/>
          <w:lang w:val="pt-PT"/>
        </w:rPr>
        <w:t>modesg_inp_</w:t>
      </w:r>
      <w:r w:rsidR="00025494" w:rsidRPr="000659FA">
        <w:rPr>
          <w:rFonts w:ascii="Santander Text" w:hAnsi="Santander Text" w:cs="Arial"/>
          <w:i/>
          <w:iCs/>
          <w:lang w:val="pt-PT"/>
        </w:rPr>
        <w:t>csrd</w:t>
      </w:r>
      <w:r w:rsidR="00F87906" w:rsidRPr="000659FA">
        <w:rPr>
          <w:rFonts w:ascii="Santander Text" w:hAnsi="Santander Text" w:cs="Arial"/>
          <w:i/>
          <w:iCs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, de acordo com a seguinte ordem de condições:</w:t>
      </w:r>
    </w:p>
    <w:p w14:paraId="6ECA7273" w14:textId="3C486607" w:rsidR="00F87906" w:rsidRPr="000659FA" w:rsidRDefault="00025494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1.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clei’</w:t>
      </w:r>
      <w:r w:rsidR="00F87906" w:rsidRPr="000659FA">
        <w:rPr>
          <w:rFonts w:ascii="Santander Text" w:hAnsi="Santander Text" w:cs="Arial"/>
          <w:b/>
          <w:lang w:val="pt-PT"/>
        </w:rPr>
        <w:t xml:space="preserve">: </w:t>
      </w:r>
    </w:p>
    <w:p w14:paraId="5410EA49" w14:textId="39535C35" w:rsidR="00F87906" w:rsidRPr="000659FA" w:rsidRDefault="003B55B9" w:rsidP="007E3521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informação de input (</w:t>
      </w:r>
      <w:r w:rsidR="00F87906" w:rsidRPr="000659FA">
        <w:rPr>
          <w:rFonts w:ascii="Santander Text" w:hAnsi="Santander Text" w:cs="Arial"/>
          <w:b/>
          <w:i/>
          <w:lang w:val="pt-PT"/>
        </w:rPr>
        <w:t>modesg_inp_</w:t>
      </w:r>
      <w:r w:rsidR="00025494" w:rsidRPr="000659FA">
        <w:rPr>
          <w:rFonts w:ascii="Santander Text" w:hAnsi="Santander Text" w:cs="Arial"/>
          <w:b/>
          <w:i/>
          <w:lang w:val="pt-PT"/>
        </w:rPr>
        <w:t>csrd</w:t>
      </w:r>
      <w:r w:rsidR="00F87906" w:rsidRPr="000659FA">
        <w:rPr>
          <w:rFonts w:ascii="Santander Text" w:hAnsi="Santander Text" w:cs="Arial"/>
          <w:b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</w:t>
      </w:r>
      <w:r w:rsidR="00A27B13" w:rsidRPr="000659FA">
        <w:rPr>
          <w:rFonts w:ascii="Santander Text" w:hAnsi="Santander Text" w:cs="Arial"/>
          <w:i/>
          <w:lang w:val="pt-PT"/>
        </w:rPr>
        <w:t>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dos </w:t>
      </w:r>
      <w:r w:rsidR="00F87906" w:rsidRPr="000659FA">
        <w:rPr>
          <w:rFonts w:ascii="Santander Text" w:hAnsi="Santander Text" w:cs="Arial"/>
          <w:i/>
          <w:lang w:val="pt-PT"/>
        </w:rPr>
        <w:t>zclientes</w:t>
      </w:r>
      <w:r w:rsidR="00F87906" w:rsidRPr="000659FA">
        <w:rPr>
          <w:rFonts w:ascii="Santander Text" w:hAnsi="Santander Text" w:cs="Arial"/>
          <w:lang w:val="pt-PT"/>
        </w:rPr>
        <w:t xml:space="preserve">. Denote-se que para os clientes cujo o campo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="003A3001" w:rsidRPr="000659FA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="003A3001" w:rsidRPr="000659FA" w:rsidDel="003A3001">
        <w:rPr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lang w:val="pt-PT"/>
        </w:rPr>
        <w:t xml:space="preserve">os números de cliente que partilhem o mesmo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</w:t>
      </w:r>
    </w:p>
    <w:p w14:paraId="0353A94C" w14:textId="385BEE2F" w:rsidR="00374089" w:rsidRPr="000659FA" w:rsidRDefault="00F87906" w:rsidP="008E5B92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Nos casos que sejam identificados mais de um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3A3001" w:rsidRPr="000659FA">
        <w:rPr>
          <w:rFonts w:ascii="Santander Text" w:hAnsi="Santander Text" w:cs="Arial"/>
          <w:lang w:val="pt-PT"/>
        </w:rPr>
        <w:t xml:space="preserve">será associado </w:t>
      </w:r>
      <w:r w:rsidRPr="000659FA">
        <w:rPr>
          <w:rFonts w:ascii="Santander Text" w:hAnsi="Santander Text" w:cs="Arial"/>
          <w:lang w:val="pt-PT"/>
        </w:rPr>
        <w:t xml:space="preserve">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 w:val="20"/>
          <w:szCs w:val="20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8F4AE9D" w14:textId="77777777" w:rsidR="00374089" w:rsidRPr="000659FA" w:rsidRDefault="00374089" w:rsidP="007E3521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14:paraId="673BF418" w14:textId="5807BC33" w:rsidR="0089204F" w:rsidRPr="000659FA" w:rsidRDefault="003B55B9" w:rsidP="007E3521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2.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ccli_kgl</w:t>
      </w:r>
      <w:r w:rsidR="00F87906" w:rsidRPr="000659FA">
        <w:rPr>
          <w:rFonts w:ascii="Santander Text" w:hAnsi="Santander Text" w:cs="Arial"/>
          <w:b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 Para os clientes onde não é possível identificar 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14:paraId="7F49F060" w14:textId="14BCAD85" w:rsidR="00F87906" w:rsidRPr="000659FA" w:rsidRDefault="003B55B9" w:rsidP="007E3521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ct088_univ_gcl_d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ct088_univ_gcl_d</w:t>
      </w:r>
      <w:r w:rsidR="00F87906" w:rsidRPr="000659FA">
        <w:rPr>
          <w:rFonts w:ascii="Santander Text" w:hAnsi="Santander Text" w:cs="Arial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= 'CONTROLO'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>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com o </w:t>
      </w:r>
      <w:r w:rsidR="00F87906" w:rsidRPr="000659FA">
        <w:rPr>
          <w:rFonts w:ascii="Santander Text" w:hAnsi="Santander Text" w:cs="Arial"/>
          <w:lang w:val="pt-PT"/>
        </w:rPr>
        <w:lastRenderedPageBreak/>
        <w:t>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ct087_univ_gec_d</w:t>
      </w:r>
      <w:r w:rsidR="00F87906" w:rsidRPr="000659FA">
        <w:rPr>
          <w:rFonts w:ascii="Santander Text" w:hAnsi="Santander Text" w:cs="Arial"/>
          <w:lang w:val="pt-PT"/>
        </w:rPr>
        <w:t xml:space="preserve"> modo a obter o</w:t>
      </w:r>
      <w:r w:rsidR="00A27B13" w:rsidRPr="000659FA">
        <w:rPr>
          <w:rFonts w:ascii="Santander Text" w:hAnsi="Santander Text" w:cs="Arial"/>
          <w:lang w:val="pt-PT"/>
        </w:rPr>
        <w:t xml:space="preserve">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A27B13" w:rsidRPr="000659FA">
        <w:rPr>
          <w:rFonts w:ascii="Santander Text" w:hAnsi="Santander Text" w:cs="Arial"/>
          <w:i/>
          <w:lang w:val="pt-PT"/>
        </w:rPr>
        <w:t>zcliente_princ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A27B13" w:rsidRPr="000659FA">
        <w:rPr>
          <w:rFonts w:ascii="Santander Text" w:hAnsi="Santander Text" w:cs="Arial"/>
          <w:lang w:val="pt-PT"/>
        </w:rPr>
        <w:t xml:space="preserve"> do grupo </w:t>
      </w:r>
      <w:r w:rsidR="00540F56" w:rsidRPr="000659FA">
        <w:rPr>
          <w:rFonts w:ascii="Santander Text" w:hAnsi="Santander Text" w:cs="Arial"/>
          <w:lang w:val="pt-PT"/>
        </w:rPr>
        <w:t>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="00A27B13" w:rsidRPr="000659FA">
        <w:rPr>
          <w:rFonts w:ascii="Santander Text" w:hAnsi="Santander Text" w:cs="Arial"/>
          <w:lang w:val="pt-PT"/>
        </w:rPr>
        <w:t>;</w:t>
      </w:r>
    </w:p>
    <w:p w14:paraId="5297A030" w14:textId="7492E6B6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rstf159_rating_interno</w:t>
      </w:r>
      <w:r w:rsidR="00F87906" w:rsidRPr="000659FA">
        <w:rPr>
          <w:rFonts w:ascii="Santander Text" w:hAnsi="Santander Text" w:cs="Arial"/>
          <w:lang w:val="pt-PT"/>
        </w:rPr>
        <w:t>: Cruzamento do</w:t>
      </w:r>
      <w:r w:rsidR="0095423F" w:rsidRPr="000659FA">
        <w:rPr>
          <w:rFonts w:ascii="Santander Text" w:hAnsi="Santander Text" w:cs="Arial"/>
          <w:lang w:val="pt-PT"/>
        </w:rPr>
        <w:t xml:space="preserve"> ‘</w:t>
      </w:r>
      <w:r w:rsidR="0095423F" w:rsidRPr="000659FA">
        <w:rPr>
          <w:rFonts w:ascii="Santander Text" w:hAnsi="Santander Text" w:cs="Arial"/>
          <w:i/>
          <w:lang w:val="pt-PT"/>
        </w:rPr>
        <w:t>zcliente_princ’</w:t>
      </w:r>
      <w:r w:rsidR="0095423F" w:rsidRPr="000659FA">
        <w:rPr>
          <w:rFonts w:ascii="Santander Text" w:hAnsi="Santander Text" w:cs="Arial"/>
          <w:lang w:val="pt-PT"/>
        </w:rPr>
        <w:t xml:space="preserve"> com o campo ‘</w:t>
      </w:r>
      <w:r w:rsidR="0095423F" w:rsidRPr="000659FA">
        <w:rPr>
          <w:rFonts w:ascii="Santander Text" w:hAnsi="Santander Text" w:cs="Arial"/>
          <w:i/>
          <w:lang w:val="pt-PT"/>
        </w:rPr>
        <w:t>c</w:t>
      </w:r>
      <w:r w:rsidR="00F87906" w:rsidRPr="000659FA">
        <w:rPr>
          <w:rFonts w:ascii="Santander Text" w:hAnsi="Santander Text" w:cs="Arial"/>
          <w:i/>
          <w:lang w:val="pt-PT"/>
        </w:rPr>
        <w:t>cliente’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rstf159_rating_interno</w:t>
      </w:r>
      <w:r w:rsidR="00F87906" w:rsidRPr="000659FA">
        <w:rPr>
          <w:rFonts w:ascii="Santander Text" w:hAnsi="Santander Text" w:cs="Arial"/>
          <w:lang w:val="pt-PT"/>
        </w:rPr>
        <w:t xml:space="preserve">. O cruzamento entre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="00F87906" w:rsidRPr="000659FA">
        <w:rPr>
          <w:rFonts w:ascii="Santander Text" w:hAnsi="Santander Text" w:cs="Arial"/>
          <w:i/>
          <w:lang w:val="pt-PT"/>
        </w:rPr>
        <w:t>ccli_kgl’</w:t>
      </w:r>
      <w:r w:rsidR="00F87906" w:rsidRPr="000659FA">
        <w:rPr>
          <w:rFonts w:ascii="Santander Text" w:hAnsi="Santander Text" w:cs="Arial"/>
          <w:lang w:val="pt-PT"/>
        </w:rPr>
        <w:t xml:space="preserve"> da tabela de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 com o campo ‘</w:t>
      </w:r>
      <w:r w:rsidR="00F87906" w:rsidRPr="000659FA">
        <w:rPr>
          <w:rFonts w:ascii="Santander Text" w:hAnsi="Santander Text" w:cs="Arial"/>
          <w:i/>
          <w:lang w:val="pt-PT"/>
        </w:rPr>
        <w:t>centlegal’</w:t>
      </w:r>
      <w:r w:rsidR="00F87906" w:rsidRPr="000659FA">
        <w:rPr>
          <w:rFonts w:ascii="Santander Text" w:hAnsi="Santander Text" w:cs="Arial"/>
          <w:lang w:val="pt-PT"/>
        </w:rPr>
        <w:t xml:space="preserve"> ou ‘</w:t>
      </w:r>
      <w:r w:rsidR="00F87906" w:rsidRPr="000659FA">
        <w:rPr>
          <w:rFonts w:ascii="Santander Text" w:hAnsi="Santander Text" w:cs="Arial"/>
          <w:i/>
          <w:lang w:val="pt-PT"/>
        </w:rPr>
        <w:t>cgrupo’</w:t>
      </w:r>
      <w:r w:rsidR="00F87906" w:rsidRPr="000659FA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14:paraId="253E6242" w14:textId="6EE8B91F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III)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no ponto  I) com a tabela </w:t>
      </w:r>
      <w:r w:rsidR="00F87906" w:rsidRPr="000659FA">
        <w:rPr>
          <w:rFonts w:ascii="Santander Text" w:hAnsi="Santander Text" w:cs="Arial"/>
          <w:i/>
          <w:lang w:val="pt-PT"/>
        </w:rPr>
        <w:t>ct071_rwa_gr_ec</w:t>
      </w:r>
      <w:r w:rsidR="00F87906" w:rsidRPr="000659FA">
        <w:rPr>
          <w:rFonts w:ascii="Santander Text" w:hAnsi="Santander Text" w:cs="Arial"/>
          <w:lang w:val="pt-PT"/>
        </w:rPr>
        <w:t xml:space="preserve"> para obtenção do campo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obtido com o campo ‘</w:t>
      </w:r>
      <w:r w:rsidR="00F87906" w:rsidRPr="000659FA">
        <w:rPr>
          <w:rFonts w:ascii="Santander Text" w:hAnsi="Santander Text" w:cs="Arial"/>
          <w:i/>
          <w:lang w:val="pt-PT"/>
        </w:rPr>
        <w:t>ccli_kgl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</w:t>
      </w:r>
      <w:r w:rsidR="003A3001" w:rsidRPr="000659FA">
        <w:rPr>
          <w:rFonts w:ascii="Santander Text" w:hAnsi="Santander Text" w:cs="Arial"/>
          <w:lang w:val="pt-PT"/>
        </w:rPr>
        <w:t>;</w:t>
      </w:r>
    </w:p>
    <w:p w14:paraId="16518A0B" w14:textId="7950D441" w:rsidR="003A58BD" w:rsidRPr="000659FA" w:rsidRDefault="003B55B9" w:rsidP="007E352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IV)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="00F87906" w:rsidRPr="000659FA">
        <w:rPr>
          <w:rStyle w:val="FootnoteReference"/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b/>
          <w:lang w:val="pt-PT"/>
        </w:rPr>
        <w:t>(</w:t>
      </w:r>
      <w:r w:rsidR="00F87906" w:rsidRPr="000659FA">
        <w:rPr>
          <w:rFonts w:ascii="Santander Text" w:hAnsi="Santander Text" w:cs="Arial"/>
          <w:b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zcliente_princ’</w:t>
      </w:r>
      <w:r w:rsidR="00F87906" w:rsidRPr="000659FA">
        <w:rPr>
          <w:rFonts w:ascii="Santander Text" w:hAnsi="Santander Text" w:cs="Arial"/>
          <w:lang w:val="pt-PT"/>
        </w:rPr>
        <w:t xml:space="preserve"> obtido no ponto anterior com 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 para obtenção do </w:t>
      </w:r>
      <w:r w:rsidR="00F87906" w:rsidRPr="000659FA">
        <w:rPr>
          <w:rFonts w:ascii="Santander Text" w:hAnsi="Santander Text" w:cs="Arial"/>
          <w:i/>
          <w:lang w:val="pt-PT"/>
        </w:rPr>
        <w:t>‘ccli_kgl’.</w:t>
      </w:r>
      <w:r w:rsidR="00F87906" w:rsidRPr="000659FA">
        <w:rPr>
          <w:rFonts w:ascii="Santander Text" w:hAnsi="Santander Text" w:cs="Arial"/>
          <w:lang w:val="pt-PT"/>
        </w:rPr>
        <w:t xml:space="preserve"> Posteriormente, cruzar esse campo com o campo ‘</w:t>
      </w:r>
      <w:r w:rsidR="00F87906" w:rsidRPr="000659FA">
        <w:rPr>
          <w:rFonts w:ascii="Santander Text" w:hAnsi="Santander Text" w:cs="Arial"/>
          <w:i/>
          <w:lang w:val="pt-PT"/>
        </w:rPr>
        <w:t>cpty_code’</w:t>
      </w:r>
      <w:r w:rsidR="00F87906" w:rsidRPr="000659FA">
        <w:rPr>
          <w:rFonts w:ascii="Santander Text" w:hAnsi="Santander Text" w:cs="Arial"/>
          <w:lang w:val="pt-PT"/>
        </w:rPr>
        <w:t xml:space="preserve"> (KGL de 4 ou 6 dígitos) da tabela </w:t>
      </w:r>
      <w:r w:rsidR="00F87906" w:rsidRPr="000659FA">
        <w:rPr>
          <w:rFonts w:ascii="Santander Text" w:hAnsi="Santander Text" w:cs="Arial"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 – POR TABELA) ‘</w:t>
      </w:r>
      <w:r w:rsidR="00F87906" w:rsidRPr="000659FA">
        <w:rPr>
          <w:rFonts w:ascii="Santander Text" w:hAnsi="Santander Text" w:cs="Arial"/>
          <w:i/>
          <w:lang w:val="pt-PT"/>
        </w:rPr>
        <w:t>cptyparent_code’</w:t>
      </w:r>
      <w:r w:rsidR="00F87906" w:rsidRPr="000659FA">
        <w:rPr>
          <w:rFonts w:ascii="Santander Text" w:hAnsi="Santander Text" w:cs="Arial"/>
          <w:lang w:val="pt-PT"/>
        </w:rPr>
        <w:t xml:space="preserve"> e ‘</w:t>
      </w:r>
      <w:r w:rsidR="00F87906" w:rsidRPr="000659FA">
        <w:rPr>
          <w:rFonts w:ascii="Santander Text" w:hAnsi="Santander Text" w:cs="Arial"/>
          <w:i/>
          <w:lang w:val="pt-PT"/>
        </w:rPr>
        <w:t>cptylastparent_code’</w:t>
      </w:r>
      <w:r w:rsidR="00F87906" w:rsidRPr="000659FA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1B0931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através do campo </w:t>
      </w:r>
      <w:r w:rsidR="00F87906" w:rsidRPr="000659FA">
        <w:rPr>
          <w:rFonts w:ascii="Santander Text" w:hAnsi="Santander Text" w:cs="Arial"/>
          <w:i/>
          <w:lang w:val="pt-PT"/>
        </w:rPr>
        <w:t>‘ccli_kgl’</w:t>
      </w:r>
      <w:r w:rsidR="00F87906" w:rsidRPr="000659FA">
        <w:rPr>
          <w:rFonts w:ascii="Santander Text" w:hAnsi="Santander Text" w:cs="Arial"/>
          <w:lang w:val="pt-PT"/>
        </w:rPr>
        <w:t xml:space="preserve">. </w:t>
      </w:r>
    </w:p>
    <w:p w14:paraId="00A633A6" w14:textId="3824E35A" w:rsidR="003A58BD" w:rsidRPr="000659FA" w:rsidRDefault="003A58BD" w:rsidP="007E3521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14:paraId="3C1FD238" w14:textId="0B6DFD41" w:rsidR="003B55B9" w:rsidRPr="000659FA" w:rsidRDefault="003A58BD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</w:t>
      </w:r>
      <w:r w:rsidR="003B55B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3B55B9" w:rsidRPr="000659FA">
        <w:rPr>
          <w:rFonts w:ascii="Santander Text" w:hAnsi="Santander Text" w:cs="Arial"/>
          <w:b/>
          <w:i/>
          <w:lang w:val="pt-PT"/>
        </w:rPr>
        <w:t>flg_csrd</w:t>
      </w:r>
      <w:r w:rsidR="00AB2B04" w:rsidRPr="000659FA">
        <w:rPr>
          <w:rFonts w:ascii="Santander Text" w:hAnsi="Santander Text" w:cs="Arial"/>
          <w:b/>
          <w:i/>
          <w:lang w:val="pt-PT"/>
        </w:rPr>
        <w:t>’</w:t>
      </w:r>
      <w:r w:rsidR="003B55B9" w:rsidRPr="000659FA">
        <w:rPr>
          <w:rFonts w:ascii="Santander Text" w:hAnsi="Santander Text" w:cs="Arial"/>
          <w:b/>
          <w:lang w:val="pt-PT"/>
        </w:rPr>
        <w:t xml:space="preserve"> </w:t>
      </w:r>
      <w:r w:rsidR="003B55B9" w:rsidRPr="000659FA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14:paraId="7DAE81FA" w14:textId="33829953" w:rsidR="00AB2B04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69AA25D4" w14:textId="11327C1D" w:rsidR="003B55B9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F1636E4" w14:textId="04AA6AE0" w:rsidR="007D5E52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Caso seja possível o cruzamento com alguma das regras identificadas supra</w:t>
      </w:r>
      <w:r w:rsidR="007D5E52" w:rsidRPr="000659FA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14:paraId="13FC3C4C" w14:textId="77777777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reportar '1’ </w:t>
      </w:r>
      <w:r w:rsidRPr="000659FA">
        <w:rPr>
          <w:rFonts w:ascii="Santander Text" w:hAnsi="Santander Text" w:cs="Arial"/>
          <w:lang w:val="pt-PT"/>
        </w:rPr>
        <w:t>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estiver marcado com '1' </w:t>
      </w:r>
    </w:p>
    <w:p w14:paraId="18D2D5B0" w14:textId="346DED7A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reportar '0' 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input estiver marcado com '0' ou vazio;</w:t>
      </w:r>
    </w:p>
    <w:p w14:paraId="25104EAE" w14:textId="442975A7" w:rsidR="00757CF9" w:rsidRPr="000659FA" w:rsidRDefault="00757CF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0659FA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="00896F0F"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14:paraId="673DF3F7" w14:textId="12D65921" w:rsidR="008026A9" w:rsidRPr="000659FA" w:rsidRDefault="003B55B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os campos dos </w:t>
      </w:r>
      <w:r w:rsidRPr="000659FA">
        <w:rPr>
          <w:rFonts w:ascii="Santander Text" w:hAnsi="Santander Text" w:cs="Arial"/>
          <w:b/>
          <w:lang w:val="pt-PT"/>
        </w:rPr>
        <w:t xml:space="preserve">rácios de alinhamento </w:t>
      </w:r>
      <w:r w:rsidRPr="000659FA">
        <w:rPr>
          <w:rFonts w:ascii="Santander Text" w:hAnsi="Santander Text" w:cs="Arial"/>
          <w:lang w:val="pt-PT"/>
        </w:rPr>
        <w:t>deverão ser aprovisionados da seguinte forma:</w:t>
      </w:r>
    </w:p>
    <w:p w14:paraId="78ED61C3" w14:textId="377E2461" w:rsidR="00225A21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1390AC81" w14:textId="40B7F163" w:rsidR="003B55B9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30369247" w14:textId="0247CC39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1F64CD08" w14:textId="2F0B6002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Se não for possível efetuar o cruzamento, então reportar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1729166C" w14:textId="4A40DB10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lang w:val="pt-PT"/>
        </w:rPr>
        <w:t>(</w:t>
      </w:r>
      <w:r w:rsidR="00225A21" w:rsidRPr="000659FA">
        <w:rPr>
          <w:rFonts w:ascii="Santander Text" w:hAnsi="Santander Text" w:cs="Arial"/>
          <w:i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225A21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  <w:r w:rsidR="007536AD" w:rsidRPr="000659FA">
        <w:rPr>
          <w:rFonts w:ascii="Santander Text" w:hAnsi="Santander Text" w:cs="Arial"/>
          <w:lang w:val="pt-PT"/>
        </w:rPr>
        <w:t xml:space="preserve"> Adicionalmente, 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</w:t>
      </w:r>
    </w:p>
    <w:p w14:paraId="57B05AF1" w14:textId="6F43B2BD" w:rsidR="00F87906" w:rsidRPr="000659FA" w:rsidRDefault="00DE000D" w:rsidP="007E3521">
      <w:pPr>
        <w:pStyle w:val="MyHeading3"/>
        <w:spacing w:after="120" w:line="360" w:lineRule="auto"/>
        <w:jc w:val="both"/>
        <w:rPr>
          <w:rFonts w:cs="Arial"/>
          <w:color w:val="auto"/>
          <w:szCs w:val="18"/>
          <w:lang w:val="pt-PT"/>
        </w:rPr>
      </w:pPr>
      <w:r w:rsidRPr="000659FA">
        <w:rPr>
          <w:rFonts w:cs="Arial"/>
          <w:color w:val="auto"/>
          <w:szCs w:val="18"/>
          <w:lang w:val="pt-PT"/>
        </w:rPr>
        <w:t>origem_flg_csrd e origem_alinhamentos</w:t>
      </w:r>
    </w:p>
    <w:p w14:paraId="239DB947" w14:textId="6C18396E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No seguimento dos cruzamentos acima mencionados,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campo</w:t>
      </w:r>
      <w:r w:rsidR="006E1D19" w:rsidRPr="000659FA">
        <w:rPr>
          <w:rFonts w:ascii="Santander Text" w:hAnsi="Santander Text" w:cs="Arial"/>
          <w:lang w:val="pt-PT"/>
        </w:rPr>
        <w:t>s ‘</w:t>
      </w:r>
      <w:r w:rsidR="006E1D19" w:rsidRPr="000659FA">
        <w:rPr>
          <w:rFonts w:ascii="Santander Text" w:hAnsi="Santander Text" w:cs="Arial"/>
          <w:i/>
          <w:lang w:val="pt-PT"/>
        </w:rPr>
        <w:t xml:space="preserve">origem_flg_csrd’ </w:t>
      </w:r>
      <w:r w:rsidR="006E1D19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‘origem_alinhamentos’</w:t>
      </w:r>
      <w:r w:rsidRPr="000659FA">
        <w:rPr>
          <w:rFonts w:ascii="Santander Text" w:hAnsi="Santander Text" w:cs="Arial"/>
          <w:lang w:val="pt-PT"/>
        </w:rPr>
        <w:t xml:space="preserve"> referente à origem dos seguintes rácios de alinhamento: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0659FA">
        <w:rPr>
          <w:rFonts w:ascii="Santander Text" w:hAnsi="Santander Text" w:cs="Arial"/>
          <w:lang w:val="pt-PT"/>
        </w:rPr>
        <w:t>deve</w:t>
      </w:r>
      <w:r w:rsidR="006E1D19" w:rsidRPr="000659FA">
        <w:rPr>
          <w:rFonts w:ascii="Santander Text" w:hAnsi="Santander Text" w:cs="Arial"/>
          <w:lang w:val="pt-PT"/>
        </w:rPr>
        <w:t>rão</w:t>
      </w:r>
      <w:r w:rsidRPr="000659FA">
        <w:rPr>
          <w:rFonts w:ascii="Santander Text" w:hAnsi="Santander Text" w:cs="Arial"/>
          <w:lang w:val="pt-PT"/>
        </w:rPr>
        <w:t xml:space="preserve"> ser aprovisionada de acordo com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seguinte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critério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>:</w:t>
      </w:r>
    </w:p>
    <w:p w14:paraId="74D99794" w14:textId="7B075802" w:rsidR="00F87906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 origem_flg_csrd:</w:t>
      </w:r>
    </w:p>
    <w:p w14:paraId="7DF608D3" w14:textId="575B6831" w:rsidR="00225A21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 ou a origem do cliente diferente de automática (origem&lt;&gt;'AUT' na tabela ct084_univ_cli_d)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6337CC3" w14:textId="058704D0" w:rsidR="006E1D19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A1CED06" w14:textId="403A4A9F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reportar ‘C</w:t>
      </w:r>
      <w:r w:rsidR="004679AB" w:rsidRPr="000659FA">
        <w:rPr>
          <w:rFonts w:ascii="Santander Text" w:hAnsi="Santander Text" w:cs="Arial"/>
          <w:szCs w:val="18"/>
          <w:lang w:val="pt-PT"/>
        </w:rPr>
        <w:t>LARITY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5E172C" w:rsidRPr="000659FA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vazio no </w:t>
      </w:r>
      <w:r w:rsidR="00336D6C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E172C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07A508A5" w14:textId="7D42CD66" w:rsidR="00F87906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7BFE08B7" w14:textId="60A4F7AA" w:rsidR="006E1D19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origem_alinhamentos:</w:t>
      </w:r>
    </w:p>
    <w:p w14:paraId="26E677B6" w14:textId="3C64384C" w:rsidR="00225A21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51534C1" w14:textId="01EA4791" w:rsidR="006E1D19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0995993F" w14:textId="00AA7CDA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, então o campo deverá ser aprovisionado com ‘C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>LARITY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’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0812A41D" w14:textId="061FA145" w:rsidR="00DC623F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  <w:bookmarkStart w:id="417" w:name="_Ref192773451"/>
    </w:p>
    <w:p w14:paraId="1B6F5223" w14:textId="5D2EE07A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cod_nace_esg</w:t>
      </w:r>
    </w:p>
    <w:bookmarkEnd w:id="417"/>
    <w:p w14:paraId="4B05F041" w14:textId="067A769D" w:rsidR="00166285" w:rsidRPr="000659FA" w:rsidRDefault="00166285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aprovisionamento desta variável,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Posteriormente, cruzar o campo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3A300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3A3001" w:rsidRPr="000659FA">
        <w:rPr>
          <w:rFonts w:ascii="Santander Text" w:hAnsi="Santander Text" w:cs="Arial"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>=’154’) e obter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À variável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="00F30D3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devem ser sempre alocados os valores da variável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‘nelemc06’</w:t>
      </w:r>
      <w:r w:rsidR="00372979" w:rsidRPr="000659FA">
        <w:rPr>
          <w:rFonts w:ascii="Santander Text" w:hAnsi="Santander Text" w:cs="Arial"/>
          <w:szCs w:val="18"/>
          <w:lang w:val="pt-PT"/>
        </w:rPr>
        <w:t>, com exceção das seguintes situações:</w:t>
      </w:r>
    </w:p>
    <w:p w14:paraId="47EDF237" w14:textId="4A4F3B09" w:rsidR="008F7EA5" w:rsidRPr="000659FA" w:rsidRDefault="00372979" w:rsidP="008E5B92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/>
          <w:szCs w:val="18"/>
          <w:lang w:val="pt-PT"/>
        </w:rPr>
        <w:t>‘ccae’ in (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64211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, 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64212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</w:t>
      </w:r>
      <w:r w:rsidRPr="000659FA">
        <w:rPr>
          <w:rFonts w:ascii="Santander Text" w:hAnsi="Santander Text" w:cs="Arial"/>
          <w:i/>
          <w:szCs w:val="18"/>
          <w:lang w:val="pt-PT"/>
        </w:rPr>
        <w:t>holding</w:t>
      </w:r>
      <w:r w:rsidRPr="000659FA">
        <w:rPr>
          <w:rFonts w:ascii="Santander Text" w:hAnsi="Santander Text" w:cs="Arial"/>
          <w:szCs w:val="18"/>
          <w:lang w:val="pt-PT"/>
        </w:rPr>
        <w:t>)</w:t>
      </w:r>
    </w:p>
    <w:p w14:paraId="0E7214A1" w14:textId="5FA61CB8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)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14:paraId="498E2680" w14:textId="02A8AB7E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pelo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= ‘</w:t>
      </w:r>
      <w:r w:rsidR="00D13769" w:rsidRPr="000659FA">
        <w:rPr>
          <w:rFonts w:ascii="Santander Text" w:hAnsi="Santander Text" w:cs="Arial"/>
          <w:szCs w:val="18"/>
          <w:lang w:val="pt-PT"/>
        </w:rPr>
        <w:t>CONTROLO</w:t>
      </w:r>
      <w:r w:rsidRPr="000659FA">
        <w:rPr>
          <w:rFonts w:ascii="Santander Text" w:hAnsi="Santander Text" w:cs="Arial"/>
          <w:szCs w:val="18"/>
          <w:lang w:val="pt-PT"/>
        </w:rPr>
        <w:t xml:space="preserve">’,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14:paraId="6D67D750" w14:textId="62D0A8EA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Para obtenção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="0044374A" w:rsidRPr="000659FA">
        <w:rPr>
          <w:rFonts w:ascii="Santander Text" w:hAnsi="Santander Text" w:cs="Arial"/>
          <w:szCs w:val="18"/>
          <w:lang w:val="pt-PT"/>
        </w:rPr>
        <w:t xml:space="preserve">. </w:t>
      </w:r>
      <w:r w:rsidR="0044374A" w:rsidRPr="000659FA">
        <w:rPr>
          <w:rFonts w:ascii="Santander Text" w:hAnsi="Santander Text" w:cs="Arial"/>
          <w:lang w:val="pt-PT"/>
        </w:rPr>
        <w:t>Só deverão ser considerados os valores positivos do ‘</w:t>
      </w:r>
      <w:r w:rsidR="0044374A" w:rsidRPr="000659FA">
        <w:rPr>
          <w:rFonts w:ascii="Santander Text" w:hAnsi="Santander Text" w:cs="Arial"/>
          <w:i/>
          <w:lang w:val="pt-PT"/>
        </w:rPr>
        <w:t>valor_bruto_on_a’</w:t>
      </w:r>
      <w:r w:rsidR="0044374A" w:rsidRPr="000659FA">
        <w:rPr>
          <w:rFonts w:ascii="Santander Text" w:hAnsi="Santander Text" w:cs="Arial"/>
          <w:lang w:val="pt-PT"/>
        </w:rPr>
        <w:t xml:space="preserve"> após tratamento</w:t>
      </w:r>
      <w:r w:rsidR="00F30D3B" w:rsidRPr="000659FA">
        <w:rPr>
          <w:rFonts w:ascii="Santander Text" w:hAnsi="Santander Text" w:cs="Arial"/>
          <w:szCs w:val="18"/>
          <w:lang w:val="pt-PT"/>
        </w:rPr>
        <w:t>;</w:t>
      </w:r>
    </w:p>
    <w:p w14:paraId="43BBF799" w14:textId="35CDF97D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nace_code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atribuir </w:t>
      </w:r>
      <w:r w:rsidR="00194216" w:rsidRPr="000659FA">
        <w:rPr>
          <w:rFonts w:ascii="Santander Text" w:hAnsi="Santander Text" w:cs="Arial"/>
          <w:szCs w:val="18"/>
          <w:lang w:val="pt-PT"/>
        </w:rPr>
        <w:t>(obtido através do campo 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será 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maior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desconsiderando os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cujo </w:t>
      </w:r>
      <w:r w:rsidR="00194216" w:rsidRPr="000659FA">
        <w:rPr>
          <w:rFonts w:ascii="Santander Text" w:hAnsi="Santander Text" w:cs="Arial"/>
          <w:szCs w:val="18"/>
          <w:lang w:val="pt-PT"/>
        </w:rPr>
        <w:t>trim(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1D1672D7" w14:textId="79ED007B" w:rsidR="008F7EA5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 deve-se atribuir o max(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194216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136D01BB" w14:textId="5C917F65" w:rsidR="0064280C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0659FA">
        <w:rPr>
          <w:rFonts w:ascii="Santander Text" w:hAnsi="Santander Text" w:cs="Arial"/>
          <w:i/>
          <w:szCs w:val="18"/>
          <w:lang w:val="pt-PT"/>
        </w:rPr>
        <w:t>holdings</w:t>
      </w:r>
      <w:r w:rsidRPr="000659FA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 xml:space="preserve">’ </w:t>
      </w:r>
      <w:r w:rsidR="00225A21" w:rsidRPr="000659FA">
        <w:rPr>
          <w:rFonts w:ascii="Santander Text" w:hAnsi="Santander Text" w:cs="Arial"/>
          <w:szCs w:val="18"/>
          <w:lang w:val="pt-PT"/>
        </w:rPr>
        <w:t>das</w:t>
      </w:r>
      <w:r w:rsidRPr="000659FA">
        <w:rPr>
          <w:rFonts w:ascii="Santander Text" w:hAnsi="Santander Text" w:cs="Arial"/>
          <w:szCs w:val="18"/>
          <w:lang w:val="pt-PT"/>
        </w:rPr>
        <w:t xml:space="preserve"> holdings. </w:t>
      </w:r>
    </w:p>
    <w:p w14:paraId="54D121ED" w14:textId="77777777" w:rsidR="00E67C93" w:rsidRPr="000659FA" w:rsidRDefault="00E67C93" w:rsidP="007E3521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39A218AF" w14:textId="17690BB2" w:rsidR="002E7F27" w:rsidRPr="000659FA" w:rsidRDefault="002E7F27" w:rsidP="008E5B9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</w:rPr>
        <w:t>SPVs (</w:t>
      </w:r>
      <w:r w:rsidR="00225A21" w:rsidRPr="000659FA">
        <w:rPr>
          <w:rFonts w:ascii="Santander Text" w:hAnsi="Santander Text" w:cs="Arial"/>
        </w:rPr>
        <w:t>‘</w:t>
      </w:r>
      <w:r w:rsidRPr="000659FA">
        <w:rPr>
          <w:rFonts w:ascii="Santander Text" w:hAnsi="Santander Text" w:cs="Arial"/>
          <w:i/>
          <w:iCs/>
          <w:szCs w:val="18"/>
        </w:rPr>
        <w:t>flag_project_finance</w:t>
      </w:r>
      <w:r w:rsidR="00225A21" w:rsidRPr="000659FA">
        <w:rPr>
          <w:rFonts w:ascii="Santander Text" w:hAnsi="Santander Text" w:cs="Arial"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 = ‘1’)</w:t>
      </w:r>
    </w:p>
    <w:p w14:paraId="65F73017" w14:textId="6141B4DF" w:rsidR="0064280C" w:rsidRPr="000659FA" w:rsidRDefault="002E7F2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szCs w:val="18"/>
          <w:lang w:val="pt-PT"/>
        </w:rPr>
        <w:t>’,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filtrada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= ’1’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7D7A0E81" w14:textId="07687883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Posteriormente, efetuar o cruzamento dos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lang w:val="pt-PT"/>
        </w:rPr>
        <w:t>ct088_univ_gcl_d</w:t>
      </w:r>
      <w:r w:rsidRPr="000659FA">
        <w:rPr>
          <w:rFonts w:ascii="Santander Text" w:hAnsi="Santander Text" w:cs="Arial"/>
          <w:iCs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por </w:t>
      </w:r>
      <w:r w:rsidR="00225A2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'CONTROLO', para obter o ‘</w:t>
      </w:r>
      <w:r w:rsidRPr="000659FA">
        <w:rPr>
          <w:rFonts w:ascii="Santander Text" w:hAnsi="Santander Text" w:cs="Arial"/>
          <w:i/>
          <w:lang w:val="pt-PT"/>
        </w:rPr>
        <w:t>zgrupo’</w:t>
      </w:r>
      <w:r w:rsidR="00225A21" w:rsidRPr="000659FA">
        <w:rPr>
          <w:rFonts w:ascii="Santander Text" w:hAnsi="Santander Text" w:cs="Arial"/>
          <w:lang w:val="pt-PT"/>
        </w:rPr>
        <w:t>;</w:t>
      </w:r>
    </w:p>
    <w:p w14:paraId="2D516A99" w14:textId="66E0507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659FA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="00540F56" w:rsidRPr="000659FA" w:rsidDel="00540F56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 w:val="20"/>
          <w:szCs w:val="20"/>
          <w:lang w:val="pt-PT"/>
        </w:rPr>
        <w:t>;</w:t>
      </w:r>
    </w:p>
    <w:p w14:paraId="65F9B80D" w14:textId="117568B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="00225A21"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2DF4C6D8" w14:textId="603EBA53" w:rsidR="00E94403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0659FA">
        <w:rPr>
          <w:rFonts w:ascii="Santander Text" w:hAnsi="Santander Text" w:cs="Arial"/>
          <w:szCs w:val="18"/>
          <w:lang w:val="pt-PT"/>
        </w:rPr>
        <w:t>aprovisionar com o ‘</w:t>
      </w:r>
      <w:r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1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ED20A75" w14:textId="617EE26F" w:rsidR="0064280C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Pr="000659FA">
        <w:rPr>
          <w:rFonts w:ascii="Santander Text" w:hAnsi="Santander Text" w:cs="Arial"/>
          <w:szCs w:val="18"/>
          <w:lang w:val="pt-PT"/>
        </w:rPr>
        <w:t>’ &lt;&gt; (</w:t>
      </w:r>
      <w:r w:rsidRPr="000659FA">
        <w:rPr>
          <w:rFonts w:ascii="Santander Text" w:hAnsi="Santander Text" w:cs="Arial"/>
          <w:i/>
          <w:szCs w:val="18"/>
          <w:lang w:val="pt-PT"/>
        </w:rPr>
        <w:t>'64211', '64212'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c</w:t>
      </w:r>
      <w:r w:rsidR="0064280C" w:rsidRPr="000659FA">
        <w:rPr>
          <w:rFonts w:ascii="Santander Text" w:hAnsi="Santander Text" w:cs="Arial"/>
          <w:szCs w:val="18"/>
          <w:lang w:val="pt-PT"/>
        </w:rPr>
        <w:t>ruzar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obtido no passo anterior com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64280C" w:rsidRPr="000659FA">
        <w:rPr>
          <w:rFonts w:ascii="Santander Text" w:hAnsi="Santander Text" w:cs="Arial"/>
          <w:szCs w:val="18"/>
          <w:lang w:val="pt-PT"/>
        </w:rPr>
        <w:t>=’15</w:t>
      </w:r>
      <w:r w:rsidR="00952FB7" w:rsidRPr="000659FA">
        <w:rPr>
          <w:rFonts w:ascii="Santander Text" w:hAnsi="Santander Text" w:cs="Arial"/>
          <w:szCs w:val="18"/>
          <w:lang w:val="pt-PT"/>
        </w:rPr>
        <w:t>4’) e obter o campo ‘nelemc06’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0E81866A" w14:textId="7BD1AB2D" w:rsidR="0044374A" w:rsidRPr="000659FA" w:rsidRDefault="00952FB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Caso o cliente não possua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="0044374A" w:rsidRPr="000659FA">
        <w:rPr>
          <w:rFonts w:ascii="Santander Text" w:hAnsi="Santander Text" w:cs="Arial"/>
          <w:szCs w:val="18"/>
          <w:lang w:val="pt-PT"/>
        </w:rPr>
        <w:t>, através dos seguintes passos:</w:t>
      </w:r>
    </w:p>
    <w:p w14:paraId="5670AF17" w14:textId="4C3174CC" w:rsidR="000425BF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Através do 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="000425BF"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="000425BF" w:rsidRPr="000659FA">
        <w:rPr>
          <w:rFonts w:ascii="Santander Text" w:hAnsi="Santander Text" w:cs="Arial"/>
          <w:szCs w:val="18"/>
          <w:lang w:val="pt-PT"/>
        </w:rPr>
        <w:t>, obter os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(empre</w:t>
      </w:r>
      <w:r w:rsidR="00336D6C" w:rsidRPr="000659FA">
        <w:rPr>
          <w:rFonts w:ascii="Santander Text" w:hAnsi="Santander Text" w:cs="Arial"/>
          <w:szCs w:val="18"/>
          <w:lang w:val="pt-PT"/>
        </w:rPr>
        <w:t>sas subsidiárias que pertençam à</w:t>
      </w:r>
      <w:r w:rsidR="000425BF" w:rsidRPr="000659FA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tipo_relacao’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= 'CONTROLO'</w:t>
      </w:r>
      <w:r w:rsidR="00336D6C" w:rsidRPr="000659FA">
        <w:rPr>
          <w:rFonts w:ascii="Santander Text" w:hAnsi="Santander Text" w:cs="Arial"/>
          <w:szCs w:val="18"/>
          <w:lang w:val="pt-PT"/>
        </w:rPr>
        <w:t>;</w:t>
      </w:r>
    </w:p>
    <w:p w14:paraId="22CAC448" w14:textId="3183680B" w:rsidR="001C51CB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="00091047" w:rsidRPr="000659FA">
        <w:rPr>
          <w:rFonts w:ascii="Santander Text" w:hAnsi="Santander Text" w:cs="Arial"/>
          <w:lang w:val="pt-PT"/>
        </w:rPr>
        <w:t>Após obtenção da exposição ao nível do cliente,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="00336D6C" w:rsidRPr="000659FA">
        <w:rPr>
          <w:rFonts w:ascii="Santander Text" w:hAnsi="Santander Text" w:cs="Arial"/>
          <w:szCs w:val="18"/>
          <w:lang w:val="pt-PT"/>
        </w:rPr>
        <w:t>.</w:t>
      </w:r>
    </w:p>
    <w:p w14:paraId="29AAEC95" w14:textId="208D868C" w:rsidR="001C51CB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deve-se atribuir o max(n</w:t>
      </w:r>
      <w:r w:rsidRPr="000659FA">
        <w:rPr>
          <w:rFonts w:ascii="Santander Text" w:hAnsi="Santander Text" w:cs="Arial"/>
          <w:i/>
          <w:szCs w:val="18"/>
          <w:lang w:val="pt-PT"/>
        </w:rPr>
        <w:t>elemc06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BF62C7E" w14:textId="088F25CF" w:rsidR="009F54C5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="00D820B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D820B7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das SPVs. </w:t>
      </w:r>
    </w:p>
    <w:p w14:paraId="74EC4B61" w14:textId="26CAF2A2" w:rsidR="009F0903" w:rsidRPr="000659FA" w:rsidRDefault="009F090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Caso a contraparte seja </w:t>
      </w:r>
      <w:r w:rsidR="0009104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particulares</w:t>
      </w:r>
      <w:r w:rsidR="0009104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, este campo deverá ser aprovisionado c</w:t>
      </w:r>
      <w:r w:rsidR="00904A58" w:rsidRPr="000659FA">
        <w:rPr>
          <w:rFonts w:ascii="Santander Text" w:hAnsi="Santander Text" w:cs="Arial"/>
          <w:lang w:val="pt-PT"/>
        </w:rPr>
        <w:t>om</w:t>
      </w:r>
      <w:r w:rsidR="00091047" w:rsidRPr="000659FA">
        <w:rPr>
          <w:rFonts w:ascii="Santander Text" w:hAnsi="Santander Text" w:cs="Arial"/>
          <w:lang w:val="pt-PT"/>
        </w:rPr>
        <w:t xml:space="preserve"> o valor</w:t>
      </w:r>
      <w:r w:rsidR="00904A58" w:rsidRPr="000659FA">
        <w:rPr>
          <w:rFonts w:ascii="Santander Text" w:hAnsi="Santander Text" w:cs="Arial"/>
          <w:lang w:val="pt-PT"/>
        </w:rPr>
        <w:t xml:space="preserve"> ‘Nao Aplicavel</w:t>
      </w:r>
      <w:r w:rsidRPr="000659FA">
        <w:rPr>
          <w:rFonts w:ascii="Santander Text" w:hAnsi="Santander Text" w:cs="Arial"/>
          <w:lang w:val="pt-PT"/>
        </w:rPr>
        <w:t>’.</w:t>
      </w:r>
    </w:p>
    <w:p w14:paraId="5D478EE4" w14:textId="519C9E8C" w:rsidR="00DC623F" w:rsidRPr="000659FA" w:rsidRDefault="0030476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Cs/>
          <w:lang w:val="pt-PT"/>
        </w:rPr>
        <w:t>(</w:t>
      </w:r>
      <w:r w:rsidR="001C51CB" w:rsidRPr="000659FA">
        <w:rPr>
          <w:rFonts w:ascii="Santander Text" w:hAnsi="Santander Text" w:cs="Arial"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1C51CB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</w:p>
    <w:p w14:paraId="1B8469E3" w14:textId="6CD7036E" w:rsidR="00DE000D" w:rsidRPr="000659FA" w:rsidRDefault="00DE000D" w:rsidP="007E3521">
      <w:pPr>
        <w:pStyle w:val="MyHeading3"/>
        <w:spacing w:after="120" w:line="360" w:lineRule="auto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1801E343" w14:textId="007B3F76" w:rsidR="00950686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0659FA">
        <w:rPr>
          <w:rFonts w:ascii="Santander Text" w:hAnsi="Santander Text" w:cs="Arial"/>
          <w:szCs w:val="18"/>
          <w:lang w:val="pt-PT"/>
        </w:rPr>
        <w:t>deve ser utilizada a função t</w:t>
      </w:r>
      <w:r w:rsidR="00B66000" w:rsidRPr="000659FA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="00950686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(‘scp1_ftr_emss’, ‘scp2_ftr_emss’ e ‘scp3_ftr_emss’) podem estar no formato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950686" w:rsidRPr="000659FA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output.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98B4821" w14:textId="55F17E69" w:rsidR="003B18B2" w:rsidRPr="000659FA" w:rsidRDefault="003B18B2" w:rsidP="007E3521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primeiro lugar</w:t>
      </w:r>
      <w:r w:rsidRPr="000659FA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) na tabela </w:t>
      </w:r>
      <w:r w:rsidR="00025494" w:rsidRPr="000659FA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14:paraId="2B81D827" w14:textId="3F1BD33F" w:rsidR="008E152A" w:rsidRPr="000659FA" w:rsidRDefault="003B18B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'outras empresas nao financeiras'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scp1_ftr_emss’, ‘scp2_ftr_emss’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, e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‘scp3_ftr_emss’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devem ser aprovisionados 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NULL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e os campos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origem_scp1_emss’, 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6DEA7EA6" w14:textId="6D55685E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segundo lugar</w:t>
      </w:r>
      <w:r w:rsidRPr="000659FA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>) com a tabela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D42E52"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, de modo 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659FA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0659FA">
        <w:rPr>
          <w:rFonts w:ascii="Santander Text" w:hAnsi="Santander Text" w:cs="Arial"/>
          <w:i/>
          <w:szCs w:val="18"/>
          <w:lang w:val="pt-PT"/>
        </w:rPr>
        <w:t>flag_pro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ject_finance’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1B141F10" w14:textId="5B458F39" w:rsidR="00B66000" w:rsidRPr="000659FA" w:rsidRDefault="006E1D19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18" w:name="_Toc186820393"/>
      <w:r w:rsidRPr="000659FA">
        <w:rPr>
          <w:rFonts w:ascii="Santander Text" w:hAnsi="Santander Text" w:cs="Arial"/>
          <w:b/>
          <w:u w:val="single"/>
          <w:lang w:val="pt-PT"/>
        </w:rPr>
        <w:lastRenderedPageBreak/>
        <w:t xml:space="preserve">A) 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>Variáveis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418"/>
    </w:p>
    <w:p w14:paraId="4EC3EC37" w14:textId="460FC7DC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="00B66000" w:rsidRPr="000659FA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14:paraId="4D49D7A4" w14:textId="193B3242" w:rsidR="003B18B2" w:rsidRPr="000659FA" w:rsidRDefault="00BB4AC6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A1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="003B18B2" w:rsidRPr="000659FA">
        <w:rPr>
          <w:rFonts w:ascii="Santander Text" w:hAnsi="Santander Text" w:cs="Arial"/>
          <w:b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Utilizando a tabela de</w:t>
      </w:r>
      <w:r w:rsidR="003B18B2" w:rsidRPr="000659FA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 xml:space="preserve">modesg_inp_project_finance </w:t>
      </w:r>
      <w:r w:rsidR="003B18B2"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651F657C" w14:textId="77777777" w:rsidR="00ED6B47" w:rsidRPr="000659FA" w:rsidRDefault="00ED6B47" w:rsidP="007E3521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14:paraId="531EA2F6" w14:textId="0091D6C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="006B5CE1" w:rsidRPr="000659FA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0659FA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Obtenção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>d e cruzamento com o campo  ‘</w:t>
      </w:r>
      <w:r w:rsidRPr="000659FA">
        <w:rPr>
          <w:rFonts w:ascii="Santander Text" w:hAnsi="Santander Text" w:cs="Arial"/>
          <w:i/>
          <w:szCs w:val="18"/>
          <w:lang w:val="pt-PT"/>
        </w:rPr>
        <w:t>codigo_unidade’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95E9AA5" w14:textId="03F66803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Supletiva</w:t>
      </w:r>
      <w:r w:rsidR="00082A6A" w:rsidRPr="000659FA">
        <w:rPr>
          <w:rFonts w:ascii="Santander Text" w:hAnsi="Santander Text" w:cs="Arial"/>
          <w:szCs w:val="18"/>
          <w:lang w:val="pt-PT"/>
        </w:rPr>
        <w:t>mente, caso não cruze no passo a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14:paraId="787BCEB5" w14:textId="1271C04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Supletivam</w:t>
      </w:r>
      <w:r w:rsidR="00082A6A" w:rsidRPr="000659FA">
        <w:rPr>
          <w:rFonts w:ascii="Santander Text" w:hAnsi="Santander Text" w:cs="Arial"/>
          <w:szCs w:val="18"/>
          <w:lang w:val="pt-PT"/>
        </w:rPr>
        <w:t>ente, caso não cruze no passo b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</w:t>
      </w:r>
      <w:r w:rsidRPr="000659FA">
        <w:rPr>
          <w:rFonts w:ascii="Santander Text" w:hAnsi="Santander Text" w:cs="Arial"/>
          <w:szCs w:val="18"/>
          <w:lang w:val="pt-PT"/>
        </w:rPr>
        <w:t>’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</w:t>
      </w:r>
      <w:r w:rsidRPr="000659FA">
        <w:rPr>
          <w:rFonts w:ascii="Santander Text" w:hAnsi="Santander Text" w:cs="Arial"/>
          <w:szCs w:val="18"/>
          <w:lang w:val="pt-PT"/>
        </w:rPr>
        <w:t>’.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5EBFD06" w14:textId="6CE1E737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Supletivame</w:t>
      </w:r>
      <w:r w:rsidR="00082A6A" w:rsidRPr="000659FA">
        <w:rPr>
          <w:rFonts w:ascii="Santander Text" w:hAnsi="Santander Text" w:cs="Arial"/>
          <w:szCs w:val="18"/>
          <w:lang w:val="pt-PT"/>
        </w:rPr>
        <w:t>nte, caso não cruze no passo c</w:t>
      </w:r>
      <w:r w:rsidRPr="000659FA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0659FA">
        <w:rPr>
          <w:rFonts w:ascii="Santander Text" w:hAnsi="Santander Text" w:cs="Arial"/>
          <w:sz w:val="16"/>
          <w:lang w:val="pt-PT"/>
        </w:rPr>
        <w:t xml:space="preserve"> </w:t>
      </w:r>
    </w:p>
    <w:p w14:paraId="5E709805" w14:textId="7655922E" w:rsidR="003B18B2" w:rsidRPr="000659FA" w:rsidRDefault="003B18B2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),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d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1.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0659FA">
        <w:rPr>
          <w:rFonts w:ascii="Santander Text" w:hAnsi="Santander Text" w:cs="Arial"/>
          <w:b/>
          <w:szCs w:val="18"/>
          <w:lang w:val="pt-PT"/>
        </w:rPr>
        <w:t>).</w:t>
      </w:r>
    </w:p>
    <w:p w14:paraId="73256D7A" w14:textId="5A9D2A37" w:rsidR="004E7DFE" w:rsidRPr="000659FA" w:rsidRDefault="00BB4AC6" w:rsidP="007E3521">
      <w:pPr>
        <w:pStyle w:val="ListParagraph"/>
        <w:spacing w:before="240" w:line="360" w:lineRule="auto"/>
        <w:jc w:val="both"/>
        <w:rPr>
          <w:lang w:val="pt-PT"/>
        </w:rPr>
      </w:pPr>
      <w:bookmarkStart w:id="419" w:name="_Toc186820394"/>
      <w:r w:rsidRPr="000659FA">
        <w:rPr>
          <w:rFonts w:ascii="Santander Text" w:hAnsi="Santander Text" w:cs="Arial"/>
          <w:b/>
          <w:lang w:val="pt-PT"/>
        </w:rPr>
        <w:t>A2</w:t>
      </w:r>
      <w:r w:rsidR="006E1D19" w:rsidRPr="000659FA">
        <w:rPr>
          <w:rFonts w:ascii="Santander Text" w:hAnsi="Santander Text" w:cs="Arial"/>
          <w:b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lang w:val="pt-PT"/>
        </w:rPr>
        <w:t xml:space="preserve">Obtenção das </w:t>
      </w:r>
      <w:r w:rsidR="003B18B2" w:rsidRPr="000659FA">
        <w:rPr>
          <w:rFonts w:ascii="Santander Text" w:hAnsi="Santander Text" w:cs="Arial"/>
          <w:b/>
          <w:i/>
          <w:lang w:val="pt-PT"/>
        </w:rPr>
        <w:t>scopes</w:t>
      </w:r>
      <w:r w:rsidR="003B18B2" w:rsidRPr="000659FA">
        <w:rPr>
          <w:rFonts w:ascii="Santander Text" w:hAnsi="Santander Text" w:cs="Arial"/>
          <w:b/>
          <w:lang w:val="pt-PT"/>
        </w:rPr>
        <w:t xml:space="preserve">: </w:t>
      </w:r>
      <w:bookmarkEnd w:id="419"/>
    </w:p>
    <w:p w14:paraId="5426B8B9" w14:textId="52C6272F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="00ED6B47" w:rsidRPr="000659FA">
        <w:rPr>
          <w:rFonts w:ascii="Santander Text" w:hAnsi="Santander Text" w:cs="Arial"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iCs/>
          <w:szCs w:val="18"/>
          <w:lang w:val="pt-PT"/>
        </w:rPr>
        <w:t>baixo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6C897383" w14:textId="16DA2100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No caso de não ser possível obter um cruzamento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="00BB4AC6" w:rsidRPr="000659FA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="001A1611" w:rsidRPr="000659FA">
        <w:rPr>
          <w:rFonts w:ascii="Santander Text" w:hAnsi="Santander Text" w:cs="Arial"/>
          <w:szCs w:val="18"/>
          <w:lang w:val="pt-PT"/>
        </w:rPr>
        <w:t>a</w:t>
      </w:r>
      <w:r w:rsidR="00BB4AC6" w:rsidRPr="000659FA">
        <w:rPr>
          <w:rFonts w:ascii="Santander Text" w:hAnsi="Santander Text" w:cs="Arial"/>
          <w:szCs w:val="18"/>
          <w:lang w:val="pt-PT"/>
        </w:rPr>
        <w:t>baixo:</w:t>
      </w:r>
    </w:p>
    <w:p w14:paraId="70214E6A" w14:textId="77777777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1013F9B2" w14:textId="2AB3C967" w:rsidR="003B18B2" w:rsidRPr="000659FA" w:rsidRDefault="003B18B2" w:rsidP="007E3521">
      <w:pPr>
        <w:pStyle w:val="ListParagraph"/>
        <w:spacing w:line="360" w:lineRule="auto"/>
        <w:ind w:left="1068"/>
        <w:jc w:val="both"/>
      </w:pPr>
      <w:r w:rsidRPr="000659FA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0659FA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14:paraId="695EE1F3" w14:textId="77777777" w:rsidR="003B18B2" w:rsidRPr="000659FA" w:rsidRDefault="003B18B2" w:rsidP="008E5B92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14:paraId="0C3117FB" w14:textId="4E4242DE" w:rsidR="003B18B2" w:rsidRPr="000659FA" w:rsidRDefault="003B18B2" w:rsidP="007E3521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14:paraId="6D774834" w14:textId="289B9E26" w:rsidR="003B18B2" w:rsidRPr="000659FA" w:rsidRDefault="003B18B2" w:rsidP="007E3521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1. 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0659FA">
        <w:rPr>
          <w:rFonts w:ascii="Santander Text" w:hAnsi="Santander Text" w:cs="Arial"/>
          <w:b/>
          <w:bCs/>
          <w:iCs/>
          <w:szCs w:val="18"/>
        </w:rPr>
        <w:t>clei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: </w:t>
      </w:r>
    </w:p>
    <w:p w14:paraId="1419DD11" w14:textId="5BDA3536" w:rsidR="003B18B2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1C51C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ED6B47" w:rsidRPr="000659FA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0659FA">
        <w:rPr>
          <w:rFonts w:ascii="Santander Text" w:hAnsi="Santander Text" w:cs="Arial"/>
          <w:szCs w:val="18"/>
          <w:lang w:val="pt-PT"/>
        </w:rPr>
        <w:t>a mesma tabela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5F6A0BFE" w14:textId="2EF17809" w:rsidR="008E152A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22040959" w14:textId="6FB30D57" w:rsidR="003B18B2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14:paraId="3B6A82F8" w14:textId="14A1917F" w:rsidR="003B18B2" w:rsidRPr="000659FA" w:rsidRDefault="003B18B2" w:rsidP="007E3521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2. Cruzamento por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="001C51CB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39D18240" w14:textId="3648B1F4" w:rsidR="003B18B2" w:rsidRPr="000659FA" w:rsidRDefault="003B18B2" w:rsidP="008E5B92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‘ISIN’ que se encontram na tabela de títulos (</w:t>
      </w:r>
      <w:r w:rsidRPr="000659FA">
        <w:rPr>
          <w:rFonts w:ascii="Santander Text" w:hAnsi="Santander Text" w:cs="Arial"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>). Para isso, ser</w:t>
      </w:r>
      <w:r w:rsidR="00ED6B47" w:rsidRPr="000659FA">
        <w:rPr>
          <w:rFonts w:ascii="Santander Text" w:hAnsi="Santander Text" w:cs="Arial"/>
          <w:szCs w:val="18"/>
          <w:lang w:val="pt-PT"/>
        </w:rPr>
        <w:t>á</w:t>
      </w:r>
      <w:r w:rsidRPr="000659FA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1A1611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4F5ECF5" w14:textId="71460F61" w:rsidR="008E152A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C61CB7B" w14:textId="115CF5D7" w:rsidR="003B18B2" w:rsidRPr="000659FA" w:rsidRDefault="003B18B2" w:rsidP="007E3521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14:paraId="46278217" w14:textId="2C72F000" w:rsidR="00B66000" w:rsidRPr="000659FA" w:rsidRDefault="003B18B2">
      <w:pPr>
        <w:pStyle w:val="ListParagraph"/>
        <w:spacing w:line="360" w:lineRule="auto"/>
        <w:ind w:left="213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="00B66000" w:rsidRPr="000659FA">
        <w:rPr>
          <w:rFonts w:ascii="Santander Text" w:hAnsi="Santander Text" w:cs="Arial"/>
          <w:szCs w:val="18"/>
          <w:lang w:val="pt-PT"/>
        </w:rPr>
        <w:t>l através do KGL de 5 dígitos):</w:t>
      </w:r>
    </w:p>
    <w:p w14:paraId="1FBFACB9" w14:textId="40BF8617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1751EEAE" w14:textId="506E00EC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F934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AE674D" w:rsidRPr="000659FA">
        <w:rPr>
          <w:rFonts w:ascii="Santander Text" w:hAnsi="Santander Text" w:cs="Arial"/>
          <w:szCs w:val="18"/>
          <w:lang w:val="pt-PT"/>
        </w:rPr>
        <w:t>;</w:t>
      </w:r>
    </w:p>
    <w:p w14:paraId="6FC5CEB7" w14:textId="4065FD8B" w:rsidR="008E152A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97F8888" w14:textId="77777777" w:rsidR="003B18B2" w:rsidRPr="000659FA" w:rsidRDefault="003B18B2" w:rsidP="007E3521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14:paraId="50F7CB88" w14:textId="4C50C05B" w:rsidR="003B18B2" w:rsidRPr="000659FA" w:rsidRDefault="003B18B2" w:rsidP="007E3521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0659FA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.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</w:t>
      </w:r>
    </w:p>
    <w:p w14:paraId="5DDC4E9C" w14:textId="1A1E6BB2" w:rsidR="003B18B2" w:rsidRPr="000659FA" w:rsidRDefault="003B18B2" w:rsidP="007E3521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="00B66000"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14:paraId="5E23C47F" w14:textId="065DF993" w:rsidR="003536E9" w:rsidRPr="000659FA" w:rsidRDefault="00BB4AC6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bookmarkStart w:id="420" w:name="_Toc186820396"/>
      <w:bookmarkStart w:id="421" w:name="_Toc188951192"/>
      <w:r w:rsidRPr="000659FA">
        <w:rPr>
          <w:rFonts w:ascii="Santander Text" w:hAnsi="Santander Text" w:cs="Arial"/>
          <w:b/>
        </w:rPr>
        <w:t xml:space="preserve">      </w:t>
      </w:r>
      <w:r w:rsidR="003B18B2" w:rsidRPr="000659FA">
        <w:rPr>
          <w:rFonts w:ascii="Santander Text" w:hAnsi="Santander Text" w:cs="Arial"/>
          <w:b/>
          <w:u w:val="single"/>
        </w:rPr>
        <w:t>2.1. Based on assets</w:t>
      </w:r>
      <w:bookmarkEnd w:id="420"/>
      <w:bookmarkEnd w:id="421"/>
      <w:r w:rsidR="003B18B2" w:rsidRPr="000659FA">
        <w:rPr>
          <w:rFonts w:ascii="Santander Text" w:hAnsi="Santander Text" w:cs="Arial"/>
          <w:b/>
          <w:u w:val="single"/>
        </w:rPr>
        <w:t xml:space="preserve"> </w:t>
      </w:r>
    </w:p>
    <w:p w14:paraId="04C059CE" w14:textId="5FC91811" w:rsidR="003536E9" w:rsidRPr="00ED6600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r w:rsidRPr="00ED6600">
        <w:rPr>
          <w:rFonts w:ascii="Santander Text" w:hAnsi="Santander Text" w:cs="Arial"/>
          <w:b/>
          <w:u w:val="single"/>
        </w:rPr>
        <w:t>2.1. Based on revenues</w:t>
      </w:r>
    </w:p>
    <w:p w14:paraId="6241E3CA" w14:textId="45117C01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lastRenderedPageBreak/>
        <w:t xml:space="preserve">Metodologia não aplicável por falta de informação real relativa a faturação individual do cliente para Project Finance.  </w:t>
      </w:r>
    </w:p>
    <w:p w14:paraId="14CC9FD1" w14:textId="18483B7F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2.2. Based on assets</w:t>
      </w:r>
    </w:p>
    <w:p w14:paraId="5CF6EB06" w14:textId="18847CF2" w:rsidR="003B18B2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="00B66000"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07A32F82" w14:textId="56378CF2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4C6ED80D" w14:textId="5FE31F5B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Assets’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5B0FB841" w14:textId="4F398AF0" w:rsidR="00690EA9" w:rsidRPr="000659FA" w:rsidRDefault="003B18B2" w:rsidP="007E3521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F541A2" w:rsidRPr="000659FA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</w:t>
      </w:r>
      <w:r w:rsidRPr="000659FA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C15C2B" w:rsidRPr="000659FA">
        <w:rPr>
          <w:rFonts w:ascii="Santander Text" w:hAnsi="Santander Text" w:cs="Arial"/>
          <w:szCs w:val="18"/>
          <w:lang w:val="pt-PT"/>
        </w:rPr>
        <w:t>as respetivas origens a ‘MISS’.</w:t>
      </w:r>
    </w:p>
    <w:p w14:paraId="5405B080" w14:textId="12EE4D14" w:rsidR="003B18B2" w:rsidRPr="000659FA" w:rsidRDefault="00BB4AC6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14:paraId="7951073F" w14:textId="77777777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14:paraId="12651481" w14:textId="27263E2B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22" w:name="_Toc186820399"/>
      <w:r w:rsidRPr="000659FA">
        <w:rPr>
          <w:rFonts w:ascii="Santander Text" w:hAnsi="Santander Text" w:cs="Arial"/>
          <w:b/>
        </w:rPr>
        <w:t xml:space="preserve">1. </w:t>
      </w:r>
      <w:r w:rsidRPr="000659FA">
        <w:rPr>
          <w:rFonts w:ascii="Santander Text" w:hAnsi="Santander Text" w:cs="Arial"/>
          <w:b/>
          <w:i/>
          <w:u w:val="single"/>
        </w:rPr>
        <w:t xml:space="preserve">Reported </w:t>
      </w:r>
      <w:r w:rsidR="005C53CA" w:rsidRPr="000659FA">
        <w:rPr>
          <w:rFonts w:ascii="Santander Text" w:hAnsi="Santander Text" w:cs="Arial"/>
          <w:b/>
          <w:i/>
          <w:u w:val="single"/>
        </w:rPr>
        <w:t>E</w:t>
      </w:r>
      <w:r w:rsidRPr="000659FA">
        <w:rPr>
          <w:rFonts w:ascii="Santander Text" w:hAnsi="Santander Text" w:cs="Arial"/>
          <w:b/>
          <w:i/>
          <w:u w:val="single"/>
        </w:rPr>
        <w:t>missions</w:t>
      </w:r>
      <w:bookmarkEnd w:id="422"/>
      <w:r w:rsidRPr="000659FA">
        <w:rPr>
          <w:rFonts w:ascii="Santander Text" w:hAnsi="Santander Text" w:cs="Arial"/>
          <w:b/>
        </w:rPr>
        <w:t xml:space="preserve"> </w:t>
      </w:r>
    </w:p>
    <w:p w14:paraId="3307E30C" w14:textId="6D940B00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id="423" w:name="_Toc186820400"/>
      <w:bookmarkStart w:id="424" w:name="_Toc188951193"/>
      <w:r w:rsidRPr="000659FA">
        <w:rPr>
          <w:rFonts w:ascii="Santander Text" w:hAnsi="Santander Text" w:cs="Arial"/>
          <w:b/>
        </w:rPr>
        <w:t xml:space="preserve">1.1. </w:t>
      </w:r>
      <w:r w:rsidRPr="000659FA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423"/>
      <w:bookmarkEnd w:id="424"/>
    </w:p>
    <w:p w14:paraId="509E1422" w14:textId="6376FBD4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2C8C6AF4" w14:textId="4EDF9246" w:rsidR="00690EA9" w:rsidRPr="000659FA" w:rsidRDefault="00BB4AC6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</w:rPr>
        <w:t xml:space="preserve">1. 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3B18B2" w:rsidRPr="000659FA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14:paraId="27955B8E" w14:textId="6DDF234F" w:rsidR="00690EA9" w:rsidRPr="000659FA" w:rsidRDefault="00690EA9" w:rsidP="008E5B92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lastRenderedPageBreak/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BD4175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6854471D" w14:textId="514B959E" w:rsidR="00690EA9" w:rsidRPr="000659FA" w:rsidRDefault="00690EA9" w:rsidP="008E5B92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871C3F" w:rsidRPr="000659FA">
        <w:rPr>
          <w:rFonts w:ascii="Santander Text" w:eastAsia="Times New Roman" w:hAnsi="Santander Text" w:cs="Arial"/>
          <w:szCs w:val="18"/>
          <w:lang w:val="pt-PT"/>
        </w:rPr>
        <w:t xml:space="preserve">será associado </w:t>
      </w:r>
      <w:r w:rsidRPr="000659FA">
        <w:rPr>
          <w:rFonts w:ascii="Santander Text" w:eastAsia="Times New Roman" w:hAnsi="Santander Text" w:cs="Arial"/>
          <w:szCs w:val="18"/>
          <w:lang w:val="pt-PT"/>
        </w:rPr>
        <w:t>o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DD87361" w14:textId="2F8A4029" w:rsidR="003B18B2" w:rsidRPr="000659FA" w:rsidRDefault="00690EA9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="00BD4175" w:rsidRPr="000659FA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="003B18B2" w:rsidRPr="000659FA">
        <w:rPr>
          <w:rFonts w:ascii="Santander Text" w:hAnsi="Santander Text" w:cs="Arial"/>
          <w:szCs w:val="18"/>
          <w:lang w:val="pt-PT"/>
        </w:rPr>
        <w:t> </w:t>
      </w:r>
    </w:p>
    <w:p w14:paraId="03CF3851" w14:textId="6534CD29" w:rsidR="003B18B2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14:paraId="7A728584" w14:textId="7EB00A52" w:rsidR="008E152A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3561727" w14:textId="77777777" w:rsidR="00690EA9" w:rsidRPr="000659FA" w:rsidRDefault="00690EA9" w:rsidP="007E3521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14:paraId="5E527772" w14:textId="688B84B5" w:rsidR="00690EA9" w:rsidRPr="000659FA" w:rsidRDefault="003B18B2" w:rsidP="007E3521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14:paraId="0309018D" w14:textId="08A3F42A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0B8D2484" w14:textId="56F586D6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lastRenderedPageBreak/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88603A7" w14:textId="3598269B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784704B1" w14:textId="77777777" w:rsidR="003B18B2" w:rsidRPr="000659FA" w:rsidRDefault="003B18B2" w:rsidP="007E3521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14:paraId="578BF123" w14:textId="4F661240" w:rsidR="003B18B2" w:rsidRPr="000659FA" w:rsidRDefault="003B18B2" w:rsidP="008E5B92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="00871C3F" w:rsidRPr="000659FA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.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 </w:t>
      </w:r>
    </w:p>
    <w:p w14:paraId="2EAEA8DA" w14:textId="77777777" w:rsidR="003B18B2" w:rsidRPr="000659FA" w:rsidRDefault="003B18B2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2C3A928F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25" w:name="_Toc186820401"/>
      <w:bookmarkStart w:id="426" w:name="_Toc188951194"/>
      <w:r w:rsidRPr="000659FA">
        <w:rPr>
          <w:rFonts w:ascii="Santander Text" w:hAnsi="Santander Text" w:cs="Arial"/>
          <w:b/>
          <w:lang w:val="pt-PT"/>
        </w:rPr>
        <w:t>1.2.  </w:t>
      </w:r>
      <w:r w:rsidRPr="000659FA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425"/>
      <w:bookmarkEnd w:id="426"/>
    </w:p>
    <w:p w14:paraId="6DED7DBB" w14:textId="77777777" w:rsidR="003B18B2" w:rsidRPr="000659FA" w:rsidRDefault="003B18B2" w:rsidP="007E3521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 falta de informação real relativa aos clientes não SCIB. </w:t>
      </w:r>
    </w:p>
    <w:p w14:paraId="7707EA2F" w14:textId="1C747809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5B003EA" w14:textId="5771B900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id="427" w:name="_Toc186820402"/>
      <w:r w:rsidRPr="000659FA">
        <w:rPr>
          <w:rFonts w:ascii="Santander Text" w:hAnsi="Santander Text" w:cs="Arial"/>
          <w:b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427"/>
    </w:p>
    <w:p w14:paraId="02CBA06D" w14:textId="764FE92C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28" w:name="_Toc186820403"/>
      <w:bookmarkStart w:id="429" w:name="_Toc188951195"/>
      <w:r w:rsidRPr="000659FA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428"/>
      <w:bookmarkEnd w:id="429"/>
    </w:p>
    <w:p w14:paraId="58D62DF1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14:paraId="001356EA" w14:textId="77777777" w:rsidR="00690EA9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30" w:name="_Toc186820404"/>
      <w:bookmarkStart w:id="431" w:name="_Toc188951196"/>
      <w:r w:rsidRPr="000659FA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430"/>
      <w:bookmarkEnd w:id="431"/>
    </w:p>
    <w:p w14:paraId="1E91F749" w14:textId="1825EE9E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à produção </w:t>
      </w:r>
      <w:r w:rsidR="00AF77A8"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do cliente. </w:t>
      </w:r>
    </w:p>
    <w:p w14:paraId="60C87998" w14:textId="65B750A7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32" w:name="_Toc186820405"/>
      <w:r w:rsidRPr="000659FA">
        <w:rPr>
          <w:rFonts w:ascii="Santander Text" w:hAnsi="Santander Text" w:cs="Arial"/>
          <w:b/>
        </w:rPr>
        <w:t>3</w:t>
      </w:r>
      <w:r w:rsidRPr="000659FA">
        <w:rPr>
          <w:rFonts w:ascii="Santander Text" w:hAnsi="Santander Text" w:cs="Arial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432"/>
    </w:p>
    <w:p w14:paraId="082F3D47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id="433" w:name="_Toc186820406"/>
      <w:bookmarkStart w:id="434" w:name="_Toc188951197"/>
      <w:r w:rsidRPr="000659FA">
        <w:rPr>
          <w:rFonts w:ascii="Santander Text" w:hAnsi="Santander Text" w:cs="Arial"/>
          <w:b/>
        </w:rPr>
        <w:t xml:space="preserve">3.1. </w:t>
      </w:r>
      <w:r w:rsidRPr="000659FA">
        <w:rPr>
          <w:rFonts w:ascii="Santander Text" w:hAnsi="Santander Text" w:cs="Arial"/>
          <w:b/>
          <w:u w:val="single"/>
        </w:rPr>
        <w:t>Based on revenues</w:t>
      </w:r>
      <w:r w:rsidRPr="000659FA">
        <w:rPr>
          <w:rFonts w:ascii="Santander Text" w:hAnsi="Santander Text" w:cs="Arial"/>
          <w:b/>
        </w:rPr>
        <w:t>:</w:t>
      </w:r>
      <w:bookmarkEnd w:id="433"/>
      <w:bookmarkEnd w:id="434"/>
    </w:p>
    <w:p w14:paraId="174E8691" w14:textId="6853A7D3" w:rsidR="003B18B2" w:rsidRPr="000659FA" w:rsidRDefault="003B18B2" w:rsidP="007E3521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Sempre que não for possível obter um cruzamento válido através das metodologias anteriores (cruzamento a partir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aplicando as seguintes regras:</w:t>
      </w:r>
    </w:p>
    <w:p w14:paraId="3A8D1DE0" w14:textId="77777777" w:rsidR="003B18B2" w:rsidRPr="000659FA" w:rsidRDefault="003B18B2" w:rsidP="007E3521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14:paraId="52BFF2DD" w14:textId="24DE1550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871C3F" w:rsidRPr="000659FA">
        <w:rPr>
          <w:rFonts w:ascii="Santander Text" w:hAnsi="Santander Text" w:cs="Arial"/>
          <w:szCs w:val="18"/>
          <w:lang w:val="pt-PT"/>
        </w:rPr>
        <w:t xml:space="preserve">regiao’ </w:t>
      </w:r>
      <w:r w:rsidRPr="000659FA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</w:t>
      </w:r>
      <w:r w:rsidR="00BD4175" w:rsidRPr="000659FA">
        <w:rPr>
          <w:rFonts w:ascii="Santander Text" w:hAnsi="Santander Text" w:cs="Arial"/>
          <w:szCs w:val="18"/>
          <w:lang w:val="pt-PT"/>
        </w:rPr>
        <w:t>elegível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28D4F5FB" w14:textId="2736C78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0CED7507" w14:textId="7F8F7D9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="00F52857" w:rsidRPr="000659FA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0659FA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fatr_indv’</w:t>
      </w:r>
      <w:r w:rsidR="007C4378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0BC008CB" w14:textId="760485B4" w:rsidR="007E2BFF" w:rsidRPr="000659FA" w:rsidRDefault="007E2BFF" w:rsidP="007E2BFF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b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/>
          <w:b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b/>
          <w:szCs w:val="18"/>
          <w:lang w:val="pt-PT"/>
        </w:rPr>
        <w:t>para obtenção das informações de balanço:</w:t>
      </w:r>
      <w:r w:rsidRPr="000659FA">
        <w:rPr>
          <w:rFonts w:ascii="Santander Text" w:hAnsi="Santander Text"/>
          <w:szCs w:val="18"/>
          <w:lang w:val="pt-PT"/>
        </w:rPr>
        <w:t xml:space="preserve">  Obter a variável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a variável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1E026D" w14:textId="77777777" w:rsidR="007E2BFF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3ED29C65" w14:textId="0D92A68B" w:rsidR="00AF7105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3D5DABF5" w14:textId="2856FC33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E2BFF" w:rsidRPr="000659FA">
        <w:rPr>
          <w:rFonts w:ascii="Santander Text" w:hAnsi="Santander Text" w:cs="Arial"/>
          <w:szCs w:val="18"/>
          <w:lang w:val="pt-PT"/>
        </w:rPr>
        <w:t>Aprovionar o valor das variáveis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7E2BFF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 xml:space="preserve">scp3_ftr_emss’ </w:t>
      </w:r>
      <w:r w:rsidR="007E2BFF" w:rsidRPr="000659FA">
        <w:rPr>
          <w:rFonts w:ascii="Santander Text" w:hAnsi="Santander Text" w:cs="Arial"/>
          <w:szCs w:val="18"/>
          <w:lang w:val="pt-PT"/>
        </w:rPr>
        <w:t>obtidas no passo II) caso:</w:t>
      </w:r>
    </w:p>
    <w:p w14:paraId="2C15FA8F" w14:textId="5E806931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A variável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‘fatr_indv’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obtida no passo III) seja superior a 0.1;</w:t>
      </w:r>
    </w:p>
    <w:p w14:paraId="043D2B6D" w14:textId="5C437792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lastRenderedPageBreak/>
        <w:t xml:space="preserve">As variáveis </w:t>
      </w:r>
      <w:r w:rsidRPr="000659FA">
        <w:rPr>
          <w:rFonts w:ascii="Santander Text" w:hAnsi="Santander Text"/>
          <w:szCs w:val="18"/>
          <w:lang w:val="pt-PT"/>
        </w:rPr>
        <w:t>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 xml:space="preserve">’ obtidas no passo IV) sejam superiores a 0. </w:t>
      </w:r>
    </w:p>
    <w:p w14:paraId="4D9ABB9B" w14:textId="320E333A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35" w:name="_Toc186820407"/>
      <w:bookmarkStart w:id="436" w:name="_Toc188951198"/>
      <w:r w:rsidRPr="000659FA">
        <w:rPr>
          <w:rFonts w:ascii="Santander Text" w:hAnsi="Santander Text" w:cs="Arial"/>
          <w:b/>
          <w:lang w:val="pt-PT"/>
        </w:rPr>
        <w:t xml:space="preserve">3.2. </w:t>
      </w:r>
      <w:r w:rsidRPr="000659FA">
        <w:rPr>
          <w:rFonts w:ascii="Santander Text" w:hAnsi="Santander Text" w:cs="Arial"/>
          <w:b/>
          <w:u w:val="single"/>
          <w:lang w:val="pt-PT"/>
        </w:rPr>
        <w:t>Based on assets</w:t>
      </w:r>
      <w:bookmarkEnd w:id="435"/>
      <w:bookmarkEnd w:id="436"/>
      <w:r w:rsidR="00690EA9" w:rsidRPr="000659FA">
        <w:rPr>
          <w:rFonts w:ascii="Santander Text" w:hAnsi="Santander Text" w:cs="Arial"/>
          <w:b/>
          <w:lang w:val="pt-PT"/>
        </w:rPr>
        <w:t>:</w:t>
      </w:r>
    </w:p>
    <w:p w14:paraId="54988408" w14:textId="6D0EE43A" w:rsidR="00690EA9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48689AA7" w14:textId="6F566666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I) d</w:t>
      </w:r>
      <w:r w:rsidR="00D83C34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="00D83C34" w:rsidRPr="000659FA">
        <w:rPr>
          <w:rFonts w:ascii="Santander Text" w:hAnsi="Santander Text" w:cs="Arial"/>
          <w:szCs w:val="18"/>
          <w:lang w:val="pt-PT"/>
        </w:rPr>
        <w:t>;</w:t>
      </w:r>
    </w:p>
    <w:p w14:paraId="7001DAF9" w14:textId="780E650F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II) da metodologia anterior (3.1.) mas com o filtro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Assets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ao invés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</w:t>
      </w:r>
    </w:p>
    <w:p w14:paraId="45E7AEB1" w14:textId="4F412654" w:rsidR="006E1D19" w:rsidRPr="000659FA" w:rsidRDefault="00690EA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020500" w:rsidRPr="000659FA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3B18B2" w:rsidRPr="000659FA">
        <w:rPr>
          <w:rFonts w:ascii="Santander Text" w:hAnsi="Santander Text" w:cs="Arial"/>
          <w:szCs w:val="18"/>
          <w:lang w:val="pt-PT"/>
        </w:rPr>
        <w:t>e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14:paraId="2BB57012" w14:textId="0B3DC6C8" w:rsidR="007536AD" w:rsidRPr="000659FA" w:rsidRDefault="007536AD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hAnsi="Santander Text" w:cs="Arial"/>
          <w:i/>
          <w:lang w:val="pt-PT"/>
        </w:rPr>
        <w:t>NULL</w:t>
      </w:r>
      <w:r w:rsidRPr="000659FA">
        <w:rPr>
          <w:rFonts w:ascii="Santander Text" w:hAnsi="Santander Text" w:cs="Arial"/>
          <w:lang w:val="pt-PT"/>
        </w:rPr>
        <w:t xml:space="preserve"> nesta variável.</w:t>
      </w:r>
    </w:p>
    <w:p w14:paraId="00AB5826" w14:textId="1BA00E56" w:rsidR="00690EA9" w:rsidRPr="000659FA" w:rsidRDefault="00690EA9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62CEAD73" w14:textId="739C8F33" w:rsidR="00690EA9" w:rsidRPr="000659FA" w:rsidRDefault="00E27933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="00741A75" w:rsidRPr="000659FA">
        <w:rPr>
          <w:rFonts w:ascii="Santander Text" w:hAnsi="Santander Text" w:cs="Arial"/>
          <w:lang w:val="pt-PT"/>
        </w:rPr>
        <w:t xml:space="preserve"> campos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2DE1070B" w14:textId="3967D5A2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id="437" w:name="_Toc186820397"/>
      <w:r w:rsidRPr="000659FA">
        <w:rPr>
          <w:rFonts w:ascii="Santander Text" w:hAnsi="Santander Text" w:cs="Arial"/>
          <w:b/>
          <w:lang w:val="pt-PT"/>
        </w:rPr>
        <w:t xml:space="preserve">(A) Variáveis </w:t>
      </w:r>
      <w:r w:rsidRPr="000659FA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0659FA">
        <w:rPr>
          <w:rFonts w:ascii="Santander Text" w:hAnsi="Santander Text" w:cs="Arial"/>
          <w:b/>
          <w:lang w:val="pt-PT"/>
        </w:rPr>
        <w:t>e</w:t>
      </w:r>
      <w:r w:rsidRPr="000659FA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437"/>
      <w:r w:rsidRPr="000659FA">
        <w:rPr>
          <w:rFonts w:ascii="Santander Text" w:hAnsi="Santander Text" w:cs="Arial"/>
          <w:b/>
          <w:lang w:val="pt-PT"/>
        </w:rPr>
        <w:t xml:space="preserve"> com base no ponto (A)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2CD80AE9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seja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</w:rPr>
        <w:t>Input Project Finance</w:t>
      </w:r>
      <w:r w:rsidRPr="000659FA">
        <w:rPr>
          <w:rFonts w:ascii="Santander Text" w:hAnsi="Santander Text" w:cs="Arial"/>
          <w:sz w:val="18"/>
          <w:szCs w:val="18"/>
        </w:rPr>
        <w:t>),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com ‘PF_DQS1_1A’ e os restantes campos (‘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>) de acordo com as regras descritas de seguida.</w:t>
      </w:r>
    </w:p>
    <w:p w14:paraId="77276548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origem_scp2_emss’, ‘origem_scp3_emss’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e </w:t>
      </w:r>
      <w:r w:rsidRPr="000659FA">
        <w:rPr>
          <w:rFonts w:ascii="Santander Text" w:hAnsi="Santander Text" w:cs="Arial"/>
          <w:sz w:val="18"/>
          <w:szCs w:val="18"/>
          <w:u w:val="single"/>
        </w:rPr>
        <w:t>‘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origem_scp1_emss’</w:t>
      </w:r>
      <w:r w:rsidRPr="000659FA">
        <w:rPr>
          <w:rFonts w:ascii="Santander Text" w:hAnsi="Santander Text" w:cs="Arial"/>
          <w:sz w:val="18"/>
          <w:szCs w:val="18"/>
          <w:u w:val="single"/>
        </w:rPr>
        <w:t xml:space="preserve"> no caso de não ser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0659FA">
        <w:rPr>
          <w:rFonts w:ascii="Santander Text" w:hAnsi="Santander Text" w:cs="Arial"/>
          <w:sz w:val="18"/>
          <w:szCs w:val="18"/>
          <w:u w:val="single"/>
        </w:rPr>
        <w:t>),</w:t>
      </w:r>
      <w:r w:rsidRPr="000659FA">
        <w:rPr>
          <w:rFonts w:ascii="Santander Text" w:hAnsi="Santander Text" w:cs="Arial"/>
          <w:sz w:val="18"/>
          <w:szCs w:val="18"/>
        </w:rPr>
        <w:t xml:space="preserve"> deverão ser aprovisionados de acordo com a metodologia utilizada:</w:t>
      </w:r>
    </w:p>
    <w:p w14:paraId="3D6576CA" w14:textId="5332D942" w:rsidR="00690EA9" w:rsidRPr="000659FA" w:rsidRDefault="00690EA9" w:rsidP="008E5B9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>. do ponto (A)</w:t>
      </w:r>
      <w:r w:rsidRPr="000659FA">
        <w:rPr>
          <w:rFonts w:ascii="Santander Text" w:hAnsi="Santander Text" w:cs="Arial"/>
          <w:sz w:val="18"/>
          <w:szCs w:val="18"/>
        </w:rPr>
        <w:t xml:space="preserve">, o campo </w:t>
      </w:r>
      <w:r w:rsidRPr="000659FA">
        <w:rPr>
          <w:rFonts w:ascii="Santander Text" w:hAnsi="Santander Text" w:cs="Arial"/>
          <w:i/>
          <w:sz w:val="18"/>
          <w:szCs w:val="18"/>
        </w:rPr>
        <w:t>‘origem_scp1_emss’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788AF221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0577D886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61BA3BF5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‘3’;</w:t>
      </w:r>
    </w:p>
    <w:p w14:paraId="5BE0EF66" w14:textId="49BBBB51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lastRenderedPageBreak/>
        <w:t>‘</w:t>
      </w:r>
      <w:r w:rsidRPr="000659FA">
        <w:rPr>
          <w:rFonts w:ascii="Santander Text" w:hAnsi="Santander Text" w:cs="Arial"/>
          <w:szCs w:val="18"/>
          <w:lang w:val="pt-PT"/>
        </w:rPr>
        <w:t>PF_DQS4_SCIB’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‘4’;</w:t>
      </w:r>
    </w:p>
    <w:p w14:paraId="406A76B1" w14:textId="77777777" w:rsidR="00F52857" w:rsidRPr="00ED6600" w:rsidRDefault="00F52857" w:rsidP="0012229D">
      <w:pPr>
        <w:spacing w:after="0" w:line="360" w:lineRule="auto"/>
        <w:ind w:left="2160"/>
        <w:jc w:val="both"/>
        <w:rPr>
          <w:lang w:val="pt-PT"/>
          <w:rPrChange w:id="438" w:author="Joana Rita Bentinho Silva" w:date="2025-04-07T18:33:00Z">
            <w:rPr/>
          </w:rPrChange>
        </w:rPr>
      </w:pPr>
    </w:p>
    <w:p w14:paraId="0AB81747" w14:textId="14212191" w:rsidR="00690EA9" w:rsidRPr="000659FA" w:rsidRDefault="00690EA9" w:rsidP="007E352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14:paraId="5361C380" w14:textId="1C1BE141" w:rsidR="00690EA9" w:rsidRPr="000659FA" w:rsidRDefault="00690EA9" w:rsidP="008E5B92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(A)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6895F4FE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‘PF_DQS5_3B’, caso seja possível aplicar a abordagem descrita em 2.1.;</w:t>
      </w:r>
    </w:p>
    <w:p w14:paraId="5BE498E7" w14:textId="788D0334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MISS’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para os casos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descritos na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descrit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as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, no ponto (A)</w:t>
      </w:r>
      <w:r w:rsidR="00D171E8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6BCAAD95" w14:textId="326DD0F0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59721AE6" w14:textId="77777777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2F9DE7E4" w14:textId="58A16AA3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(B) Variáveis ‘</w:t>
      </w:r>
      <w:r w:rsidRPr="000659FA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0659FA">
        <w:rPr>
          <w:rFonts w:ascii="Santander Text" w:hAnsi="Santander Text" w:cs="Arial"/>
          <w:b/>
          <w:lang w:val="pt-PT"/>
        </w:rPr>
        <w:t xml:space="preserve"> e </w:t>
      </w:r>
      <w:r w:rsidRPr="000659FA">
        <w:rPr>
          <w:rFonts w:ascii="Santander Text" w:hAnsi="Santander Text" w:cs="Arial"/>
          <w:b/>
          <w:i/>
          <w:lang w:val="pt-PT"/>
        </w:rPr>
        <w:t>‘origem_scp3_emss’</w:t>
      </w:r>
      <w:r w:rsidRPr="000659FA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122838FD" w14:textId="77777777" w:rsidR="00690EA9" w:rsidRPr="000659FA" w:rsidRDefault="00690EA9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utilizada. </w:t>
      </w:r>
    </w:p>
    <w:p w14:paraId="2C1F0B91" w14:textId="72EB5A29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3E0B825B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5A94BE3D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17531A8E" w14:textId="7B2C9C54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57F9122D" w14:textId="67D341D4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7EF57E14" w14:textId="77777777" w:rsidR="00F52857" w:rsidRPr="000659FA" w:rsidRDefault="00F52857" w:rsidP="0012229D">
      <w:pPr>
        <w:spacing w:after="0" w:line="360" w:lineRule="auto"/>
        <w:ind w:left="2160"/>
        <w:jc w:val="both"/>
        <w:rPr>
          <w:rFonts w:ascii="Santander Text" w:hAnsi="Santander Text" w:cs="Arial"/>
          <w:szCs w:val="18"/>
          <w:lang w:val="pt-PT"/>
        </w:rPr>
      </w:pPr>
    </w:p>
    <w:p w14:paraId="5CD3CCC4" w14:textId="0FDE4AEB" w:rsidR="00690EA9" w:rsidRPr="000659FA" w:rsidRDefault="00690EA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da mesma forma, mas tendo em conta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‘score_scp2’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‘score_scp3’</w:t>
      </w:r>
      <w:r w:rsidRPr="000659FA">
        <w:rPr>
          <w:rFonts w:ascii="Santander Text" w:hAnsi="Santander Text" w:cs="Arial"/>
          <w:szCs w:val="18"/>
          <w:lang w:val="pt-PT"/>
        </w:rPr>
        <w:t xml:space="preserve"> respetivamente.</w:t>
      </w:r>
    </w:p>
    <w:p w14:paraId="446353D8" w14:textId="5B2178C5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31945ABD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‘BCL _DQS4_3A’, caso seja seguida a abordagem descrita em 3.1.; </w:t>
      </w:r>
    </w:p>
    <w:p w14:paraId="2369D343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‘BCL _DQS5_3B’, caso seja seguida a abordagem descrita em 3.2.;</w:t>
      </w:r>
    </w:p>
    <w:p w14:paraId="2DDA7992" w14:textId="5DECD9E2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‘MISS’,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para os casos descritos na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descritas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emissões, no ponto (B)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1A17AB04" w14:textId="6C90471E" w:rsidR="008E152A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</w:p>
    <w:p w14:paraId="19D89F2E" w14:textId="1686FBB7" w:rsidR="00690EA9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FD811E7" w14:textId="77777777" w:rsidR="007536AD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4B1AC11" w14:textId="76053D36" w:rsidR="00243943" w:rsidRPr="000659FA" w:rsidRDefault="0024394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lastRenderedPageBreak/>
        <w:t>divida</w:t>
      </w:r>
      <w:r w:rsidRPr="000659FA">
        <w:rPr>
          <w:color w:val="auto"/>
          <w:lang w:val="pt-PT"/>
        </w:rPr>
        <w:t>_total, capital_proprio</w:t>
      </w:r>
    </w:p>
    <w:p w14:paraId="199CB025" w14:textId="5D8740D5" w:rsidR="00243943" w:rsidRPr="000659FA" w:rsidRDefault="00243943" w:rsidP="0012229D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="00D171E8" w:rsidRPr="000659FA">
        <w:rPr>
          <w:rFonts w:ascii="Santander Text" w:hAnsi="Santander Text" w:cs="Arial"/>
          <w:lang w:val="pt-PT"/>
        </w:rPr>
        <w:t>,</w:t>
      </w:r>
      <w:r w:rsidR="009F0903" w:rsidRPr="000659FA">
        <w:rPr>
          <w:rFonts w:ascii="Santander Text" w:hAnsi="Santander Text" w:cs="Arial"/>
          <w:lang w:val="pt-PT"/>
        </w:rPr>
        <w:t xml:space="preserve"> respetivamente</w:t>
      </w:r>
      <w:r w:rsidR="00D171E8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d</w:t>
      </w:r>
      <w:r w:rsidR="0070700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cliente</w:t>
      </w:r>
      <w:r w:rsidR="00707007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SCIB</w:t>
      </w:r>
      <w:r w:rsidR="00707007" w:rsidRPr="000659FA">
        <w:rPr>
          <w:rFonts w:ascii="Santander Text" w:hAnsi="Santander Text" w:cs="Arial"/>
          <w:lang w:val="pt-PT"/>
        </w:rPr>
        <w:t xml:space="preserve">. Para o seu aprovisionamento </w:t>
      </w:r>
      <w:r w:rsidR="00707007" w:rsidRPr="000659FA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="009F0903" w:rsidRPr="000659FA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b/>
          <w:i/>
          <w:lang w:val="pt-PT"/>
        </w:rPr>
        <w:t>‘scp1_ftr_emss’</w:t>
      </w:r>
      <w:r w:rsidRPr="000659FA">
        <w:rPr>
          <w:rFonts w:ascii="Santander Text" w:hAnsi="Santander Text" w:cs="Arial"/>
          <w:b/>
          <w:lang w:val="pt-PT"/>
        </w:rPr>
        <w:t xml:space="preserve">, </w:t>
      </w:r>
      <w:r w:rsidRPr="000659FA">
        <w:rPr>
          <w:rFonts w:ascii="Santander Text" w:hAnsi="Santander Text" w:cs="Arial"/>
          <w:b/>
          <w:i/>
          <w:lang w:val="pt-PT"/>
        </w:rPr>
        <w:t>‘scp2_ftr_emss’</w:t>
      </w:r>
      <w:r w:rsidRPr="000659FA">
        <w:rPr>
          <w:rFonts w:ascii="Santander Text" w:hAnsi="Santander Text" w:cs="Arial"/>
          <w:b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lang w:val="pt-PT"/>
        </w:rPr>
        <w:t>scp3_ftr_emss’</w:t>
      </w:r>
      <w:r w:rsidR="009F0903" w:rsidRPr="000659FA">
        <w:rPr>
          <w:rFonts w:ascii="Santander Text" w:hAnsi="Santander Text" w:cs="Arial"/>
          <w:lang w:val="pt-PT"/>
        </w:rPr>
        <w:t xml:space="preserve"> seja </w:t>
      </w:r>
      <w:r w:rsidRPr="000659FA">
        <w:rPr>
          <w:rFonts w:ascii="Santander Text" w:hAnsi="Santander Text" w:cs="Arial"/>
          <w:lang w:val="pt-PT"/>
        </w:rPr>
        <w:t>aprovisiona</w:t>
      </w:r>
      <w:r w:rsidR="009F0903" w:rsidRPr="000659FA">
        <w:rPr>
          <w:rFonts w:ascii="Santander Text" w:hAnsi="Santander Text" w:cs="Arial"/>
          <w:lang w:val="pt-PT"/>
        </w:rPr>
        <w:t>da</w:t>
      </w:r>
      <w:r w:rsidRPr="000659FA">
        <w:rPr>
          <w:rFonts w:ascii="Santander Text" w:hAnsi="Santander Text" w:cs="Arial"/>
          <w:lang w:val="pt-PT"/>
        </w:rPr>
        <w:t xml:space="preserve"> através da metodologia </w:t>
      </w:r>
      <w:r w:rsidRPr="000659FA">
        <w:rPr>
          <w:rFonts w:ascii="Santander Text" w:hAnsi="Santander Text" w:cs="Arial"/>
          <w:b/>
          <w:lang w:val="pt-PT"/>
        </w:rPr>
        <w:t>1.</w:t>
      </w:r>
      <w:r w:rsidR="00D171E8"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Reported Emiss</w:t>
      </w:r>
      <w:r w:rsidR="002475D1" w:rsidRPr="000659FA">
        <w:rPr>
          <w:rFonts w:ascii="Santander Text" w:hAnsi="Santander Text" w:cs="Arial"/>
          <w:b/>
          <w:lang w:val="pt-PT"/>
        </w:rPr>
        <w:t>i</w:t>
      </w:r>
      <w:r w:rsidRPr="000659FA">
        <w:rPr>
          <w:rFonts w:ascii="Santander Text" w:hAnsi="Santander Text" w:cs="Arial"/>
          <w:b/>
          <w:lang w:val="pt-PT"/>
        </w:rPr>
        <w:t>ons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2475D1"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lang w:val="pt-PT"/>
        </w:rPr>
        <w:t xml:space="preserve">ponto </w:t>
      </w:r>
      <w:r w:rsidR="002475D1" w:rsidRPr="000659FA">
        <w:rPr>
          <w:rFonts w:ascii="Santander Text" w:hAnsi="Santander Text" w:cs="Arial"/>
          <w:lang w:val="pt-PT"/>
        </w:rPr>
        <w:t>(A) Variáveis ‘</w:t>
      </w:r>
      <w:r w:rsidR="002475D1" w:rsidRPr="000659FA">
        <w:rPr>
          <w:rFonts w:ascii="Santander Text" w:hAnsi="Santander Text" w:cs="Arial"/>
          <w:i/>
          <w:lang w:val="pt-PT"/>
        </w:rPr>
        <w:t>scp1_ftr_emss’, ‘scp2_ftr_emss’</w:t>
      </w:r>
      <w:r w:rsidR="002475D1" w:rsidRPr="000659FA">
        <w:rPr>
          <w:rFonts w:ascii="Santander Text" w:hAnsi="Santander Text" w:cs="Arial"/>
          <w:lang w:val="pt-PT"/>
        </w:rPr>
        <w:t xml:space="preserve"> e ‘</w:t>
      </w:r>
      <w:r w:rsidR="002475D1" w:rsidRPr="000659FA">
        <w:rPr>
          <w:rFonts w:ascii="Santander Text" w:hAnsi="Santander Text" w:cs="Arial"/>
          <w:i/>
          <w:lang w:val="pt-PT"/>
        </w:rPr>
        <w:t>scp3_ftr_emss’</w:t>
      </w:r>
      <w:r w:rsidR="002475D1" w:rsidRPr="000659FA">
        <w:rPr>
          <w:rFonts w:ascii="Santander Text" w:hAnsi="Santander Text" w:cs="Arial"/>
          <w:lang w:val="pt-PT"/>
        </w:rPr>
        <w:t xml:space="preserve"> (Project Finance) e ponto </w:t>
      </w:r>
      <w:r w:rsidRPr="000659FA">
        <w:rPr>
          <w:rFonts w:ascii="Santander Text" w:hAnsi="Santander Text" w:cs="Arial"/>
          <w:lang w:val="pt-PT"/>
        </w:rPr>
        <w:t>(B)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i/>
          <w:lang w:val="pt-PT"/>
        </w:rPr>
        <w:t>‘scp1_ftr_emss’, ‘scp2_ftr_emss’</w:t>
      </w:r>
      <w:r w:rsidRPr="000659FA">
        <w:rPr>
          <w:rFonts w:ascii="Santander Text" w:hAnsi="Santander Text" w:cs="Arial"/>
          <w:lang w:val="pt-PT"/>
        </w:rPr>
        <w:t xml:space="preserve"> e ‘</w:t>
      </w:r>
      <w:r w:rsidRPr="000659FA">
        <w:rPr>
          <w:rFonts w:ascii="Santander Text" w:hAnsi="Santander Text" w:cs="Arial"/>
          <w:i/>
          <w:lang w:val="pt-PT"/>
        </w:rPr>
        <w:t>scp3_ftr_emss’</w:t>
      </w:r>
      <w:r w:rsidRPr="000659FA">
        <w:rPr>
          <w:rFonts w:ascii="Santander Text" w:hAnsi="Santander Text" w:cs="Arial"/>
          <w:lang w:val="pt-PT"/>
        </w:rPr>
        <w:t xml:space="preserve"> (Clientes não </w:t>
      </w:r>
      <w:r w:rsidRPr="000659FA">
        <w:rPr>
          <w:rFonts w:ascii="Santander Text" w:hAnsi="Santander Text" w:cs="Arial"/>
          <w:i/>
          <w:lang w:val="pt-PT"/>
        </w:rPr>
        <w:t>Project Finance</w:t>
      </w:r>
      <w:r w:rsidRPr="000659FA">
        <w:rPr>
          <w:rFonts w:ascii="Santander Text" w:hAnsi="Santander Text" w:cs="Arial"/>
          <w:lang w:val="pt-PT"/>
        </w:rPr>
        <w:t xml:space="preserve">). </w:t>
      </w:r>
    </w:p>
    <w:p w14:paraId="2E26B5B7" w14:textId="12B83144" w:rsidR="00DC623F" w:rsidRPr="000659FA" w:rsidRDefault="0053643A" w:rsidP="007E3521">
      <w:pPr>
        <w:spacing w:line="360" w:lineRule="auto"/>
        <w:jc w:val="both"/>
        <w:rPr>
          <w:rFonts w:ascii="Santander Text" w:hAnsi="Santander Text" w:cs="Arial"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begin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="00864D30" w:rsidRPr="000659FA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="00540F56" w:rsidRPr="000659FA">
        <w:rPr>
          <w:rFonts w:ascii="Santander Text" w:hAnsi="Santander Text" w:cs="Arial"/>
          <w:iCs/>
          <w:szCs w:val="18"/>
          <w:lang w:val="pt-PT"/>
        </w:rPr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6.1.3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end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14:paraId="3F46C2A3" w14:textId="162DBDDC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3D968B3" w14:textId="77777777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3F263E76" w14:textId="098D41A5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3D44F3E2" w14:textId="402B63B5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659FA">
        <w:rPr>
          <w:rFonts w:ascii="Santander Text" w:hAnsi="Santander Text" w:cs="Arial"/>
          <w:szCs w:val="18"/>
          <w:lang w:val="pt-PT"/>
        </w:rPr>
        <w:t xml:space="preserve"> pode ser obtida de três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Pr="000659FA">
        <w:rPr>
          <w:rFonts w:ascii="Santander Text" w:hAnsi="Santander Text" w:cs="Arial"/>
          <w:b/>
          <w:szCs w:val="18"/>
          <w:lang w:val="pt-PT"/>
        </w:rPr>
        <w:t>(2)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(modesg_inp_risco_fisico) ou </w:t>
      </w:r>
      <w:r w:rsidRPr="000659FA">
        <w:rPr>
          <w:rFonts w:ascii="Santander Text" w:hAnsi="Santander Text" w:cs="Arial"/>
          <w:b/>
          <w:szCs w:val="18"/>
          <w:lang w:val="pt-PT"/>
        </w:rPr>
        <w:t>(3)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70700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14:paraId="194CEE9C" w14:textId="77777777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14:paraId="7AF5B38D" w14:textId="50BD2EBF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es-ES"/>
        </w:rPr>
        <w:t xml:space="preserve">Quando existe </w:t>
      </w:r>
      <w:r w:rsidR="00E457D7" w:rsidRPr="000659FA">
        <w:rPr>
          <w:rFonts w:ascii="Santander Text" w:hAnsi="Santander Text" w:cs="Arial"/>
          <w:lang w:val="es-ES"/>
        </w:rPr>
        <w:t xml:space="preserve">informação sobre o código </w:t>
      </w:r>
      <w:r w:rsidRPr="000659FA">
        <w:rPr>
          <w:rFonts w:ascii="Santander Text" w:hAnsi="Santander Text" w:cs="Arial"/>
          <w:lang w:val="es-ES"/>
        </w:rPr>
        <w:t>postal da contraparte, é utilizada a</w:t>
      </w:r>
      <w:r w:rsidR="00552740" w:rsidRPr="000659FA">
        <w:rPr>
          <w:rFonts w:ascii="Santander Text" w:hAnsi="Santander Text" w:cs="Arial"/>
          <w:lang w:val="es-ES"/>
        </w:rPr>
        <w:t xml:space="preserve"> informação disponibilizada pelo</w:t>
      </w:r>
      <w:r w:rsidRPr="000659FA">
        <w:rPr>
          <w:rFonts w:ascii="Santander Text" w:hAnsi="Santander Text" w:cs="Arial"/>
          <w:lang w:val="es-ES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lang w:val="es-ES"/>
        </w:rPr>
        <w:t>;</w:t>
      </w:r>
    </w:p>
    <w:p w14:paraId="64FB7DD4" w14:textId="5B9CE9D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2.</w:t>
      </w:r>
      <w:r w:rsidRPr="000659FA">
        <w:rPr>
          <w:rFonts w:ascii="Santander Text" w:hAnsi="Santander Text" w:cs="Arial"/>
          <w:lang w:val="es-ES"/>
        </w:rPr>
        <w:t xml:space="preserve"> Quando não</w:t>
      </w:r>
      <w:r w:rsidR="00E457D7" w:rsidRPr="000659FA">
        <w:rPr>
          <w:rFonts w:ascii="Santander Text" w:hAnsi="Santander Text" w:cs="Arial"/>
          <w:lang w:val="es-ES"/>
        </w:rPr>
        <w:t xml:space="preserve"> existe informação do código </w:t>
      </w:r>
      <w:r w:rsidRPr="000659FA">
        <w:rPr>
          <w:rFonts w:ascii="Santander Text" w:hAnsi="Santander Text" w:cs="Arial"/>
          <w:lang w:val="es-ES"/>
        </w:rPr>
        <w:t xml:space="preserve">postal da contraparte, é utilizado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es-ES"/>
        </w:rPr>
        <w:t>, cruzando através dos campos ‘</w:t>
      </w:r>
      <w:r w:rsidRPr="000659FA">
        <w:rPr>
          <w:rFonts w:ascii="Santander Text" w:hAnsi="Santander Text" w:cs="Arial"/>
          <w:i/>
          <w:lang w:val="es-ES"/>
        </w:rPr>
        <w:t>cod_pais’, ‘cod_nutiii’</w:t>
      </w:r>
      <w:r w:rsidRPr="000659FA">
        <w:rPr>
          <w:rFonts w:ascii="Santander Text" w:hAnsi="Santander Text" w:cs="Arial"/>
          <w:lang w:val="es-ES"/>
        </w:rPr>
        <w:t xml:space="preserve"> e ‘</w:t>
      </w:r>
      <w:r w:rsidRPr="000659FA">
        <w:rPr>
          <w:rFonts w:ascii="Santander Text" w:hAnsi="Santander Text" w:cs="Arial"/>
          <w:i/>
          <w:lang w:val="es-ES"/>
        </w:rPr>
        <w:t>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8C0C55F" w14:textId="19B2CC2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3.</w:t>
      </w:r>
      <w:r w:rsidRPr="000659FA">
        <w:rPr>
          <w:rFonts w:ascii="Santander Text" w:hAnsi="Santander Text" w:cs="Arial"/>
          <w:lang w:val="es-ES"/>
        </w:rPr>
        <w:t xml:space="preserve"> Quando não existe informação da </w:t>
      </w:r>
      <w:r w:rsidR="00100F14" w:rsidRPr="000659FA">
        <w:rPr>
          <w:rFonts w:ascii="Santander Text" w:hAnsi="Santander Text" w:cs="Arial"/>
          <w:lang w:val="es-ES"/>
        </w:rPr>
        <w:t xml:space="preserve">NUT </w:t>
      </w:r>
      <w:r w:rsidRPr="000659FA">
        <w:rPr>
          <w:rFonts w:ascii="Santander Text" w:hAnsi="Santander Text" w:cs="Arial"/>
          <w:lang w:val="es-ES"/>
        </w:rPr>
        <w:t xml:space="preserve">do Cliente, é utilizado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lang w:val="es-ES"/>
        </w:rPr>
        <w:t xml:space="preserve">, cruzando através dos campos </w:t>
      </w:r>
      <w:r w:rsidRPr="000659FA">
        <w:rPr>
          <w:rFonts w:ascii="Santander Text" w:hAnsi="Santander Text" w:cs="Arial"/>
          <w:i/>
          <w:lang w:val="es-ES"/>
        </w:rPr>
        <w:t>‘cod_pais’</w:t>
      </w:r>
      <w:r w:rsidRPr="000659FA">
        <w:rPr>
          <w:rFonts w:ascii="Santander Text" w:hAnsi="Santander Text" w:cs="Arial"/>
          <w:lang w:val="es-ES"/>
        </w:rPr>
        <w:t xml:space="preserve"> e </w:t>
      </w:r>
      <w:r w:rsidRPr="000659FA">
        <w:rPr>
          <w:rFonts w:ascii="Santander Text" w:hAnsi="Santander Text" w:cs="Arial"/>
          <w:i/>
          <w:lang w:val="es-ES"/>
        </w:rPr>
        <w:t>‘cod_nace_esg’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AFC3844" w14:textId="7B4E84A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4.</w:t>
      </w:r>
      <w:r w:rsidRPr="000659FA">
        <w:rPr>
          <w:rFonts w:ascii="Santander Text" w:hAnsi="Santander Text" w:cs="Arial"/>
          <w:lang w:val="es-ES"/>
        </w:rPr>
        <w:t xml:space="preserve"> Quando não é possível identificar os dados necessários para análise (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cod_pais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 xml:space="preserve"> ou 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cod_nace_esg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>) é reportado como não tendo ambos os riscos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05D596AB" w14:textId="0E43D303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5.</w:t>
      </w:r>
      <w:r w:rsidRPr="000659FA">
        <w:rPr>
          <w:rFonts w:ascii="Santander Text" w:hAnsi="Santander Text" w:cs="Arial"/>
          <w:lang w:val="es-ES"/>
        </w:rPr>
        <w:t xml:space="preserve"> Uma vez </w:t>
      </w:r>
      <w:r w:rsidR="004757DF" w:rsidRPr="000659FA">
        <w:rPr>
          <w:rFonts w:ascii="Santander Text" w:hAnsi="Santander Text" w:cs="Arial"/>
          <w:lang w:val="es-ES"/>
        </w:rPr>
        <w:t xml:space="preserve">que </w:t>
      </w:r>
      <w:r w:rsidRPr="000659FA">
        <w:rPr>
          <w:rFonts w:ascii="Santander Text" w:hAnsi="Santander Text" w:cs="Arial"/>
          <w:lang w:val="es-ES"/>
        </w:rPr>
        <w:t xml:space="preserve">o campo </w:t>
      </w:r>
      <w:r w:rsidRPr="000659FA">
        <w:rPr>
          <w:rFonts w:ascii="Santander Text" w:hAnsi="Santander Text" w:cs="Arial"/>
          <w:i/>
          <w:lang w:val="es-ES"/>
        </w:rPr>
        <w:t xml:space="preserve">‘cod_nace_esg’ </w:t>
      </w:r>
      <w:r w:rsidRPr="000659FA">
        <w:rPr>
          <w:rFonts w:ascii="Santander Text" w:hAnsi="Santander Text" w:cs="Arial"/>
          <w:lang w:val="es-ES"/>
        </w:rPr>
        <w:t xml:space="preserve">no </w:t>
      </w:r>
      <w:r w:rsidRPr="000659FA">
        <w:rPr>
          <w:rFonts w:ascii="Santander Text" w:hAnsi="Santander Text" w:cs="Arial"/>
          <w:i/>
          <w:lang w:val="es-ES"/>
        </w:rPr>
        <w:t>input</w:t>
      </w:r>
      <w:r w:rsidRPr="000659FA">
        <w:rPr>
          <w:rFonts w:ascii="Santander Text" w:hAnsi="Santander Text" w:cs="Arial"/>
          <w:lang w:val="es-ES"/>
        </w:rPr>
        <w:t xml:space="preserve"> corporativo não tem o nível máximo para todos os setores</w:t>
      </w:r>
      <w:r w:rsidR="00552740" w:rsidRPr="000659FA">
        <w:rPr>
          <w:rFonts w:ascii="Santander Text" w:hAnsi="Santander Text" w:cs="Arial"/>
          <w:lang w:val="es-ES"/>
        </w:rPr>
        <w:t xml:space="preserve"> de atividade</w:t>
      </w:r>
      <w:r w:rsidRPr="000659FA">
        <w:rPr>
          <w:rFonts w:ascii="Santander Text" w:hAnsi="Santander Text" w:cs="Arial"/>
          <w:lang w:val="es-ES"/>
        </w:rPr>
        <w:t>, iremos utilizar para cruzamento apenas os de segundo nível (ex.: A1, J61)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6E6CB59" w14:textId="576DA8C2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lang w:val="es-ES"/>
        </w:rPr>
        <w:lastRenderedPageBreak/>
        <w:t xml:space="preserve">Denote-se que no cruzamento dos </w:t>
      </w:r>
      <w:r w:rsidRPr="000659FA">
        <w:rPr>
          <w:rFonts w:ascii="Santander Text" w:hAnsi="Santander Text" w:cs="Arial"/>
          <w:i/>
          <w:lang w:val="es-ES"/>
        </w:rPr>
        <w:t>inputs</w:t>
      </w:r>
      <w:r w:rsidRPr="000659FA">
        <w:rPr>
          <w:rFonts w:ascii="Santander Text" w:hAnsi="Santander Text" w:cs="Arial"/>
          <w:lang w:val="es-ES"/>
        </w:rPr>
        <w:t xml:space="preserve"> co</w:t>
      </w:r>
      <w:r w:rsidR="00450383" w:rsidRPr="000659FA">
        <w:rPr>
          <w:rFonts w:ascii="Santander Text" w:hAnsi="Santander Text" w:cs="Arial"/>
          <w:lang w:val="es-ES"/>
        </w:rPr>
        <w:t>r</w:t>
      </w:r>
      <w:r w:rsidRPr="000659FA">
        <w:rPr>
          <w:rFonts w:ascii="Santander Text" w:hAnsi="Santander Text" w:cs="Arial"/>
          <w:lang w:val="es-ES"/>
        </w:rPr>
        <w:t>porativos com a tabela de parametrização [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lang w:val="es-ES"/>
        </w:rPr>
        <w:t>Data Lake</w:t>
      </w:r>
      <w:r w:rsidRPr="000659FA">
        <w:rPr>
          <w:rFonts w:ascii="Santander Text" w:hAnsi="Santander Text" w:cs="Arial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lang w:val="es-ES"/>
        </w:rPr>
        <w:t>string</w:t>
      </w:r>
      <w:r w:rsidRPr="000659FA">
        <w:rPr>
          <w:rFonts w:ascii="Santander Text" w:hAnsi="Santander Text" w:cs="Arial"/>
          <w:lang w:val="es-ES"/>
        </w:rPr>
        <w:t xml:space="preserve"> deve ser utilizada a função trim(upper [nome_campo]). </w:t>
      </w:r>
    </w:p>
    <w:p w14:paraId="6F13F84F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6C29ECE0" w14:textId="24EFF7C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(</w:t>
      </w:r>
      <w:r w:rsidRPr="000659FA">
        <w:rPr>
          <w:rFonts w:ascii="Santander Text" w:hAnsi="Santander Text" w:cs="Arial"/>
          <w:i/>
          <w:lang w:val="pt-PT"/>
        </w:rPr>
        <w:t>modesg_inp_risco_fisico_zipcode</w:t>
      </w:r>
      <w:r w:rsidRPr="000659FA">
        <w:rPr>
          <w:rFonts w:ascii="Santander Text" w:hAnsi="Santander Text" w:cs="Arial"/>
          <w:sz w:val="16"/>
          <w:szCs w:val="16"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>através dos seguintes passos/cruzamentos:</w:t>
      </w:r>
    </w:p>
    <w:p w14:paraId="1F714915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‘</w:t>
      </w:r>
      <w:r w:rsidRPr="000659FA">
        <w:rPr>
          <w:rFonts w:ascii="Santander Text" w:hAnsi="Santander Text" w:cs="Arial"/>
          <w:b/>
          <w:i/>
          <w:lang w:val="pt-PT"/>
        </w:rPr>
        <w:t>cod_pais’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18FEC883" w14:textId="695AA5B0" w:rsidR="0020233A" w:rsidRPr="000659FA" w:rsidRDefault="0020233A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bter o campo </w:t>
      </w:r>
      <w:r w:rsidR="00910CA2" w:rsidRPr="000659FA">
        <w:rPr>
          <w:rFonts w:ascii="Santander Text" w:hAnsi="Santander Text" w:cs="Arial"/>
          <w:i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por cliente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15EFD38" w14:textId="55933B42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tat91_tabelas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0659FA">
        <w:rPr>
          <w:rFonts w:ascii="Santander Text" w:hAnsi="Santander Text" w:cs="Arial"/>
          <w:i/>
          <w:szCs w:val="18"/>
          <w:lang w:val="pt-PT"/>
        </w:rPr>
        <w:t>tayd91c0_ctabela’</w:t>
      </w:r>
      <w:r w:rsidRPr="000659FA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tayd91c0_nelemc09’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34250697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2.        </w:t>
      </w:r>
      <w:r w:rsidRPr="000659FA">
        <w:rPr>
          <w:rFonts w:ascii="Santander Text" w:hAnsi="Santander Text" w:cs="Arial"/>
          <w:b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lang w:val="pt-PT"/>
        </w:rPr>
        <w:t>Zip</w:t>
      </w:r>
      <w:r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i/>
          <w:lang w:val="pt-PT"/>
        </w:rPr>
        <w:t>Code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7A5920D6" w14:textId="7C2832A6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Cruzar 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 filtrada</w:t>
      </w:r>
      <w:r w:rsidRPr="000659FA">
        <w:rPr>
          <w:rFonts w:ascii="Santander Text" w:hAnsi="Santander Text" w:cs="Arial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lang w:val="pt-PT"/>
        </w:rPr>
        <w:t>clyr7003_imorfisc’</w:t>
      </w:r>
      <w:r w:rsidRPr="000659FA">
        <w:rPr>
          <w:rFonts w:ascii="Santander Text" w:hAnsi="Santander Text" w:cs="Arial"/>
          <w:lang w:val="pt-PT"/>
        </w:rPr>
        <w:t xml:space="preserve"> = 'S' (indicador de que a morada é a fiscal)</w:t>
      </w:r>
      <w:r w:rsidR="00552740" w:rsidRPr="000659FA">
        <w:rPr>
          <w:rFonts w:ascii="Santander Text" w:hAnsi="Santander Text" w:cs="Arial"/>
          <w:lang w:val="pt-PT"/>
        </w:rPr>
        <w:t xml:space="preserve">, 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="00552740" w:rsidRPr="000659FA">
        <w:rPr>
          <w:rFonts w:ascii="Santander Text" w:hAnsi="Santander Text" w:cs="Arial"/>
          <w:lang w:val="pt-PT"/>
        </w:rPr>
        <w:t xml:space="preserve"> = cast(</w:t>
      </w:r>
      <w:r w:rsidR="00552740" w:rsidRPr="000659FA">
        <w:rPr>
          <w:rFonts w:ascii="Santander Text" w:hAnsi="Santander Text" w:cs="Arial"/>
          <w:i/>
          <w:lang w:val="pt-PT"/>
        </w:rPr>
        <w:t>clyr7003_zcliente</w:t>
      </w:r>
      <w:r w:rsidR="00552740" w:rsidRPr="000659FA">
        <w:rPr>
          <w:rFonts w:ascii="Santander Text" w:hAnsi="Santander Text" w:cs="Arial"/>
          <w:lang w:val="pt-PT"/>
        </w:rPr>
        <w:t xml:space="preserve"> as string),</w:t>
      </w:r>
      <w:r w:rsidRPr="000659FA">
        <w:rPr>
          <w:rFonts w:ascii="Santander Text" w:hAnsi="Santander Text" w:cs="Arial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lang w:val="pt-PT"/>
        </w:rPr>
        <w:t>‘clyr7003_cposta</w:t>
      </w:r>
      <w:r w:rsidR="00552740" w:rsidRPr="000659FA">
        <w:rPr>
          <w:rFonts w:ascii="Santander Text" w:hAnsi="Santander Text" w:cs="Arial"/>
          <w:i/>
          <w:lang w:val="pt-PT"/>
        </w:rPr>
        <w:t>l</w:t>
      </w:r>
      <w:r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(código postal);</w:t>
      </w:r>
    </w:p>
    <w:p w14:paraId="484DAB77" w14:textId="2D2C07A9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Concatenar “PRT_” com os primeiros 4 dígitos do campo ‘</w:t>
      </w:r>
      <w:r w:rsidRPr="000659FA">
        <w:rPr>
          <w:rFonts w:ascii="Santander Text" w:hAnsi="Santander Text" w:cs="Arial"/>
          <w:i/>
          <w:lang w:val="pt-PT"/>
        </w:rPr>
        <w:t>clyr7003_cposta’</w:t>
      </w:r>
      <w:r w:rsidRPr="000659FA">
        <w:rPr>
          <w:rFonts w:ascii="Santander Text" w:hAnsi="Santander Text" w:cs="Arial"/>
          <w:lang w:val="pt-PT"/>
        </w:rPr>
        <w:t xml:space="preserve"> (exemplo: PRT_1000)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66B7BDE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NACE</w:t>
      </w:r>
      <w:r w:rsidRPr="000659FA">
        <w:rPr>
          <w:rFonts w:ascii="Santander Text" w:hAnsi="Santander Text" w:cs="Arial"/>
          <w:lang w:val="pt-PT"/>
        </w:rPr>
        <w:t>:</w:t>
      </w:r>
    </w:p>
    <w:p w14:paraId="5934A627" w14:textId="52578253" w:rsidR="0020233A" w:rsidRPr="000659FA" w:rsidRDefault="0020233A" w:rsidP="008E5B92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Obter apenas os dois primeiros níveis do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>)  (ex.: A1, J61). Tal significa que em primeira instância se deve aprovisionar a variável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lang w:val="pt-PT"/>
        </w:rPr>
        <w:t>output</w:t>
      </w:r>
      <w:r w:rsidRPr="000659FA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53D711B0" w14:textId="36C8A304" w:rsidR="0020233A" w:rsidRPr="000659FA" w:rsidRDefault="004757D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>.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>:</w:t>
      </w:r>
    </w:p>
    <w:p w14:paraId="190CA6A5" w14:textId="1C697815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4757DF" w:rsidRPr="000659FA">
        <w:rPr>
          <w:rFonts w:ascii="Santander Text" w:hAnsi="Santander Text" w:cs="Arial"/>
          <w:lang w:val="pt-PT"/>
        </w:rPr>
        <w:t>ruzar os campos obtidos nos 1.,</w:t>
      </w:r>
      <w:r w:rsidRPr="000659FA">
        <w:rPr>
          <w:rFonts w:ascii="Santander Text" w:hAnsi="Santander Text" w:cs="Arial"/>
          <w:lang w:val="pt-PT"/>
        </w:rPr>
        <w:t xml:space="preserve"> 2.</w:t>
      </w:r>
      <w:r w:rsidR="004757DF" w:rsidRPr="000659FA">
        <w:rPr>
          <w:rFonts w:ascii="Santander Text" w:hAnsi="Santander Text" w:cs="Arial"/>
          <w:lang w:val="pt-PT"/>
        </w:rPr>
        <w:t xml:space="preserve"> e 3. com os campos ‘</w:t>
      </w:r>
      <w:r w:rsidR="004757DF" w:rsidRPr="000659FA">
        <w:rPr>
          <w:rFonts w:ascii="Santander Text" w:hAnsi="Santander Text" w:cs="Arial"/>
          <w:i/>
          <w:lang w:val="pt-PT"/>
        </w:rPr>
        <w:t>cod_pais’,</w:t>
      </w:r>
      <w:r w:rsidRPr="000659FA">
        <w:rPr>
          <w:rFonts w:ascii="Santander Text" w:hAnsi="Santander Text" w:cs="Arial"/>
          <w:i/>
          <w:lang w:val="pt-PT"/>
        </w:rPr>
        <w:t xml:space="preserve"> ‘localizacao’</w:t>
      </w:r>
      <w:r w:rsidR="004757DF" w:rsidRPr="000659FA">
        <w:rPr>
          <w:rFonts w:ascii="Santander Text" w:hAnsi="Santander Text" w:cs="Arial"/>
          <w:lang w:val="pt-PT"/>
        </w:rPr>
        <w:t xml:space="preserve"> e ‘</w:t>
      </w:r>
      <w:r w:rsidR="003A447F" w:rsidRPr="000659FA">
        <w:rPr>
          <w:rFonts w:ascii="Santander Text" w:hAnsi="Santander Text" w:cs="Arial"/>
          <w:i/>
          <w:lang w:val="pt-PT"/>
        </w:rPr>
        <w:t>cod</w:t>
      </w:r>
      <w:r w:rsidR="004757DF"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lang w:val="pt-PT"/>
        </w:rPr>
        <w:t xml:space="preserve">de </w:t>
      </w:r>
      <w:r w:rsidR="00741A75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741A75" w:rsidRPr="000659FA">
        <w:rPr>
          <w:rFonts w:ascii="Santander Text" w:hAnsi="Santander Text" w:cs="Arial"/>
          <w:szCs w:val="18"/>
          <w:lang w:val="pt-PT"/>
        </w:rPr>
        <w:t xml:space="preserve"> c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4757DF" w:rsidRPr="000659FA">
        <w:rPr>
          <w:rFonts w:ascii="Santander Text" w:hAnsi="Santander Text" w:cs="Arial"/>
          <w:lang w:val="pt-PT"/>
        </w:rPr>
        <w:t xml:space="preserve">, para </w:t>
      </w:r>
      <w:r w:rsidR="00967CA0" w:rsidRPr="000659FA">
        <w:rPr>
          <w:rFonts w:ascii="Santander Text" w:hAnsi="Santander Text" w:cs="Arial"/>
          <w:lang w:val="pt-PT"/>
        </w:rPr>
        <w:t xml:space="preserve">obter os campos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1561BB9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5.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F5086AC" w14:textId="6DFE8E08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1F4B1D19" w14:textId="440B4C3C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1FA80CCB" w14:textId="48C2A90E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deve-se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posteriormente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="00707007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52740"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0CFF90E1" w14:textId="62FE69B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1.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0659FA">
        <w:rPr>
          <w:rFonts w:ascii="Santander Text" w:hAnsi="Santander Text" w:cs="Arial"/>
          <w:b/>
          <w:szCs w:val="18"/>
          <w:lang w:val="pt-PT"/>
        </w:rPr>
        <w:t>’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b/>
          <w:szCs w:val="18"/>
          <w:lang w:val="pt-PT"/>
        </w:rPr>
        <w:t>:</w:t>
      </w:r>
    </w:p>
    <w:p w14:paraId="798E6CBB" w14:textId="7B8E8595" w:rsidR="0020233A" w:rsidRPr="000659FA" w:rsidRDefault="00552740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os pontos 1. e 3. mencionados na metodologia de Risco Físico relativos à utilização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.         </w:t>
      </w:r>
    </w:p>
    <w:p w14:paraId="67EE4D73" w14:textId="6E15E06E" w:rsidR="0020233A" w:rsidRPr="000659FA" w:rsidRDefault="00552740" w:rsidP="007E3521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2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do ‘</w:t>
      </w:r>
      <w:r w:rsidR="0020233A" w:rsidRPr="000659FA">
        <w:rPr>
          <w:rFonts w:ascii="Santander Text" w:hAnsi="Santander Text" w:cs="Arial"/>
          <w:b/>
          <w:i/>
          <w:lang w:val="pt-PT"/>
        </w:rPr>
        <w:t>cod_nutiii’</w:t>
      </w:r>
      <w:r w:rsidR="0020233A" w:rsidRPr="000659FA">
        <w:rPr>
          <w:rFonts w:ascii="Santander Text" w:hAnsi="Santander Text" w:cs="Arial"/>
          <w:b/>
          <w:lang w:val="pt-PT"/>
        </w:rPr>
        <w:t>:</w:t>
      </w:r>
    </w:p>
    <w:p w14:paraId="69658695" w14:textId="15723D00" w:rsidR="0020233A" w:rsidRPr="000659FA" w:rsidRDefault="0020233A" w:rsidP="008E5B92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lang w:val="pt-PT"/>
        </w:rPr>
        <w:t>ct084_univ_cli_d</w:t>
      </w:r>
      <w:r w:rsidRPr="000659FA">
        <w:rPr>
          <w:rFonts w:ascii="Santander Text" w:hAnsi="Santander Text" w:cs="Arial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</w:t>
      </w:r>
      <w:r w:rsidR="00552740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clyr7003_imorfisc’</w:t>
      </w:r>
      <w:r w:rsidR="00552740" w:rsidRPr="000659FA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0659FA">
        <w:rPr>
          <w:rFonts w:ascii="Santander Text" w:hAnsi="Santander Text" w:cs="Arial"/>
          <w:lang w:val="pt-PT"/>
        </w:rPr>
        <w:t xml:space="preserve">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cast(</w:t>
      </w:r>
      <w:r w:rsidRPr="000659FA">
        <w:rPr>
          <w:rFonts w:ascii="Santander Text" w:hAnsi="Santander Text" w:cs="Arial"/>
          <w:i/>
          <w:lang w:val="pt-PT"/>
        </w:rPr>
        <w:t>clyr7003_zcliente</w:t>
      </w:r>
      <w:r w:rsidRPr="000659FA">
        <w:rPr>
          <w:rFonts w:ascii="Santander Text" w:hAnsi="Santander Text" w:cs="Arial"/>
          <w:lang w:val="pt-PT"/>
        </w:rPr>
        <w:t xml:space="preserve"> as string),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clyr7003_cendregi’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;</w:t>
      </w:r>
    </w:p>
    <w:p w14:paraId="76E900AE" w14:textId="5A9AE4A4" w:rsidR="0020233A" w:rsidRPr="000659FA" w:rsidRDefault="0020233A" w:rsidP="008E5B92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tayd91c0_celemtab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filtrada por 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yd91c0_ctabela</w:t>
      </w:r>
      <w:r w:rsidR="00741A75"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tayd91c0_nelemc05’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</w:t>
      </w:r>
    </w:p>
    <w:p w14:paraId="63CC0B65" w14:textId="77777777" w:rsidR="0020233A" w:rsidRPr="000659FA" w:rsidRDefault="0020233A" w:rsidP="007E3521">
      <w:pPr>
        <w:spacing w:after="0" w:line="360" w:lineRule="auto"/>
        <w:ind w:left="1080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5DE0905" w14:textId="2FE267A4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 xml:space="preserve"> </w:t>
      </w:r>
    </w:p>
    <w:p w14:paraId="4FCCE6F9" w14:textId="76332E85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Via Nuts:</w:t>
      </w:r>
      <w:r w:rsidRPr="000659FA">
        <w:rPr>
          <w:rFonts w:ascii="Santander Text" w:hAnsi="Santander Text" w:cs="Arial"/>
          <w:lang w:val="pt-PT"/>
        </w:rPr>
        <w:t xml:space="preserve"> Cruzar os resu</w:t>
      </w:r>
      <w:r w:rsidR="00552740" w:rsidRPr="000659FA">
        <w:rPr>
          <w:rFonts w:ascii="Santander Text" w:hAnsi="Santander Text" w:cs="Arial"/>
          <w:lang w:val="pt-PT"/>
        </w:rPr>
        <w:t>ltados obtidos nos pontos 1. e 2</w:t>
      </w:r>
      <w:r w:rsidRPr="000659FA">
        <w:rPr>
          <w:rFonts w:ascii="Santander Text" w:hAnsi="Santander Text" w:cs="Arial"/>
          <w:lang w:val="pt-PT"/>
        </w:rPr>
        <w:t>.</w:t>
      </w:r>
      <w:r w:rsidR="003A447F" w:rsidRPr="000659FA">
        <w:rPr>
          <w:rFonts w:ascii="Santander Text" w:hAnsi="Santander Text" w:cs="Arial"/>
          <w:lang w:val="pt-PT"/>
        </w:rPr>
        <w:t xml:space="preserve"> com os campos ‘c</w:t>
      </w:r>
      <w:r w:rsidR="003A447F" w:rsidRPr="000659FA">
        <w:rPr>
          <w:rFonts w:ascii="Santander Text" w:hAnsi="Santander Text" w:cs="Arial"/>
          <w:i/>
          <w:lang w:val="pt-PT"/>
        </w:rPr>
        <w:t>od_pais’, ‘cod</w:t>
      </w:r>
      <w:r w:rsidRPr="000659FA">
        <w:rPr>
          <w:rFonts w:ascii="Santander Text" w:hAnsi="Santander Text" w:cs="Arial"/>
          <w:i/>
          <w:lang w:val="pt-PT"/>
        </w:rPr>
        <w:t xml:space="preserve">_nace_esg’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‘cod_nutiii’,</w:t>
      </w:r>
      <w:r w:rsidRPr="000659FA">
        <w:rPr>
          <w:rFonts w:ascii="Santander Text" w:hAnsi="Santander Text" w:cs="Arial"/>
          <w:lang w:val="pt-PT"/>
        </w:rPr>
        <w:t xml:space="preserve">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pt-PT"/>
        </w:rPr>
        <w:t>, para obter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02C5C9C2" w14:textId="41C15D60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Via </w:t>
      </w:r>
      <w:r w:rsidR="00707007" w:rsidRPr="000659FA">
        <w:rPr>
          <w:rFonts w:ascii="Santander Text" w:hAnsi="Santander Text" w:cs="Arial"/>
          <w:b/>
          <w:i/>
          <w:lang w:val="pt-PT"/>
        </w:rPr>
        <w:t>p</w:t>
      </w:r>
      <w:r w:rsidRPr="000659FA">
        <w:rPr>
          <w:rFonts w:ascii="Santander Text" w:hAnsi="Santander Text" w:cs="Arial"/>
          <w:b/>
          <w:i/>
          <w:lang w:val="pt-PT"/>
        </w:rPr>
        <w:t>roxy</w:t>
      </w:r>
      <w:r w:rsidRPr="000659FA">
        <w:rPr>
          <w:rFonts w:ascii="Santander Text" w:hAnsi="Santander Text" w:cs="Arial"/>
          <w:b/>
          <w:lang w:val="pt-PT"/>
        </w:rPr>
        <w:t>:</w:t>
      </w:r>
      <w:r w:rsidRPr="000659FA">
        <w:rPr>
          <w:rFonts w:ascii="Santander Text" w:hAnsi="Santander Text" w:cs="Arial"/>
          <w:lang w:val="pt-PT"/>
        </w:rPr>
        <w:t xml:space="preserve"> Ca</w:t>
      </w:r>
      <w:r w:rsidR="00552740" w:rsidRPr="000659FA">
        <w:rPr>
          <w:rFonts w:ascii="Santander Text" w:hAnsi="Santander Text" w:cs="Arial"/>
          <w:lang w:val="pt-PT"/>
        </w:rPr>
        <w:t>so no ponto 2</w:t>
      </w:r>
      <w:r w:rsidRPr="000659FA">
        <w:rPr>
          <w:rFonts w:ascii="Santander Text" w:hAnsi="Santander Text" w:cs="Arial"/>
          <w:lang w:val="pt-PT"/>
        </w:rPr>
        <w:t>. não seja</w:t>
      </w:r>
      <w:r w:rsidR="00552740" w:rsidRPr="000659FA">
        <w:rPr>
          <w:rFonts w:ascii="Santander Text" w:hAnsi="Santander Text" w:cs="Arial"/>
          <w:lang w:val="pt-PT"/>
        </w:rPr>
        <w:t xml:space="preserve"> possível associar um código NUT</w:t>
      </w:r>
      <w:r w:rsidRPr="000659FA">
        <w:rPr>
          <w:rFonts w:ascii="Santander Text" w:hAnsi="Santander Text" w:cs="Arial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por </w:t>
      </w:r>
      <w:r w:rsidRPr="000659FA">
        <w:rPr>
          <w:rFonts w:ascii="Santander Text" w:hAnsi="Santander Text" w:cs="Arial"/>
          <w:i/>
          <w:lang w:val="pt-PT"/>
        </w:rPr>
        <w:t>‘cod_nutiii’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552740" w:rsidRPr="000659FA">
        <w:rPr>
          <w:rFonts w:ascii="Santander Text" w:hAnsi="Santander Text" w:cs="Arial"/>
          <w:lang w:val="pt-PT"/>
        </w:rPr>
        <w:t>’ e cruzar os campos obtidos no ponto</w:t>
      </w:r>
      <w:r w:rsidRPr="000659FA">
        <w:rPr>
          <w:rFonts w:ascii="Santander Text" w:hAnsi="Santander Text" w:cs="Arial"/>
          <w:lang w:val="pt-PT"/>
        </w:rPr>
        <w:t xml:space="preserve"> 1. </w:t>
      </w:r>
      <w:r w:rsidR="003A447F" w:rsidRPr="000659FA">
        <w:rPr>
          <w:rFonts w:ascii="Santander Text" w:hAnsi="Santander Text" w:cs="Arial"/>
          <w:lang w:val="pt-PT"/>
        </w:rPr>
        <w:t xml:space="preserve">com os campos </w:t>
      </w:r>
      <w:r w:rsidR="003A447F" w:rsidRPr="000659FA">
        <w:rPr>
          <w:rFonts w:ascii="Santander Text" w:hAnsi="Santander Text" w:cs="Arial"/>
          <w:i/>
          <w:lang w:val="pt-PT"/>
        </w:rPr>
        <w:t>‘cod_pais’, ‘cod</w:t>
      </w:r>
      <w:r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78D9CF25" w14:textId="58110CBB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 xml:space="preserve">. 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Aprovisionar os campos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flg_rsc_fsc_agd’</w:t>
      </w:r>
      <w:r w:rsidR="0020233A" w:rsidRPr="000659FA">
        <w:rPr>
          <w:rFonts w:ascii="Santander Text" w:eastAsia="Times New Roman" w:hAnsi="Santander Text" w:cs="Arial"/>
          <w:b/>
          <w:szCs w:val="18"/>
          <w:lang w:val="pt-PT" w:eastAsia="pt-PT"/>
        </w:rPr>
        <w:t xml:space="preserve"> e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flg_rsc_fsc_crnc’</w:t>
      </w:r>
      <w:r w:rsidR="0020233A" w:rsidRPr="000659FA">
        <w:rPr>
          <w:rFonts w:ascii="Santander Text" w:eastAsia="Times New Roman" w:hAnsi="Santander Text" w:cs="Arial"/>
          <w:b/>
          <w:iCs/>
          <w:szCs w:val="18"/>
          <w:lang w:val="pt-PT" w:eastAsia="pt-PT"/>
        </w:rPr>
        <w:t xml:space="preserve"> </w:t>
      </w:r>
    </w:p>
    <w:p w14:paraId="531E4B68" w14:textId="3DA5F63D" w:rsidR="0020233A" w:rsidRPr="000659FA" w:rsidRDefault="0020233A" w:rsidP="008E5B9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4331AEE4" w14:textId="20C85564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flg_rsc_fsc_crnc</w:t>
      </w:r>
      <w:r w:rsidRPr="000659FA">
        <w:rPr>
          <w:rFonts w:ascii="Santander Text" w:hAnsi="Santander Text" w:cs="Arial"/>
          <w:lang w:val="pt-PT"/>
        </w:rPr>
        <w:t xml:space="preserve">’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</w:t>
      </w:r>
      <w:r w:rsidRPr="000659FA">
        <w:rPr>
          <w:rFonts w:ascii="Santander Text" w:hAnsi="Santander Text" w:cs="Arial"/>
          <w:i/>
          <w:lang w:val="pt-PT"/>
        </w:rPr>
        <w:t>‘flg_rsc_fsc_crnc’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766B2258" w14:textId="1570A1D4" w:rsidR="00DC623F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100F14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disponibilizada pela corporação</w:t>
      </w:r>
      <w:r w:rsidRPr="000659FA">
        <w:rPr>
          <w:rFonts w:ascii="Santander Text" w:hAnsi="Santander Text" w:cs="Arial"/>
          <w:i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então aprovisionar os campo</w:t>
      </w:r>
      <w:r w:rsidR="003A447F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14:paraId="4FEAA3F8" w14:textId="7C8B9F28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origem_flg_rsc_fsc_agd e origem_flg_rsc_fsc_crnc</w:t>
      </w:r>
    </w:p>
    <w:p w14:paraId="0A1E742C" w14:textId="448B654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07F6175B" w14:textId="6DD99E38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06EAC312" w14:textId="16967710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74A482D" w14:textId="3031AB23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4032D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4032D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corporação,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49174D61" w14:textId="0CE3B212" w:rsidR="0020233A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14:paraId="4B491DE1" w14:textId="2E3A93EB" w:rsidR="00A929C5" w:rsidRPr="000659FA" w:rsidRDefault="00A929C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39" w:name="_Toc143871809"/>
      <w:bookmarkStart w:id="440" w:name="_Toc194943237"/>
      <w:r w:rsidRPr="000659FA">
        <w:rPr>
          <w:color w:val="auto"/>
          <w:lang w:val="pt-PT"/>
        </w:rPr>
        <w:t>Empresas Excluídas do Acordo de Paris –</w:t>
      </w:r>
      <w:r w:rsidR="004D7AD5" w:rsidRPr="000659FA">
        <w:rPr>
          <w:i/>
          <w:color w:val="auto"/>
          <w:lang w:val="pt-PT"/>
        </w:rPr>
        <w:t>modesg_inp_empr_excl_paris</w:t>
      </w:r>
      <w:bookmarkEnd w:id="439"/>
      <w:bookmarkEnd w:id="440"/>
    </w:p>
    <w:p w14:paraId="6382DF40" w14:textId="38AB9DF6" w:rsidR="00F2023D" w:rsidRPr="000659FA" w:rsidRDefault="001E6BF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41" w:name="_Toc143871810"/>
      <w:r w:rsidRPr="000659FA">
        <w:rPr>
          <w:rFonts w:ascii="Santander Text" w:hAnsi="Santander Text" w:cs="Arial"/>
          <w:lang w:val="pt-PT"/>
        </w:rPr>
        <w:t>Est</w:t>
      </w:r>
      <w:r w:rsidR="00B63C59" w:rsidRPr="000659FA">
        <w:rPr>
          <w:rFonts w:ascii="Santander Text" w:hAnsi="Santander Text" w:cs="Arial"/>
          <w:lang w:val="pt-PT"/>
        </w:rPr>
        <w:t xml:space="preserve">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="00B63C5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27A6F" w:rsidRPr="000659FA">
        <w:rPr>
          <w:rFonts w:ascii="Santander Text" w:hAnsi="Santander Text" w:cs="Arial"/>
          <w:lang w:val="pt-PT"/>
        </w:rPr>
        <w:t>parametrizar</w:t>
      </w:r>
      <w:r w:rsidRPr="000659FA">
        <w:rPr>
          <w:rFonts w:ascii="Santander Text" w:hAnsi="Santander Text" w:cs="Arial"/>
          <w:lang w:val="pt-PT"/>
        </w:rPr>
        <w:t xml:space="preserve"> as empresas excluídas do </w:t>
      </w:r>
      <w:r w:rsidR="00707007" w:rsidRPr="000659FA">
        <w:rPr>
          <w:rFonts w:ascii="Santander Text" w:hAnsi="Santander Text" w:cs="Arial"/>
          <w:lang w:val="pt-PT"/>
        </w:rPr>
        <w:t>A</w:t>
      </w:r>
      <w:r w:rsidRPr="000659FA">
        <w:rPr>
          <w:rFonts w:ascii="Santander Text" w:hAnsi="Santander Text" w:cs="Arial"/>
          <w:lang w:val="pt-PT"/>
        </w:rPr>
        <w:t>cordo de Paris</w:t>
      </w:r>
      <w:r w:rsidR="00327A6F" w:rsidRPr="000659FA">
        <w:rPr>
          <w:rFonts w:ascii="Santander Text" w:hAnsi="Santander Text" w:cs="Arial"/>
          <w:lang w:val="pt-PT"/>
        </w:rPr>
        <w:t xml:space="preserve">, a partir da informação disponibilizada pela Corporação. </w:t>
      </w: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front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2023D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="00F2023D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2023D" w:rsidRPr="000659FA">
        <w:rPr>
          <w:rFonts w:ascii="Santander Text" w:hAnsi="Santander Text" w:cs="Arial"/>
          <w:iCs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="00F2023D" w:rsidRPr="000659FA">
        <w:rPr>
          <w:rFonts w:ascii="Santander Text" w:hAnsi="Santander Text" w:cs="Arial"/>
          <w:lang w:val="pt-PT"/>
        </w:rPr>
        <w:t xml:space="preserve">. </w:t>
      </w:r>
    </w:p>
    <w:p w14:paraId="2EBB967C" w14:textId="2F7D94F9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</w:t>
      </w:r>
      <w:r w:rsidR="00B63C59" w:rsidRPr="000659FA">
        <w:rPr>
          <w:rFonts w:ascii="Santander Text" w:hAnsi="Santander Text" w:cs="Arial"/>
          <w:lang w:val="pt-PT"/>
        </w:rPr>
        <w:t xml:space="preserve">sua </w:t>
      </w:r>
      <w:r w:rsidRPr="000659FA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14:paraId="6D88CCAA" w14:textId="77777777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42089BF" w14:textId="187AB6FC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5F51451E" w14:textId="77777777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5437B28" w14:textId="633B142B" w:rsidR="000034CE" w:rsidRPr="000659FA" w:rsidRDefault="00F2023D" w:rsidP="008E5B9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bookmarkEnd w:id="414"/>
      <w:bookmarkEnd w:id="441"/>
      <w:r w:rsidR="000350D2" w:rsidRPr="000659FA">
        <w:rPr>
          <w:rFonts w:ascii="Santander Text" w:hAnsi="Santander Text" w:cs="Arial"/>
          <w:lang w:val="pt-PT"/>
        </w:rPr>
        <w:t xml:space="preserve"> </w:t>
      </w:r>
      <w:r w:rsidR="000350D2" w:rsidRPr="000659FA">
        <w:rPr>
          <w:rFonts w:ascii="Santander Text" w:hAnsi="Santander Text" w:cs="Arial"/>
          <w:szCs w:val="18"/>
          <w:lang w:val="pt-PT"/>
        </w:rPr>
        <w:t>As três variáveis representam uma chave primária composta.</w:t>
      </w:r>
    </w:p>
    <w:p w14:paraId="1C875FCE" w14:textId="1DA1ADAE" w:rsidR="009D0A46" w:rsidRPr="000659FA" w:rsidRDefault="009D0A46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42" w:name="_Toc194943238"/>
      <w:r w:rsidRPr="000659FA">
        <w:rPr>
          <w:color w:val="auto"/>
          <w:lang w:val="pt-PT"/>
        </w:rPr>
        <w:lastRenderedPageBreak/>
        <w:t xml:space="preserve">Marcação </w:t>
      </w:r>
      <w:r w:rsidR="001B0931" w:rsidRPr="000659FA">
        <w:rPr>
          <w:color w:val="auto"/>
          <w:lang w:val="pt-PT"/>
        </w:rPr>
        <w:t>CSRD</w:t>
      </w:r>
      <w:r w:rsidRPr="000659FA">
        <w:rPr>
          <w:color w:val="auto"/>
          <w:lang w:val="pt-PT"/>
        </w:rPr>
        <w:t xml:space="preserve"> e Rácios de Alinhamento </w:t>
      </w:r>
      <w:r w:rsidR="00BD6017" w:rsidRPr="000659FA">
        <w:rPr>
          <w:color w:val="auto"/>
          <w:lang w:val="pt-PT"/>
        </w:rPr>
        <w:t>-</w:t>
      </w:r>
      <w:r w:rsidR="008432C0" w:rsidRPr="000659FA">
        <w:rPr>
          <w:color w:val="auto"/>
          <w:lang w:val="pt-PT"/>
        </w:rPr>
        <w:t xml:space="preserve"> </w:t>
      </w:r>
      <w:r w:rsidR="00BD6017" w:rsidRPr="000659FA">
        <w:rPr>
          <w:i/>
          <w:color w:val="auto"/>
          <w:lang w:val="pt-PT"/>
        </w:rPr>
        <w:t>modesg_inp_</w:t>
      </w:r>
      <w:r w:rsidR="006D6A38" w:rsidRPr="000659FA">
        <w:rPr>
          <w:i/>
          <w:color w:val="auto"/>
          <w:lang w:val="pt-PT"/>
        </w:rPr>
        <w:t>csrd</w:t>
      </w:r>
      <w:r w:rsidR="00BD6017" w:rsidRPr="000659FA">
        <w:rPr>
          <w:i/>
          <w:color w:val="auto"/>
          <w:lang w:val="pt-PT"/>
        </w:rPr>
        <w:t>_alinhamento_tax</w:t>
      </w:r>
      <w:bookmarkEnd w:id="442"/>
    </w:p>
    <w:p w14:paraId="10732008" w14:textId="15808870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151DC1" w:rsidRPr="000659FA">
        <w:rPr>
          <w:rFonts w:ascii="Santander Text" w:hAnsi="Santander Text" w:cs="Arial"/>
          <w:lang w:val="pt-PT"/>
        </w:rPr>
        <w:t xml:space="preserve">e </w:t>
      </w:r>
      <w:r w:rsidR="00151DC1" w:rsidRPr="000659FA">
        <w:rPr>
          <w:rFonts w:ascii="Santander Text" w:hAnsi="Santander Text" w:cs="Arial"/>
          <w:i/>
          <w:lang w:val="pt-PT"/>
        </w:rPr>
        <w:t>input</w:t>
      </w:r>
      <w:r w:rsidR="00151DC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151DC1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 xml:space="preserve">empresas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="00961D4B" w:rsidRPr="000659FA">
        <w:rPr>
          <w:rFonts w:ascii="Santander Text" w:hAnsi="Santander Text" w:cs="Arial"/>
          <w:lang w:val="pt-PT"/>
        </w:rPr>
        <w:t xml:space="preserve"> e respetivos rácios de alinhamento aos objetivos definidos pela </w:t>
      </w:r>
      <w:r w:rsidR="000801FD" w:rsidRPr="000659FA">
        <w:rPr>
          <w:rFonts w:ascii="Santander Text" w:hAnsi="Santander Text" w:cs="Arial"/>
          <w:lang w:val="pt-PT"/>
        </w:rPr>
        <w:t>Taxonomia Europeia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61D4B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2BA07D3E" w14:textId="6029FE7D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46F17F0D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9A3F329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1B432C6" w14:textId="77777777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05930F9F" w14:textId="7EFEFF6F" w:rsidR="009D0A46" w:rsidRPr="000659FA" w:rsidRDefault="009D0A46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EE0B6F"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350D2" w:rsidRPr="000659FA">
        <w:rPr>
          <w:rFonts w:ascii="Santander Text" w:hAnsi="Santander Text" w:cs="Arial"/>
          <w:iCs/>
          <w:lang w:val="pt-PT"/>
        </w:rPr>
        <w:t>ou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iCs/>
          <w:lang w:val="pt-PT"/>
        </w:rPr>
        <w:t>‘</w:t>
      </w:r>
      <w:r w:rsidR="000350D2" w:rsidRPr="000659FA">
        <w:rPr>
          <w:rFonts w:ascii="Santander Text" w:hAnsi="Santander Text" w:cs="Arial"/>
          <w:i/>
          <w:iCs/>
          <w:szCs w:val="18"/>
          <w:lang w:val="pt-PT"/>
        </w:rPr>
        <w:t>perm_id</w:t>
      </w:r>
      <w:r w:rsidR="004032D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66551D" w:rsidRPr="000659FA">
        <w:rPr>
          <w:rFonts w:ascii="Santander Text" w:hAnsi="Santander Text" w:cs="Arial"/>
          <w:lang w:val="pt-PT"/>
        </w:rPr>
        <w:t>;</w:t>
      </w:r>
    </w:p>
    <w:p w14:paraId="2A24127D" w14:textId="420C9F9F" w:rsidR="00EA4E7A" w:rsidRPr="000659FA" w:rsidRDefault="0066551D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das variáveis </w:t>
      </w:r>
      <w:r w:rsidRPr="000659FA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="000350D2" w:rsidRPr="000659FA">
        <w:rPr>
          <w:rFonts w:ascii="Santander Text" w:hAnsi="Santander Text" w:cs="Arial"/>
          <w:i/>
          <w:lang w:val="pt-PT"/>
        </w:rPr>
        <w:t xml:space="preserve">, </w:t>
      </w:r>
      <w:r w:rsidR="000350D2" w:rsidRPr="000659FA">
        <w:rPr>
          <w:rFonts w:ascii="Santander Text" w:hAnsi="Santander Text" w:cs="Arial"/>
          <w:i/>
          <w:szCs w:val="18"/>
          <w:lang w:val="pt-PT"/>
        </w:rPr>
        <w:t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</w:t>
      </w:r>
      <w:r w:rsidR="006D6A3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devem estar compreendidos entre 0 e </w:t>
      </w:r>
      <w:r w:rsidR="00882AD9" w:rsidRPr="000659FA">
        <w:rPr>
          <w:rFonts w:ascii="Santander Text" w:hAnsi="Santander Text" w:cs="Arial"/>
          <w:lang w:val="pt-PT"/>
        </w:rPr>
        <w:t>100</w:t>
      </w:r>
      <w:r w:rsidR="000350D2" w:rsidRPr="000659FA">
        <w:rPr>
          <w:rFonts w:ascii="Santander Text" w:hAnsi="Santander Text" w:cs="Arial"/>
          <w:lang w:val="pt-PT"/>
        </w:rPr>
        <w:t>, quando preenchidos</w:t>
      </w:r>
      <w:r w:rsidRPr="000659FA">
        <w:rPr>
          <w:rFonts w:ascii="Santander Text" w:hAnsi="Santander Text" w:cs="Arial"/>
          <w:lang w:val="pt-PT"/>
        </w:rPr>
        <w:t>.</w:t>
      </w:r>
    </w:p>
    <w:p w14:paraId="02951E5A" w14:textId="2A8E49F8" w:rsidR="00EA4E7A" w:rsidRPr="000659FA" w:rsidRDefault="009C517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3" w:name="_Toc194943239"/>
      <w:r w:rsidRPr="000659FA">
        <w:rPr>
          <w:color w:val="auto"/>
          <w:lang w:val="pt-PT"/>
        </w:rPr>
        <w:t>Riscos físicos agudo e crónico</w:t>
      </w:r>
      <w:r w:rsidR="00EA4E7A" w:rsidRPr="000659FA">
        <w:rPr>
          <w:color w:val="auto"/>
          <w:lang w:val="pt-PT"/>
        </w:rPr>
        <w:t xml:space="preserve"> </w:t>
      </w:r>
      <w:r w:rsidR="009D2654" w:rsidRPr="000659FA">
        <w:rPr>
          <w:color w:val="auto"/>
          <w:lang w:val="pt-PT"/>
        </w:rPr>
        <w:t xml:space="preserve">por NUTS </w:t>
      </w:r>
      <w:r w:rsidR="00EA4E7A" w:rsidRPr="000659FA">
        <w:rPr>
          <w:color w:val="auto"/>
          <w:lang w:val="pt-PT"/>
        </w:rPr>
        <w:t xml:space="preserve">- </w:t>
      </w:r>
      <w:r w:rsidR="0060221F" w:rsidRPr="000659FA">
        <w:rPr>
          <w:i/>
          <w:color w:val="auto"/>
          <w:lang w:val="pt-PT"/>
        </w:rPr>
        <w:t>modesg_</w:t>
      </w:r>
      <w:r w:rsidR="003E28A3" w:rsidRPr="000659FA">
        <w:rPr>
          <w:i/>
          <w:color w:val="auto"/>
          <w:lang w:val="pt-PT"/>
        </w:rPr>
        <w:t>inp</w:t>
      </w:r>
      <w:r w:rsidR="0060221F" w:rsidRPr="000659FA">
        <w:rPr>
          <w:i/>
          <w:color w:val="auto"/>
          <w:lang w:val="pt-PT"/>
        </w:rPr>
        <w:t>_risco_fisico</w:t>
      </w:r>
      <w:bookmarkEnd w:id="443"/>
    </w:p>
    <w:p w14:paraId="16FAE056" w14:textId="075840AD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8E7DC3" w:rsidRPr="000659FA">
        <w:rPr>
          <w:rFonts w:ascii="Santander Text" w:hAnsi="Santander Text" w:cs="Arial"/>
          <w:lang w:val="pt-PT"/>
        </w:rPr>
        <w:t xml:space="preserve">e </w:t>
      </w:r>
      <w:r w:rsidR="008E7DC3" w:rsidRPr="000659FA">
        <w:rPr>
          <w:rFonts w:ascii="Santander Text" w:hAnsi="Santander Text" w:cs="Arial"/>
          <w:i/>
          <w:lang w:val="pt-PT"/>
        </w:rPr>
        <w:t>input</w:t>
      </w:r>
      <w:r w:rsidR="008E7DC3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carregar </w:t>
      </w:r>
      <w:r w:rsidR="00631B52" w:rsidRPr="000659FA">
        <w:rPr>
          <w:rFonts w:ascii="Santander Text" w:hAnsi="Santander Text" w:cs="Arial"/>
          <w:lang w:val="pt-PT"/>
        </w:rPr>
        <w:t>as marcações de riscos físicos agudos e crónicos por país, código NUT</w:t>
      </w:r>
      <w:r w:rsidR="009C5172" w:rsidRPr="000659FA">
        <w:rPr>
          <w:rFonts w:ascii="Santander Text" w:hAnsi="Santander Text" w:cs="Arial"/>
          <w:lang w:val="pt-PT"/>
        </w:rPr>
        <w:t>S III</w:t>
      </w:r>
      <w:r w:rsidR="00631B52" w:rsidRPr="000659FA">
        <w:rPr>
          <w:rFonts w:ascii="Santander Text" w:hAnsi="Santander Text" w:cs="Arial"/>
          <w:lang w:val="pt-PT"/>
        </w:rPr>
        <w:t xml:space="preserve"> e código NACE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C5172" w:rsidRPr="000659FA">
        <w:rPr>
          <w:rFonts w:ascii="Santander Text" w:hAnsi="Santander Text" w:cs="Arial"/>
          <w:lang w:val="pt-PT"/>
        </w:rPr>
        <w:t>parametrização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17D08B4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4C3A37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Importação de um ficheiro massivo com todos os registos. Esta opção irá substituir integralmente todas as parametrizações anteriormente em vigor;</w:t>
      </w:r>
    </w:p>
    <w:p w14:paraId="0063611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7F90FDDB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867AB79" w14:textId="66714B6F" w:rsidR="00532AFA" w:rsidRPr="000659FA" w:rsidRDefault="00532AFA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371217" w:rsidRPr="000659FA">
        <w:rPr>
          <w:rFonts w:ascii="Santander Text" w:hAnsi="Santander Text" w:cs="Arial"/>
          <w:lang w:val="pt-PT"/>
        </w:rPr>
        <w:t xml:space="preserve">as </w:t>
      </w:r>
      <w:r w:rsidRPr="000659FA">
        <w:rPr>
          <w:rFonts w:ascii="Santander Text" w:hAnsi="Santander Text" w:cs="Arial"/>
          <w:lang w:val="pt-PT"/>
        </w:rPr>
        <w:t xml:space="preserve">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E7EEF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E7EEF"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;</w:t>
      </w:r>
    </w:p>
    <w:p w14:paraId="1BBBAD2F" w14:textId="6BD312A0" w:rsidR="00FA0D0C" w:rsidRPr="000659FA" w:rsidRDefault="00765473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="007A7827" w:rsidRPr="000659FA">
        <w:rPr>
          <w:rFonts w:ascii="Santander Text" w:hAnsi="Santander Text" w:cs="Arial"/>
          <w:i/>
          <w:iCs/>
          <w:lang w:val="pt-PT"/>
        </w:rPr>
        <w:t>Yes</w:t>
      </w:r>
      <w:r w:rsidR="007A7827" w:rsidRPr="000659FA">
        <w:rPr>
          <w:rFonts w:ascii="Santander Text" w:hAnsi="Santander Text" w:cs="Arial"/>
          <w:lang w:val="pt-PT"/>
        </w:rPr>
        <w:t xml:space="preserve">, </w:t>
      </w:r>
      <w:r w:rsidR="007A7827" w:rsidRPr="000659FA">
        <w:rPr>
          <w:rFonts w:ascii="Santander Text" w:hAnsi="Santander Text" w:cs="Arial"/>
          <w:i/>
          <w:iCs/>
          <w:lang w:val="pt-PT"/>
        </w:rPr>
        <w:t>No</w:t>
      </w:r>
      <w:r w:rsidR="007A7827" w:rsidRPr="000659FA">
        <w:rPr>
          <w:rFonts w:ascii="Santander Text" w:hAnsi="Santander Text" w:cs="Arial"/>
          <w:lang w:val="pt-PT"/>
        </w:rPr>
        <w:t>.</w:t>
      </w:r>
    </w:p>
    <w:p w14:paraId="56C84631" w14:textId="526F17E5" w:rsidR="00FA0D0C" w:rsidRPr="000659FA" w:rsidRDefault="0072046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4" w:name="_Toc194943240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</w:t>
      </w:r>
      <w:r w:rsidR="00FA0D0C" w:rsidRPr="000659FA">
        <w:rPr>
          <w:color w:val="auto"/>
          <w:lang w:val="pt-PT"/>
        </w:rPr>
        <w:t xml:space="preserve"> - </w:t>
      </w:r>
      <w:r w:rsidRPr="000659FA">
        <w:rPr>
          <w:i/>
          <w:color w:val="auto"/>
          <w:lang w:val="pt-PT"/>
        </w:rPr>
        <w:t>modesg_inp_emss_scib</w:t>
      </w:r>
      <w:bookmarkEnd w:id="444"/>
    </w:p>
    <w:p w14:paraId="771E5B57" w14:textId="0E9D03E1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</w:t>
      </w:r>
      <w:r w:rsidR="00CC5EE6" w:rsidRPr="000659FA">
        <w:rPr>
          <w:rFonts w:ascii="Santander Text" w:hAnsi="Santander Text" w:cs="Arial"/>
          <w:lang w:val="pt-PT"/>
        </w:rPr>
        <w:t xml:space="preserve">uma lista de entidades SCIB disponibilizada pela Corporação e respetiva informação associada às suas emissões </w:t>
      </w:r>
      <w:r w:rsidR="000801FD" w:rsidRPr="000659FA">
        <w:rPr>
          <w:rFonts w:ascii="Santander Text" w:hAnsi="Santander Text" w:cs="Arial"/>
          <w:lang w:val="pt-PT"/>
        </w:rPr>
        <w:t xml:space="preserve">de </w:t>
      </w:r>
      <w:r w:rsidR="00CC5EE6" w:rsidRPr="000659FA">
        <w:rPr>
          <w:rFonts w:ascii="Santander Text" w:hAnsi="Santander Text" w:cs="Arial"/>
          <w:i/>
          <w:iCs/>
          <w:lang w:val="pt-PT"/>
        </w:rPr>
        <w:t>scope</w:t>
      </w:r>
      <w:r w:rsidR="000801FD" w:rsidRPr="000659FA">
        <w:rPr>
          <w:rFonts w:ascii="Santander Text" w:hAnsi="Santander Text" w:cs="Arial"/>
          <w:i/>
          <w:iCs/>
          <w:lang w:val="pt-PT"/>
        </w:rPr>
        <w:t>s</w:t>
      </w:r>
      <w:r w:rsidR="00CC5EE6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CC5EE6" w:rsidRPr="000659FA">
        <w:rPr>
          <w:rFonts w:ascii="Santander Text" w:hAnsi="Santander Text" w:cs="Arial"/>
          <w:lang w:val="pt-PT"/>
        </w:rPr>
        <w:t>1, 2 e 3</w:t>
      </w:r>
      <w:r w:rsidRPr="000659FA">
        <w:rPr>
          <w:rFonts w:ascii="Santander Text" w:hAnsi="Santander Text" w:cs="Arial"/>
          <w:lang w:val="pt-PT"/>
        </w:rPr>
        <w:t xml:space="preserve">. Tratando-se de </w:t>
      </w:r>
      <w:r w:rsidR="00CC5EE6" w:rsidRPr="000659FA">
        <w:rPr>
          <w:rFonts w:ascii="Santander Text" w:hAnsi="Santander Text" w:cs="Arial"/>
          <w:lang w:val="pt-PT"/>
        </w:rPr>
        <w:t xml:space="preserve">um </w:t>
      </w:r>
      <w:r w:rsidR="00CC5EE6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2A3088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38BCB16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4FAD7DE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638476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881D87" w14:textId="26C5FB2C" w:rsidR="00BA21FA" w:rsidRPr="000659FA" w:rsidRDefault="00BA21F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9C45F4" w:rsidRPr="000659FA">
        <w:rPr>
          <w:rFonts w:ascii="Santander Text" w:hAnsi="Santander Text" w:cs="Arial"/>
          <w:lang w:val="pt-PT"/>
        </w:rPr>
        <w:t>.</w:t>
      </w:r>
      <w:r w:rsidR="00416D1A" w:rsidRPr="000659FA">
        <w:rPr>
          <w:rFonts w:ascii="Santander Text" w:hAnsi="Santander Text" w:cs="Arial"/>
          <w:lang w:val="pt-PT"/>
        </w:rPr>
        <w:t xml:space="preserve"> </w:t>
      </w:r>
      <w:r w:rsidR="009C45F4" w:rsidRPr="000659FA">
        <w:rPr>
          <w:rFonts w:ascii="Santander Text" w:hAnsi="Santander Text" w:cs="Arial"/>
          <w:szCs w:val="18"/>
          <w:lang w:val="pt-PT"/>
        </w:rPr>
        <w:t xml:space="preserve">Estas três variáveis representam uma chave primária composta; </w:t>
      </w:r>
    </w:p>
    <w:p w14:paraId="59D903D8" w14:textId="6EA86178" w:rsidR="00BA21FA" w:rsidRPr="000659FA" w:rsidRDefault="003B046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</w:t>
      </w:r>
      <w:r w:rsidR="00416D1A" w:rsidRPr="000659FA">
        <w:rPr>
          <w:rFonts w:ascii="Santander Text" w:hAnsi="Santander Text" w:cs="Arial"/>
          <w:i/>
          <w:lang w:val="pt-PT"/>
        </w:rPr>
        <w:t>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i/>
          <w:lang w:val="pt-PT"/>
        </w:rPr>
        <w:t xml:space="preserve"> </w:t>
      </w:r>
      <w:r w:rsidR="00416D1A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lang w:val="pt-PT"/>
        </w:rPr>
        <w:t xml:space="preserve"> devem ser </w:t>
      </w:r>
      <w:r w:rsidR="009C45F4" w:rsidRPr="000659FA">
        <w:rPr>
          <w:rFonts w:ascii="Santander Text" w:hAnsi="Santander Text" w:cs="Arial"/>
          <w:lang w:val="pt-PT"/>
        </w:rPr>
        <w:t xml:space="preserve">iguais ou </w:t>
      </w:r>
      <w:r w:rsidR="00416D1A" w:rsidRPr="000659FA">
        <w:rPr>
          <w:rFonts w:ascii="Santander Text" w:hAnsi="Santander Text" w:cs="Arial"/>
          <w:lang w:val="pt-PT"/>
        </w:rPr>
        <w:t>superiores a 0.</w:t>
      </w:r>
    </w:p>
    <w:p w14:paraId="795D0E57" w14:textId="00950D4C" w:rsidR="00416D1A" w:rsidRPr="000659FA" w:rsidRDefault="00416D1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5" w:name="_Toc194943241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</w:t>
      </w:r>
      <w:r w:rsidR="0053732D" w:rsidRPr="000659FA">
        <w:rPr>
          <w:color w:val="auto"/>
          <w:lang w:val="pt-PT"/>
        </w:rPr>
        <w:t xml:space="preserve">por código NACE </w:t>
      </w:r>
      <w:r w:rsidRPr="000659FA">
        <w:rPr>
          <w:color w:val="auto"/>
          <w:lang w:val="pt-PT"/>
        </w:rPr>
        <w:t xml:space="preserve">- </w:t>
      </w:r>
      <w:r w:rsidR="00C7074F" w:rsidRPr="000659FA">
        <w:rPr>
          <w:i/>
          <w:color w:val="auto"/>
          <w:lang w:val="pt-PT"/>
        </w:rPr>
        <w:t>modesg_inp_emss_nace</w:t>
      </w:r>
      <w:bookmarkEnd w:id="445"/>
    </w:p>
    <w:p w14:paraId="71A0B296" w14:textId="4519AEA4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por código NACE</w:t>
      </w:r>
      <w:r w:rsidR="00AE7FF7" w:rsidRPr="000659FA">
        <w:rPr>
          <w:rFonts w:ascii="Santander Text" w:hAnsi="Santander Text" w:cs="Arial"/>
          <w:lang w:val="pt-PT"/>
        </w:rPr>
        <w:t>. Esta informação é disponibilizada pelo PCAF (</w:t>
      </w:r>
      <w:r w:rsidR="00AE7FF7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AE7FF7" w:rsidRPr="000659FA">
        <w:rPr>
          <w:rFonts w:ascii="Santander Text" w:hAnsi="Santander Text" w:cs="Arial"/>
          <w:lang w:val="pt-PT"/>
        </w:rPr>
        <w:t xml:space="preserve">). </w:t>
      </w: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CF01FD3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6301BAE4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546BA37B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14:paraId="406B79AE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E7579C" w14:textId="2DA195C1" w:rsidR="00B812A1" w:rsidRPr="000659FA" w:rsidRDefault="00B812A1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DD0584"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8B4026" w:rsidRPr="000659FA">
        <w:rPr>
          <w:rFonts w:ascii="Santander Text" w:hAnsi="Santander Text" w:cs="Arial"/>
          <w:i/>
          <w:lang w:val="pt-PT"/>
        </w:rPr>
        <w:t>nome_pais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cod_nace_esg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unidade_funcional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preenchidas</w:t>
      </w:r>
      <w:r w:rsidR="00D433B7" w:rsidRPr="000659FA">
        <w:rPr>
          <w:rFonts w:ascii="Santander Text" w:hAnsi="Santander Text" w:cs="Arial"/>
          <w:lang w:val="pt-PT"/>
        </w:rPr>
        <w:t>;</w:t>
      </w:r>
    </w:p>
    <w:p w14:paraId="11CA4115" w14:textId="64978DDB" w:rsidR="004E7DFE" w:rsidRPr="000659FA" w:rsidRDefault="00D433B7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scp1_ftr_emss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scp2_ftr_emss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scp3_ftr_emss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devem </w:t>
      </w:r>
      <w:r w:rsidR="00191325" w:rsidRPr="000659FA">
        <w:rPr>
          <w:rFonts w:ascii="Santander Text" w:hAnsi="Santander Text" w:cs="Arial"/>
          <w:lang w:val="pt-PT"/>
        </w:rPr>
        <w:t>ser superiores a 0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9D2654" w:rsidRPr="000659FA">
        <w:rPr>
          <w:rFonts w:ascii="Santander Text" w:hAnsi="Santander Text" w:cs="Arial"/>
          <w:szCs w:val="18"/>
          <w:lang w:val="pt-PT"/>
        </w:rPr>
        <w:t>quando preenchidas</w:t>
      </w:r>
      <w:r w:rsidR="008B4026" w:rsidRPr="000659FA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14:paraId="608D04B2" w14:textId="4862F542" w:rsidR="00D166D8" w:rsidRPr="000659FA" w:rsidRDefault="00D166D8" w:rsidP="007E3521">
      <w:pPr>
        <w:pStyle w:val="MyHeading1"/>
        <w:spacing w:after="120" w:line="360" w:lineRule="auto"/>
        <w:jc w:val="both"/>
        <w:rPr>
          <w:color w:val="auto"/>
        </w:rPr>
      </w:pPr>
      <w:bookmarkStart w:id="446" w:name="_Toc194943242"/>
      <w:r w:rsidRPr="000659FA">
        <w:rPr>
          <w:i/>
          <w:color w:val="auto"/>
        </w:rPr>
        <w:t>Input Project Finance - modesg_inp_project_finance</w:t>
      </w:r>
      <w:bookmarkEnd w:id="446"/>
    </w:p>
    <w:p w14:paraId="56285699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 xml:space="preserve">input </w:t>
      </w:r>
      <w:r w:rsidRPr="000659FA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0659FA">
        <w:rPr>
          <w:rFonts w:ascii="Santander Text" w:hAnsi="Santander Text" w:cs="Arial"/>
          <w:i/>
          <w:lang w:val="pt-PT"/>
        </w:rPr>
        <w:t>Project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 xml:space="preserve">Finance, </w:t>
      </w:r>
      <w:r w:rsidRPr="000659FA">
        <w:rPr>
          <w:rFonts w:ascii="Santander Text" w:hAnsi="Santander Text" w:cs="Arial"/>
          <w:lang w:val="pt-PT"/>
        </w:rPr>
        <w:t>sendo que o mesmo é enviado pela Corporação.</w:t>
      </w:r>
    </w:p>
    <w:p w14:paraId="648F1B26" w14:textId="5C63D358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ados encontra-se detalhado no ficheiro “</w:t>
      </w:r>
      <w:r w:rsidRPr="000659FA">
        <w:rPr>
          <w:rFonts w:ascii="Santander Text" w:hAnsi="Santander Text" w:cs="Arial"/>
          <w:iCs/>
          <w:lang w:val="pt-PT"/>
        </w:rPr>
        <w:t>BST ESG Modelo de dados.</w:t>
      </w:r>
      <w:r w:rsidRPr="000659FA">
        <w:rPr>
          <w:rFonts w:ascii="Santander Text" w:hAnsi="Santander Text" w:cs="Arial"/>
          <w:lang w:val="pt-PT"/>
        </w:rPr>
        <w:t xml:space="preserve">xlsx”. </w:t>
      </w:r>
    </w:p>
    <w:p w14:paraId="61116C66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4787EF6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DAB9183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9FA2907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26E26423" w14:textId="149D4EC0" w:rsidR="00D166D8" w:rsidRPr="000659FA" w:rsidRDefault="00D166D8" w:rsidP="008E5B92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659FA">
        <w:rPr>
          <w:rFonts w:ascii="Santander Text" w:hAnsi="Santander Text" w:cs="Arial"/>
          <w:i/>
          <w:lang w:val="pt-PT"/>
        </w:rPr>
        <w:t>‘código_unidade‘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lang w:val="pt-PT"/>
        </w:rPr>
        <w:t>‘kgl‘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‘kgl_entidade_principal‘</w:t>
      </w:r>
      <w:r w:rsidRPr="000659FA">
        <w:rPr>
          <w:rFonts w:ascii="Santander Text" w:hAnsi="Santander Text" w:cs="Arial"/>
          <w:lang w:val="pt-PT"/>
        </w:rPr>
        <w:t>.</w:t>
      </w:r>
    </w:p>
    <w:p w14:paraId="3465F0A0" w14:textId="4B88CBFF" w:rsidR="009D2654" w:rsidRPr="000659FA" w:rsidRDefault="009D2654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7" w:name="_Toc194943243"/>
      <w:r w:rsidRPr="000659FA">
        <w:rPr>
          <w:color w:val="auto"/>
          <w:lang w:val="pt-PT"/>
        </w:rPr>
        <w:t xml:space="preserve">Riscos físicos agudo e crónico por </w:t>
      </w:r>
      <w:r w:rsidRPr="000659FA">
        <w:rPr>
          <w:i/>
          <w:color w:val="auto"/>
          <w:lang w:val="pt-PT"/>
        </w:rPr>
        <w:t xml:space="preserve">ZipCode </w:t>
      </w:r>
      <w:r w:rsidRPr="000659FA">
        <w:rPr>
          <w:color w:val="auto"/>
          <w:lang w:val="pt-PT"/>
        </w:rPr>
        <w:t xml:space="preserve">- </w:t>
      </w:r>
      <w:r w:rsidRPr="000659FA">
        <w:rPr>
          <w:i/>
          <w:color w:val="auto"/>
          <w:lang w:val="pt-PT"/>
        </w:rPr>
        <w:t>modesg_inp_risco_fisico_zipcode</w:t>
      </w:r>
      <w:bookmarkEnd w:id="447"/>
    </w:p>
    <w:p w14:paraId="45CCECBC" w14:textId="02D06AD9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as marcações de riscos físicos agudos e crónicos por país, </w:t>
      </w:r>
      <w:r w:rsidRPr="000659FA">
        <w:rPr>
          <w:rFonts w:ascii="Santander Text" w:hAnsi="Santander Text" w:cs="Arial"/>
          <w:i/>
          <w:lang w:val="pt-PT"/>
        </w:rPr>
        <w:t>ZipCode</w:t>
      </w:r>
      <w:r w:rsidRPr="000659FA">
        <w:rPr>
          <w:rFonts w:ascii="Santander Text" w:hAnsi="Santander Text" w:cs="Arial"/>
          <w:lang w:val="pt-PT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1A2D47E" w14:textId="0E21D61B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BABF23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E77D27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14:paraId="431F8587" w14:textId="6CBE4C19" w:rsidR="00C514EC" w:rsidRPr="000659FA" w:rsidRDefault="00C514E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131034B1" w14:textId="519EE770" w:rsidR="00C514EC" w:rsidRPr="000659FA" w:rsidRDefault="00C514EC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;</w:t>
      </w:r>
    </w:p>
    <w:p w14:paraId="03834138" w14:textId="22AA9A9A" w:rsidR="007E3521" w:rsidRPr="00ED6600" w:rsidRDefault="00C514EC" w:rsidP="00FE19A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Pr="000659FA">
        <w:rPr>
          <w:rFonts w:ascii="Santander Text" w:hAnsi="Santander Text" w:cs="Arial"/>
          <w:i/>
          <w:iCs/>
          <w:lang w:val="pt-PT"/>
        </w:rPr>
        <w:t>Yes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lang w:val="pt-PT"/>
        </w:rPr>
        <w:t>No</w:t>
      </w:r>
      <w:r w:rsidRPr="000659FA">
        <w:rPr>
          <w:rFonts w:ascii="Santander Text" w:hAnsi="Santander Text" w:cs="Arial"/>
          <w:lang w:val="pt-PT"/>
        </w:rPr>
        <w:t>.</w:t>
      </w:r>
    </w:p>
    <w:p w14:paraId="58B89ED7" w14:textId="56A08B9C" w:rsidR="00F938D6" w:rsidRPr="000659FA" w:rsidRDefault="00A70972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48" w:name="_Toc192760818"/>
      <w:bookmarkStart w:id="449" w:name="_Toc192777743"/>
      <w:bookmarkStart w:id="450" w:name="_Toc192777859"/>
      <w:bookmarkStart w:id="451" w:name="_Toc194943244"/>
      <w:bookmarkEnd w:id="448"/>
      <w:bookmarkEnd w:id="449"/>
      <w:bookmarkEnd w:id="450"/>
      <w:r w:rsidRPr="000659FA">
        <w:rPr>
          <w:color w:val="auto"/>
        </w:rPr>
        <w:t>Bens Imóveis</w:t>
      </w:r>
      <w:bookmarkEnd w:id="451"/>
    </w:p>
    <w:p w14:paraId="46ECEEA9" w14:textId="3BFC3A6B" w:rsidR="007E49BE" w:rsidRPr="000659FA" w:rsidRDefault="00974CB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52" w:name="_Toc156127820"/>
      <w:bookmarkStart w:id="453" w:name="_Toc156239747"/>
      <w:bookmarkStart w:id="454" w:name="_Toc156239797"/>
      <w:bookmarkStart w:id="455" w:name="_Toc188889414"/>
      <w:bookmarkStart w:id="456" w:name="_Toc188889510"/>
      <w:bookmarkStart w:id="457" w:name="_Toc188894063"/>
      <w:bookmarkStart w:id="458" w:name="_Toc188894186"/>
      <w:bookmarkStart w:id="459" w:name="_Toc188894253"/>
      <w:bookmarkStart w:id="460" w:name="_Toc188948593"/>
      <w:bookmarkStart w:id="461" w:name="_Toc188950203"/>
      <w:bookmarkStart w:id="462" w:name="_Toc188950356"/>
      <w:bookmarkStart w:id="463" w:name="_Toc188950537"/>
      <w:bookmarkStart w:id="464" w:name="_Toc188951149"/>
      <w:bookmarkStart w:id="465" w:name="_Toc188951206"/>
      <w:bookmarkStart w:id="466" w:name="_Toc188955655"/>
      <w:bookmarkStart w:id="467" w:name="_Toc188956226"/>
      <w:bookmarkStart w:id="468" w:name="_Toc190190092"/>
      <w:bookmarkStart w:id="469" w:name="_Toc190367316"/>
      <w:bookmarkStart w:id="470" w:name="_Toc190375829"/>
      <w:bookmarkStart w:id="471" w:name="_Toc190375920"/>
      <w:bookmarkStart w:id="472" w:name="_Toc194943245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r w:rsidRPr="000659FA">
        <w:rPr>
          <w:color w:val="auto"/>
          <w:lang w:val="pt-PT"/>
        </w:rPr>
        <w:t xml:space="preserve">Informação verde bens imóveis – </w:t>
      </w:r>
      <w:r w:rsidRPr="000659FA">
        <w:rPr>
          <w:i/>
          <w:color w:val="auto"/>
          <w:lang w:val="pt-PT"/>
        </w:rPr>
        <w:t>modesg_out_bens_imoveis</w:t>
      </w:r>
      <w:bookmarkEnd w:id="472"/>
    </w:p>
    <w:p w14:paraId="550A64E4" w14:textId="70CB4AD4" w:rsidR="00ED3EF4" w:rsidRPr="000659FA" w:rsidRDefault="00ED3EF4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73" w:name="_Toc194943246"/>
      <w:r w:rsidRPr="000659FA">
        <w:rPr>
          <w:color w:val="auto"/>
        </w:rPr>
        <w:t>Conceito</w:t>
      </w:r>
      <w:bookmarkEnd w:id="473"/>
    </w:p>
    <w:p w14:paraId="0ACD73A5" w14:textId="77777777" w:rsidR="00ED3EF4" w:rsidRPr="000659FA" w:rsidRDefault="00ED3EF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14:paraId="7B057EF5" w14:textId="77777777" w:rsidR="00F938D6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4" w:name="_Toc194943247"/>
      <w:r w:rsidRPr="000659FA">
        <w:rPr>
          <w:rFonts w:cs="Arial"/>
          <w:color w:val="auto"/>
          <w:szCs w:val="20"/>
          <w:lang w:val="pt-PT"/>
        </w:rPr>
        <w:t>Granularidade</w:t>
      </w:r>
      <w:bookmarkEnd w:id="474"/>
    </w:p>
    <w:p w14:paraId="06A621FE" w14:textId="651CD145" w:rsidR="00605487" w:rsidRPr="000659FA" w:rsidRDefault="00605487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registo nesta tabela irá representar </w:t>
      </w:r>
      <w:r w:rsidR="00D172B0" w:rsidRPr="000659FA">
        <w:rPr>
          <w:rFonts w:ascii="Santander Text" w:hAnsi="Santander Text" w:cs="Arial"/>
          <w:lang w:val="pt-PT"/>
        </w:rPr>
        <w:t xml:space="preserve">um bem imóvel, seja </w:t>
      </w:r>
      <w:r w:rsidRPr="000659FA">
        <w:rPr>
          <w:rFonts w:ascii="Santander Text" w:hAnsi="Santander Text" w:cs="Arial"/>
          <w:lang w:val="pt-PT"/>
        </w:rPr>
        <w:t>colateral, financiado</w:t>
      </w:r>
      <w:r w:rsidR="00D172B0" w:rsidRPr="000659FA">
        <w:rPr>
          <w:rFonts w:ascii="Santander Text" w:hAnsi="Santander Text" w:cs="Arial"/>
          <w:lang w:val="pt-PT"/>
        </w:rPr>
        <w:t xml:space="preserve"> ou </w:t>
      </w:r>
      <w:r w:rsidRPr="000659FA">
        <w:rPr>
          <w:rFonts w:ascii="Santander Text" w:hAnsi="Santander Text" w:cs="Arial"/>
          <w:lang w:val="pt-PT"/>
        </w:rPr>
        <w:t xml:space="preserve">adjudicado </w:t>
      </w:r>
      <w:r w:rsidR="00EC4C58" w:rsidRPr="000659FA">
        <w:rPr>
          <w:rFonts w:ascii="Santander Text" w:hAnsi="Santander Text" w:cs="Arial"/>
          <w:lang w:val="pt-PT"/>
        </w:rPr>
        <w:t xml:space="preserve">identificado </w:t>
      </w:r>
      <w:r w:rsidRPr="000659FA">
        <w:rPr>
          <w:rFonts w:ascii="Santander Text" w:hAnsi="Santander Text" w:cs="Arial"/>
          <w:lang w:val="pt-PT"/>
        </w:rPr>
        <w:t xml:space="preserve">pela combinação dos campos </w:t>
      </w:r>
      <w:r w:rsidR="00ED3EF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cempbem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ckbalbem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ckctabem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ckrefbem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r w:rsidR="007A099C" w:rsidRPr="000659FA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099C" w:rsidRPr="000659FA">
        <w:rPr>
          <w:rFonts w:ascii="Santander Text" w:hAnsi="Santander Text" w:cs="Arial"/>
          <w:i/>
          <w:lang w:val="pt-PT"/>
        </w:rPr>
        <w:t>ref_date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7A099C" w:rsidRPr="000659FA">
        <w:rPr>
          <w:rFonts w:ascii="Santander Text" w:hAnsi="Santander Text" w:cs="Arial"/>
          <w:lang w:val="pt-PT"/>
        </w:rPr>
        <w:t>), completa a chave da tabela.</w:t>
      </w:r>
    </w:p>
    <w:p w14:paraId="0196A10C" w14:textId="1DFEFAA8" w:rsidR="00416D1A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5" w:name="_Toc194943248"/>
      <w:r w:rsidRPr="000659FA">
        <w:rPr>
          <w:rFonts w:cs="Arial"/>
          <w:color w:val="auto"/>
          <w:szCs w:val="20"/>
          <w:lang w:val="pt-PT"/>
        </w:rPr>
        <w:t>Aprovisionamento</w:t>
      </w:r>
      <w:bookmarkEnd w:id="475"/>
    </w:p>
    <w:p w14:paraId="27DC1291" w14:textId="1444CDD0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</w:t>
      </w:r>
      <w:r w:rsidR="00034DB1" w:rsidRPr="000659FA">
        <w:rPr>
          <w:rFonts w:ascii="Santander Text" w:hAnsi="Santander Text" w:cs="Arial"/>
          <w:lang w:val="pt-PT"/>
        </w:rPr>
        <w:t xml:space="preserve"> desta tabela</w:t>
      </w:r>
      <w:r w:rsidRPr="000659FA">
        <w:rPr>
          <w:rFonts w:ascii="Santander Text" w:hAnsi="Santander Text" w:cs="Arial"/>
          <w:lang w:val="pt-PT"/>
        </w:rPr>
        <w:t>, será a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="00986425" w:rsidRPr="000659FA">
        <w:rPr>
          <w:rFonts w:ascii="Santander Text" w:hAnsi="Santander Text" w:cs="Arial"/>
          <w:lang w:val="pt-PT"/>
        </w:rPr>
        <w:t xml:space="preserve"> do </w:t>
      </w:r>
      <w:r w:rsidR="00761588" w:rsidRPr="000659FA">
        <w:rPr>
          <w:rFonts w:ascii="Santander Text" w:hAnsi="Santander Text" w:cs="Arial"/>
          <w:lang w:val="pt-PT"/>
        </w:rPr>
        <w:t>M</w:t>
      </w:r>
      <w:r w:rsidR="00986425" w:rsidRPr="000659FA">
        <w:rPr>
          <w:rFonts w:ascii="Santander Text" w:hAnsi="Santander Text" w:cs="Arial"/>
          <w:lang w:val="pt-PT"/>
        </w:rPr>
        <w:t xml:space="preserve">odelo de </w:t>
      </w:r>
      <w:r w:rsidR="00761588" w:rsidRPr="000659FA">
        <w:rPr>
          <w:rFonts w:ascii="Santander Text" w:hAnsi="Santander Text" w:cs="Arial"/>
          <w:lang w:val="pt-PT"/>
        </w:rPr>
        <w:t>B</w:t>
      </w:r>
      <w:r w:rsidR="00986425" w:rsidRPr="000659FA">
        <w:rPr>
          <w:rFonts w:ascii="Santander Text" w:hAnsi="Santander Text" w:cs="Arial"/>
          <w:lang w:val="pt-PT"/>
        </w:rPr>
        <w:t xml:space="preserve">ens </w:t>
      </w:r>
      <w:r w:rsidR="00761588" w:rsidRPr="000659FA">
        <w:rPr>
          <w:rFonts w:ascii="Santander Text" w:hAnsi="Santander Text" w:cs="Arial"/>
          <w:lang w:val="pt-PT"/>
        </w:rPr>
        <w:t>I</w:t>
      </w:r>
      <w:r w:rsidR="00986425" w:rsidRPr="000659FA">
        <w:rPr>
          <w:rFonts w:ascii="Santander Text" w:hAnsi="Santander Text" w:cs="Arial"/>
          <w:lang w:val="pt-PT"/>
        </w:rPr>
        <w:t>móveis e, neste sentido,</w:t>
      </w:r>
      <w:r w:rsidRPr="000659FA">
        <w:rPr>
          <w:rFonts w:ascii="Santander Text" w:hAnsi="Santander Text" w:cs="Arial"/>
          <w:lang w:val="pt-PT"/>
        </w:rPr>
        <w:t xml:space="preserve"> todos os </w:t>
      </w:r>
      <w:r w:rsidR="00986425" w:rsidRPr="000659FA">
        <w:rPr>
          <w:rFonts w:ascii="Santander Text" w:hAnsi="Santander Text" w:cs="Arial"/>
          <w:lang w:val="pt-PT"/>
        </w:rPr>
        <w:t>bens</w:t>
      </w:r>
      <w:r w:rsidRPr="000659FA">
        <w:rPr>
          <w:rFonts w:ascii="Santander Text" w:hAnsi="Santander Text" w:cs="Arial"/>
          <w:lang w:val="pt-PT"/>
        </w:rPr>
        <w:t xml:space="preserve"> que fazem parte da tabela </w:t>
      </w:r>
      <w:r w:rsidR="002B1CE8" w:rsidRPr="000659FA">
        <w:rPr>
          <w:rFonts w:ascii="Santander Text" w:hAnsi="Santander Text" w:cs="Arial"/>
          <w:i/>
          <w:iCs/>
          <w:lang w:val="pt-PT"/>
        </w:rPr>
        <w:t>modesg_out_bens_imoveis</w:t>
      </w:r>
      <w:r w:rsidR="002B1CE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existem na tabela</w:t>
      </w:r>
      <w:r w:rsidR="00864431"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Pr="000659FA">
        <w:rPr>
          <w:rFonts w:ascii="Santander Text" w:hAnsi="Santander Text" w:cs="Arial"/>
          <w:lang w:val="pt-PT"/>
        </w:rPr>
        <w:t>.</w:t>
      </w:r>
    </w:p>
    <w:p w14:paraId="472A9443" w14:textId="755F24DC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 tabela será aprovisionada com base em </w:t>
      </w:r>
      <w:r w:rsidR="00ED3EF4" w:rsidRPr="000659FA">
        <w:rPr>
          <w:rFonts w:ascii="Santander Text" w:hAnsi="Santander Text" w:cs="Arial"/>
          <w:szCs w:val="18"/>
          <w:lang w:val="pt-PT"/>
        </w:rPr>
        <w:t>três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="002B1CE8" w:rsidRPr="000659FA">
        <w:rPr>
          <w:rFonts w:ascii="Santander Text" w:hAnsi="Santander Text" w:cs="Arial"/>
          <w:szCs w:val="18"/>
          <w:lang w:val="pt-PT"/>
        </w:rPr>
        <w:t>:</w:t>
      </w:r>
      <w:r w:rsidR="00ED3EF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szCs w:val="18"/>
          <w:lang w:val="pt-PT"/>
        </w:rPr>
        <w:t>modesg_inp_risco_fisico_zipcode,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modesg_inp_risco_fisico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5C4470" w:rsidRPr="000659FA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14:paraId="50FA6BC0" w14:textId="3E795581" w:rsidR="00871C3F" w:rsidRPr="000659FA" w:rsidRDefault="0025682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14:paraId="6CD8FF19" w14:textId="24AF69B3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6601F178" w14:textId="3BC0B0B2" w:rsidR="00814243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pode ser obtida de três</w:t>
      </w:r>
      <w:r w:rsidRPr="000659FA">
        <w:rPr>
          <w:rFonts w:ascii="Santander Text" w:hAnsi="Santander Text" w:cs="Arial"/>
          <w:szCs w:val="18"/>
          <w:lang w:val="pt-PT"/>
        </w:rPr>
        <w:t xml:space="preserve">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(2)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</w:t>
      </w:r>
      <w:r w:rsidRPr="000659FA">
        <w:rPr>
          <w:rFonts w:ascii="Santander Text" w:hAnsi="Santander Text" w:cs="Arial"/>
          <w:szCs w:val="18"/>
          <w:lang w:val="pt-PT"/>
        </w:rPr>
        <w:t xml:space="preserve"> Risco Físico </w:t>
      </w:r>
      <w:r w:rsidR="00552740" w:rsidRPr="000659FA">
        <w:rPr>
          <w:rFonts w:ascii="Santander Text" w:hAnsi="Santander Text" w:cs="Arial"/>
          <w:szCs w:val="18"/>
          <w:lang w:val="pt-PT"/>
        </w:rPr>
        <w:t>por NUT 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ou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(3)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="00552740" w:rsidRPr="000659FA">
        <w:rPr>
          <w:rFonts w:ascii="Santander Text" w:hAnsi="Santander Text" w:cs="Arial"/>
          <w:szCs w:val="18"/>
          <w:lang w:val="pt-PT"/>
        </w:rPr>
        <w:t>(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>. Note-se que o segundo método só é utilizado na eventualidade de não se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r possível utilizar o primeiro e que o terceiro só é utilizado na eventualidade de não ser possível utilizar </w:t>
      </w:r>
      <w:r w:rsidR="00EC4C58" w:rsidRPr="000659FA">
        <w:rPr>
          <w:rFonts w:ascii="Santander Text" w:hAnsi="Santander Text" w:cs="Arial"/>
          <w:szCs w:val="18"/>
          <w:lang w:val="pt-PT"/>
        </w:rPr>
        <w:t>nenhum dos anteriores</w:t>
      </w:r>
      <w:r w:rsidR="00552740" w:rsidRPr="000659FA">
        <w:rPr>
          <w:rFonts w:ascii="Santander Text" w:hAnsi="Santander Text" w:cs="Arial"/>
          <w:szCs w:val="18"/>
          <w:lang w:val="pt-PT"/>
        </w:rPr>
        <w:t>.</w:t>
      </w:r>
    </w:p>
    <w:p w14:paraId="4BD4C696" w14:textId="78F4D9D0" w:rsidR="004757DF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lastRenderedPageBreak/>
        <w:t>Para clarificar a especificação infra, em suma, foram assumidos os seguintes pressupostos:</w:t>
      </w:r>
    </w:p>
    <w:p w14:paraId="4EC07261" w14:textId="13E0FB89" w:rsidR="00417983" w:rsidRPr="000659FA" w:rsidRDefault="00417983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b/>
          <w:sz w:val="18"/>
          <w:szCs w:val="18"/>
        </w:rPr>
        <w:t>1.</w:t>
      </w:r>
      <w:r w:rsidRPr="000659FA">
        <w:rPr>
          <w:rFonts w:ascii="Santander Text" w:hAnsi="Santander Text" w:cs="Arial"/>
          <w:sz w:val="18"/>
          <w:szCs w:val="18"/>
        </w:rPr>
        <w:t xml:space="preserve"> Quando existe informação sobre o código postal do colateral, é utilizada a 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Input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ZipCode</w:t>
      </w:r>
      <w:r w:rsidR="00552740" w:rsidRPr="000659FA">
        <w:rPr>
          <w:rFonts w:ascii="Santander Text" w:hAnsi="Santander Text" w:cs="Arial"/>
          <w:sz w:val="18"/>
          <w:szCs w:val="18"/>
        </w:rPr>
        <w:t>;</w:t>
      </w:r>
    </w:p>
    <w:p w14:paraId="27546C5A" w14:textId="77777777" w:rsidR="00552740" w:rsidRPr="000659FA" w:rsidRDefault="00552740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14:paraId="73979F7C" w14:textId="6A47832A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2.</w:t>
      </w:r>
      <w:r w:rsidRPr="000659FA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0659FA">
        <w:rPr>
          <w:rFonts w:ascii="Santander Text" w:hAnsi="Santander Text" w:cs="Arial"/>
          <w:szCs w:val="18"/>
          <w:lang w:val="es-ES"/>
        </w:rPr>
        <w:t xml:space="preserve">é utilizado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659FA">
        <w:rPr>
          <w:rFonts w:ascii="Santander Text" w:hAnsi="Santander Text" w:cs="Arial"/>
          <w:szCs w:val="18"/>
          <w:lang w:val="es-ES"/>
        </w:rPr>
        <w:t>cruzand</w:t>
      </w:r>
      <w:r w:rsidR="00552740" w:rsidRPr="000659FA">
        <w:rPr>
          <w:rFonts w:ascii="Santander Text" w:hAnsi="Santander Text" w:cs="Arial"/>
          <w:szCs w:val="18"/>
          <w:lang w:val="es-ES"/>
        </w:rPr>
        <w:t>o através do campo ‘</w:t>
      </w:r>
      <w:r w:rsidR="00552740" w:rsidRPr="000659FA">
        <w:rPr>
          <w:rFonts w:ascii="Santander Text" w:hAnsi="Santander Text" w:cs="Arial"/>
          <w:i/>
          <w:szCs w:val="18"/>
          <w:lang w:val="es-ES"/>
        </w:rPr>
        <w:t>cod_nutiii</w:t>
      </w:r>
      <w:r w:rsidRPr="000659FA">
        <w:rPr>
          <w:rFonts w:ascii="Santander Text" w:hAnsi="Santander Text" w:cs="Arial"/>
          <w:i/>
          <w:szCs w:val="18"/>
          <w:lang w:val="es-ES"/>
        </w:rPr>
        <w:t>’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 (código NUT do bem)</w:t>
      </w:r>
      <w:r w:rsidR="00EC4C58" w:rsidRPr="000659FA">
        <w:rPr>
          <w:rFonts w:ascii="Santander Text" w:hAnsi="Santander Text" w:cs="Arial"/>
          <w:szCs w:val="18"/>
          <w:lang w:val="es-ES"/>
        </w:rPr>
        <w:t>;</w:t>
      </w:r>
    </w:p>
    <w:p w14:paraId="3FFCFBA8" w14:textId="2E282260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3.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existe informação da </w:t>
      </w:r>
      <w:r w:rsidR="00BA628B" w:rsidRPr="000659FA">
        <w:rPr>
          <w:rFonts w:ascii="Santander Text" w:hAnsi="Santander Text" w:cs="Arial"/>
          <w:szCs w:val="18"/>
          <w:lang w:val="es-ES"/>
        </w:rPr>
        <w:t xml:space="preserve">NUT </w:t>
      </w:r>
      <w:r w:rsidRPr="000659FA">
        <w:rPr>
          <w:rFonts w:ascii="Santander Text" w:hAnsi="Santander Text" w:cs="Arial"/>
          <w:szCs w:val="18"/>
          <w:lang w:val="es-ES"/>
        </w:rPr>
        <w:t xml:space="preserve">do colateral, é utilizado 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090E1A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="00EC4C58" w:rsidRPr="000659FA">
        <w:rPr>
          <w:rFonts w:ascii="Santander Text" w:hAnsi="Santander Text" w:cs="Arial"/>
          <w:szCs w:val="18"/>
          <w:lang w:val="pt-PT"/>
        </w:rPr>
        <w:t>;</w:t>
      </w:r>
    </w:p>
    <w:p w14:paraId="78D04986" w14:textId="3ACE44F2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4.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é possível identificar os dados necessários para análise é reportado como não </w:t>
      </w:r>
      <w:r w:rsidR="00090E1A" w:rsidRPr="000659FA">
        <w:rPr>
          <w:rFonts w:ascii="Santander Text" w:hAnsi="Santander Text" w:cs="Arial"/>
          <w:szCs w:val="18"/>
          <w:lang w:val="es-ES"/>
        </w:rPr>
        <w:t>sendo sujeito a nenhum d</w:t>
      </w:r>
      <w:r w:rsidRPr="000659FA">
        <w:rPr>
          <w:rFonts w:ascii="Santander Text" w:hAnsi="Santander Text" w:cs="Arial"/>
          <w:szCs w:val="18"/>
          <w:lang w:val="es-ES"/>
        </w:rPr>
        <w:t>os riscos.</w:t>
      </w:r>
    </w:p>
    <w:p w14:paraId="514ACE4E" w14:textId="4C2C457C" w:rsidR="003D72F9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szCs w:val="18"/>
          <w:lang w:val="es-ES"/>
        </w:rPr>
        <w:t xml:space="preserve">Denote-se que no cruzamento dos </w:t>
      </w:r>
      <w:r w:rsidRPr="000659FA">
        <w:rPr>
          <w:rFonts w:ascii="Santander Text" w:hAnsi="Santander Text" w:cs="Arial"/>
          <w:i/>
          <w:szCs w:val="18"/>
          <w:lang w:val="es-ES"/>
        </w:rPr>
        <w:t>inputs</w:t>
      </w:r>
      <w:r w:rsidRPr="000659FA">
        <w:rPr>
          <w:rFonts w:ascii="Santander Text" w:hAnsi="Santander Text" w:cs="Arial"/>
          <w:szCs w:val="18"/>
          <w:lang w:val="es-ES"/>
        </w:rPr>
        <w:t xml:space="preserve"> coporativos com a tabela de parametrização [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szCs w:val="18"/>
          <w:lang w:val="es-ES"/>
        </w:rPr>
        <w:t>Data Lake</w:t>
      </w:r>
      <w:r w:rsidRPr="000659FA">
        <w:rPr>
          <w:rFonts w:ascii="Santander Text" w:hAnsi="Santander Text" w:cs="Arial"/>
          <w:szCs w:val="18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es-ES"/>
        </w:rPr>
        <w:t>string</w:t>
      </w:r>
      <w:r w:rsidRPr="000659FA">
        <w:rPr>
          <w:rFonts w:ascii="Santander Text" w:hAnsi="Santander Text" w:cs="Arial"/>
          <w:szCs w:val="18"/>
          <w:lang w:val="es-ES"/>
        </w:rPr>
        <w:t xml:space="preserve"> deve ser utilizada a função trim(upper [nome_campo]). </w:t>
      </w:r>
    </w:p>
    <w:p w14:paraId="3DD964BF" w14:textId="77777777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4E2EFBF5" w14:textId="59727E89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>) através dos seguintes passos/cruzamentos:</w:t>
      </w:r>
    </w:p>
    <w:p w14:paraId="7B84C622" w14:textId="7E1F3967" w:rsidR="00417983" w:rsidRPr="000659FA" w:rsidRDefault="00A04B41" w:rsidP="007E3521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</w:rPr>
        <w:t>1</w:t>
      </w:r>
      <w:r w:rsidR="00417983" w:rsidRPr="000659FA">
        <w:rPr>
          <w:rFonts w:ascii="Santander Text" w:hAnsi="Santander Text" w:cs="Arial"/>
          <w:szCs w:val="18"/>
        </w:rPr>
        <w:t xml:space="preserve">.        </w:t>
      </w:r>
      <w:r w:rsidR="00417983" w:rsidRPr="000659FA">
        <w:rPr>
          <w:rFonts w:ascii="Santander Text" w:hAnsi="Santander Text" w:cs="Arial"/>
          <w:b/>
          <w:bCs/>
          <w:szCs w:val="18"/>
        </w:rPr>
        <w:t xml:space="preserve">Obtenção do </w:t>
      </w:r>
      <w:r w:rsidR="00417983" w:rsidRPr="000659FA">
        <w:rPr>
          <w:rFonts w:ascii="Santander Text" w:hAnsi="Santander Text" w:cs="Arial"/>
          <w:b/>
          <w:bCs/>
          <w:i/>
          <w:szCs w:val="18"/>
        </w:rPr>
        <w:t>Zip Code</w:t>
      </w:r>
      <w:r w:rsidR="00417983" w:rsidRPr="000659FA">
        <w:rPr>
          <w:rFonts w:ascii="Santander Text" w:hAnsi="Santander Text" w:cs="Arial"/>
          <w:b/>
          <w:bCs/>
          <w:szCs w:val="18"/>
        </w:rPr>
        <w:t>:</w:t>
      </w:r>
    </w:p>
    <w:p w14:paraId="764B09F9" w14:textId="1D6372A3" w:rsidR="00A11489" w:rsidRPr="000659FA" w:rsidRDefault="00552740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bem (‘</w:t>
      </w:r>
      <w:r w:rsidRPr="000659FA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0659FA">
        <w:rPr>
          <w:rFonts w:ascii="Santander Text" w:hAnsi="Santander Text" w:cs="Arial"/>
          <w:szCs w:val="18"/>
          <w:lang w:val="pt-PT"/>
        </w:rPr>
        <w:t xml:space="preserve">’) da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0659FA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>, para o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090E1A" w:rsidRPr="000659FA">
        <w:rPr>
          <w:rFonts w:ascii="Santander Text" w:hAnsi="Santander Text" w:cs="Arial"/>
          <w:szCs w:val="18"/>
          <w:lang w:val="pt-PT"/>
        </w:rPr>
        <w:t>;</w:t>
      </w:r>
    </w:p>
    <w:p w14:paraId="49BDCB98" w14:textId="0B318F6A" w:rsidR="00417983" w:rsidRPr="000659FA" w:rsidRDefault="00417983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Concatenar “PRT_” com os primeiros 4 dígitos do campo ‘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(exemplo: PRT_1000)</w:t>
      </w:r>
      <w:r w:rsidR="00CE0005" w:rsidRPr="000659FA">
        <w:rPr>
          <w:rFonts w:ascii="Santander Text" w:hAnsi="Santander Text" w:cs="Arial"/>
          <w:szCs w:val="18"/>
          <w:lang w:val="pt-PT"/>
        </w:rPr>
        <w:t>.</w:t>
      </w:r>
    </w:p>
    <w:p w14:paraId="00F0BB70" w14:textId="075791D4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E537607" w14:textId="1ACC4A3E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localizacao</w:t>
      </w:r>
      <w:r w:rsidRPr="000659FA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2BA771E3" w14:textId="5959C815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231B572" w14:textId="228BCDFA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F5942DF" w14:textId="3928BB15" w:rsidR="00814243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75334DB5" w14:textId="005617D3" w:rsidR="000A143C" w:rsidRPr="000659FA" w:rsidRDefault="000A143C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Não sen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>, deve-se</w:t>
      </w:r>
      <w:r w:rsidRPr="000659FA">
        <w:rPr>
          <w:rFonts w:ascii="Santander Text" w:hAnsi="Santander Text" w:cs="Arial"/>
          <w:szCs w:val="18"/>
          <w:lang w:val="pt-PT"/>
        </w:rPr>
        <w:t xml:space="preserve">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</w:t>
      </w:r>
      <w:r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b/>
          <w:szCs w:val="18"/>
          <w:lang w:val="pt-PT"/>
        </w:rPr>
        <w:t>a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través da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BA628B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61C40A9C" w14:textId="7200F22D" w:rsidR="000A143C" w:rsidRPr="000659FA" w:rsidRDefault="003A447F" w:rsidP="007E3521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</w:rPr>
        <w:t>1</w:t>
      </w:r>
      <w:r w:rsidR="000A143C" w:rsidRPr="000659FA">
        <w:rPr>
          <w:rFonts w:ascii="Santander Text" w:hAnsi="Santander Text" w:cs="Arial"/>
          <w:szCs w:val="18"/>
        </w:rPr>
        <w:t xml:space="preserve">.         </w:t>
      </w:r>
      <w:r w:rsidR="000A143C" w:rsidRPr="000659FA">
        <w:rPr>
          <w:rFonts w:ascii="Santander Text" w:hAnsi="Santander Text" w:cs="Arial"/>
          <w:b/>
          <w:bCs/>
          <w:szCs w:val="18"/>
        </w:rPr>
        <w:t>Obtenção do ‘cod_nutiii’:</w:t>
      </w:r>
    </w:p>
    <w:p w14:paraId="44EFC7A1" w14:textId="14EEA49A" w:rsidR="00CA36F0" w:rsidRPr="000659FA" w:rsidRDefault="000A143C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="00552740" w:rsidRPr="000659FA">
        <w:rPr>
          <w:rFonts w:ascii="Santander Text" w:hAnsi="Santander Text" w:cs="Arial"/>
          <w:iCs/>
          <w:szCs w:val="18"/>
          <w:lang w:val="pt-PT"/>
        </w:rPr>
        <w:t>a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(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;</w:t>
      </w:r>
    </w:p>
    <w:p w14:paraId="154F3723" w14:textId="222D634A" w:rsidR="00CA36F0" w:rsidRPr="000659FA" w:rsidRDefault="00CA36F0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="00BA628B"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A73D18A" w14:textId="4246E254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B2A1EA0" w14:textId="67278602" w:rsidR="00552740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0659FA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cod_nutiii’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="00CE0005" w:rsidRPr="000659FA">
        <w:rPr>
          <w:rFonts w:ascii="Santander Text" w:hAnsi="Santander Text" w:cs="Arial"/>
          <w:szCs w:val="18"/>
          <w:lang w:val="pt-PT"/>
        </w:rPr>
        <w:t>;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ABC1239" w14:textId="2B1A2F1A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Via </w:t>
      </w:r>
      <w:r w:rsidR="00034DB1" w:rsidRPr="000659FA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="00BA628B" w:rsidRPr="000659FA">
        <w:rPr>
          <w:rFonts w:ascii="Santander Text" w:hAnsi="Santander Text" w:cs="Arial"/>
          <w:szCs w:val="18"/>
          <w:lang w:val="pt-PT"/>
        </w:rPr>
        <w:t>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</w:t>
      </w:r>
      <w:r w:rsidRPr="000659FA">
        <w:rPr>
          <w:rFonts w:ascii="Santander Text" w:hAnsi="Santander Text" w:cs="Arial"/>
          <w:i/>
          <w:szCs w:val="18"/>
          <w:lang w:val="pt-PT"/>
        </w:rPr>
        <w:t>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por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‘cod_pais’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BA628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Secured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‘ </w:t>
      </w:r>
      <w:r w:rsidRPr="000659FA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3A94351C" w14:textId="03C06326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0659FA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14:paraId="6BB4D72C" w14:textId="30034851" w:rsidR="003A447F" w:rsidRPr="000659FA" w:rsidRDefault="003A447F" w:rsidP="008E5B92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5B692FA" w14:textId="461B4D15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2DEC4AFD" w14:textId="1177A975" w:rsidR="00ED3EF4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20516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20516" w:rsidRPr="000659FA">
        <w:rPr>
          <w:rFonts w:ascii="Santander Text" w:hAnsi="Santander Text" w:cs="Arial"/>
          <w:szCs w:val="18"/>
          <w:lang w:val="pt-PT"/>
        </w:rPr>
        <w:t xml:space="preserve"> disponibilizado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pela corporação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é sujeita </w:t>
      </w:r>
      <w:r w:rsidRPr="000659FA">
        <w:rPr>
          <w:rFonts w:ascii="Santander Text" w:hAnsi="Santander Text" w:cs="Arial"/>
          <w:szCs w:val="18"/>
          <w:lang w:val="pt-PT"/>
        </w:rPr>
        <w:t xml:space="preserve">risco físico agudo </w:t>
      </w:r>
      <w:r w:rsidR="00090E1A" w:rsidRPr="000659FA">
        <w:rPr>
          <w:rFonts w:ascii="Santander Text" w:hAnsi="Santander Text" w:cs="Arial"/>
          <w:szCs w:val="18"/>
          <w:lang w:val="pt-PT"/>
        </w:rPr>
        <w:t>ou</w:t>
      </w:r>
      <w:r w:rsidRPr="000659FA">
        <w:rPr>
          <w:rFonts w:ascii="Santander Text" w:hAnsi="Santander Text" w:cs="Arial"/>
          <w:szCs w:val="18"/>
          <w:lang w:val="pt-PT"/>
        </w:rPr>
        <w:t xml:space="preserve"> crónico.</w:t>
      </w:r>
    </w:p>
    <w:p w14:paraId="64E7307B" w14:textId="1693D904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lastRenderedPageBreak/>
        <w:t>origem_flg_rsc_fsc_agd e origem_flg_rsc_fsc_crnc</w:t>
      </w:r>
    </w:p>
    <w:p w14:paraId="5D409A49" w14:textId="0640B59E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2427E57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Corporação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BDDC45E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‘Corporação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1A3BA0B3" w14:textId="7621988E" w:rsidR="00077305" w:rsidRPr="000659FA" w:rsidRDefault="00552740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3D72F9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B229F4C" w14:textId="3D3F9F45" w:rsidR="00ED3EF4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não seja possível aplicar nenhuma das metodologias descritas, os c</w:t>
      </w:r>
      <w:r w:rsidR="00552740" w:rsidRPr="000659FA">
        <w:rPr>
          <w:rFonts w:ascii="Santander Text" w:hAnsi="Santander Text" w:cs="Arial"/>
          <w:szCs w:val="18"/>
          <w:lang w:val="pt-PT"/>
        </w:rPr>
        <w:t>ampos devem ser aprovisionados com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MISS</w:t>
      </w:r>
      <w:r w:rsidR="0055274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581298A" w14:textId="640E8001" w:rsidR="008435E7" w:rsidRPr="000659FA" w:rsidRDefault="008435E7" w:rsidP="007E3521">
      <w:pPr>
        <w:pStyle w:val="MyHeading3"/>
        <w:spacing w:after="120" w:line="360" w:lineRule="auto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3835DAD7" w14:textId="4CCDDCAD" w:rsidR="0025252E" w:rsidRPr="000659FA" w:rsidRDefault="00FC2B4F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devem ser aprovisionadas recorrendo à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lang w:val="pt-PT"/>
        </w:rPr>
        <w:t>modesg_inp_emss_bens_imoveis</w:t>
      </w:r>
      <w:r w:rsidR="00BD3165" w:rsidRPr="000659FA">
        <w:rPr>
          <w:rFonts w:ascii="Santander Text" w:hAnsi="Santander Text" w:cs="Arial"/>
          <w:lang w:val="pt-PT"/>
        </w:rPr>
        <w:t xml:space="preserve">. </w:t>
      </w:r>
    </w:p>
    <w:p w14:paraId="3DAD9995" w14:textId="0BAD04DA" w:rsidR="00EE29DB" w:rsidRPr="000659FA" w:rsidRDefault="0025252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Numa primeira instância, </w:t>
      </w:r>
      <w:r w:rsidR="00EE29DB" w:rsidRPr="000659FA">
        <w:rPr>
          <w:rFonts w:ascii="Santander Text" w:hAnsi="Santander Text" w:cs="Arial"/>
          <w:lang w:val="pt-PT"/>
        </w:rPr>
        <w:t xml:space="preserve">para identificação dos fatores de emissão para </w:t>
      </w:r>
      <w:r w:rsidR="00EE29DB" w:rsidRPr="000659FA">
        <w:rPr>
          <w:rFonts w:ascii="Santander Text" w:hAnsi="Santander Text" w:cs="Arial"/>
          <w:i/>
          <w:lang w:val="pt-PT"/>
        </w:rPr>
        <w:t>scopes</w:t>
      </w:r>
      <w:r w:rsidR="00EE29DB" w:rsidRPr="000659FA">
        <w:rPr>
          <w:rFonts w:ascii="Santander Text" w:hAnsi="Santander Text" w:cs="Arial"/>
          <w:lang w:val="pt-PT"/>
        </w:rPr>
        <w:t xml:space="preserve"> 1 e 2 (variáveis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scp1_ftr_emss</w:t>
      </w:r>
      <w:r w:rsidR="00BA628B" w:rsidRPr="000659FA">
        <w:rPr>
          <w:rFonts w:ascii="Santander Text" w:hAnsi="Santander Text" w:cs="Arial"/>
          <w:i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scp2_ftr_emss</w:t>
      </w:r>
      <w:r w:rsidR="00BA628B" w:rsidRPr="000659FA">
        <w:rPr>
          <w:rFonts w:ascii="Santander Text" w:hAnsi="Santander Text" w:cs="Arial"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>), é necessária a obtenção das seguintes informações, utilizadas nas diferentes metodologias:</w:t>
      </w:r>
    </w:p>
    <w:p w14:paraId="6D769730" w14:textId="592C0D88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informação do certificado energético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epc’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Cruzar a tabela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="008B4D67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property_energy_certificate</w:t>
      </w:r>
      <w:r w:rsidRPr="000659FA">
        <w:rPr>
          <w:rFonts w:ascii="Santander Text" w:eastAsia="Times New Roman" w:hAnsi="Santander Text" w:cs="Arial"/>
          <w:i/>
          <w:szCs w:val="18"/>
          <w:lang w:val="pt-PT" w:eastAsia="es-ES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(filtrada 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quality_score’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</w:t>
      </w:r>
      <w:r w:rsidR="008B4D67" w:rsidRPr="000659FA">
        <w:rPr>
          <w:rFonts w:ascii="Santander Text" w:hAnsi="Santander Text" w:cs="Arial"/>
          <w:szCs w:val="18"/>
          <w:lang w:val="pt-PT"/>
        </w:rPr>
        <w:t xml:space="preserve">campos </w:t>
      </w:r>
      <w:r w:rsidR="008B4D67"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="00B02A40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12DBF742" w14:textId="18E46450" w:rsidR="00004D3F" w:rsidRPr="000659FA" w:rsidRDefault="00004D3F" w:rsidP="00004D3F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 xml:space="preserve">Obter informação do 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‘country_code’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>:</w:t>
      </w:r>
      <w:r w:rsidR="008B3D65"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Cruzar a tabela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property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através da chave do bem (</w:t>
      </w:r>
      <w:r w:rsidRPr="000659FA">
        <w:rPr>
          <w:rFonts w:ascii="Santander Text" w:hAnsi="Santander Text" w:cs="Arial"/>
          <w:szCs w:val="18"/>
          <w:lang w:val="pt-PT"/>
        </w:rPr>
        <w:t xml:space="preserve">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.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="008B3D65" w:rsidRPr="000659FA">
        <w:rPr>
          <w:rFonts w:ascii="Santander Text" w:hAnsi="Santander Text" w:cs="Arial"/>
          <w:i/>
          <w:lang w:val="pt-PT"/>
        </w:rPr>
        <w:t>modesg_param_codigos</w:t>
      </w:r>
      <w:r w:rsidR="008B3D65" w:rsidRPr="000659FA">
        <w:rPr>
          <w:rFonts w:ascii="Santander Text" w:hAnsi="Santander Text" w:cs="Arial"/>
          <w:lang w:val="pt-PT"/>
        </w:rPr>
        <w:t xml:space="preserve">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’pais’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campo 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valor_original’ </w:t>
      </w:r>
      <w:r w:rsidR="008B3D6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para obter o campo ‘</w:t>
      </w:r>
      <w:r w:rsidR="008B3D65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0659F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Caso não seja possível apurar a informação do </w:t>
      </w:r>
      <w:r w:rsidR="000659FA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="000659F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então deverá ser assumido o código de Portugal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70EF6120" w14:textId="58BC715A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tipo_finalidade_bem’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‘</w:t>
      </w:r>
      <w:r w:rsidR="009F2928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property_purpose_code</w:t>
      </w:r>
      <w:r w:rsidR="009F2928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da tabela </w:t>
      </w:r>
      <w:r w:rsidR="00987C8D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(ex.: 1_01 – habitação com epc real) para obter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</w:t>
      </w:r>
    </w:p>
    <w:p w14:paraId="2DBC55C5" w14:textId="050D7004" w:rsidR="00541C0C" w:rsidRPr="000659FA" w:rsidRDefault="00EE29DB" w:rsidP="007E3521">
      <w:pPr>
        <w:spacing w:line="360" w:lineRule="auto"/>
        <w:ind w:left="720" w:hanging="720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>Após obter as informações supramencionadas aplicar de forma supl</w:t>
      </w:r>
      <w:r w:rsidR="00541C0C" w:rsidRPr="000659FA">
        <w:rPr>
          <w:rFonts w:ascii="Santander Text" w:eastAsia="Times New Roman" w:hAnsi="Santander Text" w:cs="Arial"/>
          <w:szCs w:val="18"/>
          <w:lang w:val="pt-PT" w:eastAsia="es-ES"/>
        </w:rPr>
        <w:t>etiva as seguintes metodologias:</w:t>
      </w:r>
    </w:p>
    <w:p w14:paraId="07A98ADD" w14:textId="4557E3FC" w:rsidR="00541C0C" w:rsidRPr="000659FA" w:rsidRDefault="00541C0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lógica deverá ser a seguinte:</w:t>
      </w:r>
    </w:p>
    <w:p w14:paraId="1D372954" w14:textId="2626374F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lastRenderedPageBreak/>
        <w:t>É conhecida a área útil: metodologia</w:t>
      </w:r>
      <w:r w:rsidR="00BC5D0E"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_Ref193104199 \r \h </w:instrText>
      </w:r>
      <w:r w:rsidR="00864D30" w:rsidRPr="000659FA">
        <w:rPr>
          <w:rFonts w:ascii="Santander Text" w:hAnsi="Santander Text" w:cs="Arial"/>
          <w:b/>
          <w:sz w:val="18"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 w:val="18"/>
          <w:szCs w:val="18"/>
        </w:rPr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7.1.3.3.2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end"/>
      </w:r>
      <w:r w:rsidR="00077305" w:rsidRPr="000659FA">
        <w:rPr>
          <w:rFonts w:ascii="Santander Text" w:hAnsi="Santander Text" w:cs="Arial"/>
          <w:b/>
          <w:sz w:val="18"/>
          <w:szCs w:val="18"/>
        </w:rPr>
        <w:t>:</w:t>
      </w:r>
    </w:p>
    <w:p w14:paraId="712DA8CC" w14:textId="2E8019FA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É conhecido o EPC real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: </w:t>
      </w:r>
      <w:r w:rsidRPr="000659FA">
        <w:rPr>
          <w:rFonts w:ascii="Santander Text" w:hAnsi="Santander Text" w:cs="Arial"/>
          <w:sz w:val="18"/>
          <w:szCs w:val="18"/>
        </w:rPr>
        <w:t>metodologia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.1.3.3.2.1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;</w:t>
      </w:r>
    </w:p>
    <w:p w14:paraId="57FDB6C1" w14:textId="03716391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.1.3.3.2.2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.</w:t>
      </w:r>
    </w:p>
    <w:p w14:paraId="5BBE5DB1" w14:textId="23249FDA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="008E165D" w:rsidRPr="000659FA">
        <w:rPr>
          <w:rFonts w:ascii="Santander Text" w:hAnsi="Santander Text" w:cs="Arial"/>
          <w:b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_Ref193104227 \r \h </w:instrText>
      </w:r>
      <w:r w:rsidR="00864D30" w:rsidRPr="000659FA">
        <w:rPr>
          <w:rFonts w:ascii="Santander Text" w:hAnsi="Santander Text" w:cs="Arial"/>
          <w:b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Cs w:val="18"/>
        </w:rPr>
      </w:r>
      <w:r w:rsidR="008E165D" w:rsidRPr="000659FA">
        <w:rPr>
          <w:rFonts w:ascii="Santander Text" w:hAnsi="Santander Text" w:cs="Arial"/>
          <w:b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7.1.3.3.3</w:t>
      </w:r>
      <w:r w:rsidR="008E165D" w:rsidRPr="000659FA">
        <w:rPr>
          <w:rFonts w:ascii="Santander Text" w:hAnsi="Santander Text" w:cs="Arial"/>
          <w:b/>
          <w:szCs w:val="18"/>
        </w:rPr>
        <w:fldChar w:fldCharType="end"/>
      </w:r>
    </w:p>
    <w:p w14:paraId="5332F994" w14:textId="089720C7" w:rsidR="00DE000D" w:rsidRPr="000659FA" w:rsidRDefault="00034C5E" w:rsidP="007E3521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Adicionalmente, uma vez que os campos fatores de emissão (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723C61" w:rsidRPr="000659FA">
        <w:rPr>
          <w:rFonts w:ascii="Santander Text" w:hAnsi="Santander Text" w:cs="Arial"/>
          <w:szCs w:val="18"/>
          <w:lang w:val="pt-PT"/>
        </w:rPr>
        <w:t>.</w:t>
      </w:r>
    </w:p>
    <w:p w14:paraId="20F7F955" w14:textId="237F6790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r w:rsidRPr="000659FA">
        <w:rPr>
          <w:color w:val="auto"/>
        </w:rPr>
        <w:t>Actual building emissions</w:t>
      </w:r>
    </w:p>
    <w:p w14:paraId="16920F89" w14:textId="3E8D44D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76" w:name="_Toc179228257"/>
      <w:bookmarkStart w:id="477" w:name="_Toc188951212"/>
      <w:r w:rsidRPr="000659FA">
        <w:rPr>
          <w:rStyle w:val="Style6Char"/>
          <w:color w:val="auto"/>
        </w:rPr>
        <w:t>7</w:t>
      </w:r>
      <w:r w:rsidR="00541C0C" w:rsidRPr="000659FA">
        <w:rPr>
          <w:rStyle w:val="Style6Char"/>
          <w:color w:val="auto"/>
        </w:rPr>
        <w:t>.1.3.3.1.1</w:t>
      </w:r>
      <w:r w:rsidR="00541C0C" w:rsidRPr="000659FA">
        <w:rPr>
          <w:rFonts w:ascii="Santander Text" w:hAnsi="Santander Text" w:cs="Arial"/>
          <w:b/>
        </w:rPr>
        <w:t xml:space="preserve"> </w:t>
      </w:r>
      <w:r w:rsidR="00034C5E" w:rsidRPr="000659FA">
        <w:rPr>
          <w:rFonts w:ascii="Santander Text" w:hAnsi="Santander Text" w:cs="Arial"/>
          <w:b/>
        </w:rPr>
        <w:t>Supplier specific factors and energy consumption</w:t>
      </w:r>
      <w:bookmarkEnd w:id="476"/>
      <w:bookmarkEnd w:id="477"/>
    </w:p>
    <w:p w14:paraId="3D164949" w14:textId="6B72D039" w:rsidR="00DE000D" w:rsidRPr="000659FA" w:rsidRDefault="00034C5E" w:rsidP="007E3521">
      <w:pPr>
        <w:pStyle w:val="ListParagraph"/>
        <w:spacing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14:paraId="257483FF" w14:textId="77777777" w:rsidR="00034C5E" w:rsidRPr="000659FA" w:rsidRDefault="00034C5E" w:rsidP="007E3521">
      <w:pPr>
        <w:pStyle w:val="ListParagraph"/>
        <w:spacing w:after="0" w:line="360" w:lineRule="auto"/>
        <w:jc w:val="both"/>
        <w:rPr>
          <w:lang w:val="pt-PT" w:eastAsia="es-ES"/>
        </w:rPr>
      </w:pPr>
    </w:p>
    <w:p w14:paraId="3AB98AF1" w14:textId="2EAB0F9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78" w:name="_Toc179228258"/>
      <w:bookmarkStart w:id="479" w:name="_Toc188951213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.1.3.3.1.2. </w:t>
      </w:r>
      <w:r w:rsidR="00034C5E" w:rsidRPr="000659FA">
        <w:rPr>
          <w:rFonts w:ascii="Santander Text" w:hAnsi="Santander Text" w:cs="Arial"/>
          <w:b/>
        </w:rPr>
        <w:t>Average emission factors and energy consumption</w:t>
      </w:r>
      <w:bookmarkEnd w:id="478"/>
      <w:bookmarkEnd w:id="479"/>
    </w:p>
    <w:p w14:paraId="34AB209E" w14:textId="14927BB0" w:rsidR="00DE000D" w:rsidRPr="000659FA" w:rsidRDefault="00034C5E" w:rsidP="007E3521">
      <w:pPr>
        <w:pStyle w:val="ListParagraph"/>
        <w:spacing w:before="240"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Metodologia não aplicável devido a falta de informação real relativa ao valor médio dos fatore</w:t>
      </w:r>
      <w:r w:rsidR="0025252E"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s de emissão por fonte de energi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a.</w:t>
      </w:r>
    </w:p>
    <w:p w14:paraId="4CB77EA9" w14:textId="77777777" w:rsidR="00034C5E" w:rsidRPr="000659FA" w:rsidRDefault="00034C5E" w:rsidP="007E3521">
      <w:pPr>
        <w:spacing w:after="0" w:line="360" w:lineRule="auto"/>
        <w:jc w:val="both"/>
        <w:rPr>
          <w:lang w:val="pt-PT" w:eastAsia="es-ES"/>
        </w:rPr>
      </w:pPr>
    </w:p>
    <w:p w14:paraId="3682E4B3" w14:textId="529FBCF1" w:rsidR="00034C5E" w:rsidRPr="000659FA" w:rsidRDefault="00034C5E" w:rsidP="007E3521">
      <w:pPr>
        <w:pStyle w:val="MyHeading4"/>
        <w:spacing w:after="120" w:line="360" w:lineRule="auto"/>
        <w:rPr>
          <w:color w:val="auto"/>
        </w:rPr>
      </w:pPr>
      <w:bookmarkStart w:id="480" w:name="_Toc179228259"/>
      <w:bookmarkStart w:id="481" w:name="_Toc188951214"/>
      <w:bookmarkStart w:id="482" w:name="_Ref193104199"/>
      <w:r w:rsidRPr="000659FA">
        <w:rPr>
          <w:color w:val="auto"/>
        </w:rPr>
        <w:t>Estimated based on floor area</w:t>
      </w:r>
      <w:bookmarkEnd w:id="480"/>
      <w:bookmarkEnd w:id="481"/>
      <w:bookmarkEnd w:id="482"/>
      <w:r w:rsidRPr="000659FA">
        <w:rPr>
          <w:color w:val="auto"/>
        </w:rPr>
        <w:t xml:space="preserve"> </w:t>
      </w:r>
    </w:p>
    <w:p w14:paraId="1797FD15" w14:textId="2AE9F1EC" w:rsidR="0093048B" w:rsidRPr="000659FA" w:rsidRDefault="00034C5E" w:rsidP="007E3521">
      <w:pPr>
        <w:tabs>
          <w:tab w:val="left" w:pos="1400"/>
        </w:tabs>
        <w:spacing w:after="12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.1.3.3.2.1</w:t>
      </w:r>
      <w:r w:rsidR="00077305" w:rsidRPr="000659FA">
        <w:rPr>
          <w:rFonts w:ascii="Santander Text" w:hAnsi="Santander Text" w:cs="Arial"/>
          <w:b/>
          <w:lang w:val="pt-PT"/>
        </w:rPr>
        <w:t>.</w:t>
      </w:r>
      <w:r w:rsidR="0093048B"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Caso contrário, prosseguir com a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.1.3.3.2.2</w:t>
      </w:r>
      <w:r w:rsidR="00077305" w:rsidRPr="000659FA">
        <w:rPr>
          <w:rFonts w:ascii="Santander Text" w:hAnsi="Santander Text" w:cs="Arial"/>
          <w:b/>
          <w:lang w:val="pt-PT"/>
        </w:rPr>
        <w:t>.</w:t>
      </w:r>
    </w:p>
    <w:p w14:paraId="1A1AE1F1" w14:textId="5E65249C" w:rsidR="00723C61" w:rsidRPr="000659FA" w:rsidRDefault="00FC27D9" w:rsidP="00FC27D9">
      <w:pPr>
        <w:spacing w:after="120" w:line="360" w:lineRule="auto"/>
        <w:ind w:firstLine="708"/>
        <w:jc w:val="both"/>
        <w:rPr>
          <w:rFonts w:ascii="Santander Text" w:hAnsi="Santander Text" w:cs="Arial"/>
          <w:b/>
          <w:lang w:val="pt-PT"/>
        </w:rPr>
      </w:pPr>
      <w:bookmarkStart w:id="483" w:name="_Toc179228260"/>
      <w:bookmarkStart w:id="484" w:name="_Toc188951215"/>
      <w:r>
        <w:rPr>
          <w:rFonts w:ascii="Santander Text" w:hAnsi="Santander Text" w:cs="Arial"/>
          <w:b/>
          <w:color w:val="000000" w:themeColor="text1"/>
          <w:lang w:val="pt-PT"/>
        </w:rPr>
        <w:t xml:space="preserve">7.1.3.3.2.1. </w:t>
      </w:r>
      <w:r w:rsidR="00034C5E" w:rsidRPr="000659FA">
        <w:rPr>
          <w:rFonts w:ascii="Santander Text" w:hAnsi="Santander Text" w:cs="Arial"/>
          <w:b/>
          <w:lang w:val="pt-PT"/>
        </w:rPr>
        <w:t>Average based on EPC label and floor area (o epc</w:t>
      </w:r>
      <w:r w:rsidR="00541C0C" w:rsidRPr="000659FA">
        <w:rPr>
          <w:rFonts w:ascii="Santander Text" w:hAnsi="Santander Text" w:cs="Arial"/>
          <w:b/>
          <w:lang w:val="pt-PT"/>
        </w:rPr>
        <w:t xml:space="preserve"> real</w:t>
      </w:r>
      <w:r w:rsidR="00034C5E" w:rsidRPr="000659FA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483"/>
      <w:bookmarkEnd w:id="484"/>
    </w:p>
    <w:p w14:paraId="6ACFD4FD" w14:textId="4886A856" w:rsidR="00723C61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85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nome_unidade_funcional</w:t>
      </w:r>
      <w:r w:rsidR="00BA628B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AREA’) através do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campo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 com o campo obtido no ponto II, do campo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obtido no ponto I, para obter as </w:t>
      </w:r>
      <w:r w:rsidR="00090E1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variáveis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4BC138B6" w14:textId="61F71F84" w:rsidR="008435E7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Obter a </w:t>
      </w: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área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0659FA">
        <w:rPr>
          <w:rFonts w:ascii="Santander Text" w:hAnsi="Santander Text" w:cs="Arial"/>
          <w:i/>
          <w:szCs w:val="18"/>
          <w:u w:val="single"/>
          <w:shd w:val="clear" w:color="auto" w:fill="FFFFFF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de emissão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Multiplicar o campo</w:t>
      </w:r>
      <w:r w:rsidR="00CF502D"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net_floor_area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266AEC52" w14:textId="77777777" w:rsidR="00034C5E" w:rsidRPr="000659FA" w:rsidRDefault="00034C5E" w:rsidP="007E3521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</w:p>
    <w:p w14:paraId="57FEDCD3" w14:textId="17A063F0" w:rsidR="00034C5E" w:rsidRPr="000659FA" w:rsidRDefault="00F6115B" w:rsidP="007E3521">
      <w:pPr>
        <w:spacing w:after="120" w:line="360" w:lineRule="auto"/>
        <w:ind w:left="709"/>
        <w:jc w:val="both"/>
        <w:rPr>
          <w:rFonts w:ascii="Santander Text" w:eastAsia="Times New Roman" w:hAnsi="Santander Text" w:cs="Arial"/>
          <w:szCs w:val="18"/>
          <w:lang w:eastAsia="es-ES"/>
        </w:rPr>
      </w:pPr>
      <w:bookmarkStart w:id="486" w:name="_Toc179228261"/>
      <w:bookmarkStart w:id="487" w:name="_Toc188951216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.1.3.3.2.2 </w:t>
      </w:r>
      <w:r w:rsidR="00034C5E" w:rsidRPr="000659FA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="00541C0C" w:rsidRPr="000659FA">
        <w:rPr>
          <w:rFonts w:ascii="Santander Text" w:hAnsi="Santander Text" w:cs="Arial"/>
          <w:b/>
        </w:rPr>
        <w:t xml:space="preserve">real </w:t>
      </w:r>
      <w:r w:rsidR="00034C5E" w:rsidRPr="000659FA">
        <w:rPr>
          <w:rFonts w:ascii="Santander Text" w:hAnsi="Santander Text" w:cs="Arial"/>
          <w:b/>
        </w:rPr>
        <w:t>conhecido mas com área útil conhecida)</w:t>
      </w:r>
      <w:bookmarkEnd w:id="486"/>
      <w:bookmarkEnd w:id="487"/>
    </w:p>
    <w:p w14:paraId="77DD4499" w14:textId="388521EF" w:rsidR="00034C5E" w:rsidRPr="000659FA" w:rsidRDefault="00034C5E" w:rsidP="008E5B92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88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‘nome_unidade_funcional’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’ = ‘’) através do campo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 e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obtido no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ponto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, para obter as varíaveis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);</w:t>
      </w:r>
    </w:p>
    <w:p w14:paraId="7E9D9365" w14:textId="77BA45C4" w:rsidR="00034C5E" w:rsidRPr="000659FA" w:rsidRDefault="00034C5E" w:rsidP="008E5B92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Replicar alínea b) do ponto </w:t>
      </w:r>
      <w:r w:rsidR="0043084C" w:rsidRPr="000659FA">
        <w:rPr>
          <w:rFonts w:ascii="Santander Text" w:hAnsi="Santander Text" w:cs="Arial"/>
          <w:b/>
          <w:lang w:val="pt-PT"/>
        </w:rPr>
        <w:t>7.1.3.3.2.1.</w:t>
      </w:r>
    </w:p>
    <w:p w14:paraId="43672764" w14:textId="12D6A202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bookmarkStart w:id="489" w:name="_Ref193104227"/>
      <w:r w:rsidRPr="000659FA">
        <w:rPr>
          <w:color w:val="auto"/>
        </w:rPr>
        <w:t>Estimated based on number of buildings</w:t>
      </w:r>
      <w:bookmarkEnd w:id="489"/>
    </w:p>
    <w:p w14:paraId="3076B2E0" w14:textId="7703A09D" w:rsidR="00723C61" w:rsidRPr="000659FA" w:rsidRDefault="00F6115B" w:rsidP="007E3521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id="490" w:name="_Toc179228263"/>
      <w:bookmarkStart w:id="491" w:name="_Toc188951218"/>
      <w:r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034C5E" w:rsidRPr="000659FA">
        <w:rPr>
          <w:rFonts w:ascii="Santander Text" w:hAnsi="Santander Text" w:cs="Arial"/>
          <w:b/>
          <w:lang w:val="pt-PT"/>
        </w:rPr>
        <w:t xml:space="preserve">Average based on number of buildings (o epc </w:t>
      </w:r>
      <w:r w:rsidR="00541C0C" w:rsidRPr="000659FA">
        <w:rPr>
          <w:rFonts w:ascii="Santander Text" w:hAnsi="Santander Text" w:cs="Arial"/>
          <w:b/>
          <w:lang w:val="pt-PT"/>
        </w:rPr>
        <w:t xml:space="preserve">real </w:t>
      </w:r>
      <w:r w:rsidR="00034C5E" w:rsidRPr="000659FA">
        <w:rPr>
          <w:rFonts w:ascii="Santander Text" w:hAnsi="Santander Text" w:cs="Arial"/>
          <w:b/>
          <w:lang w:val="pt-PT"/>
        </w:rPr>
        <w:t>e área útil são desconhecidos)</w:t>
      </w:r>
      <w:bookmarkEnd w:id="490"/>
      <w:bookmarkEnd w:id="491"/>
    </w:p>
    <w:p w14:paraId="2BABC6A6" w14:textId="3879D3AC" w:rsidR="001E25BC" w:rsidRPr="000659FA" w:rsidRDefault="00723C61" w:rsidP="007E3521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a) Cruzar o input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 (filtrado por ‘</w:t>
      </w:r>
      <w:r w:rsidRPr="000659FA">
        <w:rPr>
          <w:rFonts w:ascii="Santander Text" w:hAnsi="Santander Text" w:cs="Arial"/>
          <w:i/>
          <w:lang w:val="pt-PT"/>
        </w:rPr>
        <w:t>nome_unidade_funcional’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475B2D" w:rsidRPr="000659FA">
        <w:rPr>
          <w:rFonts w:ascii="Santander Text" w:hAnsi="Santander Text" w:cs="Arial"/>
          <w:lang w:val="pt-PT"/>
        </w:rPr>
        <w:t>Number of buildings</w:t>
      </w:r>
      <w:r w:rsidR="00077305" w:rsidRPr="000659FA">
        <w:rPr>
          <w:rFonts w:ascii="Santander Text" w:hAnsi="Santander Text" w:cs="Arial"/>
          <w:lang w:val="pt-PT"/>
        </w:rPr>
        <w:t xml:space="preserve">’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BA628B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>epc’</w:t>
      </w:r>
      <w:r w:rsidRPr="000659FA">
        <w:rPr>
          <w:rFonts w:ascii="Santander Text" w:hAnsi="Santander Text" w:cs="Arial"/>
          <w:lang w:val="pt-PT"/>
        </w:rPr>
        <w:t xml:space="preserve"> = ‘’) através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do campo ‘</w:t>
      </w:r>
      <w:r w:rsidR="00004D3F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lang w:val="pt-PT"/>
        </w:rPr>
        <w:t>do campo</w:t>
      </w:r>
      <w:r w:rsidR="00004D3F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lang w:val="pt-PT"/>
        </w:rPr>
        <w:t xml:space="preserve">‘valor_mv’ </w:t>
      </w:r>
      <w:r w:rsidRPr="000659FA">
        <w:rPr>
          <w:rFonts w:ascii="Santander Text" w:hAnsi="Santander Text" w:cs="Arial"/>
          <w:lang w:val="pt-PT"/>
        </w:rPr>
        <w:t>obtido na alínea I</w:t>
      </w:r>
      <w:r w:rsidR="00004D3F" w:rsidRPr="000659FA">
        <w:rPr>
          <w:rFonts w:ascii="Santander Text" w:hAnsi="Santander Text" w:cs="Arial"/>
          <w:lang w:val="pt-PT"/>
        </w:rPr>
        <w:t>I</w:t>
      </w:r>
      <w:r w:rsidRPr="000659FA">
        <w:rPr>
          <w:rFonts w:ascii="Santander Text" w:hAnsi="Santander Text" w:cs="Arial"/>
          <w:lang w:val="pt-PT"/>
        </w:rPr>
        <w:t xml:space="preserve">I, para obter as </w:t>
      </w:r>
      <w:r w:rsidR="000F6A39" w:rsidRPr="000659FA">
        <w:rPr>
          <w:rFonts w:ascii="Santander Text" w:hAnsi="Santander Text" w:cs="Arial"/>
          <w:lang w:val="pt-PT"/>
        </w:rPr>
        <w:t>variáveis</w:t>
      </w:r>
      <w:r w:rsidRPr="000659FA">
        <w:rPr>
          <w:rFonts w:ascii="Santander Text" w:hAnsi="Santander Text" w:cs="Arial"/>
          <w:lang w:val="pt-PT"/>
        </w:rPr>
        <w:t xml:space="preserve"> ‘</w:t>
      </w:r>
      <w:r w:rsidRPr="000659FA">
        <w:rPr>
          <w:rFonts w:ascii="Santander Text" w:hAnsi="Santander Text" w:cs="Arial"/>
          <w:i/>
          <w:lang w:val="pt-PT"/>
        </w:rPr>
        <w:t>scp1_ftr_emss’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‘scp2_ftr_emss’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Pr="000659FA">
        <w:rPr>
          <w:rFonts w:ascii="Santander Text" w:hAnsi="Santander Text" w:cs="Arial"/>
          <w:lang w:val="pt-PT"/>
        </w:rPr>
        <w:t>). Quando o campo ‘</w:t>
      </w:r>
      <w:r w:rsidRPr="000659FA">
        <w:rPr>
          <w:rFonts w:ascii="Santander Text" w:hAnsi="Santander Text" w:cs="Arial"/>
          <w:i/>
          <w:lang w:val="pt-PT"/>
        </w:rPr>
        <w:t>valor_mv’</w:t>
      </w:r>
      <w:r w:rsidRPr="000659FA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, então assumir o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1E25BC" w:rsidRPr="000659FA">
        <w:rPr>
          <w:rFonts w:ascii="Santander Text" w:hAnsi="Santander Text" w:cs="Arial"/>
          <w:lang w:val="pt-PT"/>
        </w:rPr>
        <w:t>= ‘Non-residential buildings’.</w:t>
      </w:r>
    </w:p>
    <w:p w14:paraId="54C1F098" w14:textId="3C21A756" w:rsidR="001E25BC" w:rsidRPr="000659FA" w:rsidRDefault="001E25BC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2F37E969" w14:textId="1D939BE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="00BA628B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0F023418" w14:textId="4DE0AED0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409D057F" w14:textId="38198B44" w:rsidR="00E108D4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I), caso 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 ao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62123AB3" w14:textId="3044A24C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14AD6CF6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Aplicavel’.</w:t>
      </w:r>
    </w:p>
    <w:p w14:paraId="5C39DF6C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As variáveis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devem ser aprovisionadas com os seguintes valores:</w:t>
      </w:r>
    </w:p>
    <w:p w14:paraId="4CD06F5A" w14:textId="56B24AA1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5FC0168D" w14:textId="36E60EC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64A0F2A8" w14:textId="00FF5E7C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14:paraId="6114F782" w14:textId="77777777" w:rsidR="00E108D4" w:rsidRPr="000659FA" w:rsidRDefault="00E108D4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utilizada: </w:t>
      </w:r>
    </w:p>
    <w:p w14:paraId="7C6815FB" w14:textId="5FD85D70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lastRenderedPageBreak/>
        <w:t xml:space="preserve">‘RE_DQS1_1A’,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.1.3.3.1.1;</w:t>
      </w:r>
    </w:p>
    <w:p w14:paraId="402043A2" w14:textId="0A8579D8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‘RE_DQS2_1B’,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.1.3.3.1.2;</w:t>
      </w:r>
    </w:p>
    <w:p w14:paraId="30CF64A9" w14:textId="3D9FFE7A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‘RE_DQS3_2A’,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.1.3.3.2.1;</w:t>
      </w:r>
    </w:p>
    <w:p w14:paraId="613173E4" w14:textId="6D064792" w:rsidR="009F5D1E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‘RE_DQS4_2B’,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.1.3.3.2.2;</w:t>
      </w:r>
    </w:p>
    <w:p w14:paraId="78A8C8C7" w14:textId="5260A303" w:rsidR="008435E7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‘RE_DQS5_3’, caso seja segu</w:t>
      </w:r>
      <w:r w:rsidR="0058009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ida a abordagem descrita em </w:t>
      </w:r>
      <w:r w:rsidR="00F6115B"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BA628B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. </w:t>
      </w:r>
    </w:p>
    <w:p w14:paraId="594AAA3F" w14:textId="4EF47353" w:rsidR="00DE127D" w:rsidRPr="000659FA" w:rsidRDefault="00472C59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u</w:t>
      </w:r>
      <w:r w:rsidR="008435E7" w:rsidRPr="000659FA">
        <w:rPr>
          <w:color w:val="auto"/>
          <w:lang w:val="pt-PT"/>
        </w:rPr>
        <w:t>nidade_funcional_scp1_emss, unidade_funcional_scp2_emss, unidade_funcional_scp3_emss</w:t>
      </w:r>
    </w:p>
    <w:p w14:paraId="792FF68B" w14:textId="1B968700" w:rsidR="008435E7" w:rsidRPr="000659FA" w:rsidRDefault="00DE127D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estão preenchidos sempre que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aos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(respetivamente)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seja possível associar um valor.</w:t>
      </w:r>
    </w:p>
    <w:p w14:paraId="1C0E467B" w14:textId="56884091" w:rsidR="00DE127D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i/>
          <w:color w:val="auto"/>
          <w:lang w:val="pt-PT"/>
        </w:rPr>
      </w:pPr>
      <w:bookmarkStart w:id="492" w:name="_Toc194943249"/>
      <w:r w:rsidRPr="000659FA">
        <w:rPr>
          <w:rFonts w:cs="Arial"/>
          <w:color w:val="auto"/>
          <w:lang w:val="pt-PT"/>
        </w:rPr>
        <w:t xml:space="preserve">Emissões </w:t>
      </w:r>
      <w:r w:rsidRPr="000659FA">
        <w:rPr>
          <w:rFonts w:cs="Arial"/>
          <w:i/>
          <w:color w:val="auto"/>
          <w:lang w:val="pt-PT"/>
        </w:rPr>
        <w:t>scope</w:t>
      </w:r>
      <w:r w:rsidRPr="000659FA">
        <w:rPr>
          <w:rFonts w:cs="Arial"/>
          <w:color w:val="auto"/>
          <w:lang w:val="pt-PT"/>
        </w:rPr>
        <w:t xml:space="preserve"> 1 2 e para bens imóveis –</w:t>
      </w:r>
      <w:r w:rsidRPr="000659FA">
        <w:rPr>
          <w:rFonts w:cs="Arial"/>
          <w:i/>
          <w:color w:val="auto"/>
          <w:lang w:val="pt-PT"/>
        </w:rPr>
        <w:t xml:space="preserve"> modesg_inp_emss_bens_imoveis</w:t>
      </w:r>
      <w:bookmarkEnd w:id="492"/>
    </w:p>
    <w:p w14:paraId="67AE0B53" w14:textId="3F13F15E" w:rsidR="001F0D38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 e 2</w:t>
      </w:r>
      <w:r w:rsidR="00DE127D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por país, estado, tipo de bem e finalidade do bem. Esta informação é disponibilizada pelo PCAF (</w:t>
      </w:r>
      <w:r w:rsidRPr="000659FA">
        <w:rPr>
          <w:rFonts w:ascii="Santander Text" w:hAnsi="Santander Text" w:cs="Arial"/>
          <w:i/>
          <w:lang w:val="pt-PT"/>
        </w:rPr>
        <w:t>Partnership for Carbon Accounting Financials</w:t>
      </w:r>
      <w:r w:rsidRPr="000659FA">
        <w:rPr>
          <w:rFonts w:ascii="Santander Text" w:hAnsi="Santander Text" w:cs="Arial"/>
          <w:lang w:val="pt-PT"/>
        </w:rPr>
        <w:t xml:space="preserve">). 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="000B70C5" w:rsidRPr="000659FA">
        <w:rPr>
          <w:rFonts w:ascii="Santander Text" w:hAnsi="Santander Text" w:cs="Arial"/>
          <w:i/>
          <w:lang w:val="pt-PT"/>
        </w:rPr>
        <w:t>front</w:t>
      </w:r>
      <w:r w:rsidR="000B70C5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CD35E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0B70C5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>.xlsx</w:t>
      </w:r>
      <w:r w:rsidR="000B70C5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11B74D11" w14:textId="77777777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0922C6C" w14:textId="77777777" w:rsidR="00FD3835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C610778" w14:textId="6C576A34" w:rsidR="001F0D38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285E8DBE" w14:textId="77777777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10C6802A" w14:textId="7B1F6CA6" w:rsidR="00EA4E7A" w:rsidRPr="000659FA" w:rsidRDefault="001F0D38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="00FD3835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ser superiores a 0</w:t>
      </w:r>
      <w:r w:rsidR="000B70C5" w:rsidRPr="000659FA">
        <w:rPr>
          <w:rFonts w:ascii="Santander Text" w:hAnsi="Santander Text" w:cs="Arial"/>
          <w:lang w:val="pt-PT"/>
        </w:rPr>
        <w:t>;</w:t>
      </w:r>
    </w:p>
    <w:p w14:paraId="4B84695E" w14:textId="43933887" w:rsidR="008435E7" w:rsidRPr="00ED6600" w:rsidRDefault="00DE127D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nome_pais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tipo_finalidade_bem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nome_unidade_funcional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.</w:t>
      </w:r>
    </w:p>
    <w:p w14:paraId="01EC5D3A" w14:textId="02B129E5" w:rsidR="00ED6600" w:rsidRDefault="00ED6600" w:rsidP="00ED6600">
      <w:pPr>
        <w:spacing w:line="360" w:lineRule="auto"/>
        <w:jc w:val="both"/>
        <w:rPr>
          <w:lang w:val="pt-PT"/>
        </w:rPr>
      </w:pPr>
    </w:p>
    <w:p w14:paraId="61A0EAB7" w14:textId="02E7E6A7" w:rsidR="00ED6600" w:rsidRDefault="00ED6600" w:rsidP="00ED6600">
      <w:pPr>
        <w:spacing w:line="360" w:lineRule="auto"/>
        <w:jc w:val="both"/>
        <w:rPr>
          <w:lang w:val="pt-PT"/>
        </w:rPr>
      </w:pPr>
    </w:p>
    <w:p w14:paraId="158836B0" w14:textId="30A666AF" w:rsidR="00ED6600" w:rsidRDefault="00ED6600" w:rsidP="00ED6600">
      <w:pPr>
        <w:spacing w:line="360" w:lineRule="auto"/>
        <w:jc w:val="both"/>
        <w:rPr>
          <w:lang w:val="pt-PT"/>
        </w:rPr>
      </w:pPr>
    </w:p>
    <w:p w14:paraId="7ABE25AE" w14:textId="77777777" w:rsidR="00ED6600" w:rsidRPr="00ED6600" w:rsidRDefault="00ED6600" w:rsidP="00ED6600">
      <w:pPr>
        <w:spacing w:line="360" w:lineRule="auto"/>
        <w:jc w:val="both"/>
        <w:rPr>
          <w:lang w:val="pt-PT"/>
        </w:rPr>
      </w:pPr>
      <w:bookmarkStart w:id="493" w:name="_GoBack"/>
      <w:bookmarkEnd w:id="493"/>
    </w:p>
    <w:p w14:paraId="75B40F4B" w14:textId="4652CDA2" w:rsidR="008E5B92" w:rsidRPr="000659FA" w:rsidRDefault="008E5B92" w:rsidP="007E3521">
      <w:pPr>
        <w:pStyle w:val="Contentstitle"/>
        <w:spacing w:after="120" w:line="360" w:lineRule="auto"/>
        <w:rPr>
          <w:color w:val="auto"/>
          <w:lang w:val="pt-PT"/>
        </w:rPr>
      </w:pPr>
      <w:bookmarkStart w:id="494" w:name="_Toc192777750"/>
      <w:bookmarkStart w:id="495" w:name="_Toc192777866"/>
      <w:bookmarkStart w:id="496" w:name="_Toc194943250"/>
      <w:bookmarkEnd w:id="494"/>
      <w:bookmarkEnd w:id="495"/>
      <w:r w:rsidRPr="000659FA">
        <w:rPr>
          <w:color w:val="auto"/>
          <w:lang w:val="pt-PT"/>
        </w:rPr>
        <w:lastRenderedPageBreak/>
        <w:t>Emissões financiadas</w:t>
      </w:r>
    </w:p>
    <w:p w14:paraId="79F29689" w14:textId="204D2147" w:rsidR="008E5B92" w:rsidRPr="000659FA" w:rsidRDefault="008E5B92" w:rsidP="008E5B92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97" w:name="_Toc192777834"/>
      <w:r w:rsidRPr="000659FA">
        <w:rPr>
          <w:color w:val="auto"/>
          <w:lang w:val="pt-PT"/>
        </w:rPr>
        <w:t xml:space="preserve">Informação de emissões financiadas - </w:t>
      </w:r>
      <w:r w:rsidRPr="000659FA">
        <w:rPr>
          <w:i/>
          <w:color w:val="auto"/>
          <w:lang w:val="pt-PT"/>
        </w:rPr>
        <w:t>modesg_out_emss_</w:t>
      </w:r>
      <w:bookmarkEnd w:id="497"/>
      <w:r w:rsidRPr="000659FA">
        <w:rPr>
          <w:i/>
          <w:color w:val="auto"/>
          <w:lang w:val="pt-PT"/>
        </w:rPr>
        <w:t>fncd</w:t>
      </w:r>
    </w:p>
    <w:p w14:paraId="6A85FABB" w14:textId="77777777" w:rsidR="008E5B92" w:rsidRPr="000659FA" w:rsidRDefault="008E5B92" w:rsidP="008E5B92">
      <w:pPr>
        <w:pStyle w:val="MyHeading2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Conceito</w:t>
      </w:r>
    </w:p>
    <w:p w14:paraId="6D2DA119" w14:textId="486644E4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14:paraId="1FFFE6A7" w14:textId="0C1DC57A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Granularidade</w:t>
      </w:r>
    </w:p>
    <w:p w14:paraId="37404CF1" w14:textId="69B66CBA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Cada registo nesta tabela irá representar um contrato desgaregado por bem móvel ou imóvel (no caso do contrato possuir </w:t>
      </w:r>
      <w:r w:rsidR="004F578F" w:rsidRPr="000659FA">
        <w:rPr>
          <w:rFonts w:ascii="Santander Text" w:hAnsi="Santander Text" w:cs="Arial"/>
          <w:szCs w:val="18"/>
          <w:lang w:val="pt-PT"/>
        </w:rPr>
        <w:t>colaterais</w:t>
      </w:r>
      <w:r w:rsidRPr="000659FA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="00A839B2" w:rsidRPr="000659FA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0659FA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0659FA">
        <w:rPr>
          <w:rFonts w:ascii="Santander Text" w:hAnsi="Santander Text" w:cs="Arial"/>
          <w:i/>
          <w:szCs w:val="18"/>
          <w:lang w:val="pt-PT"/>
        </w:rPr>
        <w:t>ref_date</w:t>
      </w:r>
      <w:r w:rsidRPr="000659FA">
        <w:rPr>
          <w:rFonts w:ascii="Santander Text" w:hAnsi="Santander Text" w:cs="Arial"/>
          <w:szCs w:val="18"/>
          <w:lang w:val="pt-PT"/>
        </w:rPr>
        <w:t>’).</w:t>
      </w:r>
    </w:p>
    <w:p w14:paraId="38D47CD6" w14:textId="47F66AF2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Aprovisionamento</w:t>
      </w:r>
    </w:p>
    <w:p w14:paraId="61164251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associados:</w:t>
      </w:r>
    </w:p>
    <w:p w14:paraId="2DFB117E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14:paraId="13DAD01D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14:paraId="4C6EAAFF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14:paraId="4CA2D6E5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efetuar o cruzamento anterior, deverá ser feito entre a tabela </w:t>
      </w:r>
      <w:r w:rsidRPr="000659FA">
        <w:rPr>
          <w:rFonts w:ascii="Santander Text" w:hAnsi="Santander Text" w:cs="Arial"/>
          <w:i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as tabelas </w:t>
      </w:r>
      <w:r w:rsidRPr="000659FA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de todas as relações entre contratos e bens associados:</w:t>
      </w:r>
    </w:p>
    <w:p w14:paraId="1E1AFC5D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14:paraId="0C504837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('process_bank_id','process_branch_code','process_account_id','process_reference_code') da tabela process_property_rel, filtrar o campo ‘collateral_property_ind’ = 1 e obter a chave do bem ('property_bank_id','property_branch_code','property_contract_id','property_reference_code').</w:t>
      </w:r>
    </w:p>
    <w:p w14:paraId="537196E9" w14:textId="77777777" w:rsidR="00A839B2" w:rsidRPr="000659FA" w:rsidRDefault="00A839B2" w:rsidP="00A839B2">
      <w:pPr>
        <w:rPr>
          <w:lang w:val="pt-PT"/>
        </w:rPr>
      </w:pPr>
    </w:p>
    <w:p w14:paraId="48015C2F" w14:textId="5F014385" w:rsidR="00B22368" w:rsidRPr="000659FA" w:rsidRDefault="00B22368" w:rsidP="008E5B92">
      <w:pPr>
        <w:pStyle w:val="MyHeading3"/>
        <w:spacing w:after="120" w:line="360" w:lineRule="auto"/>
        <w:jc w:val="both"/>
        <w:rPr>
          <w:rFonts w:cs="Arial"/>
          <w:i/>
          <w:color w:val="auto"/>
          <w:sz w:val="20"/>
          <w:szCs w:val="20"/>
          <w:lang w:val="pt-PT"/>
        </w:rPr>
      </w:pPr>
      <w:r w:rsidRPr="000659FA">
        <w:rPr>
          <w:rFonts w:cs="Arial"/>
          <w:i/>
          <w:color w:val="auto"/>
          <w:sz w:val="20"/>
          <w:szCs w:val="20"/>
          <w:lang w:val="pt-PT"/>
        </w:rPr>
        <w:t>Amount</w:t>
      </w:r>
      <w:r w:rsidR="009A6FE4" w:rsidRPr="000659FA">
        <w:rPr>
          <w:rFonts w:cs="Arial"/>
          <w:i/>
          <w:color w:val="auto"/>
          <w:sz w:val="20"/>
          <w:szCs w:val="20"/>
          <w:lang w:val="pt-PT"/>
        </w:rPr>
        <w:t>,</w:t>
      </w:r>
      <w:r w:rsidR="00311806" w:rsidRPr="000659FA">
        <w:rPr>
          <w:rFonts w:cs="Arial"/>
          <w:i/>
          <w:color w:val="auto"/>
          <w:sz w:val="20"/>
          <w:szCs w:val="20"/>
          <w:lang w:val="pt-PT"/>
        </w:rPr>
        <w:t xml:space="preserve"> nome_perimetro</w:t>
      </w:r>
    </w:p>
    <w:p w14:paraId="1A4C78C6" w14:textId="2346AF80" w:rsidR="00B22368" w:rsidRPr="000659FA" w:rsidRDefault="00311806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B22368" w:rsidRPr="000659FA">
        <w:rPr>
          <w:rFonts w:ascii="Santander Text" w:hAnsi="Santander Text"/>
          <w:szCs w:val="18"/>
          <w:lang w:val="pt-PT"/>
        </w:rPr>
        <w:t xml:space="preserve"> deverá ser resultante da repartição do montante de </w:t>
      </w:r>
      <w:r w:rsidR="00B22368" w:rsidRPr="000659FA">
        <w:rPr>
          <w:rFonts w:ascii="Santander Text" w:hAnsi="Santander Text"/>
          <w:i/>
          <w:szCs w:val="18"/>
          <w:lang w:val="pt-PT"/>
        </w:rPr>
        <w:t>gross carrying amount</w:t>
      </w:r>
      <w:r w:rsidR="00B22368" w:rsidRPr="000659FA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14:paraId="3CCEAF30" w14:textId="6E557389" w:rsidR="00B22368" w:rsidRPr="000659FA" w:rsidRDefault="00B22368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0659FA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0659FA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0659FA">
        <w:rPr>
          <w:rFonts w:ascii="Santander Text" w:hAnsi="Santander Text"/>
          <w:szCs w:val="18"/>
          <w:lang w:val="pt-PT"/>
        </w:rPr>
        <w:t>). Para obter o val</w:t>
      </w:r>
      <w:r w:rsidR="001C2986" w:rsidRPr="000659FA">
        <w:rPr>
          <w:rFonts w:ascii="Santander Text" w:hAnsi="Santander Text"/>
          <w:szCs w:val="18"/>
          <w:lang w:val="pt-PT"/>
        </w:rPr>
        <w:t>o</w:t>
      </w:r>
      <w:r w:rsidRPr="000659FA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="001C06E9" w:rsidRPr="000659FA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="001C06E9" w:rsidRPr="000659FA">
        <w:rPr>
          <w:rFonts w:ascii="Santander Text" w:hAnsi="Santander Text"/>
          <w:i/>
          <w:szCs w:val="18"/>
          <w:lang w:val="pt-PT"/>
        </w:rPr>
        <w:t>ct001_univ_saldo</w:t>
      </w:r>
      <w:r w:rsidR="001C06E9" w:rsidRPr="000659FA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="001C06E9" w:rsidRPr="000659FA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="001C06E9" w:rsidRPr="000659FA">
        <w:rPr>
          <w:rFonts w:ascii="Santander Text" w:hAnsi="Santander Text"/>
          <w:szCs w:val="18"/>
          <w:lang w:val="pt-PT"/>
        </w:rPr>
        <w:t>:</w:t>
      </w:r>
    </w:p>
    <w:p w14:paraId="1AB6A3F9" w14:textId="471A7D3E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14:paraId="5E4389B0" w14:textId="3D200907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14:paraId="76F4C841" w14:textId="05CCC114" w:rsidR="009F3404" w:rsidRPr="000659FA" w:rsidRDefault="00F05770" w:rsidP="00EE52C4">
      <w:pPr>
        <w:spacing w:line="360" w:lineRule="auto"/>
        <w:ind w:left="360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aplicação dos filtros definidos acima </w:t>
      </w:r>
      <w:r w:rsidR="00EE52C4" w:rsidRPr="000659FA">
        <w:rPr>
          <w:rFonts w:ascii="Santander Text" w:hAnsi="Santander Text"/>
          <w:szCs w:val="18"/>
          <w:lang w:val="pt-PT"/>
        </w:rPr>
        <w:t xml:space="preserve">na tabela </w:t>
      </w:r>
      <w:r w:rsidR="00EE52C4" w:rsidRPr="000659FA">
        <w:rPr>
          <w:i/>
          <w:sz w:val="16"/>
          <w:lang w:val="pt-PT"/>
        </w:rPr>
        <w:t>fr802_pl_contas</w:t>
      </w:r>
      <w:r w:rsidR="00EE52C4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devem ser parametrizados </w:t>
      </w:r>
      <w:r w:rsidR="00EE52C4" w:rsidRPr="000659FA">
        <w:rPr>
          <w:rFonts w:ascii="Santander Text" w:hAnsi="Santander Text"/>
          <w:szCs w:val="18"/>
          <w:lang w:val="pt-PT"/>
        </w:rPr>
        <w:t>através da</w:t>
      </w:r>
      <w:r w:rsidRPr="000659FA">
        <w:rPr>
          <w:rFonts w:ascii="Santander Text" w:hAnsi="Santander Text"/>
          <w:szCs w:val="18"/>
          <w:lang w:val="pt-PT"/>
        </w:rPr>
        <w:t xml:space="preserve"> tabela </w:t>
      </w:r>
      <w:r w:rsidR="009F3404" w:rsidRPr="000659FA">
        <w:rPr>
          <w:rFonts w:ascii="Santander Text" w:hAnsi="Santander Text"/>
          <w:i/>
          <w:szCs w:val="18"/>
          <w:lang w:val="pt-PT"/>
        </w:rPr>
        <w:t xml:space="preserve">ct872_reg_conct </w:t>
      </w:r>
      <w:r w:rsidR="009F3404" w:rsidRPr="000659FA">
        <w:rPr>
          <w:rFonts w:ascii="Santander Text" w:hAnsi="Santander Text"/>
          <w:szCs w:val="18"/>
          <w:lang w:val="pt-PT"/>
        </w:rPr>
        <w:t>(aplicando o filtro conceito_saldo in ('EXP_ON_A_CJ','EXP_ON_A_RESTO'))</w:t>
      </w:r>
      <w:r w:rsidR="00EE52C4" w:rsidRPr="000659FA">
        <w:rPr>
          <w:rFonts w:ascii="Santander Text" w:hAnsi="Santander Text"/>
          <w:szCs w:val="18"/>
          <w:lang w:val="pt-PT"/>
        </w:rPr>
        <w:t>. Neste sentido, o processo deverá estar preparado de forma automática a alterar os filtros caso sejam alterados na respectiva parametrização.</w:t>
      </w:r>
      <w:r w:rsidR="00EE52C4" w:rsidRPr="000659FA">
        <w:rPr>
          <w:rFonts w:ascii="Santander Text" w:hAnsi="Santander Text"/>
          <w:i/>
          <w:szCs w:val="18"/>
          <w:lang w:val="pt-PT"/>
        </w:rPr>
        <w:t xml:space="preserve"> </w:t>
      </w:r>
    </w:p>
    <w:p w14:paraId="044CE41F" w14:textId="2C1016BA" w:rsidR="00AD28D1" w:rsidRPr="000659FA" w:rsidRDefault="009032FD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="00A55261" w:rsidRPr="000659FA">
        <w:rPr>
          <w:rFonts w:ascii="Santander Text" w:hAnsi="Santander Text"/>
          <w:szCs w:val="18"/>
          <w:lang w:val="pt-PT"/>
        </w:rPr>
        <w:t xml:space="preserve">repartido </w:t>
      </w:r>
      <w:r w:rsidRPr="000659FA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0659FA">
        <w:rPr>
          <w:rFonts w:ascii="Santander Text" w:hAnsi="Santander Text"/>
          <w:i/>
          <w:szCs w:val="18"/>
          <w:lang w:val="pt-PT"/>
        </w:rPr>
        <w:t>‘m</w:t>
      </w:r>
      <w:r w:rsidR="00A767FC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vali</w:t>
      </w:r>
      <w:r w:rsidR="00A55261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a’</w:t>
      </w:r>
      <w:r w:rsidRPr="000659FA">
        <w:rPr>
          <w:rFonts w:ascii="Santander Text" w:hAnsi="Santander Text"/>
          <w:szCs w:val="18"/>
          <w:lang w:val="pt-PT"/>
        </w:rPr>
        <w:t xml:space="preserve"> presente na tabela </w:t>
      </w:r>
      <w:r w:rsidRPr="000659FA">
        <w:rPr>
          <w:rFonts w:ascii="Santander Text" w:hAnsi="Santander Text"/>
          <w:i/>
          <w:szCs w:val="18"/>
          <w:lang w:val="pt-PT"/>
        </w:rPr>
        <w:t>gt018_rateio_aval</w:t>
      </w:r>
      <w:r w:rsidR="00AD28D1" w:rsidRPr="000659FA">
        <w:rPr>
          <w:rFonts w:ascii="Santander Text" w:hAnsi="Santander Text"/>
          <w:szCs w:val="18"/>
          <w:lang w:val="pt-PT"/>
        </w:rPr>
        <w:t>.</w:t>
      </w:r>
    </w:p>
    <w:p w14:paraId="6027A2AE" w14:textId="60905858" w:rsidR="00C7431C" w:rsidRPr="000659FA" w:rsidRDefault="00C7431C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="00AD28D1" w:rsidRPr="000659FA">
        <w:rPr>
          <w:rFonts w:ascii="Santander Text" w:hAnsi="Santander Text"/>
          <w:szCs w:val="18"/>
          <w:lang w:val="pt-PT"/>
        </w:rPr>
        <w:t>respetivo bem pela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AD28D1" w:rsidRPr="000659FA">
        <w:rPr>
          <w:rFonts w:ascii="Santander Text" w:hAnsi="Santander Text"/>
          <w:szCs w:val="18"/>
          <w:lang w:val="pt-PT"/>
        </w:rPr>
        <w:t xml:space="preserve">soma dos montantes de </w:t>
      </w:r>
      <w:r w:rsidR="00AD28D1" w:rsidRPr="000659FA">
        <w:rPr>
          <w:rFonts w:ascii="Santander Text" w:hAnsi="Santander Text"/>
          <w:szCs w:val="18"/>
          <w:lang w:val="pt-PT"/>
        </w:rPr>
        <w:lastRenderedPageBreak/>
        <w:t>todos os colaterais associados a este mesmo</w:t>
      </w:r>
      <w:r w:rsidRPr="000659FA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associado.</w:t>
      </w:r>
    </w:p>
    <w:p w14:paraId="78096FE5" w14:textId="0008DD4F" w:rsidR="00C7431C" w:rsidRPr="000659FA" w:rsidRDefault="00C7431C" w:rsidP="00C7431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251CCF0" w14:textId="77777777" w:rsidR="004E7773" w:rsidRPr="000659FA" w:rsidRDefault="004E7773" w:rsidP="004E777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>deverá ser resultante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do método de obtenção da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Pr="000659FA">
        <w:rPr>
          <w:rFonts w:ascii="Santander Text" w:hAnsi="Santander Text"/>
          <w:szCs w:val="18"/>
          <w:lang w:val="pt-PT"/>
        </w:rPr>
        <w:t>. O valor de aprosionamento deverá respeitar as seguintes condições:</w:t>
      </w:r>
    </w:p>
    <w:p w14:paraId="572FE72E" w14:textId="643D789B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‘ST SGPS Cons’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3C4C14D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0E388EE7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</w:t>
      </w:r>
      <w:r w:rsidRPr="000659FA">
        <w:rPr>
          <w:rFonts w:ascii="Santander Text" w:hAnsi="Santander Text"/>
          <w:i/>
          <w:szCs w:val="18"/>
          <w:lang w:val="pt-PT"/>
        </w:rPr>
        <w:t>ST SGPS Cons; 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F1EC53C" w14:textId="6847F124" w:rsidR="004E7773" w:rsidRPr="000659FA" w:rsidRDefault="004E7773" w:rsidP="00C7431C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contrário,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2AFADD4D" w14:textId="6F7C3FD8" w:rsidR="00B20516" w:rsidRPr="000659FA" w:rsidRDefault="00B20516" w:rsidP="00B2051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Denote-se que caso o valor bruto e alvo de reporte no perímetro local seja diferente do valor bruto alvo de reporte no perímetro corporativo e o contrato esteja associado a </w:t>
      </w:r>
      <w:r w:rsidR="00F85D59" w:rsidRPr="000659FA">
        <w:rPr>
          <w:rFonts w:ascii="Santander Text" w:hAnsi="Santander Text"/>
          <w:szCs w:val="18"/>
          <w:lang w:val="pt-PT"/>
        </w:rPr>
        <w:t xml:space="preserve">pelo menos um bem imóvel ou móvel então deverá constar na tabela as relações contrato/bens referente a cada perímetro de forma isolada. </w:t>
      </w:r>
    </w:p>
    <w:p w14:paraId="4523E5EE" w14:textId="3A5E2013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r w:rsidRPr="000659FA">
        <w:rPr>
          <w:i/>
          <w:color w:val="auto"/>
          <w:lang w:val="pt-PT"/>
        </w:rPr>
        <w:t>origem_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scp1_emss, 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scp2_emss</w:t>
      </w:r>
      <w:r w:rsidRPr="000659FA">
        <w:rPr>
          <w:rFonts w:cs="Arial"/>
          <w:color w:val="auto"/>
          <w:sz w:val="20"/>
          <w:szCs w:val="20"/>
          <w:lang w:val="pt-PT"/>
        </w:rPr>
        <w:t xml:space="preserve"> e </w:t>
      </w:r>
      <w:r w:rsidRPr="000659FA">
        <w:rPr>
          <w:rFonts w:cs="Arial"/>
          <w:i/>
          <w:color w:val="auto"/>
          <w:sz w:val="20"/>
          <w:szCs w:val="20"/>
          <w:lang w:val="pt-PT"/>
        </w:rPr>
        <w:t>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scp3_emss</w:t>
      </w:r>
    </w:p>
    <w:p w14:paraId="0D38AE09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Variáveis aprovisionadas com base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modesg_out_bens_imoveis.</w:t>
      </w:r>
      <w:r w:rsidRPr="000659FA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14:paraId="426ABFCC" w14:textId="77777777" w:rsidR="0064563B" w:rsidRPr="000659FA" w:rsidRDefault="008E5B92" w:rsidP="0064563B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modesg_out_emss_fncd</w:t>
      </w:r>
      <w:r w:rsidRPr="000659FA">
        <w:rPr>
          <w:rFonts w:ascii="Santander Text" w:hAnsi="Santander Text"/>
          <w:szCs w:val="18"/>
          <w:lang w:val="pt-PT"/>
        </w:rPr>
        <w:t xml:space="preserve">, com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>(caso o bem</w:t>
      </w:r>
      <w:r w:rsidR="00C72170" w:rsidRPr="000659FA">
        <w:rPr>
          <w:rFonts w:ascii="Santander Text" w:hAnsi="Santander Text"/>
          <w:szCs w:val="18"/>
          <w:lang w:val="pt-PT"/>
        </w:rPr>
        <w:t xml:space="preserve"> financiado seja um bem imóvel);</w:t>
      </w:r>
    </w:p>
    <w:p w14:paraId="25A11A54" w14:textId="658C25AC" w:rsidR="0064563B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Face ao último ponto referido, apenas deverá ser aprovisionado 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Pr="000659FA">
        <w:rPr>
          <w:rFonts w:ascii="Santander Text" w:hAnsi="Santander Text"/>
          <w:i/>
          <w:szCs w:val="18"/>
          <w:lang w:val="pt-PT"/>
        </w:rPr>
        <w:lastRenderedPageBreak/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 xml:space="preserve">caso a variável </w:t>
      </w:r>
      <w:r w:rsidRPr="000659FA">
        <w:rPr>
          <w:rFonts w:ascii="Santander Text" w:hAnsi="Santander Text"/>
          <w:i/>
          <w:szCs w:val="18"/>
          <w:lang w:val="pt-PT"/>
        </w:rPr>
        <w:t>‘purpose_code’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ct004_univ_cto</w:t>
      </w:r>
      <w:r w:rsidRPr="000659FA">
        <w:rPr>
          <w:rFonts w:ascii="Santander Text" w:hAnsi="Santander Text"/>
          <w:szCs w:val="18"/>
          <w:lang w:val="pt-PT"/>
        </w:rPr>
        <w:t xml:space="preserve"> associada ao contrato possua um dos seguintes valores </w:t>
      </w:r>
      <w:r w:rsidRPr="000659FA">
        <w:rPr>
          <w:rFonts w:ascii="Santander Text" w:hAnsi="Santander Text"/>
          <w:i/>
          <w:szCs w:val="18"/>
          <w:lang w:val="pt-PT"/>
        </w:rPr>
        <w:t>'Habitacao'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'CRE_FC'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'CRE_OUTRO'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onde </w:t>
      </w:r>
      <w:r w:rsidR="008F34A9" w:rsidRPr="000659FA">
        <w:rPr>
          <w:rFonts w:ascii="Santander Text" w:hAnsi="Santander Text"/>
          <w:szCs w:val="18"/>
          <w:lang w:val="pt-PT"/>
        </w:rPr>
        <w:t xml:space="preserve">apresente pelo menos um valor </w:t>
      </w:r>
      <w:r w:rsidR="00263988" w:rsidRPr="000659FA">
        <w:rPr>
          <w:rFonts w:ascii="Santander Text" w:hAnsi="Santander Text"/>
          <w:szCs w:val="18"/>
          <w:lang w:val="pt-PT"/>
        </w:rPr>
        <w:t xml:space="preserve">diferente de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origens;</w:t>
      </w:r>
    </w:p>
    <w:p w14:paraId="323A0B31" w14:textId="778BE88B" w:rsidR="00C72170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="004221AC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apenas deverão ser aprovisionados se </w:t>
      </w:r>
      <w:r w:rsidR="000F7605" w:rsidRPr="000659FA">
        <w:rPr>
          <w:rFonts w:ascii="Santander Text" w:hAnsi="Santander Text"/>
          <w:szCs w:val="18"/>
          <w:lang w:val="pt-PT"/>
        </w:rPr>
        <w:t xml:space="preserve">o campo </w:t>
      </w:r>
      <w:r w:rsidR="000F7605" w:rsidRPr="000659FA">
        <w:rPr>
          <w:rFonts w:ascii="Santander Text" w:hAnsi="Santander Text"/>
          <w:i/>
          <w:szCs w:val="18"/>
          <w:lang w:val="pt-PT"/>
        </w:rPr>
        <w:t>‘purpose_code’</w:t>
      </w:r>
      <w:r w:rsidR="000F7605" w:rsidRPr="000659FA">
        <w:rPr>
          <w:rFonts w:ascii="Santander Text" w:hAnsi="Santander Text"/>
          <w:szCs w:val="18"/>
          <w:lang w:val="pt-PT"/>
        </w:rPr>
        <w:t xml:space="preserve"> da tabela </w:t>
      </w:r>
      <w:r w:rsidR="000F7605" w:rsidRPr="000659FA">
        <w:rPr>
          <w:rFonts w:ascii="Santander Text" w:hAnsi="Santander Text"/>
          <w:i/>
          <w:szCs w:val="18"/>
          <w:lang w:val="pt-PT"/>
        </w:rPr>
        <w:t xml:space="preserve">ct004_univ_cto </w:t>
      </w:r>
      <w:r w:rsidR="000F7605" w:rsidRPr="000659FA">
        <w:rPr>
          <w:rFonts w:ascii="Santander Text" w:hAnsi="Santander Text"/>
          <w:szCs w:val="18"/>
          <w:lang w:val="pt-PT"/>
        </w:rPr>
        <w:t xml:space="preserve">não possuir um dos seguintes valores </w:t>
      </w:r>
      <w:r w:rsidR="000F7605" w:rsidRPr="000659FA">
        <w:rPr>
          <w:rFonts w:ascii="Santander Text" w:hAnsi="Santander Text"/>
          <w:i/>
          <w:szCs w:val="18"/>
          <w:lang w:val="pt-PT"/>
        </w:rPr>
        <w:t>'Habitacao'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'CRE_FC'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'CRE_OUTRO'</w:t>
      </w:r>
      <w:r w:rsidR="000F7605" w:rsidRPr="000659FA">
        <w:rPr>
          <w:rFonts w:ascii="Santander Text" w:hAnsi="Santander Text"/>
          <w:szCs w:val="18"/>
          <w:lang w:val="pt-PT"/>
        </w:rPr>
        <w:t xml:space="preserve"> ou </w:t>
      </w:r>
      <w:r w:rsidR="000F7605"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</w:t>
      </w:r>
      <w:r w:rsidR="008F34A9" w:rsidRPr="000659FA">
        <w:rPr>
          <w:rFonts w:ascii="Santander Text" w:hAnsi="Santander Text"/>
          <w:szCs w:val="18"/>
          <w:lang w:val="pt-PT"/>
        </w:rPr>
        <w:t xml:space="preserve">onde apresente pelo menos um valor diferente de 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</w:t>
      </w:r>
      <w:r w:rsidR="00263988" w:rsidRPr="000659FA">
        <w:rPr>
          <w:rFonts w:ascii="Santander Text" w:hAnsi="Santander Text"/>
          <w:szCs w:val="18"/>
          <w:lang w:val="pt-PT"/>
        </w:rPr>
        <w:t>.</w:t>
      </w:r>
    </w:p>
    <w:p w14:paraId="11F99FF1" w14:textId="245DA93B" w:rsidR="008E5B92" w:rsidRPr="000659FA" w:rsidRDefault="008E5B92" w:rsidP="008E5B92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não seja possível </w:t>
      </w:r>
      <w:r w:rsidR="000F7605" w:rsidRPr="000659FA">
        <w:rPr>
          <w:rFonts w:ascii="Santander Text" w:hAnsi="Santander Text"/>
          <w:szCs w:val="18"/>
          <w:lang w:val="pt-PT"/>
        </w:rPr>
        <w:t>efetuar a ligação evidenciada nos</w:t>
      </w:r>
      <w:r w:rsidRPr="000659FA">
        <w:rPr>
          <w:rFonts w:ascii="Santander Text" w:hAnsi="Santander Text"/>
          <w:szCs w:val="18"/>
          <w:lang w:val="pt-PT"/>
        </w:rPr>
        <w:t xml:space="preserve"> ponto</w:t>
      </w:r>
      <w:r w:rsidR="000F7605" w:rsidRPr="000659FA">
        <w:rPr>
          <w:rFonts w:ascii="Santander Text" w:hAnsi="Santander Text"/>
          <w:szCs w:val="18"/>
          <w:lang w:val="pt-PT"/>
        </w:rPr>
        <w:t>s</w:t>
      </w:r>
      <w:r w:rsidRPr="000659FA">
        <w:rPr>
          <w:rFonts w:ascii="Santander Text" w:hAnsi="Santander Text"/>
          <w:szCs w:val="18"/>
          <w:lang w:val="pt-PT"/>
        </w:rPr>
        <w:t xml:space="preserve"> supra</w:t>
      </w:r>
      <w:r w:rsidR="000F7605" w:rsidRPr="000659FA">
        <w:rPr>
          <w:rFonts w:ascii="Santander Text" w:hAnsi="Santander Text"/>
          <w:szCs w:val="18"/>
          <w:lang w:val="pt-PT"/>
        </w:rPr>
        <w:t>mencionados</w:t>
      </w:r>
      <w:r w:rsidRPr="000659FA">
        <w:rPr>
          <w:rFonts w:ascii="Santander Text" w:hAnsi="Santander Text"/>
          <w:szCs w:val="18"/>
          <w:lang w:val="pt-PT"/>
        </w:rPr>
        <w:t xml:space="preserve">, deverá ser efetuado o cruzamento com a informação da tabela presente na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 de ambas as tabelas.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</w:p>
    <w:p w14:paraId="0C658599" w14:textId="35D5A39A" w:rsidR="000F7605" w:rsidRPr="000659FA" w:rsidRDefault="000F7605" w:rsidP="000F7605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Denote-se que no caso da linha do contrato não coberta por nenhum bem, ou seja</w:t>
      </w:r>
      <w:r w:rsidR="00B20516"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szCs w:val="18"/>
          <w:lang w:val="pt-PT"/>
        </w:rPr>
        <w:t xml:space="preserve"> o montante total de avaliação dos bens não cobrir a totalidade de montante em divida,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263988" w:rsidRPr="000659FA">
        <w:rPr>
          <w:rFonts w:ascii="Santander Text" w:hAnsi="Santander Text"/>
          <w:szCs w:val="18"/>
          <w:lang w:val="pt-PT"/>
        </w:rPr>
        <w:t>então as variáveis ‘</w:t>
      </w:r>
      <w:r w:rsidR="00263988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="00263988"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263988" w:rsidRPr="000659FA">
        <w:rPr>
          <w:rFonts w:ascii="Santander Text" w:hAnsi="Santander Text"/>
          <w:szCs w:val="18"/>
          <w:lang w:val="pt-PT"/>
        </w:rPr>
        <w:t xml:space="preserve">. Este tratamento deverá somente </w:t>
      </w:r>
      <w:r w:rsidR="008F34A9" w:rsidRPr="000659FA">
        <w:rPr>
          <w:rFonts w:ascii="Santander Text" w:hAnsi="Santander Text"/>
          <w:szCs w:val="18"/>
          <w:lang w:val="pt-PT"/>
        </w:rPr>
        <w:t xml:space="preserve">ser </w:t>
      </w:r>
      <w:r w:rsidR="00263988" w:rsidRPr="000659FA">
        <w:rPr>
          <w:rFonts w:ascii="Santander Text" w:hAnsi="Santander Text"/>
          <w:szCs w:val="18"/>
          <w:lang w:val="pt-PT"/>
        </w:rPr>
        <w:t xml:space="preserve">aplicado se nas linhas do contrato cobertas por um bem tenha sido possível efectuar um cruzamento com as tabelas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="00263988" w:rsidRPr="000659FA">
        <w:rPr>
          <w:rFonts w:ascii="Santander Text" w:hAnsi="Santander Text"/>
          <w:szCs w:val="18"/>
          <w:lang w:val="pt-PT"/>
        </w:rPr>
        <w:t xml:space="preserve"> ou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="00263988" w:rsidRPr="000659FA">
        <w:rPr>
          <w:rFonts w:ascii="Santander Text" w:hAnsi="Santander Text"/>
          <w:szCs w:val="18"/>
          <w:lang w:val="pt-PT"/>
        </w:rPr>
        <w:t xml:space="preserve"> de acordo com as regras supramencionadas. </w:t>
      </w:r>
      <w:r w:rsidRPr="000659FA">
        <w:rPr>
          <w:rFonts w:ascii="Santander Text" w:hAnsi="Santander Text"/>
          <w:szCs w:val="18"/>
          <w:lang w:val="pt-PT"/>
        </w:rPr>
        <w:t>Conforme indicado no capítulo</w:t>
      </w:r>
      <w:r w:rsidR="00B20516" w:rsidRPr="000659FA">
        <w:rPr>
          <w:rFonts w:ascii="Santander Text" w:hAnsi="Santander Text"/>
          <w:szCs w:val="18"/>
          <w:lang w:val="pt-PT"/>
        </w:rPr>
        <w:t xml:space="preserve"> </w:t>
      </w:r>
      <w:r w:rsidR="00B20516" w:rsidRPr="000659FA">
        <w:rPr>
          <w:rFonts w:ascii="Santander Text" w:hAnsi="Santander Text"/>
          <w:szCs w:val="18"/>
          <w:lang w:val="pt-PT"/>
        </w:rPr>
        <w:fldChar w:fldCharType="begin"/>
      </w:r>
      <w:r w:rsidR="00B20516" w:rsidRPr="000659FA">
        <w:rPr>
          <w:rFonts w:ascii="Santander Text" w:hAnsi="Santander Text"/>
          <w:szCs w:val="18"/>
          <w:lang w:val="pt-PT"/>
        </w:rPr>
        <w:instrText xml:space="preserve"> REF _Ref204350564 \r \h  \* MERGEFORMAT </w:instrText>
      </w:r>
      <w:r w:rsidR="00B20516" w:rsidRPr="000659FA">
        <w:rPr>
          <w:rFonts w:ascii="Santander Text" w:hAnsi="Santander Text"/>
          <w:szCs w:val="18"/>
          <w:lang w:val="pt-PT"/>
        </w:rPr>
      </w:r>
      <w:r w:rsidR="00B20516" w:rsidRPr="000659FA">
        <w:rPr>
          <w:rFonts w:ascii="Santander Text" w:hAnsi="Santander Text"/>
          <w:szCs w:val="18"/>
          <w:lang w:val="pt-PT"/>
        </w:rPr>
        <w:fldChar w:fldCharType="separate"/>
      </w:r>
      <w:r w:rsidR="00B20516" w:rsidRPr="000659FA">
        <w:rPr>
          <w:rFonts w:ascii="Santander Text" w:hAnsi="Santander Text"/>
          <w:szCs w:val="18"/>
          <w:lang w:val="pt-PT"/>
        </w:rPr>
        <w:t>8.1.3.3</w:t>
      </w:r>
      <w:r w:rsidR="00B20516" w:rsidRPr="000659FA">
        <w:rPr>
          <w:rFonts w:ascii="Santander Text" w:hAnsi="Santander Text"/>
          <w:szCs w:val="18"/>
          <w:lang w:val="pt-PT"/>
        </w:rPr>
        <w:fldChar w:fldCharType="end"/>
      </w:r>
      <w:r w:rsidRPr="000659FA">
        <w:rPr>
          <w:rFonts w:ascii="Santander Text" w:hAnsi="Santander Text"/>
          <w:szCs w:val="18"/>
          <w:lang w:val="pt-PT"/>
        </w:rPr>
        <w:t xml:space="preserve"> o montante associado a esta linha será incluído no cálculo da emissão referente ao bem imóvel ou móvel.  </w:t>
      </w:r>
    </w:p>
    <w:p w14:paraId="22D0B294" w14:textId="6B422FDC" w:rsidR="00DE75FD" w:rsidRPr="000659FA" w:rsidRDefault="00DE75FD" w:rsidP="00DE75FD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="00847BF0" w:rsidRPr="000659FA">
        <w:rPr>
          <w:rFonts w:ascii="Santander Text" w:hAnsi="Santander Text"/>
          <w:szCs w:val="18"/>
          <w:lang w:val="pt-PT"/>
        </w:rPr>
        <w:t>seja</w:t>
      </w:r>
      <w:r w:rsidRPr="000659FA">
        <w:rPr>
          <w:rFonts w:ascii="Santander Text" w:hAnsi="Santander Text"/>
          <w:szCs w:val="18"/>
          <w:lang w:val="pt-PT"/>
        </w:rPr>
        <w:t xml:space="preserve"> o valor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</w:t>
      </w:r>
      <w:r w:rsidR="00847BF0" w:rsidRPr="000659FA">
        <w:rPr>
          <w:rFonts w:ascii="Santander Text" w:hAnsi="Santander Text"/>
          <w:szCs w:val="18"/>
          <w:lang w:val="pt-PT"/>
        </w:rPr>
        <w:t xml:space="preserve">as </w:t>
      </w:r>
      <w:r w:rsidRPr="000659FA">
        <w:rPr>
          <w:rFonts w:ascii="Santander Text" w:hAnsi="Santander Text"/>
          <w:szCs w:val="18"/>
          <w:lang w:val="pt-PT"/>
        </w:rPr>
        <w:t xml:space="preserve">variáveis </w:t>
      </w:r>
      <w:r w:rsidR="00847BF0" w:rsidRPr="000659FA">
        <w:rPr>
          <w:rFonts w:ascii="Santander Text" w:hAnsi="Santander Text"/>
          <w:szCs w:val="18"/>
          <w:lang w:val="pt-PT"/>
        </w:rPr>
        <w:t>‘</w:t>
      </w:r>
      <w:r w:rsidR="00847BF0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0798A70" w14:textId="77777777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bookmarkStart w:id="498" w:name="_Ref204350564"/>
      <w:r w:rsidRPr="000659FA">
        <w:rPr>
          <w:rFonts w:cs="Arial"/>
          <w:i/>
          <w:color w:val="auto"/>
          <w:sz w:val="20"/>
          <w:szCs w:val="20"/>
          <w:lang w:val="pt-PT"/>
        </w:rPr>
        <w:t>scp1_emss_fncd, scp2_emss_fncd e scp3_emss_fncd</w:t>
      </w:r>
      <w:bookmarkEnd w:id="498"/>
    </w:p>
    <w:p w14:paraId="41C0B2C5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896FF5E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14:paraId="042C50A5" w14:textId="65D521DB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valor igual a </w:t>
      </w:r>
      <w:r w:rsidR="004E7773" w:rsidRPr="000659FA">
        <w:rPr>
          <w:rFonts w:ascii="Santander Text" w:hAnsi="Santander Text"/>
          <w:szCs w:val="18"/>
          <w:lang w:val="pt-PT"/>
        </w:rPr>
        <w:t xml:space="preserve">‘MVL_DQS3_2B’, ‘MVL_DQS4_3A’, </w:t>
      </w:r>
      <w:r w:rsidRPr="000659FA">
        <w:rPr>
          <w:rFonts w:ascii="Santander Text" w:hAnsi="Santander Text"/>
          <w:szCs w:val="18"/>
          <w:lang w:val="pt-PT"/>
        </w:rPr>
        <w:t>‘MVL_DQS4_3B’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ou ‘MVL_DQS5_3B’</w:t>
      </w:r>
      <w:r w:rsidRPr="000659FA">
        <w:rPr>
          <w:rFonts w:ascii="Santander Text" w:hAnsi="Santander Text"/>
          <w:szCs w:val="18"/>
          <w:lang w:val="pt-PT"/>
        </w:rPr>
        <w:t xml:space="preserve">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chave contrato/bem móvel pelo rácio entre o valor </w:t>
      </w:r>
      <w:r w:rsidR="004E7773" w:rsidRPr="000659FA">
        <w:rPr>
          <w:rFonts w:ascii="Santander Text" w:hAnsi="Santander Text"/>
          <w:szCs w:val="18"/>
          <w:lang w:val="pt-PT"/>
        </w:rPr>
        <w:t xml:space="preserve">total </w:t>
      </w:r>
      <w:r w:rsidRPr="000659FA">
        <w:rPr>
          <w:rFonts w:ascii="Santander Text" w:hAnsi="Santander Text"/>
          <w:szCs w:val="18"/>
          <w:lang w:val="pt-PT"/>
        </w:rPr>
        <w:t xml:space="preserve">de exposição associado ao financiamento do </w:t>
      </w:r>
      <w:r w:rsidR="00533EC2" w:rsidRPr="000659FA">
        <w:rPr>
          <w:rFonts w:ascii="Santander Text" w:hAnsi="Santander Text"/>
          <w:szCs w:val="18"/>
          <w:lang w:val="pt-PT"/>
        </w:rPr>
        <w:t>contrato</w:t>
      </w:r>
      <w:r w:rsidRPr="000659FA">
        <w:rPr>
          <w:rFonts w:ascii="Santander Text" w:hAnsi="Santander Text"/>
          <w:szCs w:val="18"/>
          <w:lang w:val="pt-PT"/>
        </w:rPr>
        <w:t xml:space="preserve"> (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</w:t>
      </w:r>
      <w:r w:rsidRPr="000659FA">
        <w:rPr>
          <w:rFonts w:ascii="Santander Text" w:hAnsi="Santander Text"/>
          <w:szCs w:val="18"/>
          <w:lang w:val="pt-PT"/>
        </w:rPr>
        <w:t>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por chave de contrato</w:t>
      </w:r>
      <w:r w:rsidRPr="000659FA">
        <w:rPr>
          <w:rFonts w:ascii="Santander Text" w:hAnsi="Santander Text"/>
          <w:szCs w:val="18"/>
          <w:lang w:val="pt-PT"/>
        </w:rPr>
        <w:t xml:space="preserve">) e o 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="004221AC" w:rsidRPr="000659FA">
        <w:rPr>
          <w:rFonts w:ascii="Santander Text" w:hAnsi="Santander Text"/>
          <w:szCs w:val="18"/>
          <w:lang w:val="pt-PT"/>
        </w:rPr>
        <w:t xml:space="preserve">valor de aquisição de todos os </w:t>
      </w:r>
      <w:r w:rsidR="004221AC" w:rsidRPr="000659FA">
        <w:rPr>
          <w:rFonts w:ascii="Santander Text" w:hAnsi="Santander Text"/>
          <w:szCs w:val="18"/>
          <w:lang w:val="pt-PT"/>
        </w:rPr>
        <w:lastRenderedPageBreak/>
        <w:t xml:space="preserve">bens associados ao contrato. Para obter o valor de aquisição de cada bem utilizar em primeira instância 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preco_aquisicao</w:t>
      </w:r>
      <w:r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tabelas)</w:t>
      </w:r>
      <w:r w:rsidR="004E7773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</w:p>
    <w:p w14:paraId="73CF7DC8" w14:textId="2FF89580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6C8C1C46" w14:textId="521F9071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’) associado à respetiva chave contrato/bem imóvel pelo rácio entre o valor</w:t>
      </w:r>
      <w:r w:rsidR="004E7773" w:rsidRPr="000659FA">
        <w:rPr>
          <w:rFonts w:ascii="Santander Text" w:hAnsi="Santander Text"/>
          <w:szCs w:val="18"/>
          <w:lang w:val="pt-PT"/>
        </w:rPr>
        <w:t xml:space="preserve"> total</w:t>
      </w:r>
      <w:r w:rsidRPr="000659FA">
        <w:rPr>
          <w:rFonts w:ascii="Santander Text" w:hAnsi="Santander Text"/>
          <w:szCs w:val="18"/>
          <w:lang w:val="pt-PT"/>
        </w:rPr>
        <w:t xml:space="preserve"> de exposição associado ao financiamento </w:t>
      </w:r>
      <w:r w:rsidR="004E7773" w:rsidRPr="000659FA">
        <w:rPr>
          <w:rFonts w:ascii="Santander Text" w:hAnsi="Santander Text"/>
          <w:szCs w:val="18"/>
          <w:lang w:val="pt-PT"/>
        </w:rPr>
        <w:t>(somatório do campo ‘</w:t>
      </w:r>
      <w:r w:rsidR="004E7773" w:rsidRPr="000659FA">
        <w:rPr>
          <w:rFonts w:ascii="Santander Text" w:hAnsi="Santander Text"/>
          <w:i/>
          <w:szCs w:val="18"/>
          <w:lang w:val="pt-PT"/>
        </w:rPr>
        <w:t>amount</w:t>
      </w:r>
      <w:r w:rsidR="004E7773" w:rsidRPr="000659FA">
        <w:rPr>
          <w:rFonts w:ascii="Santander Text" w:hAnsi="Santander Text"/>
          <w:szCs w:val="18"/>
          <w:lang w:val="pt-PT"/>
        </w:rPr>
        <w:t xml:space="preserve">’ por chave de contrato) e </w:t>
      </w:r>
      <w:r w:rsidR="004221AC" w:rsidRPr="000659FA">
        <w:rPr>
          <w:rFonts w:ascii="Santander Text" w:hAnsi="Santander Text"/>
          <w:szCs w:val="18"/>
          <w:lang w:val="pt-PT"/>
        </w:rPr>
        <w:t>o somatório do valor de aquisição de todos os bens associados ao contrato. Para obter o valor de aquisição de cada bem utilizar em primeira instância o campo ‘</w:t>
      </w:r>
      <w:r w:rsidR="004221AC" w:rsidRPr="000659FA">
        <w:rPr>
          <w:rFonts w:ascii="Santander Text" w:hAnsi="Santander Text"/>
          <w:i/>
          <w:szCs w:val="18"/>
          <w:lang w:val="pt-PT"/>
        </w:rPr>
        <w:t>preco_aquisicao</w:t>
      </w:r>
      <w:r w:rsidR="004221AC"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="004221AC"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="004221AC"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="004221AC"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i/>
          <w:szCs w:val="18"/>
          <w:lang w:val="pt-PT"/>
        </w:rPr>
        <w:t>‘ckctabem’</w:t>
      </w:r>
      <w:r w:rsidR="004221AC" w:rsidRPr="000659FA">
        <w:rPr>
          <w:rFonts w:ascii="Santander Text" w:hAnsi="Santander Text"/>
          <w:szCs w:val="18"/>
          <w:lang w:val="pt-PT"/>
        </w:rPr>
        <w:t xml:space="preserve"> e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="004221AC" w:rsidRPr="000659FA">
        <w:rPr>
          <w:rFonts w:ascii="Santander Text" w:hAnsi="Santander Text"/>
          <w:szCs w:val="18"/>
          <w:lang w:val="pt-PT"/>
        </w:rPr>
        <w:t xml:space="preserve">de ambas as tabelas) 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</w:p>
    <w:p w14:paraId="7A194A2E" w14:textId="27804B92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373FAF89" w14:textId="5897A3E2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origem_scp2_emss’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‘BCL_DQS1_SCIB’, ‘BCL_DQS2_SCIB’, ‘BCL_DQS3_SCIB’, ‘BCL_DQS4_SCIB’, ‘PF_DQS1_SCIB’, ‘PF_DQS2_SCIB’, ‘PF_DQS3_SCIB’ ou ‘PF_DQS4_SCIB’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contraparte pelo rácio entre o </w:t>
      </w:r>
      <w:r w:rsidR="0047726F" w:rsidRPr="000659FA">
        <w:rPr>
          <w:rFonts w:ascii="Santander Text" w:hAnsi="Santander Text"/>
          <w:szCs w:val="18"/>
          <w:lang w:val="pt-PT"/>
        </w:rPr>
        <w:t xml:space="preserve">rácio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="0047726F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47726F" w:rsidRPr="000659FA">
        <w:rPr>
          <w:rFonts w:ascii="Santander Text" w:hAnsi="Santander Text"/>
          <w:szCs w:val="18"/>
          <w:lang w:val="pt-PT"/>
        </w:rPr>
        <w:t xml:space="preserve">por 1.000.000 </w:t>
      </w:r>
      <w:r w:rsidRPr="000659FA">
        <w:rPr>
          <w:rFonts w:ascii="Santander Text" w:hAnsi="Santander Text"/>
          <w:szCs w:val="18"/>
          <w:lang w:val="pt-PT"/>
        </w:rPr>
        <w:t>e a soma dos campos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>’</w:t>
      </w:r>
      <w:r w:rsidRPr="000659FA">
        <w:rPr>
          <w:rFonts w:ascii="Santander Text" w:hAnsi="Santander Text"/>
          <w:i/>
          <w:szCs w:val="18"/>
          <w:lang w:val="pt-PT"/>
        </w:rPr>
        <w:t xml:space="preserve">. </w:t>
      </w: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tabelas;</w:t>
      </w:r>
    </w:p>
    <w:p w14:paraId="213DF91B" w14:textId="75D628CF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‘BCL_DQS4_3A’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tabelas) pelo rácio entre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produto do</w:t>
      </w:r>
      <w:r w:rsidRPr="000659FA">
        <w:rPr>
          <w:rFonts w:ascii="Santander Text" w:hAnsi="Santander Text"/>
          <w:szCs w:val="18"/>
          <w:lang w:val="pt-PT"/>
        </w:rPr>
        <w:t xml:space="preserve"> 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F221CA" w:rsidRPr="000659FA">
        <w:rPr>
          <w:rFonts w:ascii="Santander Text" w:hAnsi="Santander Text"/>
          <w:szCs w:val="18"/>
          <w:lang w:val="pt-PT"/>
        </w:rPr>
        <w:t>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campo </w:t>
      </w:r>
      <w:r w:rsidR="00F221CA" w:rsidRPr="000659FA">
        <w:rPr>
          <w:rFonts w:ascii="Santander Text" w:hAnsi="Santander Text" w:cs="Arial"/>
          <w:szCs w:val="18"/>
          <w:lang w:val="pt-PT"/>
        </w:rPr>
        <w:t>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revenues’ </w:t>
      </w:r>
      <w:r w:rsidR="00F221CA" w:rsidRPr="000659FA">
        <w:rPr>
          <w:rFonts w:ascii="Santander Text" w:hAnsi="Santander Text" w:cs="Arial"/>
          <w:szCs w:val="18"/>
          <w:lang w:val="pt-PT"/>
        </w:rPr>
        <w:t>(corresponde ao quociente do campo 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fatr_indv’ 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por 1.000.000 obtido no cruzamento com a tabela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 xml:space="preserve">ct063_univ_pme 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 xml:space="preserve">através do campo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>‘zcliente’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  </w:t>
      </w:r>
      <w:r w:rsidR="00F221CA" w:rsidRPr="000659FA">
        <w:rPr>
          <w:rFonts w:ascii="Santander Text" w:hAnsi="Santander Text"/>
          <w:szCs w:val="18"/>
          <w:lang w:val="pt-PT"/>
        </w:rPr>
        <w:t>pela</w:t>
      </w:r>
      <w:r w:rsidRPr="000659FA">
        <w:rPr>
          <w:rFonts w:ascii="Santander Text" w:hAnsi="Santander Text"/>
          <w:szCs w:val="18"/>
          <w:lang w:val="pt-PT"/>
        </w:rPr>
        <w:t xml:space="preserve"> soma dos campos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8A4E95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lastRenderedPageBreak/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11F598CD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2CC7EE2" w14:textId="605C21D6" w:rsidR="00790DC9" w:rsidRPr="000659FA" w:rsidRDefault="00790DC9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 xml:space="preserve">de ambas as tabelas) pelo </w:t>
      </w:r>
      <w:r w:rsidR="002938D6" w:rsidRPr="000659FA">
        <w:rPr>
          <w:rFonts w:ascii="Santander Text" w:hAnsi="Santander Text"/>
          <w:szCs w:val="18"/>
          <w:lang w:val="pt-PT"/>
        </w:rPr>
        <w:t xml:space="preserve">rácio entre o </w:t>
      </w:r>
      <w:r w:rsidRPr="000659FA">
        <w:rPr>
          <w:rFonts w:ascii="Santander Text" w:hAnsi="Santander Text"/>
          <w:szCs w:val="18"/>
          <w:lang w:val="pt-PT"/>
        </w:rPr>
        <w:t xml:space="preserve">campo calculado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2938D6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2938D6" w:rsidRPr="000659FA">
        <w:rPr>
          <w:rFonts w:ascii="Santander Text" w:hAnsi="Santander Text"/>
          <w:szCs w:val="18"/>
          <w:lang w:val="pt-PT"/>
        </w:rPr>
        <w:t>e 1.000.000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FE16F20" w14:textId="3DCA3702" w:rsidR="002938D6" w:rsidRPr="000659FA" w:rsidRDefault="002938D6" w:rsidP="007725F3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possuir o valor ‘</w:t>
      </w:r>
      <w:r w:rsidRPr="000659FA">
        <w:rPr>
          <w:rFonts w:ascii="Santander Text" w:hAnsi="Santander Text" w:cs="Arial"/>
          <w:szCs w:val="18"/>
          <w:lang w:val="pt-PT"/>
        </w:rPr>
        <w:t>PF_DQS1_1A</w:t>
      </w:r>
      <w:r w:rsidRPr="000659FA">
        <w:rPr>
          <w:rFonts w:ascii="Santander Text" w:hAnsi="Santander Text"/>
          <w:szCs w:val="18"/>
          <w:lang w:val="pt-PT"/>
        </w:rPr>
        <w:t xml:space="preserve">’ para obtenção das emissões financiadas é </w:t>
      </w:r>
      <w:r w:rsidR="00DE75FD" w:rsidRPr="000659FA">
        <w:rPr>
          <w:rFonts w:ascii="Santander Text" w:hAnsi="Santander Text"/>
          <w:szCs w:val="18"/>
          <w:lang w:val="pt-PT"/>
        </w:rPr>
        <w:t>utilizado</w:t>
      </w:r>
      <w:r w:rsidRPr="000659FA">
        <w:rPr>
          <w:rFonts w:ascii="Santander Text" w:hAnsi="Santander Text"/>
          <w:szCs w:val="18"/>
          <w:lang w:val="pt-PT"/>
        </w:rPr>
        <w:t xml:space="preserve"> 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="00DE75FD" w:rsidRPr="000659FA">
        <w:rPr>
          <w:rFonts w:ascii="Santander Text" w:hAnsi="Santander Text"/>
          <w:szCs w:val="18"/>
          <w:lang w:val="pt-PT"/>
        </w:rPr>
        <w:t>de ambas as tabelas).</w:t>
      </w:r>
    </w:p>
    <w:p w14:paraId="27B006F5" w14:textId="08918D6C" w:rsidR="002938D6" w:rsidRPr="000659FA" w:rsidRDefault="00DE75FD" w:rsidP="00DE75FD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o valor ‘Não Aplicavel’ ou ‘MISS’ não deverá ser reportado qualquer valor. </w:t>
      </w:r>
    </w:p>
    <w:p w14:paraId="7FA214ED" w14:textId="423DD350" w:rsidR="001A6787" w:rsidRPr="000659FA" w:rsidRDefault="00790DC9" w:rsidP="00B20516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Notas Gerais aplicáveis a todas as metodologias: </w:t>
      </w:r>
    </w:p>
    <w:p w14:paraId="71A8A2F3" w14:textId="7F33C1E3" w:rsidR="00790DC9" w:rsidRPr="000659FA" w:rsidRDefault="00DE75FD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 </w:t>
      </w:r>
      <w:r w:rsidR="00847BF0" w:rsidRPr="000659FA">
        <w:rPr>
          <w:rFonts w:ascii="Santander Text" w:hAnsi="Santander Text" w:cs="Arial"/>
          <w:szCs w:val="18"/>
          <w:lang w:val="pt-PT"/>
        </w:rPr>
        <w:t>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47BF0" w:rsidRPr="000659FA">
        <w:rPr>
          <w:rFonts w:ascii="Santander Text" w:hAnsi="Santander Text" w:cs="Arial"/>
          <w:szCs w:val="18"/>
          <w:lang w:val="pt-PT"/>
        </w:rPr>
        <w:t>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>seja positivo (ou seja, um saldo contranatura) então o valor da emissão financiada deverá ser 0;</w:t>
      </w:r>
    </w:p>
    <w:p w14:paraId="7B86B7EC" w14:textId="4A086A09" w:rsidR="00790DC9" w:rsidRPr="000659FA" w:rsidRDefault="00847BF0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a 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seja negativo </w:t>
      </w:r>
      <w:r w:rsidRPr="000659FA">
        <w:rPr>
          <w:rFonts w:ascii="Santander Text" w:hAnsi="Santander Text" w:cs="Arial"/>
          <w:szCs w:val="18"/>
          <w:lang w:val="pt-PT"/>
        </w:rPr>
        <w:t xml:space="preserve">então </w:t>
      </w:r>
      <w:r w:rsidR="00790DC9" w:rsidRPr="000659FA">
        <w:rPr>
          <w:rFonts w:ascii="Santander Text" w:hAnsi="Santander Text" w:cs="Arial"/>
          <w:szCs w:val="18"/>
          <w:lang w:val="pt-PT"/>
        </w:rPr>
        <w:t>deve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rá ser considerado o módulo deste </w:t>
      </w:r>
      <w:r w:rsidR="00790DC9" w:rsidRPr="000659FA">
        <w:rPr>
          <w:rFonts w:ascii="Santander Text" w:hAnsi="Santander Text" w:cs="Arial"/>
          <w:szCs w:val="18"/>
          <w:lang w:val="pt-PT"/>
        </w:rPr>
        <w:t>valor n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o cálculo da emissão financiada. </w:t>
      </w:r>
    </w:p>
    <w:p w14:paraId="31F96AE2" w14:textId="0F1FE12E" w:rsidR="00847BF0" w:rsidRPr="000659FA" w:rsidRDefault="00847BF0" w:rsidP="00847BF0">
      <w:pPr>
        <w:pStyle w:val="ListParagraph"/>
        <w:numPr>
          <w:ilvl w:val="0"/>
          <w:numId w:val="121"/>
        </w:numPr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calculada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 xml:space="preserve">seja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as variáveis </w:t>
      </w:r>
      <w:r w:rsidRPr="000659FA">
        <w:rPr>
          <w:rFonts w:ascii="Santander Text" w:hAnsi="Santander Text"/>
          <w:i/>
          <w:szCs w:val="18"/>
          <w:lang w:val="pt-PT"/>
        </w:rPr>
        <w:t>’scp1_emss_fncd’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 xml:space="preserve"> ‘scp2_emss_fncd’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‘scp3_emss_fncd’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2B12C9" w:rsidRPr="000659FA">
        <w:rPr>
          <w:rFonts w:ascii="Santander Text" w:hAnsi="Santander Text"/>
          <w:szCs w:val="18"/>
          <w:lang w:val="pt-PT"/>
        </w:rPr>
        <w:t xml:space="preserve">não devem </w:t>
      </w:r>
      <w:r w:rsidRPr="000659FA">
        <w:rPr>
          <w:rFonts w:ascii="Santander Text" w:hAnsi="Santander Text"/>
          <w:szCs w:val="18"/>
          <w:lang w:val="pt-PT"/>
        </w:rPr>
        <w:t xml:space="preserve">ser aprovionadas com </w:t>
      </w:r>
      <w:r w:rsidR="002B12C9" w:rsidRPr="000659FA">
        <w:rPr>
          <w:rFonts w:ascii="Santander Text" w:hAnsi="Santander Text"/>
          <w:szCs w:val="18"/>
          <w:lang w:val="pt-PT"/>
        </w:rPr>
        <w:t xml:space="preserve">nenhum valor. </w:t>
      </w:r>
    </w:p>
    <w:p w14:paraId="1C6AE6E9" w14:textId="5FE41C5A" w:rsidR="00790DC9" w:rsidRPr="000659FA" w:rsidRDefault="00790DC9" w:rsidP="00790DC9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CC548E8" w14:textId="43BE46EF" w:rsidR="008435E7" w:rsidRPr="000659FA" w:rsidRDefault="008435E7" w:rsidP="007E3521">
      <w:pPr>
        <w:pStyle w:val="Contentstitle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 xml:space="preserve">Guia Carregamento </w:t>
      </w:r>
      <w:r w:rsidRPr="000659FA">
        <w:rPr>
          <w:i/>
          <w:color w:val="auto"/>
          <w:lang w:val="pt-PT"/>
        </w:rPr>
        <w:t>Inputs</w:t>
      </w:r>
      <w:bookmarkEnd w:id="496"/>
    </w:p>
    <w:p w14:paraId="173607CA" w14:textId="2DE428F5" w:rsidR="00580093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color w:val="auto"/>
          <w:lang w:val="pt-PT"/>
        </w:rPr>
      </w:pPr>
      <w:bookmarkStart w:id="499" w:name="_Ref193107114"/>
      <w:bookmarkStart w:id="500" w:name="_Toc194943251"/>
      <w:r w:rsidRPr="000659FA">
        <w:rPr>
          <w:rFonts w:cs="Arial"/>
          <w:color w:val="auto"/>
          <w:lang w:val="pt-PT"/>
        </w:rPr>
        <w:t xml:space="preserve">Riscos físicos agudo e crónico via NUTS – </w:t>
      </w:r>
      <w:r w:rsidRPr="000659FA">
        <w:rPr>
          <w:rFonts w:cs="Arial"/>
          <w:i/>
          <w:color w:val="auto"/>
          <w:lang w:val="pt-PT"/>
        </w:rPr>
        <w:t>modesg_inp_risco_fisico</w:t>
      </w:r>
      <w:bookmarkEnd w:id="499"/>
      <w:bookmarkEnd w:id="500"/>
    </w:p>
    <w:p w14:paraId="27B51934" w14:textId="7703F509" w:rsidR="00394492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Junção da informação das </w:t>
      </w:r>
      <w:r w:rsidRPr="000659FA">
        <w:rPr>
          <w:rFonts w:ascii="Santander Text" w:hAnsi="Santander Text" w:cs="Arial"/>
          <w:i/>
          <w:szCs w:val="18"/>
          <w:lang w:val="pt-PT"/>
        </w:rPr>
        <w:t>sheets</w:t>
      </w:r>
      <w:r w:rsidRPr="000659FA">
        <w:rPr>
          <w:rFonts w:ascii="Santander Text" w:hAnsi="Santander Text" w:cs="Arial"/>
          <w:szCs w:val="18"/>
          <w:lang w:val="pt-PT"/>
        </w:rPr>
        <w:t xml:space="preserve"> ‘NUTS’ e ‘Proxy_Country’ numa só;</w:t>
      </w:r>
    </w:p>
    <w:p w14:paraId="42F17952" w14:textId="77777777" w:rsidR="002A0C2F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>: retirar os pontos e os zeros à esquerda.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283406E6" w14:textId="17BBA108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8121172" w14:textId="241C0C4A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14:paraId="141D6436" w14:textId="77F00A70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A1</w:t>
            </w:r>
          </w:p>
        </w:tc>
      </w:tr>
      <w:tr w:rsidR="002A0C2F" w:rsidRPr="000659FA" w14:paraId="74B5D611" w14:textId="469A16DA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EF98024" w14:textId="14BFAAB7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14:paraId="206B7B9E" w14:textId="5212D05B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C10</w:t>
            </w:r>
          </w:p>
        </w:tc>
      </w:tr>
    </w:tbl>
    <w:p w14:paraId="2417DC67" w14:textId="06D535CA" w:rsidR="004E7DFE" w:rsidRPr="000659FA" w:rsidRDefault="004E7DFE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A07756E" w14:textId="01D00336" w:rsidR="00FA3E1F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="000659FA" w:rsidRPr="000659FA" w14:paraId="187AF24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B2E40DB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0E89BBE7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FADED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cod_nutiii</w:t>
            </w:r>
          </w:p>
        </w:tc>
      </w:tr>
      <w:tr w:rsidR="000659FA" w:rsidRPr="000659FA" w14:paraId="22F1ECEC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4FA573F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3E89F36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61AD5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7BCF74F8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4D4C1BB3" w14:textId="42884245" w:rsidR="000D6C78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0D449A98" w14:textId="17CCD7B1" w:rsidR="00580093" w:rsidRPr="000659FA" w:rsidRDefault="008435E7" w:rsidP="007E3521">
      <w:pPr>
        <w:pStyle w:val="MyHeading1"/>
        <w:spacing w:before="240" w:after="120" w:line="360" w:lineRule="auto"/>
        <w:jc w:val="both"/>
        <w:rPr>
          <w:rFonts w:cs="Arial"/>
          <w:color w:val="auto"/>
          <w:lang w:val="pt-PT"/>
        </w:rPr>
      </w:pPr>
      <w:bookmarkStart w:id="501" w:name="_Toc192777753"/>
      <w:bookmarkStart w:id="502" w:name="_Toc192777869"/>
      <w:bookmarkStart w:id="503" w:name="_Toc194943252"/>
      <w:bookmarkEnd w:id="501"/>
      <w:bookmarkEnd w:id="502"/>
      <w:r w:rsidRPr="000659FA">
        <w:rPr>
          <w:rFonts w:cs="Arial"/>
          <w:color w:val="auto"/>
          <w:lang w:val="pt-PT"/>
        </w:rPr>
        <w:t xml:space="preserve">Riscos físicos agudo e crónico via </w:t>
      </w:r>
      <w:r w:rsidRPr="000659FA">
        <w:rPr>
          <w:rFonts w:cs="Arial"/>
          <w:i/>
          <w:color w:val="auto"/>
          <w:lang w:val="pt-PT"/>
        </w:rPr>
        <w:t xml:space="preserve">Zip Code </w:t>
      </w:r>
      <w:r w:rsidRPr="000659FA">
        <w:rPr>
          <w:rFonts w:cs="Arial"/>
          <w:color w:val="auto"/>
          <w:lang w:val="pt-PT"/>
        </w:rPr>
        <w:t xml:space="preserve">– </w:t>
      </w:r>
      <w:r w:rsidRPr="000659FA">
        <w:rPr>
          <w:rFonts w:cs="Arial"/>
          <w:i/>
          <w:color w:val="auto"/>
          <w:lang w:val="pt-PT"/>
        </w:rPr>
        <w:t>modesg_inp_risco_fisico_zipcode</w:t>
      </w:r>
      <w:bookmarkEnd w:id="503"/>
    </w:p>
    <w:p w14:paraId="16376FF6" w14:textId="4F1532FB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códigos Nace (campo </w:t>
      </w:r>
      <w:r w:rsidRPr="000659FA">
        <w:rPr>
          <w:rFonts w:ascii="Santander Text" w:hAnsi="Santander Text" w:cs="Arial"/>
          <w:i/>
          <w:lang w:val="pt-PT"/>
        </w:rPr>
        <w:t>‘cod_nace_esg’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 xml:space="preserve">, conforme descrito na secção </w:t>
      </w:r>
      <w:r w:rsidR="002A0C2F" w:rsidRPr="000659FA">
        <w:rPr>
          <w:rFonts w:ascii="Santander Text" w:hAnsi="Santander Text" w:cs="Arial"/>
          <w:lang w:val="pt-PT"/>
        </w:rPr>
        <w:fldChar w:fldCharType="begin"/>
      </w:r>
      <w:r w:rsidR="002A0C2F" w:rsidRPr="000659FA">
        <w:rPr>
          <w:rFonts w:ascii="Santander Text" w:hAnsi="Santander Text" w:cs="Arial"/>
          <w:lang w:val="pt-PT"/>
        </w:rPr>
        <w:instrText xml:space="preserve"> REF _Ref193107114 \r \h </w:instrText>
      </w:r>
      <w:r w:rsidR="00864D30" w:rsidRPr="000659FA">
        <w:rPr>
          <w:rFonts w:ascii="Santander Text" w:hAnsi="Santander Text" w:cs="Arial"/>
          <w:lang w:val="pt-PT"/>
        </w:rPr>
        <w:instrText xml:space="preserve"> \* MERGEFORMAT </w:instrText>
      </w:r>
      <w:r w:rsidR="002A0C2F" w:rsidRPr="000659FA">
        <w:rPr>
          <w:rFonts w:ascii="Santander Text" w:hAnsi="Santander Text" w:cs="Arial"/>
          <w:lang w:val="pt-PT"/>
        </w:rPr>
      </w:r>
      <w:r w:rsidR="002A0C2F" w:rsidRPr="000659FA">
        <w:rPr>
          <w:rFonts w:ascii="Santander Text" w:hAnsi="Santander Text" w:cs="Arial"/>
          <w:lang w:val="pt-PT"/>
        </w:rPr>
        <w:fldChar w:fldCharType="separate"/>
      </w:r>
      <w:r w:rsidR="002A0C2F" w:rsidRPr="000659FA">
        <w:rPr>
          <w:rFonts w:ascii="Santander Text" w:hAnsi="Santander Text" w:cs="Arial"/>
          <w:lang w:val="pt-PT"/>
        </w:rPr>
        <w:t>8.1</w:t>
      </w:r>
      <w:r w:rsidR="002A0C2F" w:rsidRPr="000659FA">
        <w:rPr>
          <w:rFonts w:ascii="Santander Text" w:hAnsi="Santander Text" w:cs="Arial"/>
          <w:lang w:val="pt-PT"/>
        </w:rPr>
        <w:fldChar w:fldCharType="end"/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21B043CA" w14:textId="77777777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1950D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C46C234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343BAB4D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E41FAB5" w14:textId="6D91CA6E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localizacao</w:t>
            </w:r>
          </w:p>
        </w:tc>
      </w:tr>
      <w:tr w:rsidR="000659FA" w:rsidRPr="000659FA" w14:paraId="33F2585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276FA1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2A4AD57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333EE53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0FBC47A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3ED3FFB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6AEBB322" w14:textId="03D4EF9B" w:rsidR="005663CE" w:rsidRPr="000659FA" w:rsidRDefault="005663CE" w:rsidP="0012229D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04" w:name="_Toc192777755"/>
      <w:bookmarkStart w:id="505" w:name="_Toc192777871"/>
      <w:bookmarkStart w:id="506" w:name="_Toc192777756"/>
      <w:bookmarkStart w:id="507" w:name="_Toc192777872"/>
      <w:bookmarkStart w:id="508" w:name="_Toc194943253"/>
      <w:bookmarkEnd w:id="504"/>
      <w:bookmarkEnd w:id="505"/>
      <w:bookmarkEnd w:id="506"/>
      <w:bookmarkEnd w:id="507"/>
      <w:r w:rsidRPr="000659FA">
        <w:rPr>
          <w:color w:val="auto"/>
          <w:lang w:val="pt-PT"/>
        </w:rPr>
        <w:t xml:space="preserve">Marcação CSRD e Rácio de Alinhamento – </w:t>
      </w:r>
      <w:r w:rsidRPr="000659FA">
        <w:rPr>
          <w:i/>
          <w:color w:val="auto"/>
          <w:lang w:val="pt-PT"/>
        </w:rPr>
        <w:t>modesg_inp_csrd_alinhamento_tax</w:t>
      </w:r>
      <w:bookmarkEnd w:id="508"/>
    </w:p>
    <w:p w14:paraId="6778AEDB" w14:textId="75105716" w:rsidR="00653E1F" w:rsidRPr="000659FA" w:rsidRDefault="0065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0659FA">
        <w:rPr>
          <w:rFonts w:ascii="Santander Text" w:hAnsi="Santander Text" w:cs="Arial"/>
          <w:i/>
          <w:lang w:val="pt-PT"/>
        </w:rPr>
        <w:t xml:space="preserve">ccli_kgl’ </w:t>
      </w:r>
      <w:r w:rsidRPr="000659FA">
        <w:rPr>
          <w:rFonts w:ascii="Santander Text" w:hAnsi="Santander Text" w:cs="Arial"/>
          <w:lang w:val="pt-PT"/>
        </w:rPr>
        <w:t>e ‘</w:t>
      </w:r>
      <w:r w:rsidRPr="000659FA">
        <w:rPr>
          <w:rFonts w:ascii="Santander Text" w:hAnsi="Santander Text" w:cs="Arial"/>
          <w:i/>
          <w:lang w:val="pt-PT"/>
        </w:rPr>
        <w:t>clei’</w:t>
      </w:r>
      <w:r w:rsidRPr="000659FA">
        <w:rPr>
          <w:rFonts w:ascii="Santander Text" w:hAnsi="Santander Text" w:cs="Arial"/>
          <w:lang w:val="pt-PT"/>
        </w:rPr>
        <w:t xml:space="preserve"> não estejam preenchidos</w:t>
      </w:r>
      <w:r w:rsidR="00C5409A" w:rsidRPr="000659FA">
        <w:rPr>
          <w:rFonts w:ascii="Santander Text" w:hAnsi="Santander Text" w:cs="Arial"/>
          <w:lang w:val="pt-PT"/>
        </w:rPr>
        <w:t xml:space="preserve"> simultaneamente</w:t>
      </w:r>
      <w:r w:rsidRPr="000659FA">
        <w:rPr>
          <w:rFonts w:ascii="Santander Text" w:hAnsi="Santander Text" w:cs="Arial"/>
          <w:lang w:val="pt-PT"/>
        </w:rPr>
        <w:t xml:space="preserve">; </w:t>
      </w:r>
    </w:p>
    <w:p w14:paraId="761E7A7D" w14:textId="7BFF3A5B" w:rsidR="00725430" w:rsidRPr="000659FA" w:rsidRDefault="00FA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i/>
          <w:szCs w:val="18"/>
          <w:lang w:val="pt-PT"/>
        </w:rPr>
        <w:t>'flg_csrd'</w:t>
      </w:r>
      <w:r w:rsidRPr="000659FA">
        <w:rPr>
          <w:rFonts w:ascii="Santander Text" w:hAnsi="Santander Text" w:cs="Arial"/>
          <w:szCs w:val="18"/>
          <w:lang w:val="pt-PT"/>
        </w:rPr>
        <w:t xml:space="preserve"> é representado por 0 se o valor do campo </w:t>
      </w:r>
      <w:r w:rsidR="00725430" w:rsidRPr="000659FA">
        <w:rPr>
          <w:rFonts w:ascii="Santander Text" w:hAnsi="Santander Text" w:cs="Arial"/>
          <w:szCs w:val="18"/>
          <w:lang w:val="pt-PT"/>
        </w:rPr>
        <w:t>‘</w:t>
      </w:r>
      <w:r w:rsidR="00D568B9" w:rsidRPr="000659FA">
        <w:rPr>
          <w:rFonts w:ascii="Santander Text" w:hAnsi="Santander Text" w:cs="Arial"/>
          <w:szCs w:val="18"/>
          <w:lang w:val="pt-PT"/>
        </w:rPr>
        <w:t>CSRD</w:t>
      </w:r>
      <w:r w:rsidR="00725430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>VALUE</w:t>
      </w:r>
      <w:r w:rsidR="0072543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fo</w:t>
      </w:r>
      <w:r w:rsidR="00725430" w:rsidRPr="000659FA">
        <w:rPr>
          <w:rFonts w:ascii="Santander Text" w:hAnsi="Santander Text" w:cs="Arial"/>
          <w:szCs w:val="18"/>
          <w:lang w:val="pt-PT"/>
        </w:rPr>
        <w:t>r FALSE e 1 se o valor for TRUE;</w:t>
      </w:r>
    </w:p>
    <w:p w14:paraId="583D6300" w14:textId="48483170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</w:t>
      </w:r>
      <w:r w:rsidR="004E7DFE" w:rsidRPr="000659FA">
        <w:rPr>
          <w:rFonts w:ascii="Santander Text" w:hAnsi="Santander Text" w:cs="Arial"/>
          <w:szCs w:val="18"/>
          <w:lang w:val="pt-PT"/>
        </w:rPr>
        <w:t>ampos decimais (t</w:t>
      </w:r>
      <w:r w:rsidRPr="000659FA">
        <w:rPr>
          <w:rFonts w:ascii="Santander Text" w:hAnsi="Santander Text" w:cs="Arial"/>
          <w:szCs w:val="18"/>
          <w:lang w:val="pt-PT"/>
        </w:rPr>
        <w:t xml:space="preserve">odos os rácios de </w:t>
      </w:r>
      <w:r w:rsidR="00F00CD3" w:rsidRPr="000659FA">
        <w:rPr>
          <w:rFonts w:ascii="Santander Text" w:hAnsi="Santander Text" w:cs="Arial"/>
          <w:szCs w:val="18"/>
          <w:lang w:val="pt-PT"/>
        </w:rPr>
        <w:t>elegibilidade</w:t>
      </w:r>
      <w:r w:rsidRPr="000659FA">
        <w:rPr>
          <w:rFonts w:ascii="Santander Text" w:hAnsi="Santander Text" w:cs="Arial"/>
          <w:szCs w:val="18"/>
          <w:lang w:val="pt-PT"/>
        </w:rPr>
        <w:t xml:space="preserve"> - campos desde 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cca_trnvr_ttl_elgbl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até ao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="0076288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devem ter 20 casas decimais e as casas decimais devem estar representadas com um ponto e não com uma vírgula;</w:t>
      </w:r>
    </w:p>
    <w:p w14:paraId="53B8A367" w14:textId="77777777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="000659FA" w:rsidRPr="000659FA" w14:paraId="6A6DE7A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AC749F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14E959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55C670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4D60A53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14A09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perm_id</w:t>
            </w:r>
          </w:p>
        </w:tc>
      </w:tr>
      <w:tr w:rsidR="000659FA" w:rsidRPr="000659FA" w14:paraId="5E675AD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AF980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1F3D2B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3F8D0" w14:textId="7B1ADE14" w:rsidR="00725430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flg_cs</w:t>
            </w:r>
            <w:r w:rsidR="00725430"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rd</w:t>
            </w:r>
          </w:p>
        </w:tc>
      </w:tr>
      <w:tr w:rsidR="000659FA" w:rsidRPr="000659FA" w14:paraId="30FAC9A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8AEB24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cca_trnvr_ttl_elgbl</w:t>
            </w:r>
          </w:p>
        </w:tc>
      </w:tr>
      <w:tr w:rsidR="000659FA" w:rsidRPr="000659FA" w14:paraId="04088CB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015EBE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cca_trnvr_enblng_alignd</w:t>
            </w:r>
          </w:p>
        </w:tc>
      </w:tr>
      <w:tr w:rsidR="000659FA" w:rsidRPr="000659FA" w14:paraId="321BB3BA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09E82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lastRenderedPageBreak/>
              <w:t>cca_turnover_own_prfrmnce_algnd</w:t>
            </w:r>
          </w:p>
        </w:tc>
      </w:tr>
      <w:tr w:rsidR="000659FA" w:rsidRPr="000659FA" w14:paraId="58DD550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BCAA9B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cca_capex_ttl_elgbl</w:t>
            </w:r>
          </w:p>
        </w:tc>
      </w:tr>
      <w:tr w:rsidR="000659FA" w:rsidRPr="000659FA" w14:paraId="72AFF81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2CF8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cca_capex_enblng_algnd</w:t>
            </w:r>
          </w:p>
        </w:tc>
      </w:tr>
      <w:tr w:rsidR="000659FA" w:rsidRPr="000659FA" w14:paraId="4FFE51D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3CD248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cca_capex_own_prfrmnce_algnd</w:t>
            </w:r>
          </w:p>
        </w:tc>
      </w:tr>
      <w:tr w:rsidR="000659FA" w:rsidRPr="000659FA" w14:paraId="27915E1E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966AF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ccm_trnvr_ttl_elgbl</w:t>
            </w:r>
          </w:p>
        </w:tc>
      </w:tr>
      <w:tr w:rsidR="000659FA" w:rsidRPr="000659FA" w14:paraId="072920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D4721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ccm_trnvr_enblng_algnd</w:t>
            </w:r>
          </w:p>
        </w:tc>
      </w:tr>
      <w:tr w:rsidR="000659FA" w:rsidRPr="000659FA" w14:paraId="47BD6B0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FC4B0B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ccm_trnvr_trnstn_alignd</w:t>
            </w:r>
          </w:p>
        </w:tc>
      </w:tr>
      <w:tr w:rsidR="000659FA" w:rsidRPr="000659FA" w14:paraId="7B1BEAC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BFA4A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ccm_trnvr_own_prfrmnce_algnd</w:t>
            </w:r>
          </w:p>
        </w:tc>
      </w:tr>
      <w:tr w:rsidR="000659FA" w:rsidRPr="000659FA" w14:paraId="3AA1BDE8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90B1E9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ccm_capex_ttl_elgbl</w:t>
            </w:r>
          </w:p>
        </w:tc>
      </w:tr>
      <w:tr w:rsidR="000659FA" w:rsidRPr="000659FA" w14:paraId="7FE8527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FF3D87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ccm_capex_enblng_algnd</w:t>
            </w:r>
          </w:p>
        </w:tc>
      </w:tr>
      <w:tr w:rsidR="000659FA" w:rsidRPr="000659FA" w14:paraId="441EBD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B15536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ccm_capex_trnstn_algnd</w:t>
            </w:r>
          </w:p>
        </w:tc>
      </w:tr>
      <w:tr w:rsidR="000659FA" w:rsidRPr="000659FA" w14:paraId="6822869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5208A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ccm_capex_own_prfrmnce_algnd</w:t>
            </w:r>
          </w:p>
        </w:tc>
      </w:tr>
      <w:tr w:rsidR="000659FA" w:rsidRPr="000659FA" w14:paraId="581DF52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9166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ppc_trnvr_ttl_elgbl</w:t>
            </w:r>
          </w:p>
        </w:tc>
      </w:tr>
      <w:tr w:rsidR="000659FA" w:rsidRPr="000659FA" w14:paraId="5BC1FA1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05303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ppc_turnover_own_prfrmnce_algnd</w:t>
            </w:r>
          </w:p>
        </w:tc>
      </w:tr>
      <w:tr w:rsidR="000659FA" w:rsidRPr="000659FA" w14:paraId="4657B50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BA50FB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ppc_capex_ttl_elgbl</w:t>
            </w:r>
          </w:p>
        </w:tc>
      </w:tr>
      <w:tr w:rsidR="000659FA" w:rsidRPr="000659FA" w14:paraId="78F4A01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C851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ppc_capex_own_prfrmnce_algnd</w:t>
            </w:r>
          </w:p>
        </w:tc>
      </w:tr>
      <w:tr w:rsidR="000659FA" w:rsidRPr="000659FA" w14:paraId="51E8F8E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BAE89C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bio_trnvr_ttl_elgbl</w:t>
            </w:r>
          </w:p>
        </w:tc>
      </w:tr>
      <w:tr w:rsidR="000659FA" w:rsidRPr="000659FA" w14:paraId="5D9EFC7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1A18CA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bio_turnover_own_prfrmnce_algnd</w:t>
            </w:r>
          </w:p>
        </w:tc>
      </w:tr>
      <w:tr w:rsidR="000659FA" w:rsidRPr="000659FA" w14:paraId="5454A1F2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747B0C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bio_capex_ttl_elgbl</w:t>
            </w:r>
          </w:p>
        </w:tc>
      </w:tr>
      <w:tr w:rsidR="000659FA" w:rsidRPr="000659FA" w14:paraId="18481CA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DD5A5D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bio_capex_own_prfrmnce_algnd</w:t>
            </w:r>
          </w:p>
        </w:tc>
      </w:tr>
      <w:tr w:rsidR="000659FA" w:rsidRPr="000659FA" w14:paraId="3D71676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17FC3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wtr_trnvr_ttl_elgbl</w:t>
            </w:r>
          </w:p>
        </w:tc>
      </w:tr>
      <w:tr w:rsidR="000659FA" w:rsidRPr="000659FA" w14:paraId="550EA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297CFE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wtr_trnvr_enblng_alignd</w:t>
            </w:r>
          </w:p>
        </w:tc>
      </w:tr>
      <w:tr w:rsidR="000659FA" w:rsidRPr="000659FA" w14:paraId="55C766D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B00BF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wtr_turnover_own_prfrmnce_algnd</w:t>
            </w:r>
          </w:p>
        </w:tc>
      </w:tr>
      <w:tr w:rsidR="000659FA" w:rsidRPr="000659FA" w14:paraId="6E6AB3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DC1C9E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wtr_capex_ttl_elgbl</w:t>
            </w:r>
          </w:p>
        </w:tc>
      </w:tr>
      <w:tr w:rsidR="000659FA" w:rsidRPr="000659FA" w14:paraId="707477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6C6BE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wtr_capex_enblng_algnd</w:t>
            </w:r>
          </w:p>
        </w:tc>
      </w:tr>
      <w:tr w:rsidR="000659FA" w:rsidRPr="000659FA" w14:paraId="7D5769B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F10AA0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wtr_capex_own_prfrmnce_algnd</w:t>
            </w:r>
          </w:p>
        </w:tc>
      </w:tr>
      <w:tr w:rsidR="000659FA" w:rsidRPr="000659FA" w14:paraId="64244F5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D80756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ce_trnvr_ttl_elgbl</w:t>
            </w:r>
          </w:p>
        </w:tc>
      </w:tr>
      <w:tr w:rsidR="000659FA" w:rsidRPr="000659FA" w14:paraId="5E31B80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005EB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ce_trnvr_enblng_alignd</w:t>
            </w:r>
          </w:p>
        </w:tc>
      </w:tr>
      <w:tr w:rsidR="000659FA" w:rsidRPr="000659FA" w14:paraId="529A476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46CF25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ce_turnover_own_prfrmnce_algnd</w:t>
            </w:r>
          </w:p>
        </w:tc>
      </w:tr>
      <w:tr w:rsidR="000659FA" w:rsidRPr="000659FA" w14:paraId="071B6B6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3B30D8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ce_capex_ttl_elgbl</w:t>
            </w:r>
          </w:p>
        </w:tc>
      </w:tr>
      <w:tr w:rsidR="000659FA" w:rsidRPr="000659FA" w14:paraId="2FA7837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1F358E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ce_capex_enblng_algnd</w:t>
            </w:r>
          </w:p>
        </w:tc>
      </w:tr>
      <w:tr w:rsidR="000659FA" w:rsidRPr="000659FA" w14:paraId="7FF4B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6C5B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ce_capex_own_prfrmnce_algnd</w:t>
            </w:r>
          </w:p>
        </w:tc>
      </w:tr>
      <w:tr w:rsidR="000659FA" w:rsidRPr="000659FA" w14:paraId="4F8487F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A3E49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5FB73BBD" w14:textId="5DB47C55" w:rsidR="007E49BE" w:rsidRPr="000659FA" w:rsidRDefault="00BF5159" w:rsidP="007E3521">
      <w:pPr>
        <w:pStyle w:val="MyHeading1"/>
        <w:spacing w:before="240" w:after="120" w:line="360" w:lineRule="auto"/>
        <w:jc w:val="both"/>
        <w:rPr>
          <w:i/>
          <w:color w:val="auto"/>
          <w:lang w:val="pt-PT"/>
        </w:rPr>
      </w:pPr>
      <w:bookmarkStart w:id="509" w:name="_Toc194943254"/>
      <w:r w:rsidRPr="000659FA">
        <w:rPr>
          <w:color w:val="auto"/>
          <w:lang w:val="pt-PT"/>
        </w:rPr>
        <w:lastRenderedPageBreak/>
        <w:t xml:space="preserve">Empresas </w:t>
      </w:r>
      <w:r w:rsidR="00472C59" w:rsidRPr="000659FA">
        <w:rPr>
          <w:color w:val="auto"/>
          <w:lang w:val="pt-PT"/>
        </w:rPr>
        <w:t>E</w:t>
      </w:r>
      <w:r w:rsidRPr="000659FA">
        <w:rPr>
          <w:color w:val="auto"/>
          <w:lang w:val="pt-PT"/>
        </w:rPr>
        <w:t>xcluídas do Acordo de Paris –</w:t>
      </w:r>
      <w:r w:rsidRPr="000659FA">
        <w:rPr>
          <w:i/>
          <w:color w:val="auto"/>
          <w:lang w:val="pt-PT"/>
        </w:rPr>
        <w:t>modesg_inp_empr_excl_paris</w:t>
      </w:r>
      <w:bookmarkEnd w:id="509"/>
    </w:p>
    <w:p w14:paraId="703507CC" w14:textId="7CE49E4B" w:rsidR="00BF5159" w:rsidRPr="000659FA" w:rsidRDefault="00BF5159" w:rsidP="008E5B92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Junção das</w:t>
      </w:r>
      <w:r w:rsidRPr="000659FA">
        <w:rPr>
          <w:rFonts w:ascii="Santander Text" w:hAnsi="Santander Text" w:cs="Arial"/>
          <w:i/>
          <w:lang w:val="pt-PT"/>
        </w:rPr>
        <w:t xml:space="preserve"> sheets</w:t>
      </w:r>
      <w:r w:rsidRPr="000659FA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="004E7DFE" w:rsidRPr="000659FA">
        <w:rPr>
          <w:rFonts w:ascii="Santander Text" w:hAnsi="Santander Text" w:cs="Arial"/>
          <w:lang w:val="pt-PT"/>
        </w:rPr>
        <w:t xml:space="preserve">nando o campo </w:t>
      </w:r>
      <w:r w:rsidR="004E7DFE" w:rsidRPr="000659FA">
        <w:rPr>
          <w:rFonts w:ascii="Santander Text" w:hAnsi="Santander Text" w:cs="Arial"/>
          <w:i/>
          <w:lang w:val="pt-PT"/>
        </w:rPr>
        <w:t>'flg_scib'</w:t>
      </w:r>
      <w:r w:rsidR="004E7DFE" w:rsidRPr="000659FA">
        <w:rPr>
          <w:rFonts w:ascii="Santander Text" w:hAnsi="Santander Text" w:cs="Arial"/>
          <w:lang w:val="pt-PT"/>
        </w:rPr>
        <w:t xml:space="preserve"> que é aprovisionado</w:t>
      </w:r>
      <w:r w:rsidRPr="000659FA">
        <w:rPr>
          <w:rFonts w:ascii="Santander Text" w:hAnsi="Santander Text" w:cs="Arial"/>
          <w:lang w:val="pt-PT"/>
        </w:rPr>
        <w:t xml:space="preserve"> por 0 se o cliente for Non-SCIB e 1 se o cliente for SCIB;</w:t>
      </w:r>
    </w:p>
    <w:p w14:paraId="0020BB5F" w14:textId="77777777" w:rsidR="00BF5159" w:rsidRPr="000659FA" w:rsidRDefault="00BF5159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0DDC84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68E6C4F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4B8AF42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758FA67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1DD6C2C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CC50828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A25F6F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2FACA0B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5B88811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D803BF2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flg_scib</w:t>
            </w:r>
          </w:p>
        </w:tc>
      </w:tr>
      <w:tr w:rsidR="000659FA" w:rsidRPr="000659FA" w14:paraId="1A0C067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ECC2DF6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2B027423" w14:textId="6F8296D0" w:rsidR="008435E7" w:rsidRPr="000659FA" w:rsidRDefault="008435E7" w:rsidP="007E3521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10" w:name="_Toc192760834"/>
      <w:bookmarkStart w:id="511" w:name="_Toc192777759"/>
      <w:bookmarkStart w:id="512" w:name="_Toc192777875"/>
      <w:bookmarkStart w:id="513" w:name="_Toc192777760"/>
      <w:bookmarkStart w:id="514" w:name="_Toc192777876"/>
      <w:bookmarkStart w:id="515" w:name="_Toc194943255"/>
      <w:bookmarkEnd w:id="510"/>
      <w:bookmarkEnd w:id="511"/>
      <w:bookmarkEnd w:id="512"/>
      <w:bookmarkEnd w:id="513"/>
      <w:bookmarkEnd w:id="514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 e 2 para bens imóveis – </w:t>
      </w:r>
      <w:r w:rsidRPr="000659FA">
        <w:rPr>
          <w:i/>
          <w:color w:val="auto"/>
          <w:lang w:val="pt-PT"/>
        </w:rPr>
        <w:t>modesg_inp_emss_bens_imoveis</w:t>
      </w:r>
      <w:bookmarkEnd w:id="515"/>
    </w:p>
    <w:p w14:paraId="72C02DCA" w14:textId="3162E4C4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</w:t>
      </w:r>
      <w:r w:rsidR="0094566A" w:rsidRPr="000659FA">
        <w:rPr>
          <w:rFonts w:ascii="Santander Text" w:hAnsi="Santander Text" w:cs="Arial"/>
          <w:lang w:val="pt-PT"/>
        </w:rPr>
        <w:t xml:space="preserve"> d</w:t>
      </w:r>
      <w:r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C3674F" w:rsidRPr="000659FA">
        <w:rPr>
          <w:rFonts w:ascii="Santander Text" w:hAnsi="Santander Text" w:cs="Arial"/>
          <w:lang w:val="pt-PT"/>
        </w:rPr>
        <w:t>;</w:t>
      </w:r>
    </w:p>
    <w:p w14:paraId="71009AFF" w14:textId="77777777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398343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BE2DE9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5ECD05B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BCF67C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2B80B9C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A62631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tipo_bem</w:t>
            </w:r>
          </w:p>
        </w:tc>
      </w:tr>
      <w:tr w:rsidR="000659FA" w:rsidRPr="000659FA" w14:paraId="30E1C1C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464FA44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tipo_finalidade_bem</w:t>
            </w:r>
          </w:p>
        </w:tc>
      </w:tr>
      <w:tr w:rsidR="000659FA" w:rsidRPr="000659FA" w14:paraId="7180AA0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FD4605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epc</w:t>
            </w:r>
          </w:p>
        </w:tc>
      </w:tr>
      <w:tr w:rsidR="000659FA" w:rsidRPr="000659FA" w14:paraId="0908F28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0849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17A2D47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74CC80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4FDF719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CBCBE5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nome_fator_emissao</w:t>
            </w:r>
          </w:p>
        </w:tc>
      </w:tr>
      <w:tr w:rsidR="000659FA" w:rsidRPr="000659FA" w14:paraId="360694B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4A15811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2816603C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5841B4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4CC64D0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D76AC8B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20368B8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E85DB2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12695CE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7932117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662DB86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F1DD2D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tipo_fator_emissao</w:t>
            </w:r>
          </w:p>
        </w:tc>
      </w:tr>
      <w:tr w:rsidR="000659FA" w:rsidRPr="000659FA" w14:paraId="4339709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3071EE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regiao</w:t>
            </w:r>
          </w:p>
        </w:tc>
      </w:tr>
      <w:tr w:rsidR="000659FA" w:rsidRPr="000659FA" w14:paraId="54DF4DC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DA02CB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ano_fator_emissao</w:t>
            </w:r>
          </w:p>
        </w:tc>
      </w:tr>
    </w:tbl>
    <w:p w14:paraId="2B14697F" w14:textId="6AAB114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16" w:name="_Toc192760837"/>
      <w:bookmarkStart w:id="517" w:name="_Toc192777762"/>
      <w:bookmarkStart w:id="518" w:name="_Toc192777878"/>
      <w:bookmarkStart w:id="519" w:name="_Toc194943256"/>
      <w:bookmarkEnd w:id="516"/>
      <w:bookmarkEnd w:id="517"/>
      <w:bookmarkEnd w:id="518"/>
      <w:r w:rsidRPr="000659FA">
        <w:rPr>
          <w:color w:val="auto"/>
          <w:lang w:val="pt-PT"/>
        </w:rPr>
        <w:lastRenderedPageBreak/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por código NACE - </w:t>
      </w:r>
      <w:r w:rsidRPr="000659FA">
        <w:rPr>
          <w:i/>
          <w:color w:val="auto"/>
          <w:lang w:val="pt-PT"/>
        </w:rPr>
        <w:t>modesg_inp_emss_nace</w:t>
      </w:r>
      <w:bookmarkEnd w:id="519"/>
    </w:p>
    <w:p w14:paraId="4F546A6E" w14:textId="688B369E" w:rsidR="00EA6D90" w:rsidRPr="000659FA" w:rsidRDefault="0094566A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EA6D90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vírgula;</w:t>
      </w:r>
    </w:p>
    <w:p w14:paraId="08CFA6A7" w14:textId="7088B4E3" w:rsidR="006D3BC9" w:rsidRPr="000659FA" w:rsidRDefault="00E544A4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</w:t>
      </w:r>
      <w:r w:rsidR="0020233A" w:rsidRPr="000659FA">
        <w:rPr>
          <w:rFonts w:ascii="Santander Text" w:hAnsi="Santander Text" w:cs="Arial"/>
          <w:lang w:val="pt-PT"/>
        </w:rPr>
        <w:t xml:space="preserve">êm de ser alterados manualmente, </w:t>
      </w:r>
      <w:r w:rsidR="0094566A" w:rsidRPr="000659FA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="006D3BC9" w:rsidRPr="000659FA">
        <w:rPr>
          <w:rFonts w:ascii="Santander Text" w:hAnsi="Santander Text" w:cs="Arial"/>
          <w:lang w:val="pt-PT"/>
        </w:rPr>
        <w:t>: retirar o primero ponto entre a letra e o número, retirar os zeros à esquerda, acrescentar a letra no início e acrescentar os pontos para cada nível de nace.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1381665D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EE4C7B1" w14:textId="5B87A3B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  <w:tc>
          <w:tcPr>
            <w:tcW w:w="2324" w:type="dxa"/>
            <w:vAlign w:val="center"/>
          </w:tcPr>
          <w:p w14:paraId="69CDB40E" w14:textId="2510BCD7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</w:tr>
      <w:tr w:rsidR="000659FA" w:rsidRPr="000659FA" w14:paraId="2C5CA000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640B920" w14:textId="61B5B93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01</w:t>
            </w:r>
          </w:p>
        </w:tc>
        <w:tc>
          <w:tcPr>
            <w:tcW w:w="2324" w:type="dxa"/>
            <w:vAlign w:val="center"/>
          </w:tcPr>
          <w:p w14:paraId="5C0AFB6E" w14:textId="0D6E978F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A1</w:t>
            </w:r>
          </w:p>
        </w:tc>
      </w:tr>
      <w:tr w:rsidR="000659FA" w:rsidRPr="000659FA" w14:paraId="7AC4AB1C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48824A24" w14:textId="66B91141" w:rsidR="006D3BC9" w:rsidRPr="000659FA" w:rsidRDefault="006D3BC9" w:rsidP="006D3BC9">
            <w:pPr>
              <w:spacing w:after="0" w:line="360" w:lineRule="auto"/>
            </w:pPr>
            <w:r w:rsidRPr="000659FA">
              <w:t>01.1</w:t>
            </w:r>
          </w:p>
        </w:tc>
        <w:tc>
          <w:tcPr>
            <w:tcW w:w="2324" w:type="dxa"/>
            <w:vAlign w:val="center"/>
          </w:tcPr>
          <w:p w14:paraId="49631FB8" w14:textId="64D7CF51" w:rsidR="006D3BC9" w:rsidRPr="000659FA" w:rsidRDefault="006D3BC9" w:rsidP="006D3BC9">
            <w:pPr>
              <w:spacing w:after="0" w:line="360" w:lineRule="auto"/>
            </w:pPr>
            <w:r w:rsidRPr="000659FA">
              <w:t>A1.1</w:t>
            </w:r>
          </w:p>
        </w:tc>
      </w:tr>
      <w:tr w:rsidR="000659FA" w:rsidRPr="000659FA" w14:paraId="1D562586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65E54622" w14:textId="4639350F" w:rsidR="006D3BC9" w:rsidRPr="000659FA" w:rsidRDefault="006D3BC9" w:rsidP="006D3BC9">
            <w:pPr>
              <w:spacing w:after="0" w:line="360" w:lineRule="auto"/>
            </w:pPr>
            <w:r w:rsidRPr="000659FA">
              <w:t>01.11</w:t>
            </w:r>
          </w:p>
        </w:tc>
        <w:tc>
          <w:tcPr>
            <w:tcW w:w="2324" w:type="dxa"/>
            <w:vAlign w:val="center"/>
          </w:tcPr>
          <w:p w14:paraId="27C07506" w14:textId="1BB56A1A" w:rsidR="006D3BC9" w:rsidRPr="000659FA" w:rsidRDefault="006D3BC9" w:rsidP="006D3BC9">
            <w:pPr>
              <w:spacing w:after="0" w:line="360" w:lineRule="auto"/>
            </w:pPr>
            <w:r w:rsidRPr="000659FA">
              <w:t>A1.1.1</w:t>
            </w:r>
          </w:p>
        </w:tc>
      </w:tr>
      <w:tr w:rsidR="000659FA" w:rsidRPr="000659FA" w14:paraId="2548E9AA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1EE46173" w14:textId="19B41F45" w:rsidR="006D3BC9" w:rsidRPr="000659FA" w:rsidRDefault="006D3BC9" w:rsidP="006D3BC9">
            <w:pPr>
              <w:spacing w:after="0" w:line="360" w:lineRule="auto"/>
            </w:pPr>
            <w:r w:rsidRPr="000659FA">
              <w:t>15.12</w:t>
            </w:r>
          </w:p>
        </w:tc>
        <w:tc>
          <w:tcPr>
            <w:tcW w:w="2324" w:type="dxa"/>
            <w:vAlign w:val="center"/>
          </w:tcPr>
          <w:p w14:paraId="3A7B3FBC" w14:textId="2E2059E8" w:rsidR="006D3BC9" w:rsidRPr="000659FA" w:rsidRDefault="006D3BC9" w:rsidP="006D3BC9">
            <w:pPr>
              <w:spacing w:after="0" w:line="360" w:lineRule="auto"/>
            </w:pPr>
            <w:r w:rsidRPr="000659FA">
              <w:t>C15.1.2</w:t>
            </w:r>
          </w:p>
        </w:tc>
      </w:tr>
      <w:tr w:rsidR="000659FA" w:rsidRPr="000659FA" w14:paraId="69AC52B3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7938D47A" w14:textId="2A25E9D5" w:rsidR="006D3BC9" w:rsidRPr="000659FA" w:rsidRDefault="006D3BC9" w:rsidP="006D3BC9">
            <w:pPr>
              <w:spacing w:after="0" w:line="360" w:lineRule="auto"/>
            </w:pPr>
            <w:r w:rsidRPr="000659FA">
              <w:t>15.2</w:t>
            </w:r>
          </w:p>
        </w:tc>
        <w:tc>
          <w:tcPr>
            <w:tcW w:w="2324" w:type="dxa"/>
            <w:vAlign w:val="center"/>
          </w:tcPr>
          <w:p w14:paraId="143C5598" w14:textId="0B884DF9" w:rsidR="006D3BC9" w:rsidRPr="000659FA" w:rsidRDefault="006D3BC9" w:rsidP="006D3BC9">
            <w:pPr>
              <w:spacing w:after="0" w:line="360" w:lineRule="auto"/>
            </w:pPr>
            <w:r w:rsidRPr="000659FA">
              <w:t>C15.2</w:t>
            </w:r>
          </w:p>
        </w:tc>
      </w:tr>
      <w:tr w:rsidR="006D3BC9" w:rsidRPr="000659FA" w14:paraId="1ABA9E85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361A0831" w14:textId="072408C6" w:rsidR="006D3BC9" w:rsidRPr="000659FA" w:rsidRDefault="006D3BC9" w:rsidP="006D3BC9">
            <w:pPr>
              <w:spacing w:after="0" w:line="360" w:lineRule="auto"/>
            </w:pPr>
            <w:r w:rsidRPr="000659FA">
              <w:t>15.20</w:t>
            </w:r>
          </w:p>
        </w:tc>
        <w:tc>
          <w:tcPr>
            <w:tcW w:w="2324" w:type="dxa"/>
            <w:vAlign w:val="center"/>
          </w:tcPr>
          <w:p w14:paraId="1FB9172B" w14:textId="0C715A11" w:rsidR="006D3BC9" w:rsidRPr="000659FA" w:rsidRDefault="006D3BC9" w:rsidP="006D3BC9">
            <w:pPr>
              <w:spacing w:after="0" w:line="360" w:lineRule="auto"/>
            </w:pPr>
            <w:r w:rsidRPr="000659FA">
              <w:t>C15.2.0</w:t>
            </w:r>
          </w:p>
        </w:tc>
      </w:tr>
    </w:tbl>
    <w:p w14:paraId="5F2EE7CC" w14:textId="043BDFEB" w:rsidR="0094566A" w:rsidRPr="000659FA" w:rsidRDefault="0094566A" w:rsidP="007E3521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27F09D5D" w14:textId="214BFA0B" w:rsidR="00EA6D90" w:rsidRPr="000659FA" w:rsidRDefault="00EA6D90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="000659FA" w:rsidRPr="000659FA" w14:paraId="3CFC38EB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0894513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7C34DC83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332060F8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cod_class_indust</w:t>
            </w:r>
          </w:p>
        </w:tc>
      </w:tr>
      <w:tr w:rsidR="000659FA" w:rsidRPr="000659FA" w14:paraId="7CB9036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2FC864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1AB7E759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84B458D" w14:textId="4A1CB234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1CBE3D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1C48F66" w14:textId="2E76BEAE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unidades_fator_de_emissao</w:t>
            </w:r>
          </w:p>
        </w:tc>
      </w:tr>
      <w:tr w:rsidR="000659FA" w:rsidRPr="000659FA" w14:paraId="12FC902A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4959BEE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040E0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E33473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4DDB10B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400CD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5F1C66D0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81DED1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421EA055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FA117E5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</w:t>
            </w:r>
          </w:p>
        </w:tc>
      </w:tr>
      <w:tr w:rsidR="000659FA" w:rsidRPr="000659FA" w14:paraId="2342E0C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BF9A53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nivel_classificacao_1</w:t>
            </w:r>
          </w:p>
        </w:tc>
      </w:tr>
      <w:tr w:rsidR="000659FA" w:rsidRPr="000659FA" w14:paraId="7EB43DBE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7B610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31501551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3B1A6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opcao_metodologia</w:t>
            </w:r>
          </w:p>
        </w:tc>
      </w:tr>
    </w:tbl>
    <w:p w14:paraId="2C05C834" w14:textId="6F00BB1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20" w:name="_Toc194943257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 - </w:t>
      </w:r>
      <w:r w:rsidRPr="000659FA">
        <w:rPr>
          <w:i/>
          <w:color w:val="auto"/>
          <w:lang w:val="pt-PT"/>
        </w:rPr>
        <w:t>modesg_inp_emss_scib</w:t>
      </w:r>
      <w:bookmarkEnd w:id="520"/>
    </w:p>
    <w:p w14:paraId="04D0F120" w14:textId="66BA2BFD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divida_total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capital_proprio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D92B39" w:rsidRPr="000659FA">
        <w:rPr>
          <w:rFonts w:ascii="Santander Text" w:hAnsi="Santander Text" w:cs="Arial"/>
          <w:lang w:val="pt-PT"/>
        </w:rPr>
        <w:t>;</w:t>
      </w:r>
    </w:p>
    <w:p w14:paraId="43A4DD6A" w14:textId="77777777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78116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0041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FA9E9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E3E861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lastRenderedPageBreak/>
              <w:t>nome_grupo</w:t>
            </w:r>
          </w:p>
        </w:tc>
      </w:tr>
      <w:tr w:rsidR="000659FA" w:rsidRPr="000659FA" w14:paraId="2F13088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46558F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50424C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83ABBC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691E7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A70815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scp1_emss</w:t>
            </w:r>
          </w:p>
        </w:tc>
      </w:tr>
      <w:tr w:rsidR="000659FA" w:rsidRPr="000659FA" w14:paraId="4E28EC89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1809D8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scp2_emss</w:t>
            </w:r>
          </w:p>
        </w:tc>
      </w:tr>
      <w:tr w:rsidR="000659FA" w:rsidRPr="000659FA" w14:paraId="119AABC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307141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scp3_emss</w:t>
            </w:r>
          </w:p>
        </w:tc>
      </w:tr>
      <w:tr w:rsidR="000659FA" w:rsidRPr="000659FA" w14:paraId="592AE5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5BC703E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score_scp1</w:t>
            </w:r>
          </w:p>
        </w:tc>
      </w:tr>
      <w:tr w:rsidR="000659FA" w:rsidRPr="000659FA" w14:paraId="06009D2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DC2674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score_scp2</w:t>
            </w:r>
          </w:p>
        </w:tc>
      </w:tr>
      <w:tr w:rsidR="000659FA" w:rsidRPr="000659FA" w14:paraId="2C2E462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09AC2C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score_scp3</w:t>
            </w:r>
          </w:p>
        </w:tc>
      </w:tr>
      <w:tr w:rsidR="000659FA" w:rsidRPr="000659FA" w14:paraId="673C3C6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646DA9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ano_info</w:t>
            </w:r>
          </w:p>
        </w:tc>
      </w:tr>
      <w:tr w:rsidR="000659FA" w:rsidRPr="000659FA" w14:paraId="4C7784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E51C33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origem_scp1</w:t>
            </w:r>
          </w:p>
        </w:tc>
      </w:tr>
      <w:tr w:rsidR="000659FA" w:rsidRPr="000659FA" w14:paraId="21CBD3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0240B2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origem_scp2</w:t>
            </w:r>
          </w:p>
        </w:tc>
      </w:tr>
      <w:tr w:rsidR="000659FA" w:rsidRPr="000659FA" w14:paraId="6B095E1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38CC90B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origem_scp3</w:t>
            </w:r>
          </w:p>
        </w:tc>
      </w:tr>
      <w:tr w:rsidR="000659FA" w:rsidRPr="000659FA" w14:paraId="7CD5FD7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16BBA4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divida_total</w:t>
            </w:r>
          </w:p>
        </w:tc>
      </w:tr>
      <w:tr w:rsidR="005B57CE" w:rsidRPr="000659FA" w14:paraId="78BF53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86AEAD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capital_proprio</w:t>
            </w:r>
          </w:p>
        </w:tc>
      </w:tr>
    </w:tbl>
    <w:p w14:paraId="0F321D55" w14:textId="316BD831" w:rsidR="008435E7" w:rsidRPr="000659FA" w:rsidRDefault="008435E7" w:rsidP="007E3521">
      <w:pPr>
        <w:rPr>
          <w:lang w:val="pt-PT"/>
        </w:rPr>
      </w:pPr>
    </w:p>
    <w:p w14:paraId="4FE92520" w14:textId="1E7B616C" w:rsidR="005B57CE" w:rsidRPr="000659FA" w:rsidRDefault="008435E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21" w:name="_Toc194943258"/>
      <w:r w:rsidRPr="000659FA">
        <w:rPr>
          <w:color w:val="auto"/>
          <w:lang w:val="pt-PT"/>
        </w:rPr>
        <w:t xml:space="preserve">Emissões por país/marca/modelo/subgrupo – </w:t>
      </w:r>
      <w:r w:rsidRPr="000659FA">
        <w:rPr>
          <w:i/>
          <w:color w:val="auto"/>
          <w:lang w:val="pt-PT"/>
        </w:rPr>
        <w:t>modesg_inp_emss_vcls</w:t>
      </w:r>
      <w:bookmarkEnd w:id="521"/>
    </w:p>
    <w:p w14:paraId="7042AB48" w14:textId="0B9D9D61" w:rsidR="00653E1F" w:rsidRPr="000659FA" w:rsidRDefault="00653E1F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 campo ‘</w:t>
      </w:r>
      <w:r w:rsidRPr="000659FA">
        <w:rPr>
          <w:rFonts w:ascii="Santander Text" w:hAnsi="Santander Text" w:cs="Arial"/>
          <w:i/>
          <w:lang w:val="pt-PT"/>
        </w:rPr>
        <w:t>nome_pais’ &lt;&gt; ‘Portugal’</w:t>
      </w:r>
      <w:r w:rsidRPr="000659FA">
        <w:rPr>
          <w:rFonts w:ascii="Santander Text" w:hAnsi="Santander Text" w:cs="Arial"/>
          <w:lang w:val="pt-PT"/>
        </w:rPr>
        <w:t>;</w:t>
      </w:r>
    </w:p>
    <w:p w14:paraId="5E908E5D" w14:textId="14613533" w:rsidR="005B57CE" w:rsidRPr="000659FA" w:rsidRDefault="0094566A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5B57CE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58665E" w:rsidRPr="000659FA">
        <w:rPr>
          <w:rFonts w:ascii="Santander Text" w:hAnsi="Santander Text" w:cs="Arial"/>
          <w:lang w:val="pt-PT"/>
        </w:rPr>
        <w:t>. Dar nota que por vezes ao realizar esta alteração os dados ficam em notação científica e é necessário realizar tratamento para voltar a colocar sem notação científica</w:t>
      </w:r>
      <w:r w:rsidR="005B57CE" w:rsidRPr="000659FA">
        <w:rPr>
          <w:rFonts w:ascii="Santander Text" w:hAnsi="Santander Text" w:cs="Arial"/>
          <w:lang w:val="pt-PT"/>
        </w:rPr>
        <w:t>;</w:t>
      </w:r>
    </w:p>
    <w:p w14:paraId="182E9137" w14:textId="6B09D8BC" w:rsidR="005B57CE" w:rsidRPr="000659FA" w:rsidRDefault="005B57CE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2D9553C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F370A5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6186842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4BC93FF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nome_regiao</w:t>
            </w:r>
          </w:p>
        </w:tc>
      </w:tr>
      <w:tr w:rsidR="000659FA" w:rsidRPr="000659FA" w14:paraId="011F553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0881F2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559C28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13D34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tipo_veiculo</w:t>
            </w:r>
          </w:p>
        </w:tc>
      </w:tr>
      <w:tr w:rsidR="000659FA" w:rsidRPr="000659FA" w14:paraId="19E2B32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2BD794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6AF24BEE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8FF732D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modelo</w:t>
            </w:r>
          </w:p>
        </w:tc>
      </w:tr>
      <w:tr w:rsidR="000659FA" w:rsidRPr="000659FA" w14:paraId="7E876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C57C75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marca</w:t>
            </w:r>
          </w:p>
        </w:tc>
      </w:tr>
      <w:tr w:rsidR="000659FA" w:rsidRPr="000659FA" w14:paraId="395168E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C3CF36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2723FDB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331C37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6D52610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C89D97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lastRenderedPageBreak/>
              <w:t>nome_fator_emissao</w:t>
            </w:r>
          </w:p>
        </w:tc>
      </w:tr>
      <w:tr w:rsidR="000659FA" w:rsidRPr="000659FA" w14:paraId="614CDA5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60313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044F571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C60B01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375D47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2CBE75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1003CB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656C9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2BF881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C8F994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5B57CE" w:rsidRPr="000659FA" w14:paraId="1562110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79C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73CC8806" w14:textId="77777777" w:rsidR="005B57CE" w:rsidRPr="000659FA" w:rsidRDefault="005B57CE" w:rsidP="007E3521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14:paraId="0EE5AC1E" w14:textId="6F2A926F" w:rsidR="005B57CE" w:rsidRPr="000659FA" w:rsidRDefault="005B57CE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22" w:name="_Toc194943259"/>
      <w:r w:rsidRPr="000659FA">
        <w:rPr>
          <w:color w:val="auto"/>
          <w:lang w:val="pt-PT"/>
        </w:rPr>
        <w:t xml:space="preserve">Emissões médias e </w:t>
      </w:r>
      <w:r w:rsidR="00472C59" w:rsidRPr="000659FA">
        <w:rPr>
          <w:color w:val="auto"/>
          <w:lang w:val="pt-PT"/>
        </w:rPr>
        <w:t>k</w:t>
      </w:r>
      <w:r w:rsidRPr="000659FA">
        <w:rPr>
          <w:color w:val="auto"/>
          <w:lang w:val="pt-PT"/>
        </w:rPr>
        <w:t xml:space="preserve">m’s por tipo de motor/tipo de veículo/país/subgrupo - </w:t>
      </w:r>
      <w:r w:rsidR="0094566A" w:rsidRPr="000659FA">
        <w:rPr>
          <w:i/>
          <w:color w:val="auto"/>
          <w:lang w:val="pt-PT"/>
        </w:rPr>
        <w:t>modesg_inp_km_medios_emss_vcls</w:t>
      </w:r>
      <w:bookmarkEnd w:id="522"/>
    </w:p>
    <w:p w14:paraId="09C979D0" w14:textId="3EB569EE" w:rsidR="00D841F6" w:rsidRPr="000659FA" w:rsidRDefault="005B57CE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media_km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</w:t>
      </w:r>
      <w:r w:rsidR="00D841F6" w:rsidRPr="000659FA">
        <w:rPr>
          <w:rFonts w:ascii="Santander Text" w:hAnsi="Santander Text" w:cs="Arial"/>
          <w:lang w:val="pt-PT"/>
        </w:rPr>
        <w:t xml:space="preserve"> um ponto e não com uma vírgula;</w:t>
      </w:r>
    </w:p>
    <w:p w14:paraId="7F8DEBFF" w14:textId="3024842B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media_scp1_emss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media_scp2_emss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media_scp3_emss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estar aprovisionados a vazio;</w:t>
      </w:r>
    </w:p>
    <w:p w14:paraId="02D75134" w14:textId="15124F50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0C6F181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31CA191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26A827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FCBB3F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tipo_vcl</w:t>
            </w:r>
          </w:p>
        </w:tc>
      </w:tr>
      <w:tr w:rsidR="000659FA" w:rsidRPr="000659FA" w14:paraId="10D7BFF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0F4506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399D0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FEB1BFA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media_km</w:t>
            </w:r>
          </w:p>
        </w:tc>
      </w:tr>
      <w:tr w:rsidR="000659FA" w:rsidRPr="000659FA" w14:paraId="64CC7F7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CF3FB8" w14:textId="506DE9B1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3D01F564" w14:textId="536F261C" w:rsidR="00D841F6" w:rsidRPr="000659FA" w:rsidRDefault="00D841F6" w:rsidP="007E3521">
      <w:pPr>
        <w:pStyle w:val="MyHeading1"/>
        <w:spacing w:before="240" w:after="120" w:line="360" w:lineRule="auto"/>
        <w:jc w:val="both"/>
        <w:rPr>
          <w:color w:val="auto"/>
        </w:rPr>
      </w:pPr>
      <w:bookmarkStart w:id="523" w:name="_Toc192760843"/>
      <w:bookmarkStart w:id="524" w:name="_Toc192777767"/>
      <w:bookmarkStart w:id="525" w:name="_Toc192777883"/>
      <w:bookmarkStart w:id="526" w:name="_Toc192760844"/>
      <w:bookmarkStart w:id="527" w:name="_Toc192777768"/>
      <w:bookmarkStart w:id="528" w:name="_Toc192777884"/>
      <w:bookmarkStart w:id="529" w:name="_Toc194943260"/>
      <w:bookmarkEnd w:id="523"/>
      <w:bookmarkEnd w:id="524"/>
      <w:bookmarkEnd w:id="525"/>
      <w:bookmarkEnd w:id="526"/>
      <w:bookmarkEnd w:id="527"/>
      <w:bookmarkEnd w:id="528"/>
      <w:r w:rsidRPr="000659FA">
        <w:rPr>
          <w:i/>
          <w:color w:val="auto"/>
        </w:rPr>
        <w:t>Project Finance</w:t>
      </w:r>
      <w:r w:rsidRPr="000659FA">
        <w:rPr>
          <w:color w:val="auto"/>
        </w:rPr>
        <w:t xml:space="preserve"> - </w:t>
      </w:r>
      <w:r w:rsidRPr="000659FA">
        <w:rPr>
          <w:i/>
          <w:color w:val="auto"/>
        </w:rPr>
        <w:t>modesg_inp_project_finance</w:t>
      </w:r>
      <w:bookmarkEnd w:id="529"/>
    </w:p>
    <w:p w14:paraId="3952F4CD" w14:textId="4849CC17" w:rsidR="00EA6D90" w:rsidRPr="000659FA" w:rsidRDefault="00F30F35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="000659FA" w:rsidRPr="000659FA" w14:paraId="09894388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D8142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</w:t>
            </w:r>
          </w:p>
        </w:tc>
      </w:tr>
      <w:tr w:rsidR="000659FA" w:rsidRPr="000659FA" w14:paraId="3019C6C2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F0708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</w:t>
            </w:r>
          </w:p>
        </w:tc>
      </w:tr>
      <w:tr w:rsidR="000659FA" w:rsidRPr="000659FA" w14:paraId="33E95396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7EAC08A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</w:t>
            </w:r>
          </w:p>
        </w:tc>
      </w:tr>
      <w:tr w:rsidR="000659FA" w:rsidRPr="000659FA" w14:paraId="268A016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938791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nome_legal_kgl</w:t>
            </w:r>
          </w:p>
        </w:tc>
      </w:tr>
      <w:tr w:rsidR="000659FA" w:rsidRPr="000659FA" w14:paraId="34BFA62E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765BAE5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kgl_top_entidade_principal</w:t>
            </w:r>
          </w:p>
        </w:tc>
      </w:tr>
      <w:tr w:rsidR="000659FA" w:rsidRPr="000659FA" w14:paraId="1E02B781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6F50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kgl_entidade_principal</w:t>
            </w:r>
          </w:p>
        </w:tc>
      </w:tr>
      <w:tr w:rsidR="000659FA" w:rsidRPr="000659FA" w14:paraId="554B42A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9469EE9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nome_top_entidade_principal</w:t>
            </w:r>
          </w:p>
        </w:tc>
      </w:tr>
      <w:tr w:rsidR="000659FA" w:rsidRPr="000659FA" w14:paraId="0D920EEC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434A1EF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codigo_unidade_operativa</w:t>
            </w:r>
          </w:p>
        </w:tc>
      </w:tr>
      <w:tr w:rsidR="00F30F35" w:rsidRPr="000659FA" w14:paraId="0B399E1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32184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nome_entidade_operativa</w:t>
            </w:r>
          </w:p>
        </w:tc>
      </w:tr>
    </w:tbl>
    <w:p w14:paraId="5090489B" w14:textId="63C4FE81" w:rsidR="00EA6D90" w:rsidRPr="000659FA" w:rsidRDefault="00EA6D90" w:rsidP="007E3521">
      <w:pPr>
        <w:spacing w:line="360" w:lineRule="auto"/>
        <w:jc w:val="both"/>
        <w:rPr>
          <w:rFonts w:ascii="Santander Text" w:hAnsi="Santander Text" w:cs="Arial"/>
        </w:rPr>
      </w:pPr>
    </w:p>
    <w:p w14:paraId="710F9E88" w14:textId="29D4F246" w:rsidR="00472C59" w:rsidRPr="000659FA" w:rsidRDefault="00472C59" w:rsidP="007E3521">
      <w:pPr>
        <w:pStyle w:val="MyHeading1"/>
        <w:spacing w:after="120" w:line="360" w:lineRule="auto"/>
        <w:rPr>
          <w:rFonts w:cs="Arial"/>
          <w:i/>
          <w:color w:val="auto"/>
          <w:szCs w:val="18"/>
          <w:lang w:val="pt-PT"/>
        </w:rPr>
      </w:pPr>
      <w:bookmarkStart w:id="530" w:name="_Toc194943261"/>
      <w:r w:rsidRPr="000659FA">
        <w:rPr>
          <w:color w:val="auto"/>
          <w:lang w:val="pt-PT"/>
        </w:rPr>
        <w:lastRenderedPageBreak/>
        <w:t xml:space="preserve">Tabela de Parametrização - </w:t>
      </w:r>
      <w:r w:rsidRPr="000659FA">
        <w:rPr>
          <w:rFonts w:cs="Arial"/>
          <w:i/>
          <w:color w:val="auto"/>
          <w:szCs w:val="18"/>
          <w:lang w:val="pt-PT"/>
        </w:rPr>
        <w:t>modesg_param_codigos</w:t>
      </w:r>
      <w:bookmarkEnd w:id="530"/>
    </w:p>
    <w:p w14:paraId="30062BED" w14:textId="6A3D5686" w:rsidR="00CD35EB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serve para</w:t>
      </w:r>
      <w:r w:rsidR="00CD35EB" w:rsidRPr="000659FA">
        <w:rPr>
          <w:rFonts w:ascii="Santander Text" w:hAnsi="Santander Text" w:cs="Arial"/>
          <w:lang w:val="pt-PT"/>
        </w:rPr>
        <w:t xml:space="preserve"> efetuar o</w:t>
      </w:r>
      <w:r w:rsidRPr="000659FA">
        <w:rPr>
          <w:rFonts w:ascii="Santander Text" w:hAnsi="Santander Text" w:cs="Arial"/>
          <w:lang w:val="pt-PT"/>
        </w:rPr>
        <w:t xml:space="preserve"> mapeamento dos valores dos campos do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Pr="000659FA">
        <w:rPr>
          <w:rFonts w:ascii="Santander Text" w:hAnsi="Santander Text" w:cs="Arial"/>
          <w:lang w:val="pt-PT"/>
        </w:rPr>
        <w:t xml:space="preserve"> com os valores dos campos homólogos dos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 mencionados nesta seção.</w:t>
      </w:r>
      <w:r w:rsidR="00CD35EB" w:rsidRPr="000659FA">
        <w:rPr>
          <w:rFonts w:ascii="Santander Text" w:hAnsi="Santander Text" w:cs="Arial"/>
          <w:lang w:val="pt-PT"/>
        </w:rPr>
        <w:t xml:space="preserve"> Apresentando a seguinte estrutura:</w:t>
      </w:r>
    </w:p>
    <w:p w14:paraId="72800EFE" w14:textId="38FFFA3C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‘dimensão’</w:t>
      </w:r>
      <w:r w:rsidRPr="000659FA">
        <w:rPr>
          <w:rFonts w:ascii="Santander Text" w:hAnsi="Santander Text" w:cs="Arial"/>
          <w:lang w:val="pt-PT"/>
        </w:rPr>
        <w:t xml:space="preserve"> diz respeito</w:t>
      </w:r>
      <w:r w:rsidR="00130EA0" w:rsidRPr="000659FA">
        <w:rPr>
          <w:rFonts w:ascii="Santander Text" w:hAnsi="Santander Text" w:cs="Arial"/>
          <w:lang w:val="pt-PT"/>
        </w:rPr>
        <w:t xml:space="preserve"> à informação que queremos obter;</w:t>
      </w:r>
    </w:p>
    <w:p w14:paraId="1C53F4DA" w14:textId="7243C71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‘valor_original’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>-</w:t>
      </w:r>
      <w:r w:rsidRPr="000659FA">
        <w:rPr>
          <w:rFonts w:ascii="Santander Text" w:hAnsi="Santander Text" w:cs="Arial"/>
          <w:lang w:val="pt-PT"/>
        </w:rPr>
        <w:t xml:space="preserve"> valores que o campo assume no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="006D3BC9" w:rsidRPr="000659FA">
        <w:rPr>
          <w:rFonts w:ascii="Santander Text" w:hAnsi="Santander Text" w:cs="Arial"/>
          <w:i/>
          <w:lang w:val="pt-PT"/>
        </w:rPr>
        <w:t xml:space="preserve">, </w:t>
      </w:r>
      <w:r w:rsidR="006D3BC9" w:rsidRPr="000659FA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0659FA">
        <w:rPr>
          <w:rFonts w:ascii="Santander Text" w:hAnsi="Santander Text" w:cs="Arial"/>
          <w:lang w:val="pt-PT"/>
        </w:rPr>
        <w:t>;</w:t>
      </w:r>
    </w:p>
    <w:p w14:paraId="33EA0533" w14:textId="41880EB7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valores que o campo assume nos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>;</w:t>
      </w:r>
    </w:p>
    <w:p w14:paraId="47E0B03F" w14:textId="21F7454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‘descritivo_mv’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 presente na coluna </w:t>
      </w:r>
      <w:r w:rsidRPr="000659FA">
        <w:rPr>
          <w:rFonts w:ascii="Santander Text" w:hAnsi="Santander Text" w:cs="Arial"/>
          <w:i/>
          <w:lang w:val="pt-PT"/>
        </w:rPr>
        <w:t>‘valor_mv’</w:t>
      </w:r>
      <w:r w:rsidR="00CD35EB" w:rsidRPr="000659FA">
        <w:rPr>
          <w:rFonts w:ascii="Santander Text" w:hAnsi="Santander Text" w:cs="Arial"/>
          <w:lang w:val="pt-PT"/>
        </w:rPr>
        <w:t>.</w:t>
      </w:r>
    </w:p>
    <w:p w14:paraId="61409CA4" w14:textId="4A203CCF" w:rsidR="00130EA0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Aquando do carregamento, deverá ser garantido que </w:t>
      </w:r>
      <w:r w:rsidR="009B7255" w:rsidRPr="000659FA">
        <w:rPr>
          <w:rFonts w:ascii="Santander Text" w:hAnsi="Santander Text" w:cs="Arial"/>
          <w:lang w:val="pt-PT"/>
        </w:rPr>
        <w:t xml:space="preserve">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‘valor_mv’</w:t>
      </w:r>
      <w:r w:rsidR="009B7255" w:rsidRPr="000659FA">
        <w:rPr>
          <w:rFonts w:ascii="Santander Text" w:hAnsi="Santander Text" w:cs="Arial"/>
          <w:lang w:val="pt-PT"/>
        </w:rPr>
        <w:t xml:space="preserve"> correspondem a 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‘descritivo_mv’</w:t>
      </w:r>
      <w:r w:rsidR="009B7255" w:rsidRPr="000659FA">
        <w:rPr>
          <w:rFonts w:ascii="Santander Text" w:hAnsi="Santander Text" w:cs="Arial"/>
          <w:lang w:val="pt-PT"/>
        </w:rPr>
        <w:t>.</w:t>
      </w:r>
    </w:p>
    <w:p w14:paraId="51C9A2B8" w14:textId="77777777" w:rsidR="00CD35EB" w:rsidRPr="000659FA" w:rsidRDefault="00CD35EB" w:rsidP="007E3521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8195212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D7C641C" w14:textId="2455B7D7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dimensao</w:t>
            </w:r>
          </w:p>
        </w:tc>
      </w:tr>
      <w:tr w:rsidR="000659FA" w:rsidRPr="000659FA" w14:paraId="5FB7369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E6E7CD1" w14:textId="7B58546B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valor_original</w:t>
            </w:r>
          </w:p>
        </w:tc>
      </w:tr>
      <w:tr w:rsidR="000659FA" w:rsidRPr="000659FA" w14:paraId="4BB06B8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2B52DF3" w14:textId="795D9898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valor_mv</w:t>
            </w:r>
          </w:p>
        </w:tc>
      </w:tr>
      <w:tr w:rsidR="00472C59" w:rsidRPr="000659FA" w14:paraId="4CCB3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4A196F2F" w14:textId="3A141F1E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descritivo_mv</w:t>
            </w:r>
          </w:p>
        </w:tc>
      </w:tr>
    </w:tbl>
    <w:p w14:paraId="3713CAA4" w14:textId="77777777" w:rsidR="00472C59" w:rsidRPr="000659FA" w:rsidRDefault="00472C59" w:rsidP="007E3521">
      <w:pPr>
        <w:rPr>
          <w:lang w:val="pt-PT"/>
        </w:rPr>
      </w:pPr>
    </w:p>
    <w:sectPr w:rsidR="00472C59" w:rsidRPr="000659FA" w:rsidSect="007E3521">
      <w:footerReference w:type="even" r:id="rId16"/>
      <w:footerReference w:type="default" r:id="rId17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0519C6" w14:textId="77777777" w:rsidR="00D9511A" w:rsidRDefault="00D9511A" w:rsidP="00C702C7">
      <w:pPr>
        <w:spacing w:after="0" w:line="240" w:lineRule="auto"/>
      </w:pPr>
      <w:r>
        <w:separator/>
      </w:r>
    </w:p>
  </w:endnote>
  <w:endnote w:type="continuationSeparator" w:id="0">
    <w:p w14:paraId="61F5D311" w14:textId="77777777" w:rsidR="00D9511A" w:rsidRDefault="00D9511A" w:rsidP="00C702C7">
      <w:pPr>
        <w:spacing w:after="0" w:line="240" w:lineRule="auto"/>
      </w:pPr>
      <w:r>
        <w:continuationSeparator/>
      </w:r>
    </w:p>
  </w:endnote>
  <w:endnote w:type="continuationNotice" w:id="1">
    <w:p w14:paraId="0D735A0A" w14:textId="77777777" w:rsidR="00D9511A" w:rsidRDefault="00D951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499CB" w14:textId="77777777" w:rsidR="00D9511A" w:rsidRDefault="00D9511A" w:rsidP="00C702C7">
      <w:pPr>
        <w:spacing w:after="0" w:line="240" w:lineRule="auto"/>
      </w:pPr>
      <w:r>
        <w:separator/>
      </w:r>
    </w:p>
  </w:footnote>
  <w:footnote w:type="continuationSeparator" w:id="0">
    <w:p w14:paraId="4B08166C" w14:textId="77777777" w:rsidR="00D9511A" w:rsidRDefault="00D9511A" w:rsidP="00C702C7">
      <w:pPr>
        <w:spacing w:after="0" w:line="240" w:lineRule="auto"/>
      </w:pPr>
      <w:r>
        <w:continuationSeparator/>
      </w:r>
    </w:p>
  </w:footnote>
  <w:footnote w:type="continuationNotice" w:id="1">
    <w:p w14:paraId="0DEB4833" w14:textId="77777777" w:rsidR="00D9511A" w:rsidRDefault="00D9511A">
      <w:pPr>
        <w:spacing w:after="0" w:line="240" w:lineRule="auto"/>
      </w:pPr>
    </w:p>
  </w:footnote>
  <w:footnote w:id="2">
    <w:p w14:paraId="18CC720E" w14:textId="77777777" w:rsidR="0043084C" w:rsidRPr="007E3521" w:rsidRDefault="0043084C" w:rsidP="007E3521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14:paraId="3E385DC8" w14:textId="4AE4367E" w:rsidR="0043084C" w:rsidRPr="007E3521" w:rsidRDefault="0043084C" w:rsidP="007E3521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14:paraId="35FD072C" w14:textId="3BB8E047" w:rsidR="0043084C" w:rsidRPr="007E3521" w:rsidRDefault="0043084C">
      <w:pPr>
        <w:pStyle w:val="FootnoteText"/>
        <w:rPr>
          <w:lang w:val="pt-PT"/>
        </w:rPr>
      </w:pPr>
    </w:p>
  </w:footnote>
  <w:footnote w:id="4">
    <w:p w14:paraId="4DDA2ADB" w14:textId="3862AD00" w:rsidR="0043084C" w:rsidRPr="001C06E9" w:rsidRDefault="0043084C" w:rsidP="001C06E9">
      <w:pPr>
        <w:spacing w:line="360" w:lineRule="auto"/>
        <w:jc w:val="both"/>
        <w:rPr>
          <w:lang w:val="pt-PT"/>
        </w:rPr>
      </w:pPr>
      <w:r w:rsidRPr="00B20516">
        <w:rPr>
          <w:rStyle w:val="FootnoteReference"/>
        </w:rPr>
        <w:footnoteRef/>
      </w:r>
      <w:r w:rsidRPr="00B20516">
        <w:rPr>
          <w:lang w:val="pt-PT"/>
        </w:rPr>
        <w:t xml:space="preserve"> </w:t>
      </w:r>
      <w:r w:rsidRPr="00B20516">
        <w:rPr>
          <w:rFonts w:ascii="Santander Text" w:hAnsi="Santander Text"/>
          <w:sz w:val="16"/>
          <w:szCs w:val="18"/>
          <w:lang w:val="pt-PT"/>
        </w:rPr>
        <w:t>Para</w:t>
      </w:r>
      <w:r w:rsidRPr="00B20516">
        <w:rPr>
          <w:sz w:val="16"/>
          <w:lang w:val="pt-PT"/>
        </w:rPr>
        <w:t xml:space="preserve"> obtenção dos atributos por conta contabilística, para o perímetro local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‘ST_SGPS_CONS’) através dos campos </w:t>
      </w:r>
      <w:r w:rsidRPr="00B20516">
        <w:rPr>
          <w:i/>
          <w:sz w:val="16"/>
          <w:lang w:val="pt-PT"/>
        </w:rPr>
        <w:t xml:space="preserve">’ccontab_final_st_sgps’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 xml:space="preserve">’conta’ </w:t>
      </w:r>
      <w:r w:rsidRPr="00B20516">
        <w:rPr>
          <w:sz w:val="16"/>
          <w:lang w:val="pt-PT"/>
        </w:rPr>
        <w:t xml:space="preserve">e para o perímetro corporativo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‘BST_IDCOMB’) através dos campos </w:t>
      </w:r>
      <w:r w:rsidRPr="00B20516">
        <w:rPr>
          <w:i/>
          <w:sz w:val="16"/>
          <w:lang w:val="pt-PT"/>
        </w:rPr>
        <w:t xml:space="preserve">’ccontab_final_idcomb’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>’conta’</w:t>
      </w:r>
      <w:r w:rsidRPr="00B20516">
        <w:rPr>
          <w:sz w:val="16"/>
          <w:lang w:val="pt-PT"/>
        </w:rPr>
        <w:t xml:space="preserve"> .</w:t>
      </w:r>
      <w:r>
        <w:rPr>
          <w:sz w:val="16"/>
          <w:lang w:val="pt-PT"/>
        </w:rPr>
        <w:t xml:space="preserve">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0A0935A6"/>
    <w:multiLevelType w:val="hybridMultilevel"/>
    <w:tmpl w:val="9198D812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EB20B2BA">
      <w:start w:val="1"/>
      <w:numFmt w:val="lowerLetter"/>
      <w:lvlText w:val="%2."/>
      <w:lvlJc w:val="left"/>
      <w:pPr>
        <w:ind w:left="2856" w:hanging="360"/>
      </w:pPr>
      <w:rPr>
        <w:b w:val="0"/>
      </w:r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eastAsia="Aptos" w:hAnsi="Arial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9" w15:restartNumberingAfterBreak="0">
    <w:nsid w:val="25D7635F"/>
    <w:multiLevelType w:val="hybridMultilevel"/>
    <w:tmpl w:val="0914A1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D12FD2"/>
    <w:multiLevelType w:val="hybridMultilevel"/>
    <w:tmpl w:val="6DDC1DF8"/>
    <w:lvl w:ilvl="0" w:tplc="08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6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eastAsia="Calibri" w:hAnsi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59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0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61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eastAsia="Times New Roman" w:hAnsi="Arial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2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7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ascii="Arial" w:eastAsia="Times New Roman" w:hAnsi="Arial" w:cs="Arial"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4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78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ascii="Santander Text" w:hAnsi="Santander Text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eastAsia="Times New Roman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6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ascii="Arial" w:eastAsia="Times New Roman" w:hAnsi="Arial" w:cs="Arial" w:hint="default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2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5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6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8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99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5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4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2"/>
  </w:num>
  <w:num w:numId="6">
    <w:abstractNumId w:val="6"/>
  </w:num>
  <w:num w:numId="7">
    <w:abstractNumId w:val="30"/>
  </w:num>
  <w:num w:numId="8">
    <w:abstractNumId w:val="34"/>
  </w:num>
  <w:num w:numId="9">
    <w:abstractNumId w:val="107"/>
  </w:num>
  <w:num w:numId="10">
    <w:abstractNumId w:val="108"/>
  </w:num>
  <w:num w:numId="11">
    <w:abstractNumId w:val="4"/>
  </w:num>
  <w:num w:numId="12">
    <w:abstractNumId w:val="86"/>
  </w:num>
  <w:num w:numId="13">
    <w:abstractNumId w:val="81"/>
  </w:num>
  <w:num w:numId="14">
    <w:abstractNumId w:val="76"/>
  </w:num>
  <w:num w:numId="15">
    <w:abstractNumId w:val="69"/>
  </w:num>
  <w:num w:numId="16">
    <w:abstractNumId w:val="46"/>
  </w:num>
  <w:num w:numId="17">
    <w:abstractNumId w:val="47"/>
  </w:num>
  <w:num w:numId="18">
    <w:abstractNumId w:val="110"/>
  </w:num>
  <w:num w:numId="19">
    <w:abstractNumId w:val="64"/>
  </w:num>
  <w:num w:numId="20">
    <w:abstractNumId w:val="80"/>
  </w:num>
  <w:num w:numId="21">
    <w:abstractNumId w:val="112"/>
  </w:num>
  <w:num w:numId="22">
    <w:abstractNumId w:val="12"/>
  </w:num>
  <w:num w:numId="23">
    <w:abstractNumId w:val="67"/>
  </w:num>
  <w:num w:numId="24">
    <w:abstractNumId w:val="72"/>
  </w:num>
  <w:num w:numId="25">
    <w:abstractNumId w:val="74"/>
  </w:num>
  <w:num w:numId="26">
    <w:abstractNumId w:val="43"/>
  </w:num>
  <w:num w:numId="27">
    <w:abstractNumId w:val="27"/>
  </w:num>
  <w:num w:numId="28">
    <w:abstractNumId w:val="11"/>
  </w:num>
  <w:num w:numId="29">
    <w:abstractNumId w:val="70"/>
  </w:num>
  <w:num w:numId="30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5"/>
  </w:num>
  <w:num w:numId="33">
    <w:abstractNumId w:val="22"/>
  </w:num>
  <w:num w:numId="3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9"/>
  </w:num>
  <w:num w:numId="36">
    <w:abstractNumId w:val="65"/>
  </w:num>
  <w:num w:numId="37">
    <w:abstractNumId w:val="104"/>
  </w:num>
  <w:num w:numId="38">
    <w:abstractNumId w:val="98"/>
  </w:num>
  <w:num w:numId="3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3"/>
  </w:num>
  <w:num w:numId="42">
    <w:abstractNumId w:val="16"/>
  </w:num>
  <w:num w:numId="43">
    <w:abstractNumId w:val="33"/>
  </w:num>
  <w:num w:numId="44">
    <w:abstractNumId w:val="48"/>
  </w:num>
  <w:num w:numId="45">
    <w:abstractNumId w:val="19"/>
  </w:num>
  <w:num w:numId="46">
    <w:abstractNumId w:val="95"/>
  </w:num>
  <w:num w:numId="47">
    <w:abstractNumId w:val="38"/>
  </w:num>
  <w:num w:numId="48">
    <w:abstractNumId w:val="66"/>
  </w:num>
  <w:num w:numId="49">
    <w:abstractNumId w:val="91"/>
  </w:num>
  <w:num w:numId="50">
    <w:abstractNumId w:val="75"/>
  </w:num>
  <w:num w:numId="51">
    <w:abstractNumId w:val="21"/>
  </w:num>
  <w:num w:numId="52">
    <w:abstractNumId w:val="97"/>
  </w:num>
  <w:num w:numId="53">
    <w:abstractNumId w:val="14"/>
  </w:num>
  <w:num w:numId="5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8"/>
  </w:num>
  <w:num w:numId="5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2"/>
  </w:num>
  <w:num w:numId="58">
    <w:abstractNumId w:val="106"/>
  </w:num>
  <w:num w:numId="59">
    <w:abstractNumId w:val="96"/>
  </w:num>
  <w:num w:numId="60">
    <w:abstractNumId w:val="40"/>
  </w:num>
  <w:num w:numId="61">
    <w:abstractNumId w:val="8"/>
  </w:num>
  <w:num w:numId="62">
    <w:abstractNumId w:val="83"/>
  </w:num>
  <w:num w:numId="63">
    <w:abstractNumId w:val="111"/>
  </w:num>
  <w:num w:numId="64">
    <w:abstractNumId w:val="41"/>
  </w:num>
  <w:num w:numId="65">
    <w:abstractNumId w:val="9"/>
  </w:num>
  <w:num w:numId="66">
    <w:abstractNumId w:val="103"/>
  </w:num>
  <w:num w:numId="67">
    <w:abstractNumId w:val="26"/>
  </w:num>
  <w:num w:numId="68">
    <w:abstractNumId w:val="90"/>
  </w:num>
  <w:num w:numId="69">
    <w:abstractNumId w:val="54"/>
  </w:num>
  <w:num w:numId="70">
    <w:abstractNumId w:val="37"/>
  </w:num>
  <w:num w:numId="71">
    <w:abstractNumId w:val="109"/>
  </w:num>
  <w:num w:numId="72">
    <w:abstractNumId w:val="79"/>
  </w:num>
  <w:num w:numId="73">
    <w:abstractNumId w:val="42"/>
  </w:num>
  <w:num w:numId="74">
    <w:abstractNumId w:val="90"/>
  </w:num>
  <w:num w:numId="75">
    <w:abstractNumId w:val="37"/>
  </w:num>
  <w:num w:numId="76">
    <w:abstractNumId w:val="79"/>
  </w:num>
  <w:num w:numId="77">
    <w:abstractNumId w:val="109"/>
  </w:num>
  <w:num w:numId="78">
    <w:abstractNumId w:val="17"/>
  </w:num>
  <w:num w:numId="79">
    <w:abstractNumId w:val="10"/>
  </w:num>
  <w:num w:numId="80">
    <w:abstractNumId w:val="68"/>
  </w:num>
  <w:num w:numId="81">
    <w:abstractNumId w:val="88"/>
  </w:num>
  <w:num w:numId="82">
    <w:abstractNumId w:val="59"/>
  </w:num>
  <w:num w:numId="83">
    <w:abstractNumId w:val="102"/>
  </w:num>
  <w:num w:numId="84">
    <w:abstractNumId w:val="84"/>
  </w:num>
  <w:num w:numId="85">
    <w:abstractNumId w:val="5"/>
  </w:num>
  <w:num w:numId="86">
    <w:abstractNumId w:val="56"/>
  </w:num>
  <w:num w:numId="87">
    <w:abstractNumId w:val="89"/>
  </w:num>
  <w:num w:numId="88">
    <w:abstractNumId w:val="93"/>
  </w:num>
  <w:num w:numId="89">
    <w:abstractNumId w:val="20"/>
  </w:num>
  <w:num w:numId="90">
    <w:abstractNumId w:val="18"/>
  </w:num>
  <w:num w:numId="91">
    <w:abstractNumId w:val="13"/>
  </w:num>
  <w:num w:numId="92">
    <w:abstractNumId w:val="63"/>
  </w:num>
  <w:num w:numId="93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36"/>
  </w:num>
  <w:num w:numId="9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05"/>
  </w:num>
  <w:num w:numId="97">
    <w:abstractNumId w:val="71"/>
  </w:num>
  <w:num w:numId="9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>
    <w:abstractNumId w:val="23"/>
  </w:num>
  <w:num w:numId="100">
    <w:abstractNumId w:val="60"/>
  </w:num>
  <w:num w:numId="101">
    <w:abstractNumId w:val="5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32"/>
  </w:num>
  <w:num w:numId="103">
    <w:abstractNumId w:val="82"/>
  </w:num>
  <w:num w:numId="104">
    <w:abstractNumId w:val="113"/>
  </w:num>
  <w:num w:numId="105">
    <w:abstractNumId w:val="31"/>
  </w:num>
  <w:num w:numId="106">
    <w:abstractNumId w:val="25"/>
  </w:num>
  <w:num w:numId="107">
    <w:abstractNumId w:val="87"/>
  </w:num>
  <w:num w:numId="108">
    <w:abstractNumId w:val="114"/>
  </w:num>
  <w:num w:numId="109">
    <w:abstractNumId w:val="28"/>
  </w:num>
  <w:num w:numId="110">
    <w:abstractNumId w:val="100"/>
  </w:num>
  <w:num w:numId="111">
    <w:abstractNumId w:val="62"/>
  </w:num>
  <w:num w:numId="112">
    <w:abstractNumId w:val="24"/>
  </w:num>
  <w:num w:numId="113">
    <w:abstractNumId w:val="57"/>
  </w:num>
  <w:num w:numId="114">
    <w:abstractNumId w:val="92"/>
  </w:num>
  <w:num w:numId="115">
    <w:abstractNumId w:val="50"/>
  </w:num>
  <w:num w:numId="116">
    <w:abstractNumId w:val="4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9"/>
  </w:num>
  <w:num w:numId="119">
    <w:abstractNumId w:val="35"/>
  </w:num>
  <w:num w:numId="120">
    <w:abstractNumId w:val="45"/>
  </w:num>
  <w:num w:numId="121">
    <w:abstractNumId w:val="39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ana Rita Bentinho Silva">
    <w15:presenceInfo w15:providerId="AD" w15:userId="S-1-5-21-478741036-1442749419-1446792091-2580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activeWritingStyle w:appName="MSWord" w:lang="pt-PT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5FE"/>
    <w:rsid w:val="00001F51"/>
    <w:rsid w:val="00001FDA"/>
    <w:rsid w:val="000020D6"/>
    <w:rsid w:val="000034CE"/>
    <w:rsid w:val="0000355C"/>
    <w:rsid w:val="000045DA"/>
    <w:rsid w:val="0000473E"/>
    <w:rsid w:val="00004906"/>
    <w:rsid w:val="00004D3F"/>
    <w:rsid w:val="00004F02"/>
    <w:rsid w:val="00005886"/>
    <w:rsid w:val="00005C81"/>
    <w:rsid w:val="00005EE7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9FA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C75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B56"/>
    <w:rsid w:val="000A7F05"/>
    <w:rsid w:val="000B12E4"/>
    <w:rsid w:val="000B1853"/>
    <w:rsid w:val="000B20D4"/>
    <w:rsid w:val="000B3FA2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37F2"/>
    <w:rsid w:val="000F42FE"/>
    <w:rsid w:val="000F4FB1"/>
    <w:rsid w:val="000F5C22"/>
    <w:rsid w:val="000F662A"/>
    <w:rsid w:val="000F6A39"/>
    <w:rsid w:val="000F7605"/>
    <w:rsid w:val="00100A2B"/>
    <w:rsid w:val="00100F14"/>
    <w:rsid w:val="0010113D"/>
    <w:rsid w:val="001016AC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5629"/>
    <w:rsid w:val="001159AF"/>
    <w:rsid w:val="00116251"/>
    <w:rsid w:val="00116BB9"/>
    <w:rsid w:val="00116F2D"/>
    <w:rsid w:val="001203CC"/>
    <w:rsid w:val="0012151E"/>
    <w:rsid w:val="0012229D"/>
    <w:rsid w:val="00122D9D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0EA0"/>
    <w:rsid w:val="00131244"/>
    <w:rsid w:val="00131DE3"/>
    <w:rsid w:val="001330A1"/>
    <w:rsid w:val="00135844"/>
    <w:rsid w:val="00135BD4"/>
    <w:rsid w:val="00136294"/>
    <w:rsid w:val="001362CB"/>
    <w:rsid w:val="00137ADD"/>
    <w:rsid w:val="00137B09"/>
    <w:rsid w:val="00137D73"/>
    <w:rsid w:val="001426E5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D1C"/>
    <w:rsid w:val="001A15B0"/>
    <w:rsid w:val="001A1611"/>
    <w:rsid w:val="001A1812"/>
    <w:rsid w:val="001A2A0E"/>
    <w:rsid w:val="001A39D1"/>
    <w:rsid w:val="001A3B37"/>
    <w:rsid w:val="001A3D3C"/>
    <w:rsid w:val="001A45CF"/>
    <w:rsid w:val="001A632C"/>
    <w:rsid w:val="001A6787"/>
    <w:rsid w:val="001A7956"/>
    <w:rsid w:val="001B03C5"/>
    <w:rsid w:val="001B0931"/>
    <w:rsid w:val="001B0F94"/>
    <w:rsid w:val="001B25C2"/>
    <w:rsid w:val="001B44BA"/>
    <w:rsid w:val="001B47AA"/>
    <w:rsid w:val="001B5C19"/>
    <w:rsid w:val="001B5FA8"/>
    <w:rsid w:val="001B6B19"/>
    <w:rsid w:val="001B7A41"/>
    <w:rsid w:val="001C069A"/>
    <w:rsid w:val="001C06E9"/>
    <w:rsid w:val="001C1C19"/>
    <w:rsid w:val="001C24BF"/>
    <w:rsid w:val="001C2986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8E"/>
    <w:rsid w:val="001E016B"/>
    <w:rsid w:val="001E15B1"/>
    <w:rsid w:val="001E1EB6"/>
    <w:rsid w:val="001E25BC"/>
    <w:rsid w:val="001E2BAD"/>
    <w:rsid w:val="001E3051"/>
    <w:rsid w:val="001E468E"/>
    <w:rsid w:val="001E53DA"/>
    <w:rsid w:val="001E5E1D"/>
    <w:rsid w:val="001E685A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5054"/>
    <w:rsid w:val="00225A21"/>
    <w:rsid w:val="00227532"/>
    <w:rsid w:val="00227F1F"/>
    <w:rsid w:val="0023130B"/>
    <w:rsid w:val="00231B44"/>
    <w:rsid w:val="00232F8E"/>
    <w:rsid w:val="0023312E"/>
    <w:rsid w:val="002340B6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0EC4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34CE"/>
    <w:rsid w:val="002535D8"/>
    <w:rsid w:val="00253D2A"/>
    <w:rsid w:val="0025578B"/>
    <w:rsid w:val="00255D53"/>
    <w:rsid w:val="00256829"/>
    <w:rsid w:val="002570A5"/>
    <w:rsid w:val="00257143"/>
    <w:rsid w:val="00257B50"/>
    <w:rsid w:val="00260F8F"/>
    <w:rsid w:val="0026278B"/>
    <w:rsid w:val="00263988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8D6"/>
    <w:rsid w:val="00293C24"/>
    <w:rsid w:val="00294252"/>
    <w:rsid w:val="00294BBA"/>
    <w:rsid w:val="00295B4E"/>
    <w:rsid w:val="00295B52"/>
    <w:rsid w:val="00295CDB"/>
    <w:rsid w:val="00296089"/>
    <w:rsid w:val="00296116"/>
    <w:rsid w:val="002971B1"/>
    <w:rsid w:val="00297214"/>
    <w:rsid w:val="002973D6"/>
    <w:rsid w:val="00297CF9"/>
    <w:rsid w:val="002A06FC"/>
    <w:rsid w:val="002A0C2F"/>
    <w:rsid w:val="002A0D11"/>
    <w:rsid w:val="002A0F99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BC6"/>
    <w:rsid w:val="002B020D"/>
    <w:rsid w:val="002B02BB"/>
    <w:rsid w:val="002B12C9"/>
    <w:rsid w:val="002B17B7"/>
    <w:rsid w:val="002B1BC5"/>
    <w:rsid w:val="002B1C78"/>
    <w:rsid w:val="002B1CE8"/>
    <w:rsid w:val="002B227D"/>
    <w:rsid w:val="002B2376"/>
    <w:rsid w:val="002B4054"/>
    <w:rsid w:val="002B4D02"/>
    <w:rsid w:val="002B589C"/>
    <w:rsid w:val="002B674C"/>
    <w:rsid w:val="002B6D2E"/>
    <w:rsid w:val="002B6FB6"/>
    <w:rsid w:val="002C0794"/>
    <w:rsid w:val="002C0D42"/>
    <w:rsid w:val="002C1511"/>
    <w:rsid w:val="002C3077"/>
    <w:rsid w:val="002C3847"/>
    <w:rsid w:val="002C39A0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6F68"/>
    <w:rsid w:val="002D78F3"/>
    <w:rsid w:val="002E004B"/>
    <w:rsid w:val="002E01BC"/>
    <w:rsid w:val="002E06F5"/>
    <w:rsid w:val="002E1C00"/>
    <w:rsid w:val="002E2168"/>
    <w:rsid w:val="002E247E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2460"/>
    <w:rsid w:val="002F2771"/>
    <w:rsid w:val="002F34F8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7E90"/>
    <w:rsid w:val="00310784"/>
    <w:rsid w:val="00311806"/>
    <w:rsid w:val="003121C1"/>
    <w:rsid w:val="00313882"/>
    <w:rsid w:val="00313DF5"/>
    <w:rsid w:val="003141CF"/>
    <w:rsid w:val="003155BB"/>
    <w:rsid w:val="003160E7"/>
    <w:rsid w:val="00316266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C19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36E9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211F"/>
    <w:rsid w:val="00364BED"/>
    <w:rsid w:val="00366045"/>
    <w:rsid w:val="00366ADB"/>
    <w:rsid w:val="00371217"/>
    <w:rsid w:val="00372516"/>
    <w:rsid w:val="00372589"/>
    <w:rsid w:val="0037260D"/>
    <w:rsid w:val="00372979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AE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6CB7"/>
    <w:rsid w:val="003970E1"/>
    <w:rsid w:val="00397443"/>
    <w:rsid w:val="003A1168"/>
    <w:rsid w:val="003A12FF"/>
    <w:rsid w:val="003A24DA"/>
    <w:rsid w:val="003A2912"/>
    <w:rsid w:val="003A3001"/>
    <w:rsid w:val="003A3509"/>
    <w:rsid w:val="003A447F"/>
    <w:rsid w:val="003A44E9"/>
    <w:rsid w:val="003A480E"/>
    <w:rsid w:val="003A494E"/>
    <w:rsid w:val="003A5461"/>
    <w:rsid w:val="003A58BD"/>
    <w:rsid w:val="003A6383"/>
    <w:rsid w:val="003A68FF"/>
    <w:rsid w:val="003A6DDC"/>
    <w:rsid w:val="003A74D0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E0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4D05"/>
    <w:rsid w:val="003F528F"/>
    <w:rsid w:val="003F5473"/>
    <w:rsid w:val="003F5B38"/>
    <w:rsid w:val="003F6580"/>
    <w:rsid w:val="003F6F6C"/>
    <w:rsid w:val="003F71E7"/>
    <w:rsid w:val="003F7A19"/>
    <w:rsid w:val="00402A6C"/>
    <w:rsid w:val="00402D02"/>
    <w:rsid w:val="00402DB1"/>
    <w:rsid w:val="004032D7"/>
    <w:rsid w:val="00404297"/>
    <w:rsid w:val="004052BC"/>
    <w:rsid w:val="00405B09"/>
    <w:rsid w:val="004066C3"/>
    <w:rsid w:val="00406A84"/>
    <w:rsid w:val="00410594"/>
    <w:rsid w:val="00410990"/>
    <w:rsid w:val="00411264"/>
    <w:rsid w:val="00411F19"/>
    <w:rsid w:val="00412EA0"/>
    <w:rsid w:val="00413F73"/>
    <w:rsid w:val="0041431D"/>
    <w:rsid w:val="004145F0"/>
    <w:rsid w:val="004160A8"/>
    <w:rsid w:val="00416D1A"/>
    <w:rsid w:val="00417983"/>
    <w:rsid w:val="00421265"/>
    <w:rsid w:val="004221AC"/>
    <w:rsid w:val="00422504"/>
    <w:rsid w:val="00424E47"/>
    <w:rsid w:val="0042728E"/>
    <w:rsid w:val="00430014"/>
    <w:rsid w:val="00430304"/>
    <w:rsid w:val="0043084C"/>
    <w:rsid w:val="00431398"/>
    <w:rsid w:val="004314E1"/>
    <w:rsid w:val="00431D10"/>
    <w:rsid w:val="00432002"/>
    <w:rsid w:val="00432096"/>
    <w:rsid w:val="00435AD6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CA2"/>
    <w:rsid w:val="00453EA2"/>
    <w:rsid w:val="00454F87"/>
    <w:rsid w:val="004555A9"/>
    <w:rsid w:val="00456ED7"/>
    <w:rsid w:val="00457258"/>
    <w:rsid w:val="00457605"/>
    <w:rsid w:val="00460ECC"/>
    <w:rsid w:val="00464B1D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B2D"/>
    <w:rsid w:val="00475DE6"/>
    <w:rsid w:val="004771A7"/>
    <w:rsid w:val="0047726F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88B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75AD"/>
    <w:rsid w:val="00497F42"/>
    <w:rsid w:val="004A079C"/>
    <w:rsid w:val="004A0DCC"/>
    <w:rsid w:val="004A1658"/>
    <w:rsid w:val="004A2272"/>
    <w:rsid w:val="004A2F7A"/>
    <w:rsid w:val="004A319F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773"/>
    <w:rsid w:val="004E7DFE"/>
    <w:rsid w:val="004F0294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3EC2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C0C"/>
    <w:rsid w:val="00542505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6006A"/>
    <w:rsid w:val="005602AE"/>
    <w:rsid w:val="005616D9"/>
    <w:rsid w:val="0056352D"/>
    <w:rsid w:val="00563622"/>
    <w:rsid w:val="00563C6F"/>
    <w:rsid w:val="00564F21"/>
    <w:rsid w:val="00566344"/>
    <w:rsid w:val="005663CE"/>
    <w:rsid w:val="00566A97"/>
    <w:rsid w:val="005672E0"/>
    <w:rsid w:val="00567A94"/>
    <w:rsid w:val="00567FBD"/>
    <w:rsid w:val="005701A4"/>
    <w:rsid w:val="0057040D"/>
    <w:rsid w:val="0057122F"/>
    <w:rsid w:val="0057141A"/>
    <w:rsid w:val="0057211F"/>
    <w:rsid w:val="00572760"/>
    <w:rsid w:val="00572911"/>
    <w:rsid w:val="00572D39"/>
    <w:rsid w:val="00573556"/>
    <w:rsid w:val="00573A9E"/>
    <w:rsid w:val="00573D2F"/>
    <w:rsid w:val="00576099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B40"/>
    <w:rsid w:val="00587B81"/>
    <w:rsid w:val="00590A33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72C"/>
    <w:rsid w:val="005E1CDF"/>
    <w:rsid w:val="005E3501"/>
    <w:rsid w:val="005E4569"/>
    <w:rsid w:val="005E46CD"/>
    <w:rsid w:val="005E5264"/>
    <w:rsid w:val="005F0788"/>
    <w:rsid w:val="005F1908"/>
    <w:rsid w:val="005F1FAA"/>
    <w:rsid w:val="005F268C"/>
    <w:rsid w:val="005F2CB5"/>
    <w:rsid w:val="005F2FC3"/>
    <w:rsid w:val="005F382A"/>
    <w:rsid w:val="005F38A6"/>
    <w:rsid w:val="005F3BBA"/>
    <w:rsid w:val="005F3D7B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5E80"/>
    <w:rsid w:val="00636B12"/>
    <w:rsid w:val="00636ED8"/>
    <w:rsid w:val="006378DC"/>
    <w:rsid w:val="00640E5E"/>
    <w:rsid w:val="0064280C"/>
    <w:rsid w:val="00644063"/>
    <w:rsid w:val="00644BB1"/>
    <w:rsid w:val="0064563B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8C9"/>
    <w:rsid w:val="00653E1F"/>
    <w:rsid w:val="00654971"/>
    <w:rsid w:val="00654BC6"/>
    <w:rsid w:val="00654C7B"/>
    <w:rsid w:val="00655D78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4A"/>
    <w:rsid w:val="0068748E"/>
    <w:rsid w:val="006875A0"/>
    <w:rsid w:val="006876E7"/>
    <w:rsid w:val="006901BC"/>
    <w:rsid w:val="00690915"/>
    <w:rsid w:val="00690EA9"/>
    <w:rsid w:val="006917D6"/>
    <w:rsid w:val="0069183D"/>
    <w:rsid w:val="00691C32"/>
    <w:rsid w:val="006931CC"/>
    <w:rsid w:val="006933AA"/>
    <w:rsid w:val="006939B5"/>
    <w:rsid w:val="00693F2E"/>
    <w:rsid w:val="0069656D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FC1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6A0D"/>
    <w:rsid w:val="00707007"/>
    <w:rsid w:val="0070755A"/>
    <w:rsid w:val="0070781D"/>
    <w:rsid w:val="007109FF"/>
    <w:rsid w:val="0071277C"/>
    <w:rsid w:val="0071281F"/>
    <w:rsid w:val="007132BD"/>
    <w:rsid w:val="00713CB3"/>
    <w:rsid w:val="00714505"/>
    <w:rsid w:val="0071511A"/>
    <w:rsid w:val="0071594B"/>
    <w:rsid w:val="00715D05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25F3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D29"/>
    <w:rsid w:val="007846B7"/>
    <w:rsid w:val="007846F1"/>
    <w:rsid w:val="00784EB7"/>
    <w:rsid w:val="0078579B"/>
    <w:rsid w:val="00785B3E"/>
    <w:rsid w:val="0078611B"/>
    <w:rsid w:val="00787191"/>
    <w:rsid w:val="00790DC9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2AC"/>
    <w:rsid w:val="007A099C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BFF"/>
    <w:rsid w:val="007E2E60"/>
    <w:rsid w:val="007E3521"/>
    <w:rsid w:val="007E49BE"/>
    <w:rsid w:val="007E529C"/>
    <w:rsid w:val="007E568A"/>
    <w:rsid w:val="007E5BCD"/>
    <w:rsid w:val="007E740D"/>
    <w:rsid w:val="007E74BB"/>
    <w:rsid w:val="007E753D"/>
    <w:rsid w:val="007F0D03"/>
    <w:rsid w:val="007F1B52"/>
    <w:rsid w:val="007F2053"/>
    <w:rsid w:val="007F22C0"/>
    <w:rsid w:val="007F299F"/>
    <w:rsid w:val="007F3102"/>
    <w:rsid w:val="007F4828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7054"/>
    <w:rsid w:val="0080728A"/>
    <w:rsid w:val="008107C5"/>
    <w:rsid w:val="00810A36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7D92"/>
    <w:rsid w:val="00830022"/>
    <w:rsid w:val="00831521"/>
    <w:rsid w:val="008323E3"/>
    <w:rsid w:val="00833DC1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6428"/>
    <w:rsid w:val="008475C5"/>
    <w:rsid w:val="00847BF0"/>
    <w:rsid w:val="00850023"/>
    <w:rsid w:val="0085025E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F92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3D65"/>
    <w:rsid w:val="008B4026"/>
    <w:rsid w:val="008B4D67"/>
    <w:rsid w:val="008B614F"/>
    <w:rsid w:val="008B7468"/>
    <w:rsid w:val="008C0B76"/>
    <w:rsid w:val="008C0EAA"/>
    <w:rsid w:val="008C1E15"/>
    <w:rsid w:val="008C25F1"/>
    <w:rsid w:val="008C2B00"/>
    <w:rsid w:val="008C2C98"/>
    <w:rsid w:val="008C33E2"/>
    <w:rsid w:val="008C3B65"/>
    <w:rsid w:val="008C572D"/>
    <w:rsid w:val="008C5A91"/>
    <w:rsid w:val="008C75EF"/>
    <w:rsid w:val="008C7B85"/>
    <w:rsid w:val="008C7D63"/>
    <w:rsid w:val="008D0D97"/>
    <w:rsid w:val="008D14DA"/>
    <w:rsid w:val="008D3325"/>
    <w:rsid w:val="008D3B76"/>
    <w:rsid w:val="008D440D"/>
    <w:rsid w:val="008D62D3"/>
    <w:rsid w:val="008D71E6"/>
    <w:rsid w:val="008E000B"/>
    <w:rsid w:val="008E10ED"/>
    <w:rsid w:val="008E10F8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34A9"/>
    <w:rsid w:val="008F5799"/>
    <w:rsid w:val="008F62C6"/>
    <w:rsid w:val="008F6B13"/>
    <w:rsid w:val="008F7D1C"/>
    <w:rsid w:val="008F7EA5"/>
    <w:rsid w:val="00902A72"/>
    <w:rsid w:val="00902ED8"/>
    <w:rsid w:val="009032F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23C8"/>
    <w:rsid w:val="009426ED"/>
    <w:rsid w:val="0094566A"/>
    <w:rsid w:val="009456D6"/>
    <w:rsid w:val="00947218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A6FE4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C5D8A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64E0"/>
    <w:rsid w:val="009E6C8A"/>
    <w:rsid w:val="009F0903"/>
    <w:rsid w:val="009F27F2"/>
    <w:rsid w:val="009F2928"/>
    <w:rsid w:val="009F2B36"/>
    <w:rsid w:val="009F3404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CBD"/>
    <w:rsid w:val="00A80E26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DDB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52BA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37D9"/>
    <w:rsid w:val="00AF4221"/>
    <w:rsid w:val="00AF6A6C"/>
    <w:rsid w:val="00AF7105"/>
    <w:rsid w:val="00AF7244"/>
    <w:rsid w:val="00AF77A8"/>
    <w:rsid w:val="00B00C61"/>
    <w:rsid w:val="00B0169D"/>
    <w:rsid w:val="00B020E4"/>
    <w:rsid w:val="00B02839"/>
    <w:rsid w:val="00B02A40"/>
    <w:rsid w:val="00B02C6D"/>
    <w:rsid w:val="00B03F9F"/>
    <w:rsid w:val="00B04029"/>
    <w:rsid w:val="00B050B6"/>
    <w:rsid w:val="00B05403"/>
    <w:rsid w:val="00B055B1"/>
    <w:rsid w:val="00B06020"/>
    <w:rsid w:val="00B0660D"/>
    <w:rsid w:val="00B06697"/>
    <w:rsid w:val="00B066B0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516"/>
    <w:rsid w:val="00B20E03"/>
    <w:rsid w:val="00B2162A"/>
    <w:rsid w:val="00B21E4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C23"/>
    <w:rsid w:val="00B33CB7"/>
    <w:rsid w:val="00B34EB0"/>
    <w:rsid w:val="00B34F17"/>
    <w:rsid w:val="00B352FA"/>
    <w:rsid w:val="00B35960"/>
    <w:rsid w:val="00B36104"/>
    <w:rsid w:val="00B36B5C"/>
    <w:rsid w:val="00B36D31"/>
    <w:rsid w:val="00B37610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F30"/>
    <w:rsid w:val="00BC0047"/>
    <w:rsid w:val="00BC0FB4"/>
    <w:rsid w:val="00BC1D59"/>
    <w:rsid w:val="00BC266F"/>
    <w:rsid w:val="00BC3B6F"/>
    <w:rsid w:val="00BC494F"/>
    <w:rsid w:val="00BC4EAB"/>
    <w:rsid w:val="00BC5D0E"/>
    <w:rsid w:val="00BC607F"/>
    <w:rsid w:val="00BC6BEA"/>
    <w:rsid w:val="00BC78E4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CA5"/>
    <w:rsid w:val="00C035B3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20686"/>
    <w:rsid w:val="00C2123A"/>
    <w:rsid w:val="00C21279"/>
    <w:rsid w:val="00C23359"/>
    <w:rsid w:val="00C23990"/>
    <w:rsid w:val="00C23E1C"/>
    <w:rsid w:val="00C24078"/>
    <w:rsid w:val="00C24AEB"/>
    <w:rsid w:val="00C25D6B"/>
    <w:rsid w:val="00C25EC1"/>
    <w:rsid w:val="00C27BD0"/>
    <w:rsid w:val="00C301FD"/>
    <w:rsid w:val="00C304C5"/>
    <w:rsid w:val="00C3077A"/>
    <w:rsid w:val="00C317FC"/>
    <w:rsid w:val="00C320A8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55EEF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08AC"/>
    <w:rsid w:val="00C72170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976"/>
    <w:rsid w:val="00C96DC0"/>
    <w:rsid w:val="00C970B3"/>
    <w:rsid w:val="00CA192F"/>
    <w:rsid w:val="00CA361E"/>
    <w:rsid w:val="00CA36F0"/>
    <w:rsid w:val="00CA3FBA"/>
    <w:rsid w:val="00CA4A4C"/>
    <w:rsid w:val="00CA4E63"/>
    <w:rsid w:val="00CA55E6"/>
    <w:rsid w:val="00CA58A2"/>
    <w:rsid w:val="00CA5B05"/>
    <w:rsid w:val="00CB1C3D"/>
    <w:rsid w:val="00CB2468"/>
    <w:rsid w:val="00CB2CE2"/>
    <w:rsid w:val="00CB311B"/>
    <w:rsid w:val="00CB3761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A06"/>
    <w:rsid w:val="00CC4FC1"/>
    <w:rsid w:val="00CC50C7"/>
    <w:rsid w:val="00CC5901"/>
    <w:rsid w:val="00CC5E8F"/>
    <w:rsid w:val="00CC5EE6"/>
    <w:rsid w:val="00CC605C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E0005"/>
    <w:rsid w:val="00CE01EA"/>
    <w:rsid w:val="00CE0CFC"/>
    <w:rsid w:val="00CE1D9F"/>
    <w:rsid w:val="00CE3B84"/>
    <w:rsid w:val="00CE438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32A"/>
    <w:rsid w:val="00D13769"/>
    <w:rsid w:val="00D14401"/>
    <w:rsid w:val="00D1440C"/>
    <w:rsid w:val="00D150C7"/>
    <w:rsid w:val="00D1522A"/>
    <w:rsid w:val="00D15373"/>
    <w:rsid w:val="00D166D8"/>
    <w:rsid w:val="00D171E8"/>
    <w:rsid w:val="00D172B0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DBC"/>
    <w:rsid w:val="00D8071A"/>
    <w:rsid w:val="00D8088C"/>
    <w:rsid w:val="00D8098D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11A"/>
    <w:rsid w:val="00D955F3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5D79"/>
    <w:rsid w:val="00DB5DFE"/>
    <w:rsid w:val="00DB62F8"/>
    <w:rsid w:val="00DB67B5"/>
    <w:rsid w:val="00DB7346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1425"/>
    <w:rsid w:val="00DD15A2"/>
    <w:rsid w:val="00DD17D7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E75FD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343"/>
    <w:rsid w:val="00E15595"/>
    <w:rsid w:val="00E15CFD"/>
    <w:rsid w:val="00E15DEF"/>
    <w:rsid w:val="00E15E9E"/>
    <w:rsid w:val="00E1610D"/>
    <w:rsid w:val="00E1769B"/>
    <w:rsid w:val="00E17CC4"/>
    <w:rsid w:val="00E20E84"/>
    <w:rsid w:val="00E20F14"/>
    <w:rsid w:val="00E2116E"/>
    <w:rsid w:val="00E21EE8"/>
    <w:rsid w:val="00E23574"/>
    <w:rsid w:val="00E25293"/>
    <w:rsid w:val="00E25482"/>
    <w:rsid w:val="00E26113"/>
    <w:rsid w:val="00E266A4"/>
    <w:rsid w:val="00E26E70"/>
    <w:rsid w:val="00E27933"/>
    <w:rsid w:val="00E302A3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F1"/>
    <w:rsid w:val="00E45A7F"/>
    <w:rsid w:val="00E46285"/>
    <w:rsid w:val="00E47031"/>
    <w:rsid w:val="00E472C2"/>
    <w:rsid w:val="00E4763D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3CCF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600"/>
    <w:rsid w:val="00ED6B47"/>
    <w:rsid w:val="00ED7167"/>
    <w:rsid w:val="00ED754D"/>
    <w:rsid w:val="00ED7C86"/>
    <w:rsid w:val="00ED7E16"/>
    <w:rsid w:val="00EE0B6F"/>
    <w:rsid w:val="00EE16D4"/>
    <w:rsid w:val="00EE2622"/>
    <w:rsid w:val="00EE29DB"/>
    <w:rsid w:val="00EE2C87"/>
    <w:rsid w:val="00EE398C"/>
    <w:rsid w:val="00EE3DA5"/>
    <w:rsid w:val="00EE52C4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574F"/>
    <w:rsid w:val="00F05770"/>
    <w:rsid w:val="00F06E51"/>
    <w:rsid w:val="00F06F1B"/>
    <w:rsid w:val="00F071AA"/>
    <w:rsid w:val="00F07906"/>
    <w:rsid w:val="00F1066E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196F"/>
    <w:rsid w:val="00F21CF4"/>
    <w:rsid w:val="00F221CA"/>
    <w:rsid w:val="00F2262D"/>
    <w:rsid w:val="00F231F4"/>
    <w:rsid w:val="00F23266"/>
    <w:rsid w:val="00F23522"/>
    <w:rsid w:val="00F245F9"/>
    <w:rsid w:val="00F24BDA"/>
    <w:rsid w:val="00F2504E"/>
    <w:rsid w:val="00F265B9"/>
    <w:rsid w:val="00F26AB3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7451"/>
    <w:rsid w:val="00F47B39"/>
    <w:rsid w:val="00F500CD"/>
    <w:rsid w:val="00F501C6"/>
    <w:rsid w:val="00F502BF"/>
    <w:rsid w:val="00F506EF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59"/>
    <w:rsid w:val="00F85DDC"/>
    <w:rsid w:val="00F8621A"/>
    <w:rsid w:val="00F87906"/>
    <w:rsid w:val="00F90043"/>
    <w:rsid w:val="00F9082E"/>
    <w:rsid w:val="00F9119D"/>
    <w:rsid w:val="00F9136C"/>
    <w:rsid w:val="00F9247D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6A39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5C1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7D9"/>
    <w:rsid w:val="00FC2B0D"/>
    <w:rsid w:val="00FC2B4F"/>
    <w:rsid w:val="00FC3952"/>
    <w:rsid w:val="00FC3A87"/>
    <w:rsid w:val="00FC3D1D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30FFC"/>
  <w15:chartTrackingRefBased/>
  <w15:docId w15:val="{3FEF74BD-EA06-469B-AA90-22B779E0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6dae320a8d50f531a4abc40b05b1358f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2591719bc3098734949e2829040e84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683c779-04fc-4b63-89c9-6c25ffa1c0a4"/>
    <ds:schemaRef ds:uri="6ea7b29d-57ec-408d-9ea9-cf73b04f66d5"/>
  </ds:schemaRefs>
</ds:datastoreItem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2E0F3-D33F-406F-9F73-FCEB51AA88D9}"/>
</file>

<file path=customXml/itemProps4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659</TotalTime>
  <Pages>69</Pages>
  <Words>22726</Words>
  <Characters>122725</Characters>
  <Application>Microsoft Office Word</Application>
  <DocSecurity>0</DocSecurity>
  <Lines>1022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145161</CharactersWithSpaces>
  <SharedDoc>false</SharedDoc>
  <HLinks>
    <vt:vector size="198" baseType="variant">
      <vt:variant>
        <vt:i4>1638460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_Toc156239802</vt:lpwstr>
      </vt:variant>
      <vt:variant>
        <vt:i4>1638460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_Toc156239801</vt:lpwstr>
      </vt:variant>
      <vt:variant>
        <vt:i4>1638460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_Toc156239800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_Toc156239799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_Toc156239798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_Toc156239796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_Toc156239795</vt:lpwstr>
      </vt:variant>
      <vt:variant>
        <vt:i4>1048627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_Toc156239794</vt:lpwstr>
      </vt:variant>
      <vt:variant>
        <vt:i4>1048627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_Toc156239793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_Toc156239792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_Toc156239791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_Toc156239790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_Toc156239789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_Toc156239788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_Toc156239787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_Toc156239786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_Toc156239785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_Toc156239784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_Toc156239783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_Toc156239782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_Toc156239781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_Toc156239780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_Toc156239779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_Toc156239778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_Toc156239777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_Toc156239776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_Toc156239775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_Toc156239774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_Toc156239773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_Toc156239772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_Toc156239771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_Toc156239770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_Toc156239769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28</cp:revision>
  <cp:lastPrinted>2016-04-05T15:14:00Z</cp:lastPrinted>
  <dcterms:created xsi:type="dcterms:W3CDTF">2025-05-28T13:50:00Z</dcterms:created>
  <dcterms:modified xsi:type="dcterms:W3CDTF">2025-09-25T13:49:00Z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