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8AE" w14:textId="7B0EF7C3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7777777" w:rsidR="00A462A8" w:rsidRPr="000659FA" w:rsidRDefault="00A462A8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0659FA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737CFA92" w:rsidR="00A462A8" w:rsidRPr="000659FA" w:rsidRDefault="00FF3551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Requisitos </w:t>
          </w:r>
          <w:r w:rsidR="00027146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Modelo de dados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 </w:t>
          </w:r>
          <w:r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e Aprovisionamento </w:t>
          </w:r>
          <w:r w:rsidR="00A462A8" w:rsidRPr="000659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ESG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A4CE6D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18D14C66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0659FA" w:rsidRPr="000659FA">
            <w:rPr>
              <w:rFonts w:ascii="Santander Text" w:hAnsi="Santander Text" w:cs="Arial"/>
              <w:sz w:val="28"/>
              <w:szCs w:val="28"/>
              <w:lang w:val="pt-PT"/>
            </w:rPr>
            <w:t>1</w:t>
          </w:r>
          <w:r w:rsidR="00190D45">
            <w:rPr>
              <w:rFonts w:ascii="Santander Text" w:hAnsi="Santander Text" w:cs="Arial"/>
              <w:sz w:val="28"/>
              <w:szCs w:val="28"/>
              <w:lang w:val="pt-PT"/>
            </w:rPr>
            <w:t>7</w:t>
          </w:r>
        </w:p>
        <w:p w14:paraId="3A8F5802" w14:textId="0D39A093" w:rsidR="00A462A8" w:rsidRPr="000659FA" w:rsidRDefault="00190D45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Outubro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="00EA7E5B" w:rsidRPr="000659FA">
            <w:rPr>
              <w:rFonts w:ascii="Santander Text" w:hAnsi="Santander Text" w:cs="Arial"/>
              <w:sz w:val="28"/>
              <w:szCs w:val="28"/>
              <w:lang w:val="pt-PT"/>
            </w:rPr>
            <w:t>5</w:t>
          </w:r>
        </w:p>
        <w:p w14:paraId="4B67DB3D" w14:textId="77777777" w:rsidR="00FF3551" w:rsidRPr="000659FA" w:rsidRDefault="005E7D9A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8"/>
              <w:szCs w:val="8"/>
              <w:lang w:val="pt-PT"/>
            </w:rPr>
          </w:pP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03240A6" w14:textId="188F4572" w:rsidR="002E58EB" w:rsidRPr="000659FA" w:rsidRDefault="00A462A8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7E3521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0659FA" w14:paraId="26E7FC00" w14:textId="4C473968" w:rsidTr="00E55FBD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8160852" w:rsidR="00A462A8" w:rsidRPr="000659FA" w:rsidRDefault="00F52B8A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4678BD46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="000659FA" w:rsidRPr="00D15FA1" w14:paraId="6FC5FDAD" w14:textId="77777777" w:rsidTr="00E55FBD">
        <w:tc>
          <w:tcPr>
            <w:tcW w:w="548" w:type="pct"/>
            <w:vAlign w:val="center"/>
          </w:tcPr>
          <w:p w14:paraId="0E6C487F" w14:textId="6F6FB01F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6B25F897" w14:textId="788CCB86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2ABEAB7F" w14:textId="22A26D80" w:rsidR="00E55FBD" w:rsidRPr="000659FA" w:rsidRDefault="00E55FBD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="000659FA" w:rsidRPr="00D15FA1" w14:paraId="5376932B" w14:textId="77777777" w:rsidTr="00E55FBD">
        <w:tc>
          <w:tcPr>
            <w:tcW w:w="548" w:type="pct"/>
            <w:vAlign w:val="center"/>
          </w:tcPr>
          <w:p w14:paraId="19106D26" w14:textId="0F8F7746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263819DB" w14:textId="2F2EF949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14:paraId="5144B23C" w14:textId="64EAA1FB" w:rsidR="001D788E" w:rsidRPr="000659FA" w:rsidRDefault="001D788E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="000659FA" w:rsidRPr="00D15FA1" w14:paraId="7F866E2E" w14:textId="77777777" w:rsidTr="00E55FBD">
        <w:tc>
          <w:tcPr>
            <w:tcW w:w="548" w:type="pct"/>
            <w:vAlign w:val="center"/>
          </w:tcPr>
          <w:p w14:paraId="6DAEF2C3" w14:textId="56493D3C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6BA41CF8" w14:textId="1BFD4371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14:paraId="11F8594C" w14:textId="3FBE1E75" w:rsidR="00783AB1" w:rsidRPr="000659FA" w:rsidRDefault="00783AB1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="000659FA" w:rsidRPr="00D15FA1" w14:paraId="26976A90" w14:textId="77777777" w:rsidTr="00E55FBD">
        <w:tc>
          <w:tcPr>
            <w:tcW w:w="548" w:type="pct"/>
            <w:vAlign w:val="center"/>
          </w:tcPr>
          <w:p w14:paraId="5B69A8FE" w14:textId="3054489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7F850C42" w14:textId="5D8C900A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2E344713" w14:textId="1C0E8B31" w:rsidR="009C3795" w:rsidRPr="000659FA" w:rsidRDefault="009C3795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="000659FA" w:rsidRPr="00D15FA1" w14:paraId="677683C9" w14:textId="77777777" w:rsidTr="00E55FBD">
        <w:tc>
          <w:tcPr>
            <w:tcW w:w="548" w:type="pct"/>
            <w:vAlign w:val="center"/>
          </w:tcPr>
          <w:p w14:paraId="692D3F4F" w14:textId="536A757D" w:rsidR="00DC0782" w:rsidRPr="000659FA" w:rsidRDefault="00DC078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07E2B4BC" w14:textId="6E06631D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DC0782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14:paraId="147F3FAD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, Bens 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‘business_esg.modesg_out_emss_vcls’ 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e 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‘business_esg.modesg_out_bens_imoveis’.</w:t>
            </w:r>
          </w:p>
          <w:p w14:paraId="70BA918F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Adição do Input de Project Finance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 modesg_inp_project_finance’</w:t>
            </w:r>
          </w:p>
          <w:p w14:paraId="406F0041" w14:textId="77777777" w:rsidR="004D31C0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Adição do Input de Risco Físico via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ZipCode (business_esg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modesg_inp_risco_fisico_zipcode)</w:t>
            </w:r>
          </w:p>
          <w:p w14:paraId="1F3C4D84" w14:textId="718EC247" w:rsidR="00487615" w:rsidRPr="000659FA" w:rsidRDefault="004D31C0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Criação do capítulo 7 com as regras de carregamento dos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Inputs</w:t>
            </w:r>
          </w:p>
        </w:tc>
      </w:tr>
      <w:tr w:rsidR="000659FA" w:rsidRPr="00D15FA1" w14:paraId="66326525" w14:textId="77777777" w:rsidTr="00E55FBD">
        <w:tc>
          <w:tcPr>
            <w:tcW w:w="548" w:type="pct"/>
            <w:vAlign w:val="center"/>
          </w:tcPr>
          <w:p w14:paraId="0ED3D91A" w14:textId="319F2067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703C812D" w14:textId="025E0F74" w:rsidR="00540F56" w:rsidRPr="000659FA" w:rsidRDefault="0012229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ins w:id="7" w:author="Joana Rita Bentinho Silva" w:date="2025-04-07T18:33:00Z">
              <w:r w:rsidRPr="000659FA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t>Abril</w:t>
              </w:r>
            </w:ins>
            <w:del w:id="8" w:author="Joana Rita Bentinho Silva" w:date="2025-04-07T18:33:00Z">
              <w:r w:rsidR="00540F56" w:rsidRPr="000659FA" w:rsidDel="0012229D">
                <w:rPr>
                  <w:rFonts w:ascii="Santander Text" w:hAnsi="Santander Text" w:cs="Arial"/>
                  <w:sz w:val="18"/>
                  <w:szCs w:val="24"/>
                  <w:lang w:val="pt-PT"/>
                </w:rPr>
                <w:delText>Março</w:delText>
              </w:r>
            </w:del>
            <w:r w:rsidR="00540F56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14:paraId="5C34872B" w14:textId="0C5A8474" w:rsidR="00540F56" w:rsidRPr="000659FA" w:rsidRDefault="00540F5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0659FA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="000659FA" w:rsidRPr="00D15FA1" w14:paraId="04000ACE" w14:textId="77777777" w:rsidTr="00E55FBD">
        <w:tc>
          <w:tcPr>
            <w:tcW w:w="548" w:type="pct"/>
            <w:vAlign w:val="center"/>
          </w:tcPr>
          <w:p w14:paraId="0557FD39" w14:textId="07698B54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1B9A1A26" w14:textId="4428A48F" w:rsidR="002E004B" w:rsidRPr="000659FA" w:rsidRDefault="002E004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14:paraId="01E9DE41" w14:textId="57285625" w:rsidR="002E004B" w:rsidRPr="000659FA" w:rsidRDefault="002E004B" w:rsidP="002E004B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 w:rsidRPr="000659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</w:p>
        </w:tc>
      </w:tr>
      <w:tr w:rsidR="000659FA" w:rsidRPr="00D15FA1" w14:paraId="6C4DD3D0" w14:textId="77777777" w:rsidTr="00E55FBD">
        <w:tc>
          <w:tcPr>
            <w:tcW w:w="548" w:type="pct"/>
            <w:vAlign w:val="center"/>
          </w:tcPr>
          <w:p w14:paraId="19FD03D6" w14:textId="6F22DB41" w:rsidR="00AF7105" w:rsidRPr="000659FA" w:rsidRDefault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14:paraId="1A88DFAB" w14:textId="0E746F6A" w:rsidR="00AF7105" w:rsidRPr="000659FA" w:rsidRDefault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Junho,2025</w:t>
            </w:r>
          </w:p>
        </w:tc>
        <w:tc>
          <w:tcPr>
            <w:tcW w:w="3431" w:type="pct"/>
            <w:vAlign w:val="center"/>
          </w:tcPr>
          <w:p w14:paraId="0FF95C12" w14:textId="46B870BC" w:rsidR="00AF7105" w:rsidRPr="000659FA" w:rsidRDefault="00AF7105" w:rsidP="00AF710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‘business_esg.modesg_out_empr_info_nfin’,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D15FA1" w14:paraId="09107310" w14:textId="77777777" w:rsidTr="00E55FBD">
        <w:tc>
          <w:tcPr>
            <w:tcW w:w="548" w:type="pct"/>
            <w:vAlign w:val="center"/>
          </w:tcPr>
          <w:p w14:paraId="4AB2C1FF" w14:textId="1CA83679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46C934BE" w14:textId="526091DC" w:rsidR="00B20516" w:rsidRPr="000659FA" w:rsidRDefault="00475B2D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Julho,2025</w:t>
            </w:r>
          </w:p>
        </w:tc>
        <w:tc>
          <w:tcPr>
            <w:tcW w:w="3431" w:type="pct"/>
            <w:vAlign w:val="center"/>
          </w:tcPr>
          <w:p w14:paraId="2FF94673" w14:textId="394F0C63" w:rsidR="00B20516" w:rsidRPr="000659FA" w:rsidRDefault="00B20516" w:rsidP="00B2051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="000659FA" w:rsidRPr="00D15FA1" w14:paraId="11B508DB" w14:textId="77777777" w:rsidTr="00E55FBD">
        <w:tc>
          <w:tcPr>
            <w:tcW w:w="548" w:type="pct"/>
            <w:vAlign w:val="center"/>
          </w:tcPr>
          <w:p w14:paraId="3988D69E" w14:textId="34A5BAE0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19E4D67" w14:textId="70B0DF31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10C58BC" w14:textId="171469DA" w:rsidR="00475B2D" w:rsidRPr="000659FA" w:rsidRDefault="00475B2D" w:rsidP="00475B2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="000659FA"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="000659FA" w:rsidRPr="00D15FA1" w14:paraId="6E0F59DC" w14:textId="77777777" w:rsidTr="00E55FBD">
        <w:tc>
          <w:tcPr>
            <w:tcW w:w="548" w:type="pct"/>
            <w:vAlign w:val="center"/>
          </w:tcPr>
          <w:p w14:paraId="07260054" w14:textId="5B52CBFE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57E7457F" w14:textId="08FBBD67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5E61EEB4" w14:textId="6F4B00E1" w:rsidR="00F96A39" w:rsidRPr="000659FA" w:rsidRDefault="00F96A39" w:rsidP="00F96A3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D15FA1" w14:paraId="1E98C210" w14:textId="77777777" w:rsidTr="00E55FBD">
        <w:tc>
          <w:tcPr>
            <w:tcW w:w="548" w:type="pct"/>
            <w:vAlign w:val="center"/>
          </w:tcPr>
          <w:p w14:paraId="55B7A389" w14:textId="3DB2E97C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01099564" w14:textId="77CAB281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67B4CFE7" w14:textId="1AB4E557" w:rsidR="002E247E" w:rsidRPr="000659FA" w:rsidRDefault="002E247E" w:rsidP="002E247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taxonomia europeia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‘business_esg.modesg_out_sfics_taxon_europeia’.</w:t>
            </w:r>
          </w:p>
        </w:tc>
      </w:tr>
      <w:tr w:rsidR="000659FA" w:rsidRPr="00D15FA1" w14:paraId="2E18D970" w14:textId="77777777" w:rsidTr="00E55FBD">
        <w:tc>
          <w:tcPr>
            <w:tcW w:w="548" w:type="pct"/>
            <w:vAlign w:val="center"/>
          </w:tcPr>
          <w:p w14:paraId="70448F2C" w14:textId="4AAC84D5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15</w:t>
            </w:r>
          </w:p>
        </w:tc>
        <w:tc>
          <w:tcPr>
            <w:tcW w:w="1021" w:type="pct"/>
            <w:vAlign w:val="center"/>
          </w:tcPr>
          <w:p w14:paraId="11356E7E" w14:textId="060E0562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49DC93A4" w14:textId="4809B729" w:rsidR="0023312E" w:rsidRPr="000659FA" w:rsidRDefault="0023312E" w:rsidP="0023312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="000659FA" w:rsidRPr="00D15FA1" w14:paraId="54E42B3B" w14:textId="77777777" w:rsidTr="00E55FBD">
        <w:tc>
          <w:tcPr>
            <w:tcW w:w="548" w:type="pct"/>
            <w:vAlign w:val="center"/>
          </w:tcPr>
          <w:p w14:paraId="0098B83F" w14:textId="7B192098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16</w:t>
            </w:r>
          </w:p>
        </w:tc>
        <w:tc>
          <w:tcPr>
            <w:tcW w:w="1021" w:type="pct"/>
            <w:vAlign w:val="center"/>
          </w:tcPr>
          <w:p w14:paraId="7DE0E74E" w14:textId="34C2F385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14:paraId="381691CD" w14:textId="6AA375A6" w:rsidR="000659FA" w:rsidRPr="000659FA" w:rsidRDefault="000659FA" w:rsidP="000659F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Imóveis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‘business_esg.modesg_out_bens_imoveis’.</w:t>
            </w:r>
          </w:p>
        </w:tc>
      </w:tr>
      <w:tr w:rsidR="005A6CF4" w:rsidRPr="00D15FA1" w14:paraId="74EB4E2B" w14:textId="77777777" w:rsidTr="00E55FBD">
        <w:tc>
          <w:tcPr>
            <w:tcW w:w="548" w:type="pct"/>
            <w:vAlign w:val="center"/>
          </w:tcPr>
          <w:p w14:paraId="7078DA88" w14:textId="68B2E772" w:rsidR="005A6CF4" w:rsidRPr="000659FA" w:rsidRDefault="005A6CF4" w:rsidP="005A6CF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1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7</w:t>
            </w:r>
          </w:p>
        </w:tc>
        <w:tc>
          <w:tcPr>
            <w:tcW w:w="1021" w:type="pct"/>
            <w:vAlign w:val="center"/>
          </w:tcPr>
          <w:p w14:paraId="67647436" w14:textId="0C8C7FB9" w:rsidR="005A6CF4" w:rsidRPr="000659FA" w:rsidRDefault="005A6CF4" w:rsidP="005A6CF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14:paraId="13CB2F89" w14:textId="03DE7E7C" w:rsidR="005A6CF4" w:rsidRPr="000659FA" w:rsidRDefault="005A6CF4" w:rsidP="005A6CF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</w:t>
            </w:r>
            <w:r w:rsidR="007E738B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taxonomia europeia 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</w:t>
            </w:r>
            <w:r w:rsidR="008C7465"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business_esg.modesg_out_sfics_taxon_europeia’</w:t>
            </w:r>
            <w:r w:rsidRP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0659FA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ED39D4" w14:textId="0199C9FD" w:rsidR="0012229D" w:rsidRPr="000659FA" w:rsidRDefault="00A37176">
          <w:pPr>
            <w:pStyle w:val="TOC1"/>
            <w:tabs>
              <w:tab w:val="right" w:leader="dot" w:pos="9017"/>
            </w:tabs>
            <w:rPr>
              <w:ins w:id="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begin"/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instrText xml:space="preserve"> TOC \o "1-3" \h \z \u </w:instrText>
          </w:r>
          <w:r w:rsidRPr="000659FA">
            <w:rPr>
              <w:rFonts w:ascii="Santander Text" w:eastAsiaTheme="minorEastAsia" w:hAnsi="Santander Text" w:cs="Arial"/>
              <w:sz w:val="18"/>
              <w:szCs w:val="18"/>
            </w:rPr>
            <w:fldChar w:fldCharType="separate"/>
          </w:r>
          <w:ins w:id="10" w:author="Joana Rita Bentinho Silva" w:date="2025-04-07T18:33:00Z">
            <w:r w:rsidR="0012229D" w:rsidRPr="000659FA">
              <w:rPr>
                <w:rStyle w:val="Hyperlink"/>
                <w:noProof/>
                <w:color w:val="auto"/>
              </w:rPr>
              <w:fldChar w:fldCharType="begin"/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noProof/>
              </w:rPr>
              <w:instrText>HYPERLINK \l "_Toc194943214"</w:instrText>
            </w:r>
            <w:r w:rsidR="0012229D"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="0012229D" w:rsidRPr="000659FA">
              <w:rPr>
                <w:rStyle w:val="Hyperlink"/>
                <w:noProof/>
                <w:color w:val="auto"/>
              </w:rPr>
            </w:r>
            <w:r w:rsidR="0012229D" w:rsidRPr="000659FA">
              <w:rPr>
                <w:rStyle w:val="Hyperlink"/>
                <w:noProof/>
                <w:color w:val="auto"/>
              </w:rPr>
              <w:fldChar w:fldCharType="separate"/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>1.</w:t>
            </w:r>
            <w:r w:rsidR="0012229D" w:rsidRPr="000659FA">
              <w:rPr>
                <w:rStyle w:val="Hyperlink"/>
                <w:noProof/>
                <w:color w:val="auto"/>
              </w:rPr>
              <w:t xml:space="preserve"> Glossário</w:t>
            </w:r>
            <w:r w:rsidR="0012229D"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="0012229D" w:rsidRPr="000659FA">
              <w:rPr>
                <w:noProof/>
                <w:webHidden/>
              </w:rPr>
              <w:tab/>
            </w:r>
            <w:r w:rsidR="0012229D" w:rsidRPr="000659FA">
              <w:rPr>
                <w:noProof/>
                <w:webHidden/>
              </w:rPr>
              <w:fldChar w:fldCharType="begin"/>
            </w:r>
            <w:r w:rsidR="0012229D" w:rsidRPr="000659FA">
              <w:rPr>
                <w:noProof/>
                <w:webHidden/>
              </w:rPr>
              <w:instrText xml:space="preserve"> PAGEREF _Toc194943214 \h </w:instrText>
            </w:r>
          </w:ins>
          <w:r w:rsidR="0012229D" w:rsidRPr="000659FA">
            <w:rPr>
              <w:noProof/>
              <w:webHidden/>
            </w:rPr>
          </w:r>
          <w:r w:rsidR="0012229D" w:rsidRPr="000659FA">
            <w:rPr>
              <w:noProof/>
              <w:webHidden/>
            </w:rPr>
            <w:fldChar w:fldCharType="separate"/>
          </w:r>
          <w:ins w:id="11" w:author="Joana Rita Bentinho Silva" w:date="2025-04-07T18:33:00Z">
            <w:r w:rsidR="0012229D" w:rsidRPr="000659FA">
              <w:rPr>
                <w:noProof/>
                <w:webHidden/>
              </w:rPr>
              <w:t>4</w:t>
            </w:r>
            <w:r w:rsidR="0012229D" w:rsidRPr="000659FA">
              <w:rPr>
                <w:noProof/>
                <w:webHidden/>
              </w:rPr>
              <w:fldChar w:fldCharType="end"/>
            </w:r>
            <w:r w:rsidR="0012229D"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8D06E02" w14:textId="12EF6FC7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2.</w:t>
            </w:r>
            <w:r w:rsidRPr="000659FA">
              <w:rPr>
                <w:rStyle w:val="Hyperlink"/>
                <w:noProof/>
                <w:color w:val="auto"/>
              </w:rPr>
              <w:t xml:space="preserve"> Introdução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F18FD19" w14:textId="3977719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</w:t>
            </w:r>
            <w:r w:rsidRPr="000659FA">
              <w:rPr>
                <w:rStyle w:val="Hyperlink"/>
                <w:noProof/>
                <w:color w:val="auto"/>
              </w:rPr>
              <w:t xml:space="preserve"> Modelo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Conceptual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7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CB26EAA" w14:textId="463EA28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3.1.</w:t>
            </w:r>
            <w:r w:rsidRPr="000659FA">
              <w:rPr>
                <w:rStyle w:val="Hyperlink"/>
                <w:noProof/>
                <w:color w:val="auto"/>
              </w:rPr>
              <w:t xml:space="preserve"> Nomenclatura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de Tabelas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0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44C4DA5" w14:textId="710635B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3.2.</w:t>
            </w:r>
            <w:r w:rsidRPr="000659FA">
              <w:rPr>
                <w:rStyle w:val="Hyperlink"/>
                <w:noProof/>
                <w:color w:val="auto"/>
              </w:rPr>
              <w:t xml:space="preserve"> Pressupostos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gerais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3" w:author="Joana Rita Bentinho Silva" w:date="2025-04-07T18:33:00Z">
            <w:r w:rsidRPr="000659FA">
              <w:rPr>
                <w:noProof/>
                <w:webHidden/>
              </w:rPr>
              <w:t>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E4B7D46" w14:textId="5F04DAA0" w:rsidR="0012229D" w:rsidRPr="000659FA" w:rsidRDefault="0012229D">
          <w:pPr>
            <w:pStyle w:val="TOC1"/>
            <w:tabs>
              <w:tab w:val="right" w:leader="dot" w:pos="9017"/>
            </w:tabs>
            <w:rPr>
              <w:ins w:id="24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2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"_Toc194943219"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 Contratos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_Toc194943219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6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11A119" w14:textId="19BAFCC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2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2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4.1.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Informação verde contratos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29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5E1E8A" w14:textId="1B48ABDC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2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1C66189" w14:textId="310BEF36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5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989099" w14:textId="50799CD5" w:rsidR="0012229D" w:rsidRPr="000659FA" w:rsidRDefault="0012229D">
          <w:pPr>
            <w:pStyle w:val="TOC3"/>
            <w:tabs>
              <w:tab w:val="right" w:leader="dot" w:pos="9017"/>
            </w:tabs>
            <w:rPr>
              <w:ins w:id="36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3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4.1.3.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38" w:author="Joana Rita Bentinho Silva" w:date="2025-04-07T18:33:00Z">
            <w:r w:rsidRPr="000659FA">
              <w:rPr>
                <w:noProof/>
                <w:webHidden/>
              </w:rPr>
              <w:t>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1F01087" w14:textId="2C31D83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3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4.2. Parametrização SFICS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modesg_param_sfics_taxon_europeia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1" w:author="Joana Rita Bentinho Silva" w:date="2025-04-07T18:33:00Z">
            <w:r w:rsidRPr="000659FA">
              <w:rPr>
                <w:noProof/>
                <w:webHidden/>
              </w:rPr>
              <w:t>12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1B6E7CF" w14:textId="5D59B133" w:rsidR="0012229D" w:rsidRPr="000659FA" w:rsidRDefault="0012229D">
          <w:pPr>
            <w:pStyle w:val="TOC1"/>
            <w:tabs>
              <w:tab w:val="right" w:leader="dot" w:pos="9017"/>
            </w:tabs>
            <w:rPr>
              <w:ins w:id="4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4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 Bens 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4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0E79EBA" w14:textId="53800983" w:rsidR="0012229D" w:rsidRPr="000659FA" w:rsidRDefault="0012229D">
          <w:pPr>
            <w:pStyle w:val="TOC2"/>
            <w:tabs>
              <w:tab w:val="right" w:leader="dot" w:pos="9017"/>
            </w:tabs>
            <w:rPr>
              <w:ins w:id="4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4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5.1. Informação verde veículos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47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0C13E0F" w14:textId="3EA38B8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4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4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0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07692EE" w14:textId="4FAFEEF4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3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FEF60E4" w14:textId="7D789E1A" w:rsidR="0012229D" w:rsidRPr="000659FA" w:rsidRDefault="0012229D">
          <w:pPr>
            <w:pStyle w:val="TOC3"/>
            <w:tabs>
              <w:tab w:val="right" w:leader="dot" w:pos="9017"/>
            </w:tabs>
            <w:rPr>
              <w:ins w:id="54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5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"_Toc194943229"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5.1.3.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_Toc194943229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6" w:author="Joana Rita Bentinho Silva" w:date="2025-04-07T18:33:00Z">
            <w:r w:rsidRPr="000659FA">
              <w:rPr>
                <w:noProof/>
                <w:webHidden/>
              </w:rPr>
              <w:t>14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650004" w14:textId="7A54D85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5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5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5.2. Emissões por país/marca/modelo/subgrupo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59" w:author="Joana Rita Bentinho Silva" w:date="2025-04-07T18:33:00Z">
            <w:r w:rsidRPr="000659FA">
              <w:rPr>
                <w:noProof/>
                <w:webHidden/>
              </w:rPr>
              <w:t>19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6BE820E" w14:textId="0CFD2C9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5.3. Emissões médias e km’s por tipo de motor/tipo de veículo/país/ 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2" w:author="Joana Rita Bentinho Silva" w:date="2025-04-07T18:33:00Z">
            <w:r w:rsidRPr="000659FA">
              <w:rPr>
                <w:noProof/>
                <w:webHidden/>
              </w:rPr>
              <w:t>20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5901C70" w14:textId="7EFDC9DB" w:rsidR="0012229D" w:rsidRPr="000659FA" w:rsidRDefault="0012229D">
          <w:pPr>
            <w:pStyle w:val="TOC1"/>
            <w:tabs>
              <w:tab w:val="right" w:leader="dot" w:pos="9017"/>
            </w:tabs>
            <w:rPr>
              <w:ins w:id="6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6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 Clientes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5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49FEE39" w14:textId="47024D6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6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6.1. Informação não financeira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modesg_out_empr_info_nfin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68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682CC28" w14:textId="49326CD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6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1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2DF175D" w14:textId="38FC7283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6.1.2.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4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9015F1" w14:textId="25F7EB80" w:rsidR="0012229D" w:rsidRPr="000659FA" w:rsidRDefault="0012229D">
          <w:pPr>
            <w:pStyle w:val="TOC3"/>
            <w:tabs>
              <w:tab w:val="right" w:leader="dot" w:pos="9017"/>
            </w:tabs>
            <w:rPr>
              <w:ins w:id="7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7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6.1.3.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77" w:author="Joana Rita Bentinho Silva" w:date="2025-04-07T18:33:00Z">
            <w:r w:rsidRPr="000659FA">
              <w:rPr>
                <w:noProof/>
                <w:webHidden/>
              </w:rPr>
              <w:t>21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9A67926" w14:textId="4BF8CE22" w:rsidR="0012229D" w:rsidRPr="000659FA" w:rsidRDefault="0012229D">
          <w:pPr>
            <w:pStyle w:val="TOC2"/>
            <w:tabs>
              <w:tab w:val="right" w:leader="dot" w:pos="9017"/>
            </w:tabs>
            <w:rPr>
              <w:ins w:id="7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7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6.2.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0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2825BEE" w14:textId="3820ADC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6.3. Marcação CSRD e Rácios de Alinhamento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3" w:author="Joana Rita Bentinho Silva" w:date="2025-04-07T18:33:00Z">
            <w:r w:rsidRPr="000659FA">
              <w:rPr>
                <w:noProof/>
                <w:webHidden/>
              </w:rPr>
              <w:t>43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E0D8AFB" w14:textId="38D5081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"_Toc194943239"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6.4. Riscos físicos agudo e crónico por NUTS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_Toc194943239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6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899B0FF" w14:textId="287B1776" w:rsidR="0012229D" w:rsidRPr="000659FA" w:rsidRDefault="0012229D">
          <w:pPr>
            <w:pStyle w:val="TOC2"/>
            <w:tabs>
              <w:tab w:val="right" w:leader="dot" w:pos="9017"/>
            </w:tabs>
            <w:rPr>
              <w:ins w:id="8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8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6.5.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89" w:author="Joana Rita Bentinho Silva" w:date="2025-04-07T18:33:00Z">
            <w:r w:rsidRPr="000659FA">
              <w:rPr>
                <w:noProof/>
                <w:webHidden/>
              </w:rPr>
              <w:t>44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28238A" w14:textId="02B9899A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6.6. Emissões </w:t>
            </w:r>
            <w:r w:rsidRPr="000659FA">
              <w:rPr>
                <w:rStyle w:val="Hyperlink"/>
                <w:i/>
                <w:iCs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2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DE85D77" w14:textId="6202432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6.7.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Input Project Finance - 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5" w:author="Joana Rita Bentinho Silva" w:date="2025-04-07T18:33:00Z">
            <w:r w:rsidRPr="000659FA">
              <w:rPr>
                <w:noProof/>
                <w:webHidden/>
              </w:rPr>
              <w:t>45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65693A4" w14:textId="69FD7B3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9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9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6.8. Riscos físicos agudo e crónico por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 xml:space="preserve">ZipCode 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98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6AECB1" w14:textId="2B466255" w:rsidR="0012229D" w:rsidRPr="000659FA" w:rsidRDefault="0012229D">
          <w:pPr>
            <w:pStyle w:val="TOC1"/>
            <w:tabs>
              <w:tab w:val="right" w:leader="dot" w:pos="9017"/>
            </w:tabs>
            <w:rPr>
              <w:ins w:id="99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0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7.</w:t>
            </w:r>
            <w:r w:rsidRPr="000659FA">
              <w:rPr>
                <w:rStyle w:val="Hyperlink"/>
                <w:noProof/>
                <w:color w:val="auto"/>
              </w:rPr>
              <w:t xml:space="preserve"> Bens Imóveis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1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B0734A4" w14:textId="344288DF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0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7.1. Informação verde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modesg_out_bens_imoveis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4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E7B5877" w14:textId="3BD23A5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7.1.1. Conceito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07" w:author="Joana Rita Bentinho Silva" w:date="2025-04-07T18:33:00Z">
            <w:r w:rsidRPr="000659FA">
              <w:rPr>
                <w:noProof/>
                <w:webHidden/>
              </w:rPr>
              <w:t>46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CFD7B76" w14:textId="2FEBD309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0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7.1.2.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Granularidade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0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3763A7B" w14:textId="4F1CCFEE" w:rsidR="0012229D" w:rsidRPr="000659FA" w:rsidRDefault="0012229D">
          <w:pPr>
            <w:pStyle w:val="TOC3"/>
            <w:tabs>
              <w:tab w:val="right" w:leader="dot" w:pos="9017"/>
            </w:tabs>
            <w:rPr>
              <w:ins w:id="1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ins w:id="11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</w:rPr>
              <w:t>7.1.3.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Aprovisionamento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3" w:author="Joana Rita Bentinho Silva" w:date="2025-04-07T18:33:00Z">
            <w:r w:rsidRPr="000659FA">
              <w:rPr>
                <w:noProof/>
                <w:webHidden/>
              </w:rPr>
              <w:t>47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9AE47A4" w14:textId="3E5928E4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1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"_Toc194943249"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7.2. Emissões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 1 2 e para bens imóveis –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 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_Toc194943249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6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6DFF38F0" w14:textId="1810ADAC" w:rsidR="0012229D" w:rsidRPr="000659FA" w:rsidRDefault="0012229D">
          <w:pPr>
            <w:pStyle w:val="TOC1"/>
            <w:tabs>
              <w:tab w:val="right" w:leader="dot" w:pos="9017"/>
            </w:tabs>
            <w:rPr>
              <w:ins w:id="11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ins w:id="11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 Guia Carregamento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Inputs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19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3851A3" w14:textId="3475C84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8.1. Riscos físicos agudo e crónico via NUTS 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2" w:author="Joana Rita Bentinho Silva" w:date="2025-04-07T18:33:00Z">
            <w:r w:rsidRPr="000659FA">
              <w:rPr>
                <w:noProof/>
                <w:webHidden/>
              </w:rPr>
              <w:t>53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2A0BD32" w14:textId="55EA309C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3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4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"_Toc194943252"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8.2. Riscos físicos agudo e crónico via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 xml:space="preserve">Zip Code </w:t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 xml:space="preserve">–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modesg_inp_risco_fisico_zipcode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_Toc194943252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5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B86FF0D" w14:textId="4440415E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27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"_Toc194943253"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8.3. Marcação CSRD e Rácio de Alinhamento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modesg_inp_csrd_alinhamento_tax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_Toc194943253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28" w:author="Joana Rita Bentinho Silva" w:date="2025-04-07T18:33:00Z">
            <w:r w:rsidRPr="000659FA">
              <w:rPr>
                <w:noProof/>
                <w:webHidden/>
              </w:rPr>
              <w:t>54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4F39867" w14:textId="31B3DA4D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2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0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"_Toc194943254"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>8.4. Empresas Excluídas do Acordo de Paris –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modesg_inp_empr_excl_paris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_Toc194943254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1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102A5281" w14:textId="442D223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3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"_Toc194943255"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8.5.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 e 2 para bens imóveis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modesg_inp_emss_bens_imoveis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_Toc194943255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4" w:author="Joana Rita Bentinho Silva" w:date="2025-04-07T18:33:00Z">
            <w:r w:rsidRPr="000659FA">
              <w:rPr>
                <w:noProof/>
                <w:webHidden/>
              </w:rPr>
              <w:t>56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42ABE359" w14:textId="0DA8D489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6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"_Toc194943256"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8.6.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por código NACE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modesg_inp_emss_nace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_Toc194943256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37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73DA7EB" w14:textId="24440555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39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"_Toc194943257"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8.7. Emissões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scope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1, 2 e 3 para entidades SCIB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modesg_inp_emss_scib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_Toc194943257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0" w:author="Joana Rita Bentinho Silva" w:date="2025-04-07T18:33:00Z">
            <w:r w:rsidRPr="000659FA">
              <w:rPr>
                <w:noProof/>
                <w:webHidden/>
              </w:rPr>
              <w:t>57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735FD35C" w14:textId="57EB5431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2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"_Toc194943258"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8.8. Emissões por país/marca/modelo/subgrupo –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_Toc194943258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3" w:author="Joana Rita Bentinho Silva" w:date="2025-04-07T18:33:00Z">
            <w:r w:rsidRPr="000659FA">
              <w:rPr>
                <w:noProof/>
                <w:webHidden/>
              </w:rPr>
              <w:t>58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3E3C6D54" w14:textId="59D8C2A8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5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"_Toc194943259"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8.9. Emissões médias e km’s por tipo de motor/tipo de veículo/país/subgrupo - </w:t>
            </w:r>
            <w:r w:rsidRPr="000659FA">
              <w:rPr>
                <w:rStyle w:val="Hyperlink"/>
                <w:i/>
                <w:noProof/>
                <w:color w:val="auto"/>
                <w:lang w:val="pt-PT"/>
              </w:rPr>
              <w:t>modesg_inp_km_medios_emss_vcls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_Toc194943259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6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2F3B0190" w14:textId="6E6FB820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4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48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"_Toc194943260"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noProof/>
                <w:color w:val="auto"/>
              </w:rPr>
              <w:t>8.10.</w:t>
            </w:r>
            <w:r w:rsidRPr="000659FA">
              <w:rPr>
                <w:rStyle w:val="Hyperlink"/>
                <w:i/>
                <w:noProof/>
                <w:color w:val="auto"/>
              </w:rPr>
              <w:t xml:space="preserve"> Project Finance</w:t>
            </w:r>
            <w:r w:rsidRPr="000659FA">
              <w:rPr>
                <w:rStyle w:val="Hyperlink"/>
                <w:noProof/>
                <w:color w:val="auto"/>
              </w:rPr>
              <w:t xml:space="preserve"> - </w:t>
            </w:r>
            <w:r w:rsidRPr="000659FA">
              <w:rPr>
                <w:rStyle w:val="Hyperlink"/>
                <w:i/>
                <w:noProof/>
                <w:color w:val="auto"/>
              </w:rPr>
              <w:t>modesg_inp_project_finance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_Toc194943260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49" w:author="Joana Rita Bentinho Silva" w:date="2025-04-07T18:33:00Z">
            <w:r w:rsidRPr="000659FA">
              <w:rPr>
                <w:noProof/>
                <w:webHidden/>
              </w:rPr>
              <w:t>59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05B7C72F" w14:textId="36837F87" w:rsidR="0012229D" w:rsidRPr="000659FA" w:rsidRDefault="0012229D">
          <w:pPr>
            <w:pStyle w:val="TOC2"/>
            <w:tabs>
              <w:tab w:val="right" w:leader="dot" w:pos="9017"/>
            </w:tabs>
            <w:rPr>
              <w:ins w:id="1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ins w:id="151" w:author="Joana Rita Bentinho Silva" w:date="2025-04-07T18:33:00Z">
            <w:r w:rsidRPr="000659FA">
              <w:rPr>
                <w:rStyle w:val="Hyperlink"/>
                <w:noProof/>
                <w:color w:val="auto"/>
              </w:rPr>
              <w:fldChar w:fldCharType="begin"/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noProof/>
              </w:rPr>
              <w:instrText>HYPERLINK \l "_Toc194943261"</w:instrText>
            </w:r>
            <w:r w:rsidRPr="000659FA">
              <w:rPr>
                <w:rStyle w:val="Hyperlink"/>
                <w:noProof/>
                <w:color w:val="auto"/>
              </w:rPr>
              <w:instrText xml:space="preserve"> </w:instrText>
            </w:r>
            <w:r w:rsidRPr="000659FA">
              <w:rPr>
                <w:rStyle w:val="Hyperlink"/>
                <w:noProof/>
                <w:color w:val="auto"/>
              </w:rPr>
            </w:r>
            <w:r w:rsidRPr="000659FA">
              <w:rPr>
                <w:rStyle w:val="Hyperlink"/>
                <w:noProof/>
                <w:color w:val="auto"/>
              </w:rPr>
              <w:fldChar w:fldCharType="separate"/>
            </w:r>
            <w:r w:rsidRPr="000659FA">
              <w:rPr>
                <w:rStyle w:val="Hyperlink"/>
                <w:rFonts w:cs="Arial"/>
                <w:noProof/>
                <w:color w:val="auto"/>
                <w:lang w:val="pt-PT"/>
              </w:rPr>
              <w:t>8.11.</w:t>
            </w:r>
            <w:r w:rsidRPr="000659FA">
              <w:rPr>
                <w:rStyle w:val="Hyperlink"/>
                <w:noProof/>
                <w:color w:val="auto"/>
                <w:lang w:val="pt-PT"/>
              </w:rPr>
              <w:t xml:space="preserve"> Tabela de Parametrização - </w:t>
            </w:r>
            <w:r w:rsidRPr="000659FA">
              <w:rPr>
                <w:rStyle w:val="Hyperlink"/>
                <w:rFonts w:cs="Arial"/>
                <w:i/>
                <w:noProof/>
                <w:color w:val="auto"/>
                <w:lang w:val="pt-PT"/>
              </w:rPr>
              <w:t>modesg_param_codigos</w:t>
            </w:r>
            <w:r w:rsidRPr="000659FA">
              <w:rPr>
                <w:noProof/>
                <w:webHidden/>
              </w:rPr>
              <w:tab/>
            </w:r>
            <w:r w:rsidRPr="000659FA">
              <w:rPr>
                <w:noProof/>
                <w:webHidden/>
              </w:rPr>
              <w:fldChar w:fldCharType="begin"/>
            </w:r>
            <w:r w:rsidRPr="000659FA">
              <w:rPr>
                <w:noProof/>
                <w:webHidden/>
              </w:rPr>
              <w:instrText xml:space="preserve"> PAGEREF _Toc194943261 \h </w:instrText>
            </w:r>
          </w:ins>
          <w:r w:rsidRPr="000659FA">
            <w:rPr>
              <w:noProof/>
              <w:webHidden/>
            </w:rPr>
          </w:r>
          <w:r w:rsidRPr="000659FA">
            <w:rPr>
              <w:noProof/>
              <w:webHidden/>
            </w:rPr>
            <w:fldChar w:fldCharType="separate"/>
          </w:r>
          <w:ins w:id="152" w:author="Joana Rita Bentinho Silva" w:date="2025-04-07T18:33:00Z">
            <w:r w:rsidRPr="000659FA">
              <w:rPr>
                <w:noProof/>
                <w:webHidden/>
              </w:rPr>
              <w:t>60</w:t>
            </w:r>
            <w:r w:rsidRPr="000659FA">
              <w:rPr>
                <w:noProof/>
                <w:webHidden/>
              </w:rPr>
              <w:fldChar w:fldCharType="end"/>
            </w:r>
            <w:r w:rsidRPr="000659FA">
              <w:rPr>
                <w:rStyle w:val="Hyperlink"/>
                <w:noProof/>
                <w:color w:val="auto"/>
              </w:rPr>
              <w:fldChar w:fldCharType="end"/>
            </w:r>
          </w:ins>
        </w:p>
        <w:p w14:paraId="549C5AA7" w14:textId="58FF51AD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3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4" w:author="Joana Rita Bentinho Silva" w:date="2025-04-07T18:33:00Z">
            <w:r w:rsidRPr="000659FA" w:rsidDel="0012229D">
              <w:rPr>
                <w:rPrChange w:id="155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1.</w:delText>
            </w:r>
            <w:r w:rsidRPr="000659FA" w:rsidDel="0012229D">
              <w:rPr>
                <w:rPrChange w:id="156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Glossário</w:delText>
            </w:r>
            <w:r w:rsidRPr="000659FA" w:rsidDel="0012229D">
              <w:rPr>
                <w:rPrChange w:id="15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</w:delText>
            </w:r>
          </w:del>
        </w:p>
        <w:p w14:paraId="0D4EAB04" w14:textId="21A1E6B1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5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59" w:author="Joana Rita Bentinho Silva" w:date="2025-04-07T18:33:00Z">
            <w:r w:rsidRPr="000659FA" w:rsidDel="0012229D">
              <w:rPr>
                <w:rPrChange w:id="1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2.</w:delText>
            </w:r>
            <w:r w:rsidRPr="000659FA" w:rsidDel="0012229D">
              <w:rPr>
                <w:rPrChange w:id="16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Introdução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1E03639D" w14:textId="01506A94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6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63" w:author="Joana Rita Bentinho Silva" w:date="2025-04-07T18:33:00Z">
            <w:r w:rsidRPr="000659FA" w:rsidDel="0012229D">
              <w:rPr>
                <w:rPrChange w:id="16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</w:delText>
            </w:r>
            <w:r w:rsidRPr="000659FA" w:rsidDel="0012229D">
              <w:rPr>
                <w:rPrChange w:id="16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Modelo</w:delText>
            </w:r>
            <w:r w:rsidRPr="000659FA" w:rsidDel="0012229D">
              <w:rPr>
                <w:rPrChange w:id="16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Conceptual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0311497E" w14:textId="2FF2AA4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67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68" w:author="Joana Rita Bentinho Silva" w:date="2025-04-07T18:33:00Z">
            <w:r w:rsidRPr="000659FA" w:rsidDel="0012229D">
              <w:rPr>
                <w:rPrChange w:id="169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3.1.</w:delText>
            </w:r>
            <w:r w:rsidRPr="000659FA" w:rsidDel="0012229D">
              <w:rPr>
                <w:rPrChange w:id="17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Nomenclatura</w:delText>
            </w:r>
            <w:r w:rsidRPr="000659FA" w:rsidDel="0012229D">
              <w:rPr>
                <w:rPrChange w:id="171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de Tabelas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</w:delText>
            </w:r>
          </w:del>
        </w:p>
        <w:p w14:paraId="493D16E1" w14:textId="23D5C96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7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73" w:author="Joana Rita Bentinho Silva" w:date="2025-04-07T18:33:00Z">
            <w:r w:rsidRPr="000659FA" w:rsidDel="0012229D">
              <w:rPr>
                <w:rPrChange w:id="1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3.2.</w:delText>
            </w:r>
            <w:r w:rsidRPr="000659FA" w:rsidDel="0012229D">
              <w:rPr>
                <w:rPrChange w:id="1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Pressupostos</w:delText>
            </w:r>
            <w:r w:rsidRPr="000659FA" w:rsidDel="0012229D">
              <w:rPr>
                <w:rPrChange w:id="17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gerais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47A380BE" w14:textId="0C2B3AB0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77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78" w:author="Joana Rita Bentinho Silva" w:date="2025-04-07T18:33:00Z">
            <w:r w:rsidRPr="000659FA" w:rsidDel="0012229D">
              <w:rPr>
                <w:rPrChange w:id="179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 Contratos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68EE30C" w14:textId="71FAD2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8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81" w:author="Joana Rita Bentinho Silva" w:date="2025-04-07T18:33:00Z">
            <w:r w:rsidRPr="000659FA" w:rsidDel="0012229D">
              <w:rPr>
                <w:rPrChange w:id="18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4.1.</w:delText>
            </w:r>
            <w:r w:rsidRPr="000659FA" w:rsidDel="0012229D">
              <w:rPr>
                <w:rPrChange w:id="18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Informação verde contratos - </w:delText>
            </w:r>
            <w:r w:rsidRPr="000659FA" w:rsidDel="0012229D">
              <w:rPr>
                <w:rPrChange w:id="18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12A91E07" w14:textId="089D9C7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6" w:author="Joana Rita Bentinho Silva" w:date="2025-04-07T18:33:00Z">
            <w:r w:rsidRPr="000659FA" w:rsidDel="0012229D">
              <w:rPr>
                <w:rPrChange w:id="18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7CF19DC6" w14:textId="3314479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8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89" w:author="Joana Rita Bentinho Silva" w:date="2025-04-07T18:33:00Z">
            <w:r w:rsidRPr="000659FA" w:rsidDel="0012229D">
              <w:rPr>
                <w:rPrChange w:id="19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5C3EADB6" w14:textId="1FF26EC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19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192" w:author="Joana Rita Bentinho Silva" w:date="2025-04-07T18:33:00Z">
            <w:r w:rsidRPr="000659FA" w:rsidDel="0012229D">
              <w:rPr>
                <w:rPrChange w:id="19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4.1.3.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6</w:delText>
            </w:r>
          </w:del>
        </w:p>
        <w:p w14:paraId="6B9B17D3" w14:textId="0078DF37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19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195" w:author="Joana Rita Bentinho Silva" w:date="2025-04-07T18:33:00Z">
            <w:r w:rsidRPr="000659FA" w:rsidDel="0012229D">
              <w:rPr>
                <w:rPrChange w:id="19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4.2. Parametrização SFICS - </w:delText>
            </w:r>
            <w:r w:rsidRPr="000659FA" w:rsidDel="0012229D">
              <w:rPr>
                <w:rPrChange w:id="19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modesg_param_sfics_taxon_europeia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11</w:delText>
            </w:r>
          </w:del>
        </w:p>
        <w:p w14:paraId="37EDEB65" w14:textId="5CBD8D25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198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199" w:author="Joana Rita Bentinho Silva" w:date="2025-04-07T18:33:00Z">
            <w:r w:rsidRPr="000659FA" w:rsidDel="0012229D">
              <w:rPr>
                <w:rPrChange w:id="20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 Bens 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3D6C5157" w14:textId="5889223A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0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02" w:author="Joana Rita Bentinho Silva" w:date="2025-04-07T18:33:00Z">
            <w:r w:rsidRPr="000659FA" w:rsidDel="0012229D">
              <w:rPr>
                <w:rPrChange w:id="203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5.1. Informação verde veículos - </w:delText>
            </w:r>
            <w:r w:rsidRPr="000659FA" w:rsidDel="0012229D">
              <w:rPr>
                <w:rPrChange w:id="204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7F7953AA" w14:textId="06576BF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6" w:author="Joana Rita Bentinho Silva" w:date="2025-04-07T18:33:00Z">
            <w:r w:rsidRPr="000659FA" w:rsidDel="0012229D">
              <w:rPr>
                <w:rPrChange w:id="20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6C8B9186" w14:textId="5192827C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08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09" w:author="Joana Rita Bentinho Silva" w:date="2025-04-07T18:33:00Z">
            <w:r w:rsidRPr="000659FA" w:rsidDel="0012229D">
              <w:rPr>
                <w:rPrChange w:id="210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13</w:delText>
            </w:r>
          </w:del>
        </w:p>
        <w:p w14:paraId="415AA9C1" w14:textId="56A198D2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11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12" w:author="Joana Rita Bentinho Silva" w:date="2025-04-07T18:33:00Z">
            <w:r w:rsidRPr="000659FA" w:rsidDel="0012229D">
              <w:rPr>
                <w:rPrChange w:id="213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5.1.3.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14</w:delText>
            </w:r>
          </w:del>
        </w:p>
        <w:p w14:paraId="4E2F367E" w14:textId="1C38216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5" w:author="Joana Rita Bentinho Silva" w:date="2025-04-07T18:33:00Z">
            <w:r w:rsidRPr="000659FA" w:rsidDel="0012229D">
              <w:rPr>
                <w:rPrChange w:id="21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5.2. Emissões por país/marca/modelo/subgrupo –</w:delText>
            </w:r>
            <w:r w:rsidRPr="000659FA" w:rsidDel="0012229D">
              <w:rPr>
                <w:rPrChange w:id="21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18</w:delText>
            </w:r>
          </w:del>
        </w:p>
        <w:p w14:paraId="044A5066" w14:textId="4933450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1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19" w:author="Joana Rita Bentinho Silva" w:date="2025-04-07T18:33:00Z">
            <w:r w:rsidRPr="000659FA" w:rsidDel="0012229D">
              <w:rPr>
                <w:rPrChange w:id="2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5.3. Emissões médias e Km’s por tipo de motor/tipo de veículo/país/ subgrupo - </w:delText>
            </w:r>
            <w:r w:rsidRPr="000659FA" w:rsidDel="0012229D">
              <w:rPr>
                <w:rPrChange w:id="2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19</w:delText>
            </w:r>
          </w:del>
        </w:p>
        <w:p w14:paraId="31FB1D9E" w14:textId="27DE3DA7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2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23" w:author="Joana Rita Bentinho Silva" w:date="2025-04-07T18:33:00Z">
            <w:r w:rsidRPr="000659FA" w:rsidDel="0012229D">
              <w:rPr>
                <w:rPrChange w:id="2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 Clientes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9ABF198" w14:textId="7901FF3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25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26" w:author="Joana Rita Bentinho Silva" w:date="2025-04-07T18:33:00Z">
            <w:r w:rsidRPr="000659FA" w:rsidDel="0012229D">
              <w:rPr>
                <w:rPrChange w:id="22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6.1. Informação não financeira - </w:delText>
            </w:r>
            <w:r w:rsidRPr="000659FA" w:rsidDel="0012229D">
              <w:rPr>
                <w:rPrChange w:id="22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modesg_out_empr_info_nfin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24601ABA" w14:textId="11F8D82B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29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0" w:author="Joana Rita Bentinho Silva" w:date="2025-04-07T18:33:00Z">
            <w:r w:rsidRPr="000659FA" w:rsidDel="0012229D">
              <w:rPr>
                <w:rPrChange w:id="231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15EE287D" w14:textId="765E83E4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2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3" w:author="Joana Rita Bentinho Silva" w:date="2025-04-07T18:33:00Z">
            <w:r w:rsidRPr="000659FA" w:rsidDel="0012229D">
              <w:rPr>
                <w:rPrChange w:id="23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6.1.2.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6C9411DC" w14:textId="3A51F911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35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36" w:author="Joana Rita Bentinho Silva" w:date="2025-04-07T18:33:00Z">
            <w:r w:rsidRPr="000659FA" w:rsidDel="0012229D">
              <w:rPr>
                <w:rPrChange w:id="237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6.1.3.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20</w:delText>
            </w:r>
          </w:del>
        </w:p>
        <w:p w14:paraId="077E0595" w14:textId="750C895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39" w:author="Joana Rita Bentinho Silva" w:date="2025-04-07T18:33:00Z">
            <w:r w:rsidRPr="000659FA" w:rsidDel="0012229D">
              <w:rPr>
                <w:rPrChange w:id="2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6.2. Empresas Excluídas do Acordo de Paris –</w:delText>
            </w:r>
            <w:r w:rsidRPr="000659FA" w:rsidDel="0012229D">
              <w:rPr>
                <w:rPrChange w:id="2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08A8E4E6" w14:textId="595C8160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3" w:author="Joana Rita Bentinho Silva" w:date="2025-04-07T18:33:00Z">
            <w:r w:rsidRPr="000659FA" w:rsidDel="0012229D">
              <w:rPr>
                <w:rPrChange w:id="24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6.3. Marcação CSRD e Rácios de Alinhamento - </w:delText>
            </w:r>
            <w:r w:rsidRPr="000659FA" w:rsidDel="0012229D">
              <w:rPr>
                <w:rPrChange w:id="24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42</w:delText>
            </w:r>
          </w:del>
        </w:p>
        <w:p w14:paraId="5261EEC5" w14:textId="39BDB7A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4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47" w:author="Joana Rita Bentinho Silva" w:date="2025-04-07T18:33:00Z">
            <w:r w:rsidRPr="000659FA" w:rsidDel="0012229D">
              <w:rPr>
                <w:rPrChange w:id="24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6.4. Riscos físicos agudo e crónico por NUTS - </w:delText>
            </w:r>
            <w:r w:rsidRPr="000659FA" w:rsidDel="0012229D">
              <w:rPr>
                <w:rPrChange w:id="24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1211E3A5" w14:textId="1CCA1E7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0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1" w:author="Joana Rita Bentinho Silva" w:date="2025-04-07T18:33:00Z">
            <w:r w:rsidRPr="000659FA" w:rsidDel="0012229D">
              <w:rPr>
                <w:rPrChange w:id="25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6.5. Emissões </w:delText>
            </w:r>
            <w:r w:rsidRPr="000659FA" w:rsidDel="0012229D">
              <w:rPr>
                <w:rPrChange w:id="253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5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25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43</w:delText>
            </w:r>
          </w:del>
        </w:p>
        <w:p w14:paraId="5356EFE1" w14:textId="4F042023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5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57" w:author="Joana Rita Bentinho Silva" w:date="2025-04-07T18:33:00Z">
            <w:r w:rsidRPr="000659FA" w:rsidDel="0012229D">
              <w:rPr>
                <w:rPrChange w:id="25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6.6. Emissões </w:delText>
            </w:r>
            <w:r w:rsidRPr="000659FA" w:rsidDel="0012229D">
              <w:rPr>
                <w:rPrChange w:id="259" w:author="Joana Rita Bentinho Silva" w:date="2025-04-07T18:33:00Z">
                  <w:rPr>
                    <w:rStyle w:val="Hyperlink"/>
                    <w:i/>
                    <w:iCs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26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26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493D7AC1" w14:textId="3A56004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3" w:author="Joana Rita Bentinho Silva" w:date="2025-04-07T18:33:00Z">
            <w:r w:rsidRPr="000659FA" w:rsidDel="0012229D">
              <w:rPr>
                <w:rPrChange w:id="26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6.7.</w:delText>
            </w:r>
            <w:r w:rsidRPr="000659FA" w:rsidDel="0012229D">
              <w:rPr>
                <w:rPrChange w:id="26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 xml:space="preserve"> Input Project Finance - 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44</w:delText>
            </w:r>
          </w:del>
        </w:p>
        <w:p w14:paraId="569B2D28" w14:textId="05AC000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6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67" w:author="Joana Rita Bentinho Silva" w:date="2025-04-07T18:33:00Z">
            <w:r w:rsidRPr="000659FA" w:rsidDel="0012229D">
              <w:rPr>
                <w:rPrChange w:id="26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6.8. Riscos físicos agudo e crónico por </w:delText>
            </w:r>
            <w:r w:rsidRPr="000659FA" w:rsidDel="0012229D">
              <w:rPr>
                <w:rPrChange w:id="26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 xml:space="preserve">ZipCode </w:delText>
            </w:r>
            <w:r w:rsidRPr="000659FA" w:rsidDel="0012229D">
              <w:rPr>
                <w:rPrChange w:id="27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- </w:delText>
            </w:r>
            <w:r w:rsidRPr="000659FA" w:rsidDel="0012229D">
              <w:rPr>
                <w:rPrChange w:id="27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1A2038B7" w14:textId="080374AE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72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73" w:author="Joana Rita Bentinho Silva" w:date="2025-04-07T18:33:00Z">
            <w:r w:rsidRPr="000659FA" w:rsidDel="0012229D">
              <w:rPr>
                <w:rPrChange w:id="27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7.</w:delText>
            </w:r>
            <w:r w:rsidRPr="000659FA" w:rsidDel="0012229D">
              <w:rPr>
                <w:rPrChange w:id="275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 Bens Imóveis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12C8E82" w14:textId="11AB04B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7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77" w:author="Joana Rita Bentinho Silva" w:date="2025-04-07T18:33:00Z">
            <w:r w:rsidRPr="000659FA" w:rsidDel="0012229D">
              <w:rPr>
                <w:rPrChange w:id="27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7.1. Informação verde bens imóveis – </w:delText>
            </w:r>
            <w:r w:rsidRPr="000659FA" w:rsidDel="0012229D">
              <w:rPr>
                <w:rPrChange w:id="27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modesg_out_bens_imoveis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0563FCC1" w14:textId="3DEFDABD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0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1" w:author="Joana Rita Bentinho Silva" w:date="2025-04-07T18:33:00Z">
            <w:r w:rsidRPr="000659FA" w:rsidDel="0012229D">
              <w:rPr>
                <w:rPrChange w:id="282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>7.1.1. Conceito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67E41E53" w14:textId="3E922FBA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3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4" w:author="Joana Rita Bentinho Silva" w:date="2025-04-07T18:33:00Z">
            <w:r w:rsidRPr="000659FA" w:rsidDel="0012229D">
              <w:rPr>
                <w:rPrChange w:id="285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7.1.2.</w:delText>
            </w:r>
            <w:r w:rsidRPr="000659FA" w:rsidDel="0012229D">
              <w:rPr>
                <w:rPrChange w:id="28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Granularidade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45</w:delText>
            </w:r>
          </w:del>
        </w:p>
        <w:p w14:paraId="356C486B" w14:textId="0C44C0C3" w:rsidR="008435E7" w:rsidRPr="000659FA" w:rsidDel="0012229D" w:rsidRDefault="008435E7">
          <w:pPr>
            <w:pStyle w:val="TOC3"/>
            <w:tabs>
              <w:tab w:val="right" w:leader="dot" w:pos="9017"/>
            </w:tabs>
            <w:rPr>
              <w:del w:id="287" w:author="Joana Rita Bentinho Silva" w:date="2025-04-07T18:33:00Z"/>
              <w:rFonts w:eastAsiaTheme="minorEastAsia"/>
              <w:noProof/>
              <w:sz w:val="22"/>
              <w:szCs w:val="22"/>
              <w:lang w:val="pt-PT" w:eastAsia="pt-PT"/>
            </w:rPr>
          </w:pPr>
          <w:del w:id="288" w:author="Joana Rita Bentinho Silva" w:date="2025-04-07T18:33:00Z">
            <w:r w:rsidRPr="000659FA" w:rsidDel="0012229D">
              <w:rPr>
                <w:rPrChange w:id="289" w:author="Joana Rita Bentinho Silva" w:date="2025-04-07T18:33:00Z">
                  <w:rPr>
                    <w:rStyle w:val="Hyperlink"/>
                    <w:rFonts w:cs="Arial"/>
                    <w:noProof/>
                  </w:rPr>
                </w:rPrChange>
              </w:rPr>
              <w:delText>7.1.3.</w:delText>
            </w:r>
            <w:r w:rsidRPr="000659FA" w:rsidDel="0012229D">
              <w:rPr>
                <w:rPrChange w:id="290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 Aprovisionamento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46</w:delText>
            </w:r>
          </w:del>
        </w:p>
        <w:p w14:paraId="16230ACA" w14:textId="7929C41B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1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292" w:author="Joana Rita Bentinho Silva" w:date="2025-04-07T18:33:00Z">
            <w:r w:rsidRPr="000659FA" w:rsidDel="0012229D">
              <w:rPr>
                <w:rPrChange w:id="293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7.2. Emissões scope 1 2 e para bens imóveis –</w:delText>
            </w:r>
            <w:r w:rsidRPr="000659FA" w:rsidDel="0012229D">
              <w:rPr>
                <w:rPrChange w:id="294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 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596199A9" w14:textId="0DD2796B" w:rsidR="008435E7" w:rsidRPr="000659FA" w:rsidDel="0012229D" w:rsidRDefault="008435E7">
          <w:pPr>
            <w:pStyle w:val="TOC1"/>
            <w:tabs>
              <w:tab w:val="right" w:leader="dot" w:pos="9017"/>
            </w:tabs>
            <w:rPr>
              <w:del w:id="295" w:author="Joana Rita Bentinho Silva" w:date="2025-04-07T18:33:00Z"/>
              <w:rFonts w:asciiTheme="minorHAnsi" w:eastAsiaTheme="minorEastAsia" w:hAnsiTheme="minorHAnsi"/>
              <w:b w:val="0"/>
              <w:bCs w:val="0"/>
              <w:caps w:val="0"/>
              <w:noProof/>
              <w:sz w:val="22"/>
              <w:szCs w:val="22"/>
              <w:lang w:val="pt-PT" w:eastAsia="pt-PT"/>
            </w:rPr>
          </w:pPr>
          <w:del w:id="296" w:author="Joana Rita Bentinho Silva" w:date="2025-04-07T18:33:00Z">
            <w:r w:rsidRPr="000659FA" w:rsidDel="0012229D">
              <w:rPr>
                <w:rPrChange w:id="297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 Guia Carregamento </w:delText>
            </w:r>
            <w:r w:rsidRPr="000659FA" w:rsidDel="0012229D">
              <w:rPr>
                <w:rPrChange w:id="298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Inputs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1050BDAB" w14:textId="24C92DF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299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0" w:author="Joana Rita Bentinho Silva" w:date="2025-04-07T18:33:00Z">
            <w:r w:rsidRPr="000659FA" w:rsidDel="0012229D">
              <w:rPr>
                <w:rPrChange w:id="301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>8.1. Riscos físicos agudo e crónico via NUTS – modesg_inp_risco_fisico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52</w:delText>
            </w:r>
          </w:del>
        </w:p>
        <w:p w14:paraId="0488F15D" w14:textId="4B678CC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3" w:author="Joana Rita Bentinho Silva" w:date="2025-04-07T18:33:00Z">
            <w:r w:rsidRPr="000659FA" w:rsidDel="0012229D">
              <w:rPr>
                <w:rPrChange w:id="304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8.2. Riscos físicos agudo e crónico via </w:delText>
            </w:r>
            <w:r w:rsidRPr="000659FA" w:rsidDel="0012229D">
              <w:rPr>
                <w:rPrChange w:id="305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 xml:space="preserve">Zip Code </w:delText>
            </w:r>
            <w:r w:rsidRPr="000659FA" w:rsidDel="0012229D">
              <w:rPr>
                <w:rPrChange w:id="306" w:author="Joana Rita Bentinho Silva" w:date="2025-04-07T18:33:00Z">
                  <w:rPr>
                    <w:rStyle w:val="Hyperlink"/>
                    <w:rFonts w:cs="Arial"/>
                    <w:noProof/>
                    <w:lang w:val="pt-PT"/>
                  </w:rPr>
                </w:rPrChange>
              </w:rPr>
              <w:delText xml:space="preserve">– </w:delText>
            </w:r>
            <w:r w:rsidRPr="000659FA" w:rsidDel="0012229D">
              <w:rPr>
                <w:rPrChange w:id="307" w:author="Joana Rita Bentinho Silva" w:date="2025-04-07T18:33:00Z">
                  <w:rPr>
                    <w:rStyle w:val="Hyperlink"/>
                    <w:rFonts w:cs="Arial"/>
                    <w:i/>
                    <w:noProof/>
                    <w:lang w:val="pt-PT"/>
                  </w:rPr>
                </w:rPrChange>
              </w:rPr>
              <w:delText>modesg_inp_risco_fisico_zipcode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14A01EA8" w14:textId="5544CED6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0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09" w:author="Joana Rita Bentinho Silva" w:date="2025-04-07T18:33:00Z">
            <w:r w:rsidRPr="000659FA" w:rsidDel="0012229D">
              <w:rPr>
                <w:rPrChange w:id="31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8.3. Marcação CSRD e Rácio de Alinhamento – </w:delText>
            </w:r>
            <w:r w:rsidRPr="000659FA" w:rsidDel="0012229D">
              <w:rPr>
                <w:rPrChange w:id="31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modesg_inp_csrd_alinhamento_tax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53</w:delText>
            </w:r>
          </w:del>
        </w:p>
        <w:p w14:paraId="5DC4CA67" w14:textId="44D55F92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3" w:author="Joana Rita Bentinho Silva" w:date="2025-04-07T18:33:00Z">
            <w:r w:rsidRPr="000659FA" w:rsidDel="0012229D">
              <w:rPr>
                <w:rPrChange w:id="31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>8.4. Empresas Excluídas do Acordo de Paris –</w:delText>
            </w:r>
            <w:r w:rsidRPr="000659FA" w:rsidDel="0012229D">
              <w:rPr>
                <w:rPrChange w:id="31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modesg_inp_empr_excl_paris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54</w:delText>
            </w:r>
          </w:del>
        </w:p>
        <w:p w14:paraId="6195B42C" w14:textId="20C42691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16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17" w:author="Joana Rita Bentinho Silva" w:date="2025-04-07T18:33:00Z">
            <w:r w:rsidRPr="000659FA" w:rsidDel="0012229D">
              <w:rPr>
                <w:rPrChange w:id="318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8.5. Emissões </w:delText>
            </w:r>
            <w:r w:rsidRPr="000659FA" w:rsidDel="0012229D">
              <w:rPr>
                <w:rPrChange w:id="319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 e 2 para bens imóveis – </w:delText>
            </w:r>
            <w:r w:rsidRPr="000659FA" w:rsidDel="0012229D">
              <w:rPr>
                <w:rPrChange w:id="32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modesg_inp_emss_bens_imoveis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72DE542" w14:textId="797E3F2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3" w:author="Joana Rita Bentinho Silva" w:date="2025-04-07T18:33:00Z">
            <w:r w:rsidRPr="000659FA" w:rsidDel="0012229D">
              <w:rPr>
                <w:rPrChange w:id="324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8.6. Emissões </w:delText>
            </w:r>
            <w:r w:rsidRPr="000659FA" w:rsidDel="0012229D">
              <w:rPr>
                <w:rPrChange w:id="325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2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por código NACE - </w:delText>
            </w:r>
            <w:r w:rsidRPr="000659FA" w:rsidDel="0012229D">
              <w:rPr>
                <w:rPrChange w:id="32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modesg_inp_emss_nace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55</w:delText>
            </w:r>
          </w:del>
        </w:p>
        <w:p w14:paraId="46C0F6AF" w14:textId="40F892C4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2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29" w:author="Joana Rita Bentinho Silva" w:date="2025-04-07T18:33:00Z">
            <w:r w:rsidRPr="000659FA" w:rsidDel="0012229D">
              <w:rPr>
                <w:rPrChange w:id="33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8.7. Emissões </w:delText>
            </w:r>
            <w:r w:rsidRPr="000659FA" w:rsidDel="0012229D">
              <w:rPr>
                <w:rPrChange w:id="33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scope</w:delText>
            </w:r>
            <w:r w:rsidRPr="000659FA" w:rsidDel="0012229D">
              <w:rPr>
                <w:rPrChange w:id="332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 1, 2 e 3 para entidades SCIB - </w:delText>
            </w:r>
            <w:r w:rsidRPr="000659FA" w:rsidDel="0012229D">
              <w:rPr>
                <w:rPrChange w:id="333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modesg_inp_emss_scib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73C46C04" w14:textId="3B8E8315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4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5" w:author="Joana Rita Bentinho Silva" w:date="2025-04-07T18:33:00Z">
            <w:r w:rsidRPr="000659FA" w:rsidDel="0012229D">
              <w:rPr>
                <w:rPrChange w:id="336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8.8. Emissões por país/marca/modelo/subgrupo – </w:delText>
            </w:r>
            <w:r w:rsidRPr="000659FA" w:rsidDel="0012229D">
              <w:rPr>
                <w:rPrChange w:id="337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56</w:delText>
            </w:r>
          </w:del>
        </w:p>
        <w:p w14:paraId="5170CA7E" w14:textId="73817548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38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39" w:author="Joana Rita Bentinho Silva" w:date="2025-04-07T18:33:00Z">
            <w:r w:rsidRPr="000659FA" w:rsidDel="0012229D">
              <w:rPr>
                <w:rPrChange w:id="340" w:author="Joana Rita Bentinho Silva" w:date="2025-04-07T18:33:00Z">
                  <w:rPr>
                    <w:rStyle w:val="Hyperlink"/>
                    <w:noProof/>
                    <w:lang w:val="pt-PT"/>
                  </w:rPr>
                </w:rPrChange>
              </w:rPr>
              <w:delText xml:space="preserve">8.9. Emissões médias e Km’s por tipo de motor/tipo de veículo/país/ subgrupo - </w:delText>
            </w:r>
            <w:r w:rsidRPr="000659FA" w:rsidDel="0012229D">
              <w:rPr>
                <w:rPrChange w:id="341" w:author="Joana Rita Bentinho Silva" w:date="2025-04-07T18:33:00Z">
                  <w:rPr>
                    <w:rStyle w:val="Hyperlink"/>
                    <w:i/>
                    <w:noProof/>
                    <w:lang w:val="pt-PT"/>
                  </w:rPr>
                </w:rPrChange>
              </w:rPr>
              <w:delText>modesg_inp_km_medios_emss_vcls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57</w:delText>
            </w:r>
          </w:del>
        </w:p>
        <w:p w14:paraId="6F15131F" w14:textId="64E5A73E" w:rsidR="008435E7" w:rsidRPr="000659FA" w:rsidDel="0012229D" w:rsidRDefault="008435E7">
          <w:pPr>
            <w:pStyle w:val="TOC2"/>
            <w:tabs>
              <w:tab w:val="right" w:leader="dot" w:pos="9017"/>
            </w:tabs>
            <w:rPr>
              <w:del w:id="342" w:author="Joana Rita Bentinho Silva" w:date="2025-04-07T18:33:00Z"/>
              <w:rFonts w:eastAsiaTheme="minorEastAsia"/>
              <w:b w:val="0"/>
              <w:bCs w:val="0"/>
              <w:noProof/>
              <w:sz w:val="22"/>
              <w:szCs w:val="22"/>
              <w:lang w:val="pt-PT" w:eastAsia="pt-PT"/>
            </w:rPr>
          </w:pPr>
          <w:del w:id="343" w:author="Joana Rita Bentinho Silva" w:date="2025-04-07T18:33:00Z">
            <w:r w:rsidRPr="000659FA" w:rsidDel="0012229D">
              <w:rPr>
                <w:rPrChange w:id="344" w:author="Joana Rita Bentinho Silva" w:date="2025-04-07T18:33:00Z">
                  <w:rPr>
                    <w:rStyle w:val="Hyperlink"/>
                    <w:noProof/>
                  </w:rPr>
                </w:rPrChange>
              </w:rPr>
              <w:delText xml:space="preserve">8.10. Project Finance - </w:delText>
            </w:r>
            <w:r w:rsidRPr="000659FA" w:rsidDel="0012229D">
              <w:rPr>
                <w:rPrChange w:id="345" w:author="Joana Rita Bentinho Silva" w:date="2025-04-07T18:33:00Z">
                  <w:rPr>
                    <w:rStyle w:val="Hyperlink"/>
                    <w:i/>
                    <w:noProof/>
                  </w:rPr>
                </w:rPrChange>
              </w:rPr>
              <w:delText>modesg_inp_project_finance</w:delText>
            </w:r>
            <w:r w:rsidRPr="000659FA" w:rsidDel="0012229D">
              <w:rPr>
                <w:noProof/>
                <w:webHidden/>
              </w:rPr>
              <w:tab/>
            </w:r>
            <w:r w:rsidR="00091047" w:rsidRPr="000659FA" w:rsidDel="0012229D">
              <w:rPr>
                <w:noProof/>
                <w:webHidden/>
              </w:rPr>
              <w:delText>58</w:delText>
            </w:r>
          </w:del>
        </w:p>
        <w:p w14:paraId="3A793A08" w14:textId="26931F7E" w:rsidR="00A37176" w:rsidRPr="000659FA" w:rsidRDefault="00A37176" w:rsidP="007E3521">
          <w:pPr>
            <w:spacing w:line="360" w:lineRule="auto"/>
            <w:jc w:val="both"/>
            <w:rPr>
              <w:rFonts w:ascii="Santander Text" w:eastAsiaTheme="minorEastAsia" w:hAnsi="Santander Text" w:cs="Arial"/>
              <w:szCs w:val="18"/>
            </w:rPr>
          </w:pPr>
          <w:r w:rsidRPr="000659FA">
            <w:rPr>
              <w:rFonts w:ascii="Santander Text" w:eastAsiaTheme="minorEastAsia" w:hAnsi="Santander Text" w:cs="Arial"/>
              <w:szCs w:val="18"/>
            </w:rPr>
            <w:fldChar w:fldCharType="end"/>
          </w:r>
        </w:p>
      </w:sdtContent>
    </w:sdt>
    <w:p w14:paraId="2A11EE39" w14:textId="45AFF5B2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</w:rPr>
      </w:pPr>
    </w:p>
    <w:p w14:paraId="01390AC1" w14:textId="77777777" w:rsidR="00A37176" w:rsidRPr="000659FA" w:rsidRDefault="00A3717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</w:p>
    <w:p w14:paraId="662337AD" w14:textId="27C1E5D6" w:rsidR="002E58EB" w:rsidRPr="000659FA" w:rsidRDefault="00B83091" w:rsidP="007E3521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46" w:name="_Toc194943214"/>
      <w:bookmarkStart w:id="347" w:name="_Toc141130767"/>
      <w:bookmarkStart w:id="348" w:name="_Toc141130858"/>
      <w:bookmarkStart w:id="349" w:name="_Toc141130907"/>
      <w:bookmarkStart w:id="350" w:name="_Toc141131003"/>
      <w:bookmarkStart w:id="351" w:name="_Toc141131026"/>
      <w:r w:rsidRPr="000659FA">
        <w:rPr>
          <w:color w:val="auto"/>
        </w:rPr>
        <w:t>Glossário</w:t>
      </w:r>
      <w:r w:rsidRPr="000659FA">
        <w:rPr>
          <w:color w:val="auto"/>
          <w:lang w:val="pt-PT"/>
        </w:rPr>
        <w:t xml:space="preserve"> de Tabelas</w:t>
      </w:r>
      <w:bookmarkEnd w:id="346"/>
    </w:p>
    <w:tbl>
      <w:tblPr>
        <w:tblStyle w:val="TableGridLight"/>
        <w:tblW w:w="285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B34D82">
        <w:trPr>
          <w:trHeight w:val="264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0659FA" w:rsidRPr="000659FA" w14:paraId="41A45D51" w14:textId="77777777" w:rsidTr="00B34D82">
        <w:trPr>
          <w:trHeight w:val="263"/>
        </w:trPr>
        <w:tc>
          <w:tcPr>
            <w:tcW w:w="2569" w:type="pct"/>
            <w:vAlign w:val="center"/>
          </w:tcPr>
          <w:p w14:paraId="1114E89C" w14:textId="2015C224" w:rsidR="00762880" w:rsidRPr="000659FA" w:rsidDel="00575E56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14:paraId="6A2C5421" w14:textId="7DC59B8B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67B9C8A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D54CB99" w14:textId="5340EA9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C7463D1" w14:textId="5030FD9C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27E381F" w14:textId="1F7C0970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482D564" w14:textId="130950B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76B268B" w14:textId="73089B4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C39D999" w14:textId="257BEFBF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EA940FD" w14:textId="5DA58DF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344AAC7" w14:textId="71A294C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0532C10F" w14:textId="745A3BC6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4B408ED" w14:textId="77777777" w:rsidR="007E3521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58D6AB9" w14:textId="77777777" w:rsidR="00B34D82" w:rsidRPr="000659FA" w:rsidRDefault="00B34D82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2" w:name="_Toc194943215"/>
      <w:r w:rsidRPr="000659FA">
        <w:rPr>
          <w:color w:val="auto"/>
        </w:rPr>
        <w:t>Introdução</w:t>
      </w:r>
      <w:bookmarkEnd w:id="347"/>
      <w:bookmarkEnd w:id="348"/>
      <w:bookmarkEnd w:id="349"/>
      <w:bookmarkEnd w:id="350"/>
      <w:bookmarkEnd w:id="351"/>
      <w:bookmarkEnd w:id="352"/>
    </w:p>
    <w:p w14:paraId="74A2872C" w14:textId="57B891C0" w:rsidR="00A37176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="00B27AE6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="00B27AE6" w:rsidRPr="000659FA">
        <w:rPr>
          <w:rFonts w:ascii="Santander Text" w:hAnsi="Santander Text" w:cs="Arial"/>
          <w:lang w:val="pt-PT"/>
        </w:rPr>
        <w:t xml:space="preserve">no que concerne à Taxonomia Europeia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Pr="000659FA">
        <w:rPr>
          <w:rFonts w:ascii="Santander Text" w:hAnsi="Santander Text" w:cs="Arial"/>
          <w:i/>
          <w:lang w:val="pt-PT"/>
        </w:rPr>
        <w:t>Pillar III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B27AE6" w:rsidRPr="000659FA">
        <w:rPr>
          <w:rFonts w:ascii="Santander Text" w:hAnsi="Santander Text" w:cs="Arial"/>
          <w:lang w:val="pt-PT"/>
        </w:rPr>
        <w:t>bem como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procurando </w:t>
      </w:r>
      <w:r w:rsidRPr="000659FA">
        <w:rPr>
          <w:rFonts w:ascii="Santander Text" w:hAnsi="Santander Text" w:cs="Arial"/>
          <w:lang w:val="pt-PT"/>
        </w:rPr>
        <w:t xml:space="preserve">dar resposta </w:t>
      </w:r>
      <w:r w:rsidR="00B27AE6" w:rsidRPr="000659FA">
        <w:rPr>
          <w:rFonts w:ascii="Santander Text" w:hAnsi="Santander Text" w:cs="Arial"/>
          <w:lang w:val="pt-PT"/>
        </w:rPr>
        <w:t xml:space="preserve">e alimentar </w:t>
      </w:r>
      <w:r w:rsidRPr="000659FA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0659FA">
        <w:rPr>
          <w:rFonts w:ascii="Santander Text" w:hAnsi="Santander Text" w:cs="Arial"/>
          <w:i/>
          <w:lang w:val="pt-PT"/>
        </w:rPr>
        <w:t>Green Dashboard</w:t>
      </w:r>
      <w:r w:rsidRPr="000659FA">
        <w:rPr>
          <w:rFonts w:ascii="Santander Text" w:hAnsi="Santander Text" w:cs="Arial"/>
          <w:lang w:val="pt-PT"/>
        </w:rPr>
        <w:t>.</w:t>
      </w:r>
    </w:p>
    <w:p w14:paraId="16D77FCC" w14:textId="3254E247" w:rsidR="005046E7" w:rsidRPr="000659FA" w:rsidRDefault="007E49BE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14:paraId="0A8DB813" w14:textId="20FC8AF5" w:rsidR="00A462A8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53" w:name="_Toc141130768"/>
      <w:bookmarkStart w:id="354" w:name="_Toc141130859"/>
      <w:bookmarkStart w:id="355" w:name="_Toc141130908"/>
      <w:bookmarkStart w:id="356" w:name="_Toc141131004"/>
      <w:bookmarkStart w:id="357" w:name="_Toc141131027"/>
      <w:bookmarkStart w:id="358" w:name="_Toc194943216"/>
      <w:r w:rsidRPr="000659FA">
        <w:rPr>
          <w:color w:val="auto"/>
        </w:rPr>
        <w:t>Modelo</w:t>
      </w:r>
      <w:r w:rsidRPr="000659FA">
        <w:rPr>
          <w:color w:val="auto"/>
          <w:lang w:val="pt-PT"/>
        </w:rPr>
        <w:t xml:space="preserve"> </w:t>
      </w:r>
      <w:r w:rsidR="00A37176" w:rsidRPr="000659FA">
        <w:rPr>
          <w:color w:val="auto"/>
          <w:lang w:val="pt-PT"/>
        </w:rPr>
        <w:t>Conceptual</w:t>
      </w:r>
      <w:bookmarkEnd w:id="353"/>
      <w:bookmarkEnd w:id="354"/>
      <w:bookmarkEnd w:id="355"/>
      <w:bookmarkEnd w:id="356"/>
      <w:bookmarkEnd w:id="357"/>
      <w:bookmarkEnd w:id="358"/>
    </w:p>
    <w:p w14:paraId="102BAD85" w14:textId="3D06652C" w:rsidR="007A42E9" w:rsidRPr="000659FA" w:rsidRDefault="00A37176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14:paraId="09198802" w14:textId="396416C3" w:rsidR="00277077" w:rsidRPr="000659FA" w:rsidRDefault="0027707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59" w:name="_Toc194943217"/>
      <w:r w:rsidRPr="000659FA">
        <w:rPr>
          <w:color w:val="auto"/>
        </w:rPr>
        <w:t>Nomenclatura</w:t>
      </w:r>
      <w:r w:rsidRPr="000659FA">
        <w:rPr>
          <w:color w:val="auto"/>
          <w:lang w:val="pt-PT"/>
        </w:rPr>
        <w:t xml:space="preserve"> de Tabelas</w:t>
      </w:r>
      <w:bookmarkEnd w:id="359"/>
    </w:p>
    <w:p w14:paraId="5269CE43" w14:textId="4FC9FF25" w:rsidR="00277077" w:rsidRPr="000659FA" w:rsidRDefault="00277077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designação das tabelas do </w:t>
      </w:r>
      <w:r w:rsidR="00B5243E" w:rsidRPr="000659FA">
        <w:rPr>
          <w:rFonts w:ascii="Santander Text" w:hAnsi="Santander Text" w:cs="Arial"/>
          <w:lang w:val="pt-PT"/>
        </w:rPr>
        <w:t>M</w:t>
      </w:r>
      <w:r w:rsidRPr="000659FA">
        <w:rPr>
          <w:rFonts w:ascii="Santander Text" w:hAnsi="Santander Text" w:cs="Arial"/>
          <w:lang w:val="pt-PT"/>
        </w:rPr>
        <w:t>odelo foi definida a designação &lt;</w:t>
      </w: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&gt;_&lt;</w:t>
      </w: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&gt;</w:t>
      </w:r>
      <w:r w:rsidR="004E19E8" w:rsidRPr="000659FA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14:paraId="09653CE7" w14:textId="2644FD54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app</w:t>
      </w:r>
      <w:r w:rsidRPr="000659FA">
        <w:rPr>
          <w:rFonts w:ascii="Santander Text" w:hAnsi="Santander Text" w:cs="Arial"/>
          <w:lang w:val="pt-PT"/>
        </w:rPr>
        <w:t>: modesg;</w:t>
      </w:r>
    </w:p>
    <w:p w14:paraId="449816D4" w14:textId="5A483256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table type</w:t>
      </w:r>
      <w:r w:rsidRPr="000659FA">
        <w:rPr>
          <w:rFonts w:ascii="Santander Text" w:hAnsi="Santander Text" w:cs="Arial"/>
          <w:lang w:val="pt-PT"/>
        </w:rPr>
        <w:t>:</w:t>
      </w:r>
    </w:p>
    <w:p w14:paraId="46A2F92D" w14:textId="11ACCD34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param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parametrização;</w:t>
      </w:r>
    </w:p>
    <w:p w14:paraId="61B0706B" w14:textId="4C46B98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I</w:t>
      </w:r>
      <w:r w:rsidR="004E19E8" w:rsidRPr="000659FA">
        <w:rPr>
          <w:rFonts w:ascii="Santander Text" w:hAnsi="Santander Text" w:cs="Arial"/>
          <w:i/>
          <w:lang w:val="pt-PT"/>
        </w:rPr>
        <w:t>np</w:t>
      </w:r>
      <w:r w:rsidRPr="000659FA">
        <w:rPr>
          <w:rFonts w:ascii="Santander Text" w:hAnsi="Santander Text" w:cs="Arial"/>
          <w:i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de input;</w:t>
      </w:r>
    </w:p>
    <w:p w14:paraId="1276542D" w14:textId="249C6A93" w:rsidR="004E19E8" w:rsidRPr="000659FA" w:rsidRDefault="00B27AE6" w:rsidP="008E5B92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‘</w:t>
      </w:r>
      <w:r w:rsidR="004E19E8" w:rsidRPr="000659FA">
        <w:rPr>
          <w:rFonts w:ascii="Santander Text" w:hAnsi="Santander Text" w:cs="Arial"/>
          <w:i/>
          <w:lang w:val="pt-PT"/>
        </w:rPr>
        <w:t>out</w:t>
      </w:r>
      <w:r w:rsidRPr="000659FA">
        <w:rPr>
          <w:rFonts w:ascii="Santander Text" w:hAnsi="Santander Text" w:cs="Arial"/>
          <w:lang w:val="pt-PT"/>
        </w:rPr>
        <w:t>’</w:t>
      </w:r>
      <w:r w:rsidR="004E19E8" w:rsidRPr="000659FA">
        <w:rPr>
          <w:rFonts w:ascii="Santander Text" w:hAnsi="Santander Text" w:cs="Arial"/>
          <w:lang w:val="pt-PT"/>
        </w:rPr>
        <w:t xml:space="preserve"> para tabelas output;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0DD9488" w14:textId="1D0C947B" w:rsidR="004E19E8" w:rsidRPr="000659FA" w:rsidRDefault="004E19E8" w:rsidP="008E5B92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description</w:t>
      </w:r>
      <w:r w:rsidRPr="000659FA">
        <w:rPr>
          <w:rFonts w:ascii="Santander Text" w:hAnsi="Santander Text" w:cs="Arial"/>
          <w:lang w:val="pt-PT"/>
        </w:rPr>
        <w:t>: design</w:t>
      </w:r>
      <w:r w:rsidR="007A42E9" w:rsidRPr="000659FA">
        <w:rPr>
          <w:rFonts w:ascii="Santander Text" w:hAnsi="Santander Text" w:cs="Arial"/>
          <w:lang w:val="pt-PT"/>
        </w:rPr>
        <w:t>ação que permite</w:t>
      </w:r>
      <w:r w:rsidRPr="000659FA">
        <w:rPr>
          <w:rFonts w:ascii="Santander Text" w:hAnsi="Santander Text" w:cs="Arial"/>
          <w:lang w:val="pt-PT"/>
        </w:rPr>
        <w:t xml:space="preserve"> a identificação do conceito da tabela.</w:t>
      </w:r>
    </w:p>
    <w:p w14:paraId="7FE12836" w14:textId="2C16BE86" w:rsidR="00277077" w:rsidRPr="000659FA" w:rsidRDefault="004E19E8" w:rsidP="007E3521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nível da nomenclatura dos campos de </w:t>
      </w:r>
      <w:r w:rsidR="00277077" w:rsidRPr="000659FA">
        <w:rPr>
          <w:rFonts w:ascii="Santander Text" w:hAnsi="Santander Text" w:cs="Arial"/>
          <w:lang w:val="pt-PT"/>
        </w:rPr>
        <w:t>cada tabela</w:t>
      </w:r>
      <w:r w:rsidRPr="000659FA">
        <w:rPr>
          <w:rFonts w:ascii="Santander Text" w:hAnsi="Santander Text" w:cs="Arial"/>
          <w:lang w:val="pt-PT"/>
        </w:rPr>
        <w:t xml:space="preserve"> foram considerados os seguintes pressupostos:</w:t>
      </w:r>
    </w:p>
    <w:p w14:paraId="06C4AA8E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Máximo de 32 caracteres;</w:t>
      </w:r>
    </w:p>
    <w:p w14:paraId="592F0B85" w14:textId="77777777" w:rsidR="004E19E8" w:rsidRPr="000659FA" w:rsidRDefault="00277077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Abrevia</w:t>
      </w:r>
      <w:r w:rsidR="004E19E8" w:rsidRPr="000659FA">
        <w:rPr>
          <w:rFonts w:ascii="Santander Text" w:hAnsi="Santander Text" w:cs="Arial"/>
          <w:lang w:val="pt-PT"/>
        </w:rPr>
        <w:t>ção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4E19E8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 descrição das variáveis dentro d</w:t>
      </w:r>
      <w:r w:rsidR="004E19E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razoável para claro entendimento do </w:t>
      </w:r>
      <w:r w:rsidR="004E19E8" w:rsidRPr="000659FA">
        <w:rPr>
          <w:rFonts w:ascii="Santander Text" w:hAnsi="Santander Text" w:cs="Arial"/>
          <w:lang w:val="pt-PT"/>
        </w:rPr>
        <w:t xml:space="preserve">seu </w:t>
      </w:r>
      <w:r w:rsidRPr="000659FA">
        <w:rPr>
          <w:rFonts w:ascii="Santander Text" w:hAnsi="Santander Text" w:cs="Arial"/>
          <w:lang w:val="pt-PT"/>
        </w:rPr>
        <w:t>significado;</w:t>
      </w:r>
    </w:p>
    <w:p w14:paraId="1001419A" w14:textId="134E1326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M</w:t>
      </w:r>
      <w:r w:rsidR="00277077" w:rsidRPr="000659FA">
        <w:rPr>
          <w:rFonts w:ascii="Santander Text" w:hAnsi="Santander Text" w:cs="Arial"/>
          <w:lang w:val="pt-PT"/>
        </w:rPr>
        <w:t xml:space="preserve">ontantes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>da seguinte forma:</w:t>
      </w:r>
      <w:r w:rsidR="00277077" w:rsidRPr="000659FA">
        <w:rPr>
          <w:rFonts w:ascii="Santander Text" w:hAnsi="Santander Text" w:cs="Arial"/>
          <w:lang w:val="pt-PT"/>
        </w:rPr>
        <w:t xml:space="preserve"> ‘montante_&lt;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</w:t>
      </w:r>
      <w:r w:rsidRPr="000659FA">
        <w:rPr>
          <w:rFonts w:ascii="Santander Text" w:hAnsi="Santander Text" w:cs="Arial"/>
          <w:lang w:val="pt-PT"/>
        </w:rPr>
        <w:t>;</w:t>
      </w:r>
    </w:p>
    <w:p w14:paraId="3ED44EC1" w14:textId="35415114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277077" w:rsidRPr="000659FA">
        <w:rPr>
          <w:rFonts w:ascii="Santander Text" w:hAnsi="Santander Text" w:cs="Arial"/>
          <w:lang w:val="pt-PT"/>
        </w:rPr>
        <w:t xml:space="preserve">ódigos </w:t>
      </w:r>
      <w:r w:rsidRPr="000659FA">
        <w:rPr>
          <w:rFonts w:ascii="Santander Text" w:hAnsi="Santander Text" w:cs="Arial"/>
          <w:lang w:val="pt-PT"/>
        </w:rPr>
        <w:t xml:space="preserve">são </w:t>
      </w:r>
      <w:r w:rsidR="00B27AE6" w:rsidRPr="000659FA">
        <w:rPr>
          <w:rFonts w:ascii="Santander Text" w:hAnsi="Santander Text" w:cs="Arial"/>
          <w:lang w:val="pt-PT"/>
        </w:rPr>
        <w:t xml:space="preserve">identificados </w:t>
      </w:r>
      <w:r w:rsidRPr="000659FA">
        <w:rPr>
          <w:rFonts w:ascii="Santander Text" w:hAnsi="Santander Text" w:cs="Arial"/>
          <w:lang w:val="pt-PT"/>
        </w:rPr>
        <w:t xml:space="preserve">da seguinte forma: </w:t>
      </w:r>
      <w:r w:rsidR="00277077" w:rsidRPr="000659FA">
        <w:rPr>
          <w:rFonts w:ascii="Santander Text" w:hAnsi="Santander Text" w:cs="Arial"/>
          <w:lang w:val="pt-PT"/>
        </w:rPr>
        <w:t>cod_&lt;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</w:p>
    <w:p w14:paraId="2DEFC407" w14:textId="624010CA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D</w:t>
      </w:r>
      <w:r w:rsidR="00277077" w:rsidRPr="000659FA">
        <w:rPr>
          <w:rFonts w:ascii="Santander Text" w:hAnsi="Santander Text" w:cs="Arial"/>
          <w:lang w:val="pt-PT"/>
        </w:rPr>
        <w:t xml:space="preserve">atas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data_&lt;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Pr="000659FA">
        <w:rPr>
          <w:rFonts w:ascii="Santander Text" w:hAnsi="Santander Text" w:cs="Arial"/>
          <w:lang w:val="pt-PT"/>
        </w:rPr>
        <w:t>&gt;;</w:t>
      </w:r>
    </w:p>
    <w:p w14:paraId="6333A877" w14:textId="42AA886F" w:rsidR="004E19E8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F</w:t>
      </w:r>
      <w:r w:rsidR="00277077" w:rsidRPr="000659FA">
        <w:rPr>
          <w:rFonts w:ascii="Santander Text" w:hAnsi="Santander Text" w:cs="Arial"/>
          <w:i/>
          <w:lang w:val="pt-PT"/>
        </w:rPr>
        <w:t>lags</w:t>
      </w:r>
      <w:r w:rsidR="0027707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são identificadas da seguinte forma: </w:t>
      </w:r>
      <w:r w:rsidR="00277077" w:rsidRPr="000659FA">
        <w:rPr>
          <w:rFonts w:ascii="Santander Text" w:hAnsi="Santander Text" w:cs="Arial"/>
          <w:lang w:val="pt-PT"/>
        </w:rPr>
        <w:t>flg_&lt;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&gt;;</w:t>
      </w:r>
      <w:r w:rsidR="006A6CE5" w:rsidRPr="000659FA">
        <w:rPr>
          <w:rFonts w:ascii="Santander Text" w:hAnsi="Santander Text" w:cs="Arial"/>
          <w:lang w:val="pt-PT"/>
        </w:rPr>
        <w:t xml:space="preserve"> e</w:t>
      </w:r>
    </w:p>
    <w:p w14:paraId="3921117C" w14:textId="05E08615" w:rsidR="00277077" w:rsidRPr="000659FA" w:rsidRDefault="004E19E8" w:rsidP="008E5B92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Nomes são identificados da seguinte forma </w:t>
      </w:r>
      <w:r w:rsidR="00566A97" w:rsidRPr="000659FA">
        <w:rPr>
          <w:rFonts w:ascii="Santander Text" w:hAnsi="Santander Text" w:cs="Arial"/>
          <w:lang w:val="pt-PT"/>
        </w:rPr>
        <w:t>nome_</w:t>
      </w:r>
      <w:r w:rsidR="00277077" w:rsidRPr="000659FA">
        <w:rPr>
          <w:rFonts w:ascii="Santander Text" w:hAnsi="Santander Text" w:cs="Arial"/>
          <w:lang w:val="pt-PT"/>
        </w:rPr>
        <w:t>&lt;</w:t>
      </w:r>
      <w:r w:rsidR="00277077" w:rsidRPr="000659FA">
        <w:rPr>
          <w:rFonts w:ascii="Santander Text" w:hAnsi="Santander Text" w:cs="Arial"/>
          <w:i/>
          <w:iCs/>
          <w:lang w:val="pt-PT"/>
        </w:rPr>
        <w:t>descrição variável</w:t>
      </w:r>
      <w:r w:rsidR="00277077" w:rsidRPr="000659FA">
        <w:rPr>
          <w:rFonts w:ascii="Santander Text" w:hAnsi="Santander Text" w:cs="Arial"/>
          <w:lang w:val="pt-PT"/>
        </w:rPr>
        <w:t>&gt;.</w:t>
      </w:r>
    </w:p>
    <w:p w14:paraId="24E01DEA" w14:textId="25D02F8E" w:rsidR="004E19E8" w:rsidRPr="000659FA" w:rsidRDefault="004E19E8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0" w:name="_Toc194943218"/>
      <w:r w:rsidRPr="000659FA">
        <w:rPr>
          <w:color w:val="auto"/>
        </w:rPr>
        <w:t>Pressupostos</w:t>
      </w:r>
      <w:r w:rsidRPr="000659FA">
        <w:rPr>
          <w:color w:val="auto"/>
          <w:lang w:val="pt-PT"/>
        </w:rPr>
        <w:t xml:space="preserve"> gerais</w:t>
      </w:r>
      <w:bookmarkEnd w:id="360"/>
    </w:p>
    <w:p w14:paraId="2504775B" w14:textId="767805FB" w:rsidR="004E19E8" w:rsidRPr="000659FA" w:rsidRDefault="004E19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Apesar de não especificado no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B5243E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>, todas as tabelas devem considerar os seguintes campos adicionais:</w:t>
      </w:r>
    </w:p>
    <w:p w14:paraId="6F76E432" w14:textId="36105BE2" w:rsidR="004E19E8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c</w:t>
      </w:r>
      <w:r w:rsidR="00CC50C7" w:rsidRPr="000659FA">
        <w:rPr>
          <w:rFonts w:ascii="Santander Text" w:hAnsi="Santander Text" w:cs="Arial"/>
          <w:i/>
          <w:iCs/>
          <w:lang w:val="pt-PT"/>
        </w:rPr>
        <w:t>kutulmo</w:t>
      </w:r>
      <w:r w:rsidR="00CC50C7" w:rsidRPr="000659FA">
        <w:rPr>
          <w:rFonts w:ascii="Santander Text" w:hAnsi="Santander Text" w:cs="Arial"/>
          <w:lang w:val="pt-PT"/>
        </w:rPr>
        <w:t>: utilizador que inseriu o registo na tabela; e</w:t>
      </w:r>
    </w:p>
    <w:p w14:paraId="34D76AAE" w14:textId="360FE0A7" w:rsidR="00E645AA" w:rsidRPr="000659FA" w:rsidRDefault="006A6CE5" w:rsidP="008E5B9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iCs/>
          <w:lang w:val="pt-PT"/>
        </w:rPr>
        <w:t>h</w:t>
      </w:r>
      <w:r w:rsidR="00CC50C7" w:rsidRPr="000659FA">
        <w:rPr>
          <w:rFonts w:ascii="Santander Text" w:hAnsi="Santander Text" w:cs="Arial"/>
          <w:i/>
          <w:iCs/>
          <w:lang w:val="pt-PT"/>
        </w:rPr>
        <w:t>timest</w:t>
      </w:r>
      <w:r w:rsidR="00CC50C7" w:rsidRPr="000659FA">
        <w:rPr>
          <w:rFonts w:ascii="Santander Text" w:hAnsi="Santander Text" w:cs="Arial"/>
          <w:lang w:val="pt-PT"/>
        </w:rPr>
        <w:t>: data e hora de inserção do registo na tabela.</w:t>
      </w:r>
    </w:p>
    <w:p w14:paraId="6DD39D3E" w14:textId="3FA569EA" w:rsidR="00534F7B" w:rsidRPr="000659FA" w:rsidRDefault="00534F7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Sempre que não seja possível aprovisionar uma variável </w:t>
      </w:r>
      <w:r w:rsidR="00B9126F" w:rsidRPr="000659FA">
        <w:rPr>
          <w:rFonts w:ascii="Santander Text" w:hAnsi="Santander Text" w:cs="Arial"/>
          <w:lang w:val="pt-PT"/>
        </w:rPr>
        <w:t xml:space="preserve">de um dado registo </w:t>
      </w:r>
      <w:r w:rsidRPr="000659FA">
        <w:rPr>
          <w:rFonts w:ascii="Santander Text" w:hAnsi="Santander Text" w:cs="Arial"/>
          <w:lang w:val="pt-PT"/>
        </w:rPr>
        <w:t>com base nas regras e condições detalhadas nos capítulos seguintes,</w:t>
      </w:r>
      <w:r w:rsidR="00B9126F" w:rsidRPr="000659FA">
        <w:rPr>
          <w:rFonts w:ascii="Santander Text" w:hAnsi="Santander Text" w:cs="Arial"/>
          <w:lang w:val="pt-PT"/>
        </w:rPr>
        <w:t xml:space="preserve"> deve ser considerado o valor </w:t>
      </w:r>
      <w:r w:rsidR="00B9126F" w:rsidRPr="000659FA">
        <w:rPr>
          <w:rFonts w:ascii="Santander Text" w:hAnsi="Santander Text" w:cs="Arial"/>
          <w:i/>
          <w:iCs/>
          <w:lang w:val="pt-PT"/>
        </w:rPr>
        <w:t>null</w:t>
      </w:r>
      <w:r w:rsidR="00B9126F" w:rsidRPr="000659FA">
        <w:rPr>
          <w:rFonts w:ascii="Santander Text" w:hAnsi="Santander Text" w:cs="Arial"/>
          <w:lang w:val="pt-PT"/>
        </w:rPr>
        <w:t>.</w:t>
      </w:r>
    </w:p>
    <w:p w14:paraId="5316F7D7" w14:textId="19A25538" w:rsidR="00E46285" w:rsidRPr="000659FA" w:rsidRDefault="00A462A8" w:rsidP="007E3521">
      <w:pPr>
        <w:pStyle w:val="Contentstitle"/>
        <w:spacing w:after="120" w:line="360" w:lineRule="auto"/>
        <w:jc w:val="both"/>
        <w:rPr>
          <w:color w:val="auto"/>
        </w:rPr>
      </w:pPr>
      <w:bookmarkStart w:id="361" w:name="_Toc141130769"/>
      <w:bookmarkStart w:id="362" w:name="_Toc141130860"/>
      <w:bookmarkStart w:id="363" w:name="_Toc141130909"/>
      <w:bookmarkStart w:id="364" w:name="_Toc141131005"/>
      <w:bookmarkStart w:id="365" w:name="_Toc141131028"/>
      <w:bookmarkStart w:id="366" w:name="_Toc194943219"/>
      <w:r w:rsidRPr="000659FA">
        <w:rPr>
          <w:color w:val="auto"/>
        </w:rPr>
        <w:t>Contratos</w:t>
      </w:r>
      <w:bookmarkEnd w:id="361"/>
      <w:bookmarkEnd w:id="362"/>
      <w:bookmarkEnd w:id="363"/>
      <w:bookmarkEnd w:id="364"/>
      <w:bookmarkEnd w:id="365"/>
      <w:bookmarkEnd w:id="366"/>
    </w:p>
    <w:p w14:paraId="50460618" w14:textId="2EEE235A" w:rsidR="00E46285" w:rsidRPr="000659FA" w:rsidRDefault="00F541A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67" w:name="_Toc194943220"/>
      <w:r w:rsidRPr="000659FA">
        <w:rPr>
          <w:rFonts w:cs="Arial"/>
          <w:color w:val="auto"/>
          <w:szCs w:val="32"/>
          <w:lang w:val="pt-PT"/>
        </w:rPr>
        <w:t xml:space="preserve">Informação verde contratos - </w:t>
      </w:r>
      <w:r w:rsidR="00E46285" w:rsidRPr="000659FA">
        <w:rPr>
          <w:i/>
          <w:color w:val="auto"/>
          <w:lang w:val="pt-PT"/>
        </w:rPr>
        <w:t>modesg_out_sfics_taxon_europeia</w:t>
      </w:r>
      <w:bookmarkEnd w:id="367"/>
    </w:p>
    <w:p w14:paraId="31A1CCE3" w14:textId="1D22935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68" w:name="_Toc141130772"/>
      <w:bookmarkStart w:id="369" w:name="_Toc141130863"/>
      <w:bookmarkStart w:id="370" w:name="_Toc141130912"/>
      <w:bookmarkStart w:id="371" w:name="_Toc141131008"/>
      <w:bookmarkStart w:id="372" w:name="_Toc141131031"/>
      <w:bookmarkStart w:id="373" w:name="_Toc194943221"/>
      <w:r w:rsidRPr="000659FA">
        <w:rPr>
          <w:color w:val="auto"/>
        </w:rPr>
        <w:t>Conceito</w:t>
      </w:r>
      <w:bookmarkEnd w:id="368"/>
      <w:bookmarkEnd w:id="369"/>
      <w:bookmarkEnd w:id="370"/>
      <w:bookmarkEnd w:id="371"/>
      <w:bookmarkEnd w:id="372"/>
      <w:bookmarkEnd w:id="373"/>
    </w:p>
    <w:p w14:paraId="273DE2B4" w14:textId="7A4399D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associa um ou mais valores </w:t>
      </w:r>
      <w:r w:rsidR="002D0673" w:rsidRPr="000659FA">
        <w:rPr>
          <w:rFonts w:ascii="Santander Text" w:hAnsi="Santander Text" w:cs="Arial"/>
          <w:lang w:val="pt-PT"/>
        </w:rPr>
        <w:t xml:space="preserve">de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 xml:space="preserve">axonomias </w:t>
      </w:r>
      <w:r w:rsidR="00B5243E" w:rsidRPr="000659FA">
        <w:rPr>
          <w:rFonts w:ascii="Santander Text" w:hAnsi="Santander Text" w:cs="Arial"/>
          <w:lang w:val="pt-PT"/>
        </w:rPr>
        <w:t xml:space="preserve">Interna </w:t>
      </w:r>
      <w:r w:rsidRPr="000659FA">
        <w:rPr>
          <w:rFonts w:ascii="Santander Text" w:hAnsi="Santander Text" w:cs="Arial"/>
          <w:lang w:val="pt-PT"/>
        </w:rPr>
        <w:t xml:space="preserve">(SFICS) e </w:t>
      </w:r>
      <w:r w:rsidR="00B5243E" w:rsidRPr="000659FA">
        <w:rPr>
          <w:rFonts w:ascii="Santander Text" w:hAnsi="Santander Text" w:cs="Arial"/>
          <w:lang w:val="pt-PT"/>
        </w:rPr>
        <w:t xml:space="preserve">Europeia </w:t>
      </w:r>
      <w:r w:rsidRPr="000659FA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C2EDCC0" w14:textId="1E0E3100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74" w:name="_Toc141130773"/>
      <w:bookmarkStart w:id="375" w:name="_Toc141130864"/>
      <w:bookmarkStart w:id="376" w:name="_Toc141130913"/>
      <w:bookmarkStart w:id="377" w:name="_Toc141131009"/>
      <w:bookmarkStart w:id="378" w:name="_Toc141131032"/>
      <w:bookmarkStart w:id="379" w:name="_Toc194943222"/>
      <w:r w:rsidRPr="000659FA">
        <w:rPr>
          <w:color w:val="auto"/>
        </w:rPr>
        <w:t>Granularidade</w:t>
      </w:r>
      <w:bookmarkEnd w:id="374"/>
      <w:bookmarkEnd w:id="375"/>
      <w:bookmarkEnd w:id="376"/>
      <w:bookmarkEnd w:id="377"/>
      <w:bookmarkEnd w:id="378"/>
      <w:bookmarkEnd w:id="379"/>
    </w:p>
    <w:p w14:paraId="7CD75E8E" w14:textId="35C0C17C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0659FA">
        <w:rPr>
          <w:rFonts w:ascii="Santander Text" w:hAnsi="Santander Text" w:cs="Arial"/>
          <w:i/>
          <w:iCs/>
          <w:lang w:val="pt-PT"/>
        </w:rPr>
        <w:t>cempresa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cbalcao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cnumecta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zdeposit</w:t>
      </w:r>
      <w:r w:rsidRPr="000659FA">
        <w:rPr>
          <w:rFonts w:ascii="Santander Text" w:hAnsi="Santander Text" w:cs="Arial"/>
          <w:lang w:val="pt-PT"/>
        </w:rPr>
        <w:t xml:space="preserve">‘ a uma categoria das </w:t>
      </w:r>
      <w:r w:rsidR="00B5243E" w:rsidRPr="000659FA">
        <w:rPr>
          <w:rFonts w:ascii="Santander Text" w:hAnsi="Santander Text" w:cs="Arial"/>
          <w:lang w:val="pt-PT"/>
        </w:rPr>
        <w:t>T</w:t>
      </w:r>
      <w:r w:rsidRPr="000659FA">
        <w:rPr>
          <w:rFonts w:ascii="Santander Text" w:hAnsi="Santander Text" w:cs="Arial"/>
          <w:lang w:val="pt-PT"/>
        </w:rPr>
        <w:t>axonomias SFICS (variável ‘</w:t>
      </w:r>
      <w:r w:rsidRPr="000659FA">
        <w:rPr>
          <w:rFonts w:ascii="Santander Text" w:hAnsi="Santander Text" w:cs="Arial"/>
          <w:i/>
          <w:iCs/>
          <w:lang w:val="pt-PT"/>
        </w:rPr>
        <w:t>nome_ctgr_sfics’</w:t>
      </w:r>
      <w:r w:rsidRPr="000659FA">
        <w:rPr>
          <w:rFonts w:ascii="Santander Text" w:hAnsi="Santander Text" w:cs="Arial"/>
          <w:lang w:val="pt-PT"/>
        </w:rPr>
        <w:t xml:space="preserve">) ou </w:t>
      </w:r>
      <w:r w:rsidR="00B5243E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>uropeia (variáveis</w:t>
      </w:r>
      <w:r w:rsidR="00940209" w:rsidRPr="000659FA">
        <w:rPr>
          <w:rFonts w:ascii="Santander Text" w:hAnsi="Santander Text" w:cs="Arial"/>
          <w:lang w:val="pt-PT"/>
        </w:rPr>
        <w:t xml:space="preserve"> de alinhamento e elegibilidade: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nome_purpose_esg_alinh_tax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nome_purpose_esg_nalinh_tax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nome_general_specific_purpose</w:t>
      </w:r>
      <w:r w:rsidRPr="000659FA">
        <w:rPr>
          <w:rFonts w:ascii="Santander Text" w:hAnsi="Santander Text" w:cs="Arial"/>
          <w:lang w:val="pt-PT"/>
        </w:rPr>
        <w:t>‘, ‘</w:t>
      </w:r>
      <w:r w:rsidRPr="000659FA">
        <w:rPr>
          <w:rFonts w:ascii="Santander Text" w:hAnsi="Santander Text" w:cs="Arial"/>
          <w:i/>
          <w:iCs/>
          <w:lang w:val="pt-PT"/>
        </w:rPr>
        <w:t>nome_specific_eligible</w:t>
      </w:r>
      <w:r w:rsidRPr="000659FA">
        <w:rPr>
          <w:rFonts w:ascii="Santander Text" w:hAnsi="Santander Text" w:cs="Arial"/>
          <w:lang w:val="pt-PT"/>
        </w:rPr>
        <w:t>‘ e ‘</w:t>
      </w:r>
      <w:r w:rsidRPr="000659FA">
        <w:rPr>
          <w:rFonts w:ascii="Santander Text" w:hAnsi="Santander Text" w:cs="Arial"/>
          <w:i/>
          <w:iCs/>
          <w:lang w:val="pt-PT"/>
        </w:rPr>
        <w:t>nome_specific_sustainable</w:t>
      </w:r>
      <w:r w:rsidRPr="000659FA">
        <w:rPr>
          <w:rFonts w:ascii="Santander Text" w:hAnsi="Santander Text" w:cs="Arial"/>
          <w:lang w:val="pt-PT"/>
        </w:rPr>
        <w:t>‘). Neste sentido, para uma mesma data de referência (‘</w:t>
      </w:r>
      <w:r w:rsidRPr="000659FA">
        <w:rPr>
          <w:rFonts w:ascii="Santander Text" w:hAnsi="Santander Text" w:cs="Arial"/>
          <w:i/>
          <w:iCs/>
          <w:lang w:val="pt-PT"/>
        </w:rPr>
        <w:t>ref_date’</w:t>
      </w:r>
      <w:r w:rsidRPr="000659FA">
        <w:rPr>
          <w:rFonts w:ascii="Santander Text" w:hAnsi="Santander Text" w:cs="Arial"/>
          <w:lang w:val="pt-PT"/>
        </w:rPr>
        <w:t>), um contrato pode ter uma categoria associada 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naturalmente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14:paraId="6D535F40" w14:textId="77777777" w:rsidR="0091521F" w:rsidRPr="000659FA" w:rsidRDefault="0091521F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380" w:name="_Toc141130775"/>
      <w:bookmarkStart w:id="381" w:name="_Toc141130866"/>
      <w:bookmarkStart w:id="382" w:name="_Toc141130915"/>
      <w:bookmarkStart w:id="383" w:name="_Toc141131011"/>
      <w:bookmarkStart w:id="384" w:name="_Toc141131034"/>
      <w:bookmarkStart w:id="385" w:name="_Toc194943223"/>
      <w:r w:rsidRPr="000659FA">
        <w:rPr>
          <w:color w:val="auto"/>
        </w:rPr>
        <w:t>Aprovisionamento</w:t>
      </w:r>
      <w:bookmarkEnd w:id="380"/>
      <w:bookmarkEnd w:id="381"/>
      <w:bookmarkEnd w:id="382"/>
      <w:bookmarkEnd w:id="383"/>
      <w:bookmarkEnd w:id="384"/>
      <w:bookmarkEnd w:id="385"/>
    </w:p>
    <w:p w14:paraId="327A093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.</w:t>
      </w:r>
    </w:p>
    <w:p w14:paraId="0A86B2F9" w14:textId="0B8F4F5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0659FA">
        <w:rPr>
          <w:rFonts w:ascii="Santander Text" w:hAnsi="Santander Text" w:cs="Arial"/>
          <w:i/>
          <w:iCs/>
          <w:lang w:val="pt-PT"/>
        </w:rPr>
        <w:t>ct085_univ_cto_d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7A15E9" w:rsidRPr="000659FA">
        <w:rPr>
          <w:rFonts w:ascii="Santander Text" w:hAnsi="Santander Text" w:cs="Arial"/>
          <w:lang w:val="pt-PT"/>
        </w:rPr>
        <w:t xml:space="preserve">A </w:t>
      </w:r>
      <w:r w:rsidRPr="000659FA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="00B27AE6" w:rsidRPr="000659FA">
        <w:rPr>
          <w:rFonts w:ascii="Santander Text" w:hAnsi="Santander Text" w:cs="Arial"/>
          <w:lang w:val="pt-PT"/>
        </w:rPr>
        <w:t xml:space="preserve">alguma </w:t>
      </w:r>
      <w:r w:rsidRPr="000659FA">
        <w:rPr>
          <w:rFonts w:ascii="Santander Text" w:hAnsi="Santander Text" w:cs="Arial"/>
          <w:lang w:val="pt-PT"/>
        </w:rPr>
        <w:t>das regras v</w:t>
      </w:r>
      <w:r w:rsidR="00B27AE6" w:rsidRPr="000659FA">
        <w:rPr>
          <w:rFonts w:ascii="Santander Text" w:hAnsi="Santander Text" w:cs="Arial"/>
          <w:lang w:val="pt-PT"/>
        </w:rPr>
        <w:t>á</w:t>
      </w:r>
      <w:r w:rsidRPr="000659FA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="00B27AE6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="00B27AE6" w:rsidRPr="000659FA">
        <w:rPr>
          <w:rFonts w:ascii="Santander Text" w:hAnsi="Santander Text" w:cs="Arial"/>
          <w:i/>
          <w:iCs/>
          <w:lang w:val="pt-PT"/>
        </w:rPr>
        <w:t>modesg_out_</w:t>
      </w:r>
      <w:r w:rsidRPr="000659FA">
        <w:rPr>
          <w:rFonts w:ascii="Santander Text" w:hAnsi="Santander Text" w:cs="Arial"/>
          <w:i/>
          <w:iCs/>
          <w:lang w:val="pt-PT"/>
        </w:rPr>
        <w:t>sfics_taxon_europeia</w:t>
      </w:r>
      <w:r w:rsidRPr="000659FA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="00F63C19" w:rsidRPr="000659FA">
        <w:rPr>
          <w:rFonts w:ascii="Santander Text" w:hAnsi="Santander Text" w:cs="Arial"/>
          <w:lang w:val="pt-PT"/>
        </w:rPr>
        <w:t>.</w:t>
      </w:r>
    </w:p>
    <w:p w14:paraId="6C8CBB1E" w14:textId="669BFEDC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c</w:t>
      </w:r>
      <w:r w:rsidR="0091521F" w:rsidRPr="000659FA">
        <w:rPr>
          <w:rFonts w:ascii="Santander Text" w:hAnsi="Santander Text" w:cs="Arial"/>
          <w:lang w:val="pt-PT"/>
        </w:rPr>
        <w:t xml:space="preserve">ontrato </w:t>
      </w:r>
      <w:r w:rsidRPr="000659FA">
        <w:rPr>
          <w:rFonts w:ascii="Santander Text" w:hAnsi="Santander Text" w:cs="Arial"/>
          <w:lang w:val="pt-PT"/>
        </w:rPr>
        <w:t xml:space="preserve">só </w:t>
      </w:r>
      <w:r w:rsidR="0091521F" w:rsidRPr="000659FA">
        <w:rPr>
          <w:rFonts w:ascii="Santander Text" w:hAnsi="Santander Text" w:cs="Arial"/>
          <w:lang w:val="pt-PT"/>
        </w:rPr>
        <w:t>poder</w:t>
      </w:r>
      <w:r w:rsidRPr="000659FA">
        <w:rPr>
          <w:rFonts w:ascii="Santander Text" w:hAnsi="Santander Text" w:cs="Arial"/>
          <w:lang w:val="pt-PT"/>
        </w:rPr>
        <w:t>á</w:t>
      </w:r>
      <w:r w:rsidR="0091521F" w:rsidRPr="000659FA">
        <w:rPr>
          <w:rFonts w:ascii="Santander Text" w:hAnsi="Santander Text" w:cs="Arial"/>
          <w:lang w:val="pt-PT"/>
        </w:rPr>
        <w:t xml:space="preserve"> ser associad</w:t>
      </w:r>
      <w:r w:rsidRPr="000659FA">
        <w:rPr>
          <w:rFonts w:ascii="Santander Text" w:hAnsi="Santander Text" w:cs="Arial"/>
          <w:lang w:val="pt-PT"/>
        </w:rPr>
        <w:t>o</w:t>
      </w:r>
      <w:r w:rsidR="0091521F" w:rsidRPr="000659FA">
        <w:rPr>
          <w:rFonts w:ascii="Santander Text" w:hAnsi="Santander Text" w:cs="Arial"/>
          <w:lang w:val="pt-PT"/>
        </w:rPr>
        <w:t xml:space="preserve"> </w:t>
      </w:r>
      <w:r w:rsidR="00B27AE6" w:rsidRPr="000659FA">
        <w:rPr>
          <w:rFonts w:ascii="Santander Text" w:hAnsi="Santander Text" w:cs="Arial"/>
          <w:lang w:val="pt-PT"/>
        </w:rPr>
        <w:t xml:space="preserve">a </w:t>
      </w:r>
      <w:r w:rsidR="007E49BE" w:rsidRPr="000659FA">
        <w:rPr>
          <w:rFonts w:ascii="Santander Text" w:hAnsi="Santander Text" w:cs="Arial"/>
          <w:lang w:val="pt-PT"/>
        </w:rPr>
        <w:t xml:space="preserve">uma </w:t>
      </w:r>
      <w:r w:rsidR="0091521F" w:rsidRPr="000659FA">
        <w:rPr>
          <w:rFonts w:ascii="Santander Text" w:hAnsi="Santander Text" w:cs="Arial"/>
          <w:lang w:val="pt-PT"/>
        </w:rPr>
        <w:t>categoria</w:t>
      </w:r>
      <w:r w:rsidR="007E49BE" w:rsidRPr="000659FA">
        <w:rPr>
          <w:rFonts w:ascii="Santander Text" w:hAnsi="Santander Text" w:cs="Arial"/>
          <w:lang w:val="pt-PT"/>
        </w:rPr>
        <w:t xml:space="preserve"> verde</w:t>
      </w:r>
      <w:r w:rsidR="0091521F" w:rsidRPr="000659FA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0659FA">
        <w:rPr>
          <w:rFonts w:ascii="Santander Text" w:hAnsi="Santander Text" w:cs="Arial"/>
          <w:lang w:val="pt-PT"/>
        </w:rPr>
        <w:t xml:space="preserve">quais as condições </w:t>
      </w:r>
      <w:r w:rsidR="00774EC6" w:rsidRPr="000659FA">
        <w:rPr>
          <w:rFonts w:ascii="Santander Text" w:hAnsi="Santander Text" w:cs="Arial"/>
          <w:lang w:val="pt-PT"/>
        </w:rPr>
        <w:t xml:space="preserve">que </w:t>
      </w:r>
      <w:r w:rsidRPr="000659FA">
        <w:rPr>
          <w:rFonts w:ascii="Santander Text" w:hAnsi="Santander Text" w:cs="Arial"/>
          <w:lang w:val="pt-PT"/>
        </w:rPr>
        <w:t xml:space="preserve">cada contrato satisfaz. No caso de </w:t>
      </w:r>
      <w:r w:rsidR="0091521F" w:rsidRPr="000659FA">
        <w:rPr>
          <w:rFonts w:ascii="Santander Text" w:hAnsi="Santander Text" w:cs="Arial"/>
          <w:lang w:val="pt-PT"/>
        </w:rPr>
        <w:t>determinado contrato respeita</w:t>
      </w:r>
      <w:r w:rsidRPr="000659FA">
        <w:rPr>
          <w:rFonts w:ascii="Santander Text" w:hAnsi="Santander Text" w:cs="Arial"/>
          <w:lang w:val="pt-PT"/>
        </w:rPr>
        <w:t>r</w:t>
      </w:r>
      <w:r w:rsidR="0091521F" w:rsidRPr="000659FA">
        <w:rPr>
          <w:rFonts w:ascii="Santander Text" w:hAnsi="Santander Text" w:cs="Arial"/>
          <w:lang w:val="pt-PT"/>
        </w:rPr>
        <w:t xml:space="preserve"> mais </w:t>
      </w:r>
      <w:r w:rsidRPr="000659FA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="0091521F" w:rsidRPr="000659FA">
        <w:rPr>
          <w:rFonts w:ascii="Santander Text" w:hAnsi="Santander Text" w:cs="Arial"/>
          <w:lang w:val="pt-PT"/>
        </w:rPr>
        <w:t>.</w:t>
      </w:r>
    </w:p>
    <w:p w14:paraId="6DF364BB" w14:textId="5460A67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</w:t>
      </w:r>
      <w:r w:rsidR="0091521F" w:rsidRPr="000659FA">
        <w:rPr>
          <w:rFonts w:ascii="Santander Text" w:hAnsi="Santander Text" w:cs="Arial"/>
          <w:lang w:val="pt-PT"/>
        </w:rPr>
        <w:t>s marcações poderão ser efetuadas aos seguintes níveis:</w:t>
      </w:r>
    </w:p>
    <w:p w14:paraId="5F9AC4FD" w14:textId="77777777" w:rsidR="00C8651C" w:rsidRPr="000659FA" w:rsidRDefault="00C8651C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Marcação ao nível da operação:</w:t>
      </w:r>
    </w:p>
    <w:p w14:paraId="1ADED0B7" w14:textId="66436AC5" w:rsidR="00C8651C" w:rsidRPr="000659FA" w:rsidRDefault="00C8651C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. </w:t>
      </w:r>
    </w:p>
    <w:p w14:paraId="2D6C5D6F" w14:textId="77777777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produto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:</w:t>
      </w:r>
    </w:p>
    <w:p w14:paraId="31493CC6" w14:textId="77777777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rPr>
          <w:rFonts w:ascii="Santander Text" w:eastAsia="Times New Roman" w:hAnsi="Santander Text" w:cs="Arial"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 e a sua exposição 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deverá ficar marcada como </w:t>
      </w:r>
      <w:r w:rsidRPr="000659FA">
        <w:rPr>
          <w:rFonts w:ascii="Santander Text" w:eastAsia="Times New Roman" w:hAnsi="Santander Text" w:cs="Arial"/>
          <w:b/>
          <w:bCs/>
          <w:szCs w:val="20"/>
          <w:u w:val="single"/>
          <w:lang w:val="pt-PT" w:eastAsia="pt-PT"/>
        </w:rPr>
        <w:t>totalmente verde</w:t>
      </w: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.</w:t>
      </w:r>
    </w:p>
    <w:p w14:paraId="61AD3C6A" w14:textId="2B638DF4" w:rsidR="0091521F" w:rsidRPr="000659FA" w:rsidRDefault="0091521F" w:rsidP="008E5B92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eastAsia="Times New Roman" w:hAnsi="Santander Text" w:cs="Arial"/>
          <w:b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Marcações ao nível do cliente</w:t>
      </w:r>
      <w:r w:rsidR="00C8651C" w:rsidRPr="000659FA">
        <w:rPr>
          <w:rFonts w:ascii="Santander Text" w:eastAsia="Times New Roman" w:hAnsi="Santander Text" w:cs="Arial"/>
          <w:b/>
          <w:bCs/>
          <w:szCs w:val="20"/>
          <w:lang w:val="pt-PT" w:eastAsia="pt-PT"/>
        </w:rPr>
        <w:t>:</w:t>
      </w:r>
    </w:p>
    <w:p w14:paraId="4DF38918" w14:textId="45A5B9D4" w:rsidR="0091521F" w:rsidRPr="000659FA" w:rsidRDefault="0091521F" w:rsidP="008E5B92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eastAsia="Times New Roman" w:hAnsi="Santander Text" w:cs="Arial"/>
          <w:bCs/>
          <w:szCs w:val="20"/>
          <w:lang w:val="pt-PT" w:eastAsia="pt-PT"/>
        </w:rPr>
      </w:pPr>
      <w:r w:rsidRPr="000659FA">
        <w:rPr>
          <w:rFonts w:ascii="Santander Text" w:eastAsia="Times New Roman" w:hAnsi="Santander Text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659FA">
        <w:rPr>
          <w:rFonts w:ascii="Santander Text" w:eastAsia="Times New Roman" w:hAnsi="Santander Text" w:cs="Arial"/>
          <w:szCs w:val="20"/>
          <w:lang w:val="pt-PT"/>
        </w:rPr>
        <w:t xml:space="preserve">tabela </w:t>
      </w:r>
      <w:r w:rsidRPr="000659FA">
        <w:rPr>
          <w:rFonts w:ascii="Santander Text" w:eastAsia="Times New Roman" w:hAnsi="Santander Text" w:cs="Arial"/>
          <w:i/>
          <w:iCs/>
          <w:szCs w:val="20"/>
          <w:lang w:val="pt-PT"/>
        </w:rPr>
        <w:t>modesg_param_sfcs_taxon_europeia</w:t>
      </w:r>
      <w:r w:rsidRPr="000659FA">
        <w:rPr>
          <w:rFonts w:ascii="Santander Text" w:eastAsia="Times New Roman" w:hAnsi="Santander Text" w:cs="Arial"/>
          <w:szCs w:val="20"/>
          <w:lang w:val="pt-PT"/>
        </w:rPr>
        <w:t>)</w:t>
      </w:r>
      <w:r w:rsidR="008C75EF" w:rsidRPr="000659FA">
        <w:rPr>
          <w:rFonts w:ascii="Santander Text" w:eastAsia="Times New Roman" w:hAnsi="Santander Text" w:cs="Arial"/>
          <w:szCs w:val="20"/>
          <w:lang w:val="pt-PT" w:eastAsia="pt-PT"/>
        </w:rPr>
        <w:t xml:space="preserve"> para esse mesmo cliente.</w:t>
      </w:r>
    </w:p>
    <w:p w14:paraId="796F2876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659FA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14:paraId="38702A7B" w14:textId="0004F6D5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contraparte</w:t>
      </w:r>
    </w:p>
    <w:p w14:paraId="421A9503" w14:textId="1682F316" w:rsidR="0091521F" w:rsidRPr="000659FA" w:rsidRDefault="008C75E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Para obter o campo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, cruzar o campo '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91521F" w:rsidRPr="000659FA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="0091521F"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0D37640" w14:textId="41001829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 xml:space="preserve">flag_project_finance, cproduto, </w:t>
      </w:r>
      <w:r w:rsidR="00C1786D" w:rsidRPr="000659FA">
        <w:rPr>
          <w:color w:val="auto"/>
        </w:rPr>
        <w:t>csubprod,</w:t>
      </w:r>
      <w:r w:rsidRPr="000659FA">
        <w:rPr>
          <w:color w:val="auto"/>
        </w:rPr>
        <w:t xml:space="preserve"> </w:t>
      </w:r>
      <w:r w:rsidR="00C1786D" w:rsidRPr="000659FA">
        <w:rPr>
          <w:color w:val="auto"/>
        </w:rPr>
        <w:t>prdt_sprdt</w:t>
      </w:r>
      <w:r w:rsidRPr="000659FA">
        <w:rPr>
          <w:color w:val="auto"/>
        </w:rPr>
        <w:t xml:space="preserve">, </w:t>
      </w:r>
      <w:r w:rsidR="00C1786D" w:rsidRPr="000659FA">
        <w:rPr>
          <w:color w:val="auto"/>
        </w:rPr>
        <w:t>dabertur</w:t>
      </w:r>
    </w:p>
    <w:p w14:paraId="1B6C26C8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0659FA">
        <w:rPr>
          <w:rFonts w:ascii="Santander Text" w:hAnsi="Santander Text" w:cs="Arial"/>
          <w:szCs w:val="18"/>
          <w:lang w:val="pt-PT" w:eastAsia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1F187C9B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0659FA">
        <w:rPr>
          <w:rFonts w:ascii="Santander Text" w:hAnsi="Santander Text" w:cs="Arial"/>
          <w:szCs w:val="18"/>
          <w:lang w:val="pt-PT" w:eastAsia="pt-PT"/>
        </w:rPr>
        <w:t>. </w:t>
      </w:r>
    </w:p>
    <w:p w14:paraId="097117C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14:paraId="52A931F6" w14:textId="371FD37E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</w:rPr>
        <w:t>flg_csrd</w:t>
      </w:r>
    </w:p>
    <w:p w14:paraId="3FEE84F5" w14:textId="02DCBE01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3C6F75A2" w14:textId="536DCE73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659FA">
        <w:rPr>
          <w:color w:val="auto"/>
          <w:lang w:val="pt-PT"/>
        </w:rPr>
        <w:t>c</w:t>
      </w:r>
      <w:r w:rsidR="00C1786D" w:rsidRPr="000659FA">
        <w:rPr>
          <w:color w:val="auto"/>
          <w:lang w:val="pt-PT"/>
        </w:rPr>
        <w:t>ombustivel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co2</w:t>
      </w:r>
      <w:r w:rsidRPr="000659FA">
        <w:rPr>
          <w:color w:val="auto"/>
          <w:lang w:val="pt-PT"/>
        </w:rPr>
        <w:t xml:space="preserve">, </w:t>
      </w:r>
      <w:r w:rsidR="00C1786D" w:rsidRPr="000659FA">
        <w:rPr>
          <w:color w:val="auto"/>
          <w:lang w:val="pt-PT"/>
        </w:rPr>
        <w:t>tipo_eqp</w:t>
      </w:r>
    </w:p>
    <w:p w14:paraId="1B009E65" w14:textId="4FA5384A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tipo_combust’, 'co2', 'tipo_eqp'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'cgarant_bem'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'cempresp,'ckbalres','ckctares','ckrefresp'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gt001_trz_rsp_gt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01C95AAB" w14:textId="77777777" w:rsidR="0091521F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393FDFE" w14:textId="7FAD8320" w:rsidR="008E152A" w:rsidRPr="000659FA" w:rsidRDefault="0091521F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'combustivel', 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="00A767FC"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="00783D29" w:rsidRPr="000659FA">
        <w:rPr>
          <w:rFonts w:ascii="Santander Text" w:hAnsi="Santander Text" w:cs="Arial"/>
          <w:szCs w:val="18"/>
          <w:lang w:val="pt-PT"/>
        </w:rPr>
        <w:t>.</w:t>
      </w:r>
    </w:p>
    <w:p w14:paraId="47426166" w14:textId="77777777" w:rsidR="00783D29" w:rsidRPr="000659FA" w:rsidRDefault="00783D29" w:rsidP="007E3521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14:paraId="6FE199F7" w14:textId="67AED59D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cfamilia</w:t>
      </w:r>
    </w:p>
    <w:p w14:paraId="3CDC9A48" w14:textId="4C66290D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="007A15E9"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617983D" w14:textId="4CB0C4A8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cfinalidad</w:t>
      </w:r>
    </w:p>
    <w:p w14:paraId="0238656F" w14:textId="2042FEA0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0659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4897FDCF" w14:textId="62B62A4B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ckmetamis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ckprodmi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cmetanseg</w:t>
      </w:r>
    </w:p>
    <w:p w14:paraId="09F0C7AB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0659FA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0659FA">
        <w:rPr>
          <w:rFonts w:ascii="Santander Text" w:hAnsi="Santander Text" w:cs="Arial"/>
          <w:szCs w:val="18"/>
          <w:lang w:val="pt-PT"/>
        </w:rPr>
        <w:t>).</w:t>
      </w:r>
    </w:p>
    <w:p w14:paraId="7528B0F4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14:paraId="35196592" w14:textId="77777777" w:rsidR="0091521F" w:rsidRPr="000659FA" w:rsidRDefault="0091521F" w:rsidP="007E3521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</w:p>
    <w:p w14:paraId="2A5A5F4B" w14:textId="781A4F81" w:rsidR="0091521F" w:rsidRPr="000659FA" w:rsidRDefault="00C1786D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epc</w:t>
      </w:r>
      <w:r w:rsidR="0091521F" w:rsidRPr="000659FA">
        <w:rPr>
          <w:color w:val="auto"/>
        </w:rPr>
        <w:t xml:space="preserve">, </w:t>
      </w:r>
      <w:r w:rsidRPr="000659FA">
        <w:rPr>
          <w:color w:val="auto"/>
        </w:rPr>
        <w:t>quality_score,</w:t>
      </w:r>
      <w:r w:rsidR="0091521F" w:rsidRPr="000659FA">
        <w:rPr>
          <w:color w:val="auto"/>
        </w:rPr>
        <w:t xml:space="preserve"> </w:t>
      </w:r>
      <w:r w:rsidR="002E247E" w:rsidRPr="000659FA">
        <w:rPr>
          <w:color w:val="auto"/>
        </w:rPr>
        <w:t>current_energy_rating_percentage</w:t>
      </w:r>
    </w:p>
    <w:p w14:paraId="71BB6370" w14:textId="399012E0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C020E4">
        <w:rPr>
          <w:rFonts w:ascii="Santander Text" w:hAnsi="Santander Text" w:cs="Arial"/>
          <w:i/>
          <w:iCs/>
          <w:szCs w:val="18"/>
          <w:highlight w:val="yellow"/>
          <w:lang w:val="pt-PT"/>
        </w:rPr>
        <w:t>'</w:t>
      </w:r>
      <w:r w:rsidR="002E247E" w:rsidRPr="00C020E4">
        <w:rPr>
          <w:rFonts w:ascii="Santander Text" w:hAnsi="Santander Text" w:cs="Arial"/>
          <w:i/>
          <w:iCs/>
          <w:szCs w:val="18"/>
          <w:highlight w:val="yellow"/>
          <w:lang w:val="pt-PT"/>
        </w:rPr>
        <w:t>current_energy_rating_percentage’</w:t>
      </w:r>
      <w:r w:rsidRPr="00C020E4">
        <w:rPr>
          <w:rFonts w:ascii="Santander Text" w:hAnsi="Santander Text" w:cs="Arial"/>
          <w:szCs w:val="18"/>
          <w:highlight w:val="yellow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62865160" w14:textId="3E5F960F" w:rsidR="00A767FC" w:rsidRPr="000659FA" w:rsidRDefault="0091521F" w:rsidP="00A767FC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para </w:t>
      </w:r>
      <w:r w:rsidRPr="000659FA">
        <w:rPr>
          <w:rFonts w:ascii="Santander Text" w:hAnsi="Santander Text" w:cs="Arial"/>
          <w:szCs w:val="18"/>
          <w:lang w:val="pt-PT"/>
        </w:rPr>
        <w:t>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="00A767FC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>')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="00A767F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767FC"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="00940209" w:rsidRPr="000659FA">
        <w:rPr>
          <w:rFonts w:ascii="Santander Text" w:hAnsi="Santander Text" w:cs="Arial"/>
          <w:szCs w:val="18"/>
          <w:lang w:val="pt-PT"/>
        </w:rPr>
        <w:t>;</w:t>
      </w:r>
    </w:p>
    <w:p w14:paraId="1F3386C4" w14:textId="3E7D63E4" w:rsidR="0091521F" w:rsidRPr="000659FA" w:rsidRDefault="0091521F" w:rsidP="00BE6018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="002E247E" w:rsidRPr="000659FA">
        <w:rPr>
          <w:rFonts w:ascii="Santander Text" w:hAnsi="Santander Text" w:cs="Arial"/>
          <w:i/>
          <w:iCs/>
          <w:szCs w:val="18"/>
          <w:lang w:val="pt-PT"/>
        </w:rPr>
        <w:t xml:space="preserve"> current_energy_rating_percentage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6C5D390" w14:textId="4D077937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construction_year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property_purpose_code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net_floor_area</w:t>
      </w:r>
      <w:r w:rsidR="00E1610D" w:rsidRPr="000659FA">
        <w:rPr>
          <w:color w:val="auto"/>
        </w:rPr>
        <w:t>,property_code</w:t>
      </w:r>
    </w:p>
    <w:p w14:paraId="3E52044B" w14:textId="179C6324" w:rsidR="0091521F" w:rsidRPr="000659FA" w:rsidRDefault="0091521F" w:rsidP="008E5B92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Para obter os campo</w:t>
      </w:r>
      <w:r w:rsidR="00783D29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0659FA">
        <w:rPr>
          <w:rFonts w:ascii="Santander Text" w:hAnsi="Santander Text" w:cs="Arial"/>
          <w:szCs w:val="18"/>
          <w:lang w:val="pt-PT"/>
        </w:rPr>
        <w:t>'</w:t>
      </w:r>
      <w:r w:rsidR="00C8651C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C8651C" w:rsidRPr="000659FA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0659FA">
        <w:rPr>
          <w:rFonts w:ascii="Santander Text" w:hAnsi="Santander Text" w:cs="Arial"/>
          <w:szCs w:val="18"/>
          <w:lang w:val="pt-PT"/>
        </w:rPr>
        <w:t xml:space="preserve">rel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>');</w:t>
      </w:r>
    </w:p>
    <w:p w14:paraId="6E83B67E" w14:textId="77777777" w:rsidR="00A767FC" w:rsidRPr="000659FA" w:rsidRDefault="00A767FC" w:rsidP="00A767FC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0659FA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02CC68E" w14:textId="55474606" w:rsidR="0091521F" w:rsidRPr="000659FA" w:rsidRDefault="0091521F" w:rsidP="00A767FC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Por fim, </w:t>
      </w:r>
      <w:r w:rsidR="00940209" w:rsidRPr="000659FA">
        <w:rPr>
          <w:rFonts w:ascii="Santander Text" w:hAnsi="Santander Text" w:cs="Arial"/>
          <w:szCs w:val="18"/>
          <w:lang w:val="pt-PT"/>
        </w:rPr>
        <w:t>efetuar o cruzamento d</w:t>
      </w:r>
      <w:r w:rsidRPr="000659FA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E1610D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E1610D" w:rsidRPr="000659FA">
        <w:rPr>
          <w:rFonts w:ascii="Santander Text" w:hAnsi="Santander Text" w:cs="Arial"/>
          <w:i/>
          <w:iCs/>
          <w:szCs w:val="18"/>
          <w:lang w:val="pt-PT"/>
        </w:rPr>
        <w:t>'property_code'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E6D376C" w14:textId="77777777" w:rsidR="00A767FC" w:rsidRPr="000659FA" w:rsidRDefault="00A767FC" w:rsidP="00A767FC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14:paraId="50C9D2CF" w14:textId="00FE4A4B" w:rsidR="0091521F" w:rsidRPr="000659FA" w:rsidRDefault="0091521F" w:rsidP="007E352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659FA">
        <w:rPr>
          <w:color w:val="auto"/>
        </w:rPr>
        <w:t>flg_rsc_fsc_crnc</w:t>
      </w:r>
      <w:r w:rsidRPr="000659FA">
        <w:rPr>
          <w:color w:val="auto"/>
          <w:szCs w:val="18"/>
        </w:rPr>
        <w:t>,</w:t>
      </w:r>
      <w:r w:rsidRPr="000659FA">
        <w:rPr>
          <w:color w:val="auto"/>
        </w:rPr>
        <w:t xml:space="preserve"> flg_rsc_fsc_agd</w:t>
      </w:r>
    </w:p>
    <w:p w14:paraId="69A922E5" w14:textId="5C4916AF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, cruzar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szCs w:val="18"/>
          <w:lang w:val="pt-PT"/>
        </w:rPr>
        <w:t>obter a chave</w:t>
      </w:r>
      <w:r w:rsidR="00940209" w:rsidRPr="000659FA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659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18AC8F4C" w14:textId="77777777" w:rsidR="0091521F" w:rsidRPr="000659FA" w:rsidRDefault="0091521F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659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>, filtrar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0659FA">
        <w:rPr>
          <w:rFonts w:ascii="Santander Text" w:hAnsi="Santander Text" w:cs="Arial"/>
          <w:szCs w:val="18"/>
          <w:lang w:val="pt-PT"/>
        </w:rPr>
        <w:t>’ = 1 e obter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>):</w:t>
      </w:r>
    </w:p>
    <w:p w14:paraId="2F0223DD" w14:textId="77777777" w:rsidR="0091521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) e max(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szCs w:val="18"/>
          <w:lang w:val="pt-PT"/>
        </w:rPr>
        <w:t>);</w:t>
      </w:r>
    </w:p>
    <w:p w14:paraId="7B53A63A" w14:textId="4BEA2078" w:rsidR="008C75EF" w:rsidRPr="000659FA" w:rsidRDefault="0091521F" w:rsidP="008E5B92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659FA">
        <w:rPr>
          <w:rFonts w:ascii="Santander Text" w:hAnsi="Santander Text" w:cs="Arial"/>
          <w:szCs w:val="18"/>
          <w:lang w:val="pt-PT"/>
        </w:rPr>
        <w:t xml:space="preserve"> da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0659FA">
        <w:rPr>
          <w:rFonts w:ascii="Santander Text" w:hAnsi="Santander Text" w:cs="Arial"/>
          <w:szCs w:val="18"/>
          <w:lang w:val="pt-PT"/>
        </w:rPr>
        <w:t xml:space="preserve"> ' 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BFE8D24" w14:textId="77777777" w:rsidR="008C75EF" w:rsidRPr="000659FA" w:rsidRDefault="008C75EF" w:rsidP="007E3521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14:paraId="7276EE44" w14:textId="42E3ADBE" w:rsidR="00BE6018" w:rsidRPr="000659FA" w:rsidRDefault="008C75EF" w:rsidP="007E3521">
      <w:p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t>Após efetuados todos os cruzamentos anteriormente apresentados</w:t>
      </w:r>
      <w:r w:rsidR="00BE6018" w:rsidRPr="000659FA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="00BE6018"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="00BE6018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42B4ADD8" w14:textId="1CE6942A" w:rsidR="00BE6018" w:rsidRPr="000659FA" w:rsidRDefault="00BE6018" w:rsidP="007E3521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0659FA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‘</w:t>
      </w:r>
      <w:r w:rsidR="008A67D9" w:rsidRPr="000659FA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="008C75EF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295CDB" w:rsidRPr="000659FA">
        <w:rPr>
          <w:rFonts w:ascii="Santander Text" w:hAnsi="Santander Text" w:cs="Arial"/>
          <w:i/>
          <w:lang w:val="pt-PT"/>
        </w:rPr>
        <w:t xml:space="preserve">‘sst_indctr’,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="00295CDB" w:rsidRPr="000659FA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="007A15E9" w:rsidRPr="000659FA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="007A15E9" w:rsidRPr="000659FA">
        <w:rPr>
          <w:rFonts w:ascii="Santander Text" w:hAnsi="Santander Text" w:cs="Arial"/>
          <w:iCs/>
          <w:szCs w:val="20"/>
          <w:lang w:val="pt-PT" w:eastAsia="pt-PT"/>
        </w:rPr>
        <w:t>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="008A67D9" w:rsidRPr="000659FA">
        <w:rPr>
          <w:rFonts w:ascii="Santander Text" w:hAnsi="Santander Text" w:cs="Arial"/>
          <w:szCs w:val="20"/>
          <w:lang w:val="pt-PT" w:eastAsia="pt-PT"/>
        </w:rPr>
        <w:t xml:space="preserve">o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="008C75EF" w:rsidRPr="000659FA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="008C75EF" w:rsidRPr="000659FA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14:paraId="1FC663C9" w14:textId="589668C7" w:rsidR="0091521F" w:rsidRPr="000659FA" w:rsidRDefault="0091521F" w:rsidP="007E3521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14:paraId="00E93D45" w14:textId="390A542D" w:rsidR="00503E02" w:rsidRPr="000659FA" w:rsidRDefault="00503E02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="008A67D9" w:rsidRPr="000659FA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18EED9FB" w14:textId="575F5FC0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0659FA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(ou apenas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quando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0659FA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14:paraId="1E2D425C" w14:textId="41B80388" w:rsidR="0091521F" w:rsidRPr="000659FA" w:rsidRDefault="0091521F" w:rsidP="008E5B92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Produtos/subprodutos</w:t>
      </w:r>
      <w:r w:rsidR="00315BAD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verdes: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identificadas pelas </w:t>
      </w:r>
      <w:r w:rsidR="00315BAD">
        <w:rPr>
          <w:rFonts w:ascii="Santander Text" w:hAnsi="Santander Text" w:cs="Arial"/>
          <w:lang w:val="pt-PT"/>
        </w:rPr>
        <w:t>variáveis</w:t>
      </w:r>
      <w:r w:rsidR="00D77592" w:rsidRPr="000659FA">
        <w:rPr>
          <w:rFonts w:ascii="Santander Text" w:hAnsi="Santander Text" w:cs="Arial"/>
          <w:lang w:val="pt-PT"/>
        </w:rPr>
        <w:t xml:space="preserve"> definidas na tabela </w:t>
      </w:r>
      <w:r w:rsidR="00315BAD">
        <w:rPr>
          <w:rFonts w:ascii="Santander Text" w:hAnsi="Santander Text" w:cs="Arial"/>
          <w:lang w:val="pt-PT"/>
        </w:rPr>
        <w:t xml:space="preserve">de parametrização </w:t>
      </w:r>
      <w:r w:rsidR="00D77592" w:rsidRPr="000659FA">
        <w:rPr>
          <w:rFonts w:ascii="Santander Text" w:hAnsi="Santander Text" w:cs="Arial"/>
          <w:i/>
          <w:iCs/>
          <w:lang w:val="pt-PT"/>
        </w:rPr>
        <w:t>modesg_param_sfics_taxon_europeia</w:t>
      </w:r>
      <w:r w:rsidR="00503E02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17F1FD90" w14:textId="77777777" w:rsidR="0091521F" w:rsidRPr="000659FA" w:rsidRDefault="0091521F" w:rsidP="007E3521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659FA">
        <w:rPr>
          <w:rFonts w:ascii="Santander Text" w:hAnsi="Santander Text" w:cs="Arial"/>
          <w:szCs w:val="18"/>
          <w:lang w:val="pt-PT"/>
        </w:rPr>
        <w:t>) com marcações novas:</w:t>
      </w:r>
    </w:p>
    <w:p w14:paraId="399942FF" w14:textId="2DD16646" w:rsidR="0091521F" w:rsidRPr="000659FA" w:rsidRDefault="0091521F" w:rsidP="008E5B92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marcações ao nível d</w:t>
      </w:r>
      <w:r w:rsidR="000B5162">
        <w:rPr>
          <w:rFonts w:ascii="Santander Text" w:hAnsi="Santander Text" w:cs="Arial"/>
          <w:szCs w:val="18"/>
          <w:lang w:val="pt-PT"/>
        </w:rPr>
        <w:t xml:space="preserve">a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0659FA">
        <w:rPr>
          <w:rFonts w:ascii="Santander Text" w:hAnsi="Santander Text" w:cs="Arial"/>
          <w:i/>
          <w:szCs w:val="18"/>
          <w:lang w:val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 &lt;=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= ’31-12-9999’);</w:t>
      </w:r>
    </w:p>
    <w:p w14:paraId="1341A428" w14:textId="267D76CB" w:rsidR="00AA0C76" w:rsidRPr="00CA2D28" w:rsidRDefault="00AA0C76" w:rsidP="00AA0C76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highlight w:val="yellow"/>
          <w:lang w:val="pt-PT"/>
        </w:rPr>
      </w:pPr>
      <w:r w:rsidRPr="00CA2D28">
        <w:rPr>
          <w:rFonts w:ascii="Santander Text" w:hAnsi="Santander Text" w:cs="Arial"/>
          <w:szCs w:val="18"/>
          <w:highlight w:val="yellow"/>
          <w:lang w:val="pt-PT"/>
        </w:rPr>
        <w:t xml:space="preserve">Para marcações ao nível do </w:t>
      </w:r>
      <w:r w:rsidRPr="00CA2D28">
        <w:rPr>
          <w:rFonts w:ascii="Santander Text" w:hAnsi="Santander Text" w:cs="Arial"/>
          <w:b/>
          <w:bCs/>
          <w:szCs w:val="18"/>
          <w:highlight w:val="yellow"/>
          <w:u w:val="single"/>
          <w:lang w:val="pt-PT"/>
        </w:rPr>
        <w:t>produto</w:t>
      </w:r>
      <w:r w:rsidRPr="00CA2D28">
        <w:rPr>
          <w:rFonts w:ascii="Santander Text" w:hAnsi="Santander Text" w:cs="Arial"/>
          <w:szCs w:val="18"/>
          <w:highlight w:val="yellow"/>
          <w:lang w:val="pt-PT"/>
        </w:rPr>
        <w:t>:</w:t>
      </w:r>
    </w:p>
    <w:p w14:paraId="2B423AF2" w14:textId="038157FF" w:rsidR="00BC5795" w:rsidRPr="00CA2D28" w:rsidRDefault="00D418F2" w:rsidP="00A46512">
      <w:pPr>
        <w:pStyle w:val="ListParagraph"/>
        <w:numPr>
          <w:ilvl w:val="0"/>
          <w:numId w:val="123"/>
        </w:numPr>
        <w:spacing w:after="120" w:line="360" w:lineRule="auto"/>
        <w:jc w:val="both"/>
        <w:rPr>
          <w:rFonts w:ascii="Santander Text" w:hAnsi="Santander Text" w:cs="Arial"/>
          <w:szCs w:val="18"/>
          <w:highlight w:val="yellow"/>
          <w:lang w:val="pt-PT"/>
        </w:rPr>
      </w:pPr>
      <w:r w:rsidRPr="00CA2D28">
        <w:rPr>
          <w:rFonts w:ascii="Santander Text" w:hAnsi="Santander Text" w:cs="Arial"/>
          <w:szCs w:val="18"/>
          <w:highlight w:val="yellow"/>
          <w:lang w:val="pt-PT"/>
        </w:rPr>
        <w:t>Se</w:t>
      </w:r>
      <w:r w:rsidR="0068741C" w:rsidRPr="00CA2D28">
        <w:rPr>
          <w:rFonts w:ascii="Santander Text" w:hAnsi="Santander Text" w:cs="Arial"/>
          <w:szCs w:val="18"/>
          <w:highlight w:val="yellow"/>
          <w:lang w:val="pt-PT"/>
        </w:rPr>
        <w:t xml:space="preserve"> a</w:t>
      </w:r>
      <w:r w:rsidRPr="00CA2D28">
        <w:rPr>
          <w:rFonts w:ascii="Santander Text" w:hAnsi="Santander Text" w:cs="Arial"/>
          <w:szCs w:val="18"/>
          <w:highlight w:val="yellow"/>
          <w:lang w:val="pt-PT"/>
        </w:rPr>
        <w:t xml:space="preserve"> </w:t>
      </w:r>
      <w:r w:rsidR="00812C51"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data de formalização</w:t>
      </w:r>
      <w:r w:rsidR="00812C51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(campo ‘</w:t>
      </w:r>
      <w:r w:rsidR="00812C51" w:rsidRPr="00CA2D28">
        <w:rPr>
          <w:rFonts w:ascii="Santander Text" w:hAnsi="Santander Text" w:cs="Arial"/>
          <w:i/>
          <w:szCs w:val="18"/>
          <w:highlight w:val="yellow"/>
          <w:lang w:val="pt-PT" w:eastAsia="pt-PT"/>
        </w:rPr>
        <w:t>dabertur’</w:t>
      </w:r>
      <w:r w:rsidR="00812C51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da tabela </w:t>
      </w:r>
      <w:r w:rsidR="00CA2D28" w:rsidRPr="00CA2D28">
        <w:rPr>
          <w:rFonts w:ascii="Santander Text" w:hAnsi="Santander Text" w:cs="Arial"/>
          <w:szCs w:val="18"/>
          <w:highlight w:val="yellow"/>
          <w:lang w:val="pt-PT" w:eastAsia="pt-PT"/>
        </w:rPr>
        <w:t>ct085_univ_cto_d</w:t>
      </w:r>
      <w:r w:rsidR="00812C51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) </w:t>
      </w:r>
      <w:r w:rsidR="00D10193"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&gt;= data de início da marcação</w:t>
      </w:r>
      <w:r w:rsidR="00D10193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(</w:t>
      </w:r>
      <w:r w:rsidR="00D10193" w:rsidRPr="00CA2D28">
        <w:rPr>
          <w:rFonts w:ascii="Santander Text" w:hAnsi="Santander Text" w:cs="Arial"/>
          <w:szCs w:val="18"/>
          <w:highlight w:val="yellow"/>
          <w:lang w:val="pt-PT"/>
        </w:rPr>
        <w:t>‘</w:t>
      </w:r>
      <w:r w:rsidR="00D10193" w:rsidRPr="00CA2D28">
        <w:rPr>
          <w:rFonts w:ascii="Santander Text" w:hAnsi="Santander Text" w:cs="Arial"/>
          <w:bCs/>
          <w:i/>
          <w:szCs w:val="18"/>
          <w:highlight w:val="yellow"/>
          <w:lang w:val="pt-PT"/>
        </w:rPr>
        <w:t>data_inicial</w:t>
      </w:r>
      <w:r w:rsidR="00D10193" w:rsidRPr="00CA2D28">
        <w:rPr>
          <w:rFonts w:ascii="Santander Text" w:hAnsi="Santander Text" w:cs="Arial"/>
          <w:b/>
          <w:bCs/>
          <w:szCs w:val="18"/>
          <w:highlight w:val="yellow"/>
          <w:lang w:val="pt-PT"/>
        </w:rPr>
        <w:t>’</w:t>
      </w:r>
      <w:r w:rsidR="00D10193" w:rsidRPr="00CA2D28">
        <w:rPr>
          <w:rFonts w:ascii="Santander Text" w:hAnsi="Santander Text" w:cs="Arial"/>
          <w:szCs w:val="18"/>
          <w:highlight w:val="yellow"/>
          <w:lang w:val="pt-PT" w:eastAsia="pt-PT"/>
        </w:rPr>
        <w:t>)</w:t>
      </w:r>
      <w:r w:rsidR="00395A0E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</w:t>
      </w:r>
      <w:r w:rsidR="00395A0E" w:rsidRPr="0041158B">
        <w:rPr>
          <w:rFonts w:ascii="Santander Text" w:hAnsi="Santander Text" w:cs="Arial"/>
          <w:szCs w:val="18"/>
          <w:highlight w:val="yellow"/>
          <w:lang w:val="pt-PT" w:eastAsia="pt-PT"/>
        </w:rPr>
        <w:t xml:space="preserve">e </w:t>
      </w:r>
      <w:r w:rsidR="0041158B" w:rsidRPr="0041158B">
        <w:rPr>
          <w:rFonts w:ascii="Santander Text" w:hAnsi="Santander Text" w:cs="Arial"/>
          <w:szCs w:val="18"/>
          <w:highlight w:val="yellow"/>
          <w:lang w:val="pt-PT" w:eastAsia="pt-PT"/>
        </w:rPr>
        <w:t>em simultâneo</w:t>
      </w:r>
      <w:r w:rsidR="0041158B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 xml:space="preserve"> </w:t>
      </w:r>
      <w:r w:rsidR="00395A0E"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&lt;= data de fim da marcação</w:t>
      </w:r>
      <w:r w:rsidR="00395A0E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(</w:t>
      </w:r>
      <w:r w:rsidR="00395A0E" w:rsidRPr="00CA2D28">
        <w:rPr>
          <w:rFonts w:ascii="Santander Text" w:hAnsi="Santander Text" w:cs="Arial"/>
          <w:szCs w:val="18"/>
          <w:highlight w:val="yellow"/>
          <w:lang w:val="pt-PT"/>
        </w:rPr>
        <w:t>‘</w:t>
      </w:r>
      <w:r w:rsidR="00395A0E" w:rsidRPr="00CA2D28">
        <w:rPr>
          <w:rFonts w:ascii="Santander Text" w:hAnsi="Santander Text" w:cs="Arial"/>
          <w:bCs/>
          <w:i/>
          <w:szCs w:val="18"/>
          <w:highlight w:val="yellow"/>
          <w:lang w:val="pt-PT"/>
        </w:rPr>
        <w:t>data_final</w:t>
      </w:r>
      <w:r w:rsidR="00395A0E" w:rsidRPr="00CA2D28">
        <w:rPr>
          <w:rFonts w:ascii="Santander Text" w:hAnsi="Santander Text" w:cs="Arial"/>
          <w:b/>
          <w:bCs/>
          <w:szCs w:val="18"/>
          <w:highlight w:val="yellow"/>
          <w:lang w:val="pt-PT"/>
        </w:rPr>
        <w:t>’</w:t>
      </w:r>
      <w:r w:rsidR="00395A0E" w:rsidRPr="00CA2D28">
        <w:rPr>
          <w:rFonts w:ascii="Santander Text" w:hAnsi="Santander Text" w:cs="Arial"/>
          <w:szCs w:val="18"/>
          <w:highlight w:val="yellow"/>
          <w:lang w:val="pt-PT" w:eastAsia="pt-PT"/>
        </w:rPr>
        <w:t>)</w:t>
      </w:r>
      <w:r w:rsidR="00610518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(</w:t>
      </w:r>
      <w:r w:rsidR="00610518" w:rsidRPr="00CA2D28">
        <w:rPr>
          <w:rFonts w:ascii="Santander Text" w:hAnsi="Santander Text" w:cs="Arial"/>
          <w:szCs w:val="18"/>
          <w:highlight w:val="yellow"/>
          <w:lang w:val="pt-PT"/>
        </w:rPr>
        <w:t>desde que ‘</w:t>
      </w:r>
      <w:r w:rsidR="00610518" w:rsidRPr="00CA2D28">
        <w:rPr>
          <w:rFonts w:ascii="Santander Text" w:hAnsi="Santander Text" w:cs="Arial"/>
          <w:i/>
          <w:szCs w:val="18"/>
          <w:highlight w:val="yellow"/>
          <w:lang w:val="pt-PT"/>
        </w:rPr>
        <w:t>ref_date’</w:t>
      </w:r>
      <w:r w:rsidR="00610518" w:rsidRPr="00CA2D28">
        <w:rPr>
          <w:rFonts w:ascii="Santander Text" w:hAnsi="Santander Text" w:cs="Arial"/>
          <w:szCs w:val="18"/>
          <w:highlight w:val="yellow"/>
          <w:lang w:val="pt-PT"/>
        </w:rPr>
        <w:t xml:space="preserve"> &lt;= ‘</w:t>
      </w:r>
      <w:r w:rsidR="00610518" w:rsidRPr="00CA2D28">
        <w:rPr>
          <w:rFonts w:ascii="Santander Text" w:hAnsi="Santander Text" w:cs="Arial"/>
          <w:bCs/>
          <w:i/>
          <w:szCs w:val="18"/>
          <w:highlight w:val="yellow"/>
          <w:lang w:val="pt-PT"/>
        </w:rPr>
        <w:t>data_final</w:t>
      </w:r>
      <w:r w:rsidR="00610518" w:rsidRPr="00CA2D28">
        <w:rPr>
          <w:rFonts w:ascii="Santander Text" w:hAnsi="Santander Text" w:cs="Arial"/>
          <w:b/>
          <w:bCs/>
          <w:szCs w:val="18"/>
          <w:highlight w:val="yellow"/>
          <w:lang w:val="pt-PT"/>
        </w:rPr>
        <w:t xml:space="preserve">’ </w:t>
      </w:r>
      <w:r w:rsidR="00610518" w:rsidRPr="00CA2D28">
        <w:rPr>
          <w:rFonts w:ascii="Santander Text" w:hAnsi="Santander Text" w:cs="Arial"/>
          <w:szCs w:val="18"/>
          <w:highlight w:val="yellow"/>
          <w:lang w:val="pt-PT"/>
        </w:rPr>
        <w:t>quando preenchida. Se não tiver preenchida, assumir ‘</w:t>
      </w:r>
      <w:r w:rsidR="00610518" w:rsidRPr="00CA2D28">
        <w:rPr>
          <w:rFonts w:ascii="Santander Text" w:hAnsi="Santander Text" w:cs="Arial"/>
          <w:bCs/>
          <w:i/>
          <w:szCs w:val="18"/>
          <w:highlight w:val="yellow"/>
          <w:lang w:val="pt-PT"/>
        </w:rPr>
        <w:t>data_final</w:t>
      </w:r>
      <w:r w:rsidR="00610518" w:rsidRPr="00CA2D28">
        <w:rPr>
          <w:rFonts w:ascii="Santander Text" w:hAnsi="Santander Text" w:cs="Arial"/>
          <w:b/>
          <w:bCs/>
          <w:szCs w:val="18"/>
          <w:highlight w:val="yellow"/>
          <w:lang w:val="pt-PT"/>
        </w:rPr>
        <w:t xml:space="preserve">’ </w:t>
      </w:r>
      <w:r w:rsidR="00610518" w:rsidRPr="00CA2D28">
        <w:rPr>
          <w:rFonts w:ascii="Santander Text" w:hAnsi="Santander Text" w:cs="Arial"/>
          <w:szCs w:val="18"/>
          <w:highlight w:val="yellow"/>
          <w:lang w:val="pt-PT"/>
        </w:rPr>
        <w:t>= ’31-12-9999’</w:t>
      </w:r>
      <w:r w:rsidR="00610518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) então </w:t>
      </w:r>
      <w:r w:rsidR="005438CC" w:rsidRPr="00CA2D28">
        <w:rPr>
          <w:rFonts w:ascii="Santander Text" w:hAnsi="Santander Text" w:cs="Arial"/>
          <w:szCs w:val="18"/>
          <w:highlight w:val="yellow"/>
          <w:lang w:val="pt-PT" w:eastAsia="pt-PT"/>
        </w:rPr>
        <w:t>essas operações, devem ser marcadas como verdes.</w:t>
      </w:r>
    </w:p>
    <w:p w14:paraId="41751D2D" w14:textId="6330A59E" w:rsidR="00CC7493" w:rsidRPr="00CA2D28" w:rsidRDefault="00CC7493" w:rsidP="00CC7493">
      <w:pPr>
        <w:numPr>
          <w:ilvl w:val="0"/>
          <w:numId w:val="123"/>
        </w:numPr>
        <w:spacing w:line="360" w:lineRule="auto"/>
        <w:jc w:val="both"/>
        <w:rPr>
          <w:rFonts w:ascii="Santander Text" w:hAnsi="Santander Text" w:cs="Arial"/>
          <w:szCs w:val="18"/>
          <w:highlight w:val="yellow"/>
          <w:lang w:val="pt-PT"/>
        </w:rPr>
      </w:pP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Se a </w:t>
      </w:r>
      <w:r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data de formalização</w:t>
      </w: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(‘</w:t>
      </w:r>
      <w:r w:rsidRPr="00CA2D28">
        <w:rPr>
          <w:rFonts w:ascii="Santander Text" w:hAnsi="Santander Text" w:cs="Arial"/>
          <w:i/>
          <w:szCs w:val="18"/>
          <w:highlight w:val="yellow"/>
          <w:lang w:val="pt-PT" w:eastAsia="pt-PT"/>
        </w:rPr>
        <w:t>dabertur’</w:t>
      </w:r>
      <w:r w:rsidR="0068741C" w:rsidRPr="00CA2D28">
        <w:rPr>
          <w:rFonts w:ascii="Santander Text" w:hAnsi="Santander Text" w:cs="Arial"/>
          <w:i/>
          <w:szCs w:val="18"/>
          <w:highlight w:val="yellow"/>
          <w:lang w:val="pt-PT" w:eastAsia="pt-PT"/>
        </w:rPr>
        <w:t xml:space="preserve"> </w:t>
      </w:r>
      <w:r w:rsidR="0068741C"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da tabela </w:t>
      </w:r>
      <w:r w:rsidR="00CA2D28" w:rsidRPr="00CA2D28">
        <w:rPr>
          <w:rFonts w:ascii="Santander Text" w:hAnsi="Santander Text" w:cs="Arial"/>
          <w:szCs w:val="18"/>
          <w:highlight w:val="yellow"/>
          <w:lang w:val="pt-PT" w:eastAsia="pt-PT"/>
        </w:rPr>
        <w:t>ct085_univ_cto_d</w:t>
      </w: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) </w:t>
      </w:r>
      <w:r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&lt;</w:t>
      </w: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</w:t>
      </w:r>
      <w:r w:rsidRPr="00CA2D28">
        <w:rPr>
          <w:rFonts w:ascii="Santander Text" w:hAnsi="Santander Text" w:cs="Arial"/>
          <w:b/>
          <w:bCs/>
          <w:szCs w:val="18"/>
          <w:highlight w:val="yellow"/>
          <w:lang w:val="pt-PT" w:eastAsia="pt-PT"/>
        </w:rPr>
        <w:t>data do início</w:t>
      </w: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da marcação então essas operações </w:t>
      </w:r>
      <w:r w:rsidRPr="00CA2D28">
        <w:rPr>
          <w:rFonts w:ascii="Santander Text" w:hAnsi="Santander Text" w:cs="Arial"/>
          <w:szCs w:val="18"/>
          <w:highlight w:val="yellow"/>
          <w:u w:val="single"/>
          <w:lang w:val="pt-PT" w:eastAsia="pt-PT"/>
        </w:rPr>
        <w:t>não</w:t>
      </w:r>
      <w:r w:rsidRPr="00CA2D28">
        <w:rPr>
          <w:rFonts w:ascii="Santander Text" w:hAnsi="Santander Text" w:cs="Arial"/>
          <w:szCs w:val="18"/>
          <w:highlight w:val="yellow"/>
          <w:lang w:val="pt-PT" w:eastAsia="pt-PT"/>
        </w:rPr>
        <w:t xml:space="preserve"> devem ser marcadas como verdes.</w:t>
      </w:r>
    </w:p>
    <w:p w14:paraId="47AC07A1" w14:textId="5FADEEF8" w:rsidR="0091521F" w:rsidRPr="000659FA" w:rsidRDefault="0091521F" w:rsidP="008E5B92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DAD80E8" w14:textId="4AC07E50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Se 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="00CA2D28" w:rsidRP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= ’31-12-9999’)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verdes;</w:t>
      </w:r>
    </w:p>
    <w:p w14:paraId="743720D1" w14:textId="18B36E54" w:rsidR="0091521F" w:rsidRPr="000659FA" w:rsidRDefault="0091521F" w:rsidP="008E5B92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 xml:space="preserve">Se o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="00CA2D28">
        <w:rPr>
          <w:rFonts w:ascii="Santander Text" w:hAnsi="Santander Text" w:cs="Arial"/>
          <w:i/>
          <w:szCs w:val="18"/>
          <w:lang w:val="pt-PT" w:eastAsia="pt-PT"/>
        </w:rPr>
        <w:t xml:space="preserve"> </w:t>
      </w:r>
      <w:r w:rsidR="00CA2D28" w:rsidRPr="000659FA">
        <w:rPr>
          <w:rFonts w:ascii="Santander Text" w:hAnsi="Santander Text" w:cs="Arial"/>
          <w:szCs w:val="18"/>
          <w:lang w:val="pt-PT" w:eastAsia="pt-PT"/>
        </w:rPr>
        <w:t xml:space="preserve">da tabela </w:t>
      </w:r>
      <w:r w:rsidR="00CA2D28" w:rsidRP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659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14:paraId="01F2D848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0659FA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0659FA">
        <w:rPr>
          <w:rFonts w:ascii="Santander Text" w:hAnsi="Santander Text" w:cs="Arial"/>
          <w:szCs w:val="18"/>
          <w:lang w:val="pt-PT"/>
        </w:rPr>
        <w:t>&lt;= ‘</w:t>
      </w:r>
      <w:r w:rsidRPr="000659FA">
        <w:rPr>
          <w:rFonts w:ascii="Santander Text" w:hAnsi="Santander Text" w:cs="Arial"/>
          <w:i/>
          <w:szCs w:val="18"/>
          <w:lang w:val="pt-PT"/>
        </w:rPr>
        <w:t>data_final</w:t>
      </w:r>
      <w:r w:rsidRPr="000659FA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14:paraId="6917113F" w14:textId="01118BA4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Atualmente, a tabela de parametrização inclui apenas a parametrização de operações com propósito especifico (‘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Specific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). Neste sentido, todas as restantes operações que não estejam ao abrigo dos critérios nela definidos deverão ser classificadas como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nome_general_specific_purpose’</w:t>
      </w:r>
      <w:r w:rsidR="00F30D3B"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240EC4" w:rsidRPr="000659FA">
        <w:rPr>
          <w:rFonts w:ascii="Santander Text" w:hAnsi="Santander Text" w:cs="Arial"/>
          <w:b/>
          <w:bCs/>
          <w:szCs w:val="18"/>
          <w:lang w:val="pt-PT"/>
        </w:rPr>
        <w:t>General P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urpose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266DA01" w14:textId="77777777" w:rsidR="0091521F" w:rsidRPr="000659FA" w:rsidRDefault="0091521F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386" w:name="_Toc192760795"/>
      <w:bookmarkStart w:id="387" w:name="_Toc192777714"/>
      <w:bookmarkStart w:id="388" w:name="_Toc192777830"/>
      <w:bookmarkStart w:id="389" w:name="_Toc192760796"/>
      <w:bookmarkStart w:id="390" w:name="_Toc192777715"/>
      <w:bookmarkStart w:id="391" w:name="_Toc192777831"/>
      <w:bookmarkStart w:id="392" w:name="_Toc141130776"/>
      <w:bookmarkStart w:id="393" w:name="_Toc141130867"/>
      <w:bookmarkStart w:id="394" w:name="_Toc141130916"/>
      <w:bookmarkStart w:id="395" w:name="_Toc141131012"/>
      <w:bookmarkStart w:id="396" w:name="_Toc141131035"/>
      <w:bookmarkStart w:id="397" w:name="_Toc194943224"/>
      <w:bookmarkEnd w:id="386"/>
      <w:bookmarkEnd w:id="387"/>
      <w:bookmarkEnd w:id="388"/>
      <w:bookmarkEnd w:id="389"/>
      <w:bookmarkEnd w:id="390"/>
      <w:bookmarkEnd w:id="391"/>
      <w:r w:rsidRPr="000659FA">
        <w:rPr>
          <w:color w:val="auto"/>
          <w:lang w:val="pt-PT"/>
        </w:rPr>
        <w:t xml:space="preserve">Parametrização SFICS - </w:t>
      </w:r>
      <w:bookmarkEnd w:id="392"/>
      <w:bookmarkEnd w:id="393"/>
      <w:bookmarkEnd w:id="394"/>
      <w:bookmarkEnd w:id="395"/>
      <w:bookmarkEnd w:id="396"/>
      <w:r w:rsidRPr="000659FA">
        <w:rPr>
          <w:i/>
          <w:color w:val="auto"/>
          <w:lang w:val="pt-PT"/>
        </w:rPr>
        <w:t>modesg_param_sfics_taxon_europeia</w:t>
      </w:r>
      <w:bookmarkEnd w:id="397"/>
    </w:p>
    <w:p w14:paraId="7EC63C64" w14:textId="0AE90215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="008A67D9" w:rsidRPr="000659FA">
        <w:rPr>
          <w:rFonts w:ascii="Santander Text" w:hAnsi="Santander Text" w:cs="Arial"/>
          <w:lang w:val="pt-PT"/>
        </w:rPr>
        <w:t xml:space="preserve">Taxonomia Europeia </w:t>
      </w:r>
      <w:r w:rsidR="001A15B0" w:rsidRPr="000659FA">
        <w:rPr>
          <w:rFonts w:ascii="Santander Text" w:hAnsi="Santander Text" w:cs="Arial"/>
          <w:lang w:val="pt-PT"/>
        </w:rPr>
        <w:t>às operações</w:t>
      </w:r>
      <w:r w:rsidRPr="000659FA">
        <w:rPr>
          <w:rFonts w:ascii="Santander Text" w:hAnsi="Santander Text" w:cs="Arial"/>
          <w:lang w:val="pt-PT"/>
        </w:rPr>
        <w:t>.</w:t>
      </w:r>
    </w:p>
    <w:p w14:paraId="1607B4FA" w14:textId="04222E3A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0659FA">
        <w:rPr>
          <w:rFonts w:ascii="Santander Text" w:hAnsi="Santander Text" w:cs="Arial"/>
          <w:vertAlign w:val="subscript"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="001A15B0" w:rsidRPr="000659FA">
        <w:rPr>
          <w:rFonts w:ascii="Santander Text" w:hAnsi="Santander Text" w:cs="Arial"/>
          <w:lang w:val="pt-PT"/>
        </w:rPr>
        <w:t>a</w:t>
      </w:r>
      <w:r w:rsidR="008A67D9" w:rsidRPr="000659FA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0659FA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14:paraId="40B69CFB" w14:textId="081E055E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parametrização, esta deverá ser atualizada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, pelo respetivo domínio </w:t>
      </w:r>
      <w:r w:rsidRPr="000659FA">
        <w:rPr>
          <w:rFonts w:ascii="Santander Text" w:hAnsi="Santander Text" w:cs="Arial"/>
          <w:i/>
          <w:iCs/>
          <w:lang w:val="pt-PT"/>
        </w:rPr>
        <w:t>owner</w:t>
      </w:r>
      <w:r w:rsidRPr="000659FA">
        <w:rPr>
          <w:rFonts w:ascii="Santander Text" w:hAnsi="Santander Text" w:cs="Arial"/>
          <w:lang w:val="pt-PT"/>
        </w:rPr>
        <w:t xml:space="preserve"> da regra que pretende atualizar. Neste aspeto, há que realçar que 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, só deve ter acesso às regras da sua responsabilidade, identificadas na tabela pela coluna </w:t>
      </w:r>
      <w:r w:rsidRPr="000659FA">
        <w:rPr>
          <w:rFonts w:ascii="Santander Text" w:hAnsi="Santander Text" w:cs="Arial"/>
          <w:i/>
          <w:iCs/>
          <w:lang w:val="pt-PT"/>
        </w:rPr>
        <w:t>‘</w:t>
      </w:r>
      <w:r w:rsidR="00503E02" w:rsidRPr="000659FA">
        <w:rPr>
          <w:rFonts w:ascii="Santander Text" w:hAnsi="Santander Text" w:cs="Arial"/>
          <w:i/>
          <w:iCs/>
          <w:lang w:val="pt-PT"/>
        </w:rPr>
        <w:t>ambito</w:t>
      </w:r>
      <w:r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</w:p>
    <w:p w14:paraId="38B131EF" w14:textId="3C8B4719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</w:t>
      </w:r>
      <w:r w:rsidR="00503E02" w:rsidRPr="000659FA">
        <w:rPr>
          <w:rFonts w:ascii="Santander Text" w:hAnsi="Santander Text" w:cs="Arial"/>
          <w:lang w:val="pt-PT"/>
        </w:rPr>
        <w:t>âmbito</w:t>
      </w:r>
      <w:r w:rsidRPr="000659FA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14:paraId="00D5751F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14:paraId="17FACAD4" w14:textId="77777777" w:rsidR="0091521F" w:rsidRPr="000659FA" w:rsidRDefault="0091521F" w:rsidP="007E352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14:paraId="0B43F313" w14:textId="77777777" w:rsidR="0091521F" w:rsidRPr="000659FA" w:rsidRDefault="0091521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14:paraId="48D0C687" w14:textId="2E54279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variável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ambito</w:t>
      </w:r>
      <w:r w:rsidRPr="000659FA">
        <w:rPr>
          <w:rFonts w:ascii="Santander Text" w:eastAsia="Times New Roman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permite definir o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âmbito ou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domínio do critério e a área responsável pela respetiva definição. De notar que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>, atualmente,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a presente tabela terá como áreas responsáveis de aprovisionamento de informação</w:t>
      </w:r>
      <w:r w:rsidR="008A67D9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 área de Controlo de Gestão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013530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ambito</w:t>
      </w:r>
      <w:r w:rsidR="00503E02" w:rsidRPr="000659FA">
        <w:rPr>
          <w:rFonts w:ascii="Santander Text" w:eastAsia="Times New Roman" w:hAnsi="Santander Text" w:cs="Arial"/>
          <w:bCs/>
          <w:i/>
          <w:iCs/>
          <w:szCs w:val="18"/>
          <w:lang w:val="pt-PT"/>
        </w:rPr>
        <w:t>’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 e a área de Enterprise Risk Management (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="00503E02" w:rsidRPr="000659FA">
        <w:rPr>
          <w:rFonts w:ascii="Santander Text" w:eastAsia="Times New Roman" w:hAnsi="Santander Text" w:cs="Arial"/>
          <w:i/>
          <w:szCs w:val="18"/>
          <w:lang w:val="pt-PT"/>
        </w:rPr>
        <w:t>a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mbito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). No entanto, será possível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ao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caso se pretenda adicionar um outro âmbito na 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tabela de </w:t>
      </w:r>
      <w:r w:rsidRPr="000659FA">
        <w:rPr>
          <w:rFonts w:ascii="Santander Text" w:eastAsia="Times New Roman" w:hAnsi="Santander Text" w:cs="Arial"/>
          <w:szCs w:val="18"/>
          <w:lang w:val="pt-PT"/>
        </w:rPr>
        <w:t>parametrização;</w:t>
      </w:r>
    </w:p>
    <w:p w14:paraId="0C5D0818" w14:textId="17E9EF9F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cod_regra’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deverá ser preenchido de forma automática e sequencial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 pelo utilizador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="00013530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cod_regra</w:t>
      </w:r>
      <w:r w:rsidR="00013530" w:rsidRPr="000659FA">
        <w:rPr>
          <w:rFonts w:ascii="Santander Text" w:eastAsia="Times New Roman" w:hAnsi="Santander Text" w:cs="Arial"/>
          <w:i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deve ser o mesmo da versão anteriormente eliminada;</w:t>
      </w:r>
    </w:p>
    <w:p w14:paraId="680C30D2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O campo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ordem’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deverá ser preenchidos pelo utilizador encarregue do carregamento da informação na tabela de parametrização, de modo a possibilitar a ordem pela qual os critérios serão aplicados aos contratos. Neste 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14:paraId="36B9D9A8" w14:textId="1EFD8AB0" w:rsidR="0091521F" w:rsidRPr="000659FA" w:rsidRDefault="0091521F" w:rsidP="008E5B92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campos </w:t>
      </w:r>
      <w:r w:rsidR="00503E02" w:rsidRPr="000659FA">
        <w:rPr>
          <w:rFonts w:ascii="Santander Text" w:hAnsi="Santander Text" w:cs="Arial"/>
          <w:szCs w:val="18"/>
          <w:lang w:val="pt-PT"/>
        </w:rPr>
        <w:t>‘</w:t>
      </w:r>
      <w:r w:rsidR="00503E02" w:rsidRPr="000659FA">
        <w:rPr>
          <w:rFonts w:ascii="Santander Text" w:hAnsi="Santander Text" w:cs="Arial"/>
          <w:i/>
          <w:szCs w:val="18"/>
          <w:lang w:val="pt-PT"/>
        </w:rPr>
        <w:t>ambito</w:t>
      </w:r>
      <w:r w:rsidR="00503E02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cod_regra’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ordem’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os únicos campos de preenchimento obrigatório na tabela de parametrização;</w:t>
      </w:r>
    </w:p>
    <w:p w14:paraId="2FFD3774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data_inicial’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desde a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deverá ser de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preenchimento obrigatório para marcações ao </w:t>
      </w:r>
      <w:r w:rsidRPr="000659FA">
        <w:rPr>
          <w:rFonts w:ascii="Santander Text" w:eastAsia="Times New Roman" w:hAnsi="Santander Text" w:cs="Arial"/>
          <w:b/>
          <w:bCs/>
          <w:szCs w:val="18"/>
          <w:u w:val="single"/>
          <w:lang w:val="pt-PT"/>
        </w:rPr>
        <w:t>nível do cliente apenas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;</w:t>
      </w:r>
    </w:p>
    <w:p w14:paraId="20452DEA" w14:textId="77777777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data_final’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(data até à qual as operações associadas a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ou outras operações devem ser associadas a uma dada categoria)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não é de preenchimento obrigatório.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Poderá ser preenchida com a data real de fim da marcação se aplicável ou com uma data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default </w:t>
      </w:r>
      <w:r w:rsidRPr="000659FA">
        <w:rPr>
          <w:rFonts w:ascii="Santander Text" w:eastAsia="Times New Roman" w:hAnsi="Santander Text" w:cs="Arial"/>
          <w:szCs w:val="18"/>
          <w:lang w:val="pt-PT"/>
        </w:rPr>
        <w:t>se não existir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14:paraId="18FF3C82" w14:textId="155EB749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Carregamento da parametrização ao nível do contrato deverá ser efetuada via carregamento através de chave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Master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(‘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cempresa’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cbalcao’, ‘cnumecta’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zdeposit’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);</w:t>
      </w:r>
    </w:p>
    <w:p w14:paraId="6DAA21C4" w14:textId="4C113D83" w:rsidR="001F5136" w:rsidRPr="000659FA" w:rsidRDefault="001F5136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A tabela de parametrização contém a parametrização de códigos “pais”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pelo que, para efetuar a marcação ao nível da operação, terá de proceder-se ao contágio de todos os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‘ckmetamis’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“filhos”;</w:t>
      </w:r>
    </w:p>
    <w:p w14:paraId="65F03A76" w14:textId="429D9EAD" w:rsidR="00013530" w:rsidRPr="000659FA" w:rsidRDefault="00013530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Deverá garantir-se a existência de controlos que permitam impedir o preenchimento das colunas </w:t>
      </w:r>
      <w:r w:rsidR="00295CDB" w:rsidRPr="000659FA">
        <w:rPr>
          <w:rFonts w:ascii="Santander Text" w:hAnsi="Santander Text" w:cs="Arial"/>
          <w:i/>
          <w:lang w:val="pt-PT"/>
        </w:rPr>
        <w:t>‘sst_indctr’</w:t>
      </w:r>
      <w:r w:rsidR="00295CDB" w:rsidRPr="000659FA">
        <w:rPr>
          <w:rFonts w:ascii="Santander Text" w:hAnsi="Santander Text" w:cs="Arial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nome_purpose_esg_nalinh_tax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="00295CDB"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nome_purpose_esg_alinh_tax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nome_general_specific_purpose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nome_specific_eligible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,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ab/>
      </w:r>
      <w:r w:rsidRPr="000659FA">
        <w:rPr>
          <w:rFonts w:ascii="Santander Text" w:eastAsia="Times New Roman" w:hAnsi="Santander Text" w:cs="Arial"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nome_specific_sustainable</w:t>
      </w:r>
      <w:r w:rsidRPr="000659FA">
        <w:rPr>
          <w:rFonts w:ascii="Santander Text" w:eastAsia="Times New Roman" w:hAnsi="Santander Text" w:cs="Arial"/>
          <w:szCs w:val="18"/>
          <w:lang w:val="pt-PT"/>
        </w:rPr>
        <w:t>‘ por parte de utilizad</w:t>
      </w:r>
      <w:r w:rsidR="00503E02" w:rsidRPr="000659FA">
        <w:rPr>
          <w:rFonts w:ascii="Santander Text" w:eastAsia="Times New Roman" w:hAnsi="Santander Text" w:cs="Arial"/>
          <w:szCs w:val="18"/>
          <w:lang w:val="pt-PT"/>
        </w:rPr>
        <w:t xml:space="preserve">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CdG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. Por outro lado, os controlos deverão impedir o preenchimento da coluna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montante_pndrc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’ por parte de utilizadores que preencham o âmbito de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szCs w:val="18"/>
          <w:lang w:val="pt-PT"/>
        </w:rPr>
        <w:t>ESG Risk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12C0FA2E" w14:textId="7383A5B6" w:rsidR="0091521F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general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>, as variáveis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nome_specific_eligible’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e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 xml:space="preserve"> ‘nome_specific_sustainable’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não podem estar preenchidas</w:t>
      </w:r>
      <w:r w:rsidRPr="000659FA">
        <w:rPr>
          <w:rFonts w:ascii="Santander Text" w:eastAsia="Times New Roman" w:hAnsi="Santander Text" w:cs="Arial"/>
          <w:szCs w:val="18"/>
          <w:lang w:val="pt-PT"/>
        </w:rPr>
        <w:t>;</w:t>
      </w:r>
    </w:p>
    <w:p w14:paraId="21E34D91" w14:textId="77777777" w:rsidR="002475D1" w:rsidRPr="000659FA" w:rsidRDefault="0091521F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nome_general_specific_purpose’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esteja preenchida com 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specific purpose</w:t>
      </w:r>
      <w:r w:rsidR="00F30D3B" w:rsidRPr="000659FA">
        <w:rPr>
          <w:rFonts w:ascii="Santander Text" w:eastAsia="Times New Roman" w:hAnsi="Santander Text" w:cs="Arial"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>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nome_specific_sustainable’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deverá ser preenchida sempre que a variável ‘</w:t>
      </w:r>
      <w:r w:rsidRPr="000659FA">
        <w:rPr>
          <w:rFonts w:ascii="Santander Text" w:eastAsia="Times New Roman" w:hAnsi="Santander Text" w:cs="Arial"/>
          <w:b/>
          <w:bCs/>
          <w:i/>
          <w:szCs w:val="18"/>
          <w:lang w:val="pt-PT"/>
        </w:rPr>
        <w:t>nome_specific_eligible’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também esteja preenchida.</w:t>
      </w:r>
    </w:p>
    <w:p w14:paraId="235A3973" w14:textId="59A206D7" w:rsidR="002475D1" w:rsidRPr="000659FA" w:rsidRDefault="002475D1" w:rsidP="008E5B92">
      <w:pPr>
        <w:numPr>
          <w:ilvl w:val="0"/>
          <w:numId w:val="97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/>
        </w:rPr>
      </w:pPr>
      <w:r w:rsidRPr="000659FA">
        <w:rPr>
          <w:rFonts w:ascii="Santander Text" w:hAnsi="Santander Text"/>
          <w:lang w:val="pt-PT"/>
        </w:rPr>
        <w:t>No preenchimento do campo ‘</w:t>
      </w:r>
      <w:r w:rsidRPr="000659FA">
        <w:rPr>
          <w:rFonts w:ascii="Santander Text" w:hAnsi="Santander Text"/>
          <w:i/>
          <w:lang w:val="pt-PT"/>
        </w:rPr>
        <w:t>nome_ctgr_sfics</w:t>
      </w:r>
      <w:r w:rsidRPr="000659FA">
        <w:rPr>
          <w:rFonts w:ascii="Santander Text" w:hAnsi="Santander Text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0659FA">
        <w:rPr>
          <w:rFonts w:ascii="Santander Text" w:hAnsi="Santander Text"/>
          <w:i/>
          <w:lang w:val="pt-PT"/>
        </w:rPr>
        <w:t>code list:</w:t>
      </w:r>
    </w:p>
    <w:p w14:paraId="634B8AA9" w14:textId="6159580C" w:rsidR="002475D1" w:rsidRPr="000659FA" w:rsidRDefault="002475D1" w:rsidP="0012229D">
      <w:pPr>
        <w:spacing w:after="0" w:line="360" w:lineRule="auto"/>
        <w:ind w:left="720"/>
        <w:jc w:val="both"/>
        <w:rPr>
          <w:rFonts w:ascii="Santander Text" w:eastAsia="Times New Roman" w:hAnsi="Santander Text" w:cs="Arial"/>
          <w:szCs w:val="18"/>
          <w:lang w:val="pt-PT"/>
        </w:rPr>
      </w:pPr>
    </w:p>
    <w:p w14:paraId="14CF62F8" w14:textId="13C1BF15" w:rsidR="0091521F" w:rsidRPr="000659FA" w:rsidRDefault="009B35E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5pt" o:ole="">
            <v:imagedata r:id="rId13" o:title=""/>
          </v:shape>
          <o:OLEObject Type="Embed" ProgID="Excel.Sheet.12" ShapeID="_x0000_i1025" DrawAspect="Icon" ObjectID="_1827040366" r:id="rId14"/>
        </w:object>
      </w:r>
    </w:p>
    <w:p w14:paraId="5E21670C" w14:textId="32546A90" w:rsidR="00827D92" w:rsidRPr="000659FA" w:rsidRDefault="009C4BBE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398" w:name="_Toc194943225"/>
      <w:r w:rsidRPr="000659FA">
        <w:rPr>
          <w:color w:val="auto"/>
          <w:lang w:val="pt-PT"/>
        </w:rPr>
        <w:t>Bens Móveis</w:t>
      </w:r>
      <w:bookmarkEnd w:id="398"/>
    </w:p>
    <w:p w14:paraId="2BA1208F" w14:textId="21D1A3B1" w:rsidR="00E46285" w:rsidRPr="000659FA" w:rsidRDefault="004C35CE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399" w:name="_Toc194943226"/>
      <w:r w:rsidRPr="000659FA">
        <w:rPr>
          <w:color w:val="auto"/>
          <w:lang w:val="pt-PT"/>
        </w:rPr>
        <w:t xml:space="preserve">Informação verde veículos - </w:t>
      </w:r>
      <w:r w:rsidR="009D6D86" w:rsidRPr="000659FA">
        <w:rPr>
          <w:i/>
          <w:color w:val="auto"/>
          <w:lang w:val="pt-PT"/>
        </w:rPr>
        <w:t>modesg_out_emss_vcls</w:t>
      </w:r>
      <w:bookmarkEnd w:id="399"/>
    </w:p>
    <w:p w14:paraId="09E1BA14" w14:textId="77777777" w:rsidR="00827D92" w:rsidRPr="000659FA" w:rsidRDefault="00827D92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0" w:name="_Toc194943227"/>
      <w:r w:rsidRPr="000659FA">
        <w:rPr>
          <w:color w:val="auto"/>
          <w:lang w:val="pt-PT"/>
        </w:rPr>
        <w:t>Conceito</w:t>
      </w:r>
      <w:bookmarkEnd w:id="400"/>
    </w:p>
    <w:p w14:paraId="621BC354" w14:textId="0A8297FD" w:rsidR="00827D92" w:rsidRPr="000659FA" w:rsidRDefault="000338E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</w:t>
      </w:r>
      <w:r w:rsidR="00232F8E" w:rsidRPr="000659FA">
        <w:rPr>
          <w:rFonts w:ascii="Santander Text" w:hAnsi="Santander Text" w:cs="Arial"/>
          <w:lang w:val="pt-PT"/>
        </w:rPr>
        <w:t xml:space="preserve">caracterizadora </w:t>
      </w:r>
      <w:r w:rsidR="006D7935" w:rsidRPr="000659FA">
        <w:rPr>
          <w:rFonts w:ascii="Santander Text" w:hAnsi="Santander Text" w:cs="Arial"/>
          <w:lang w:val="pt-PT"/>
        </w:rPr>
        <w:t xml:space="preserve">de </w:t>
      </w:r>
      <w:r w:rsidRPr="000659FA">
        <w:rPr>
          <w:rFonts w:ascii="Santander Text" w:hAnsi="Santander Text" w:cs="Arial"/>
          <w:lang w:val="pt-PT"/>
        </w:rPr>
        <w:t>emissões de veículos</w:t>
      </w:r>
      <w:r w:rsidR="009D6D86" w:rsidRPr="000659FA">
        <w:rPr>
          <w:rFonts w:ascii="Santander Text" w:hAnsi="Santander Text" w:cs="Arial"/>
          <w:lang w:val="pt-PT"/>
        </w:rPr>
        <w:t xml:space="preserve">, nomeadamente informação </w:t>
      </w:r>
      <w:r w:rsidR="00F95DA9" w:rsidRPr="000659FA">
        <w:rPr>
          <w:rFonts w:ascii="Santander Text" w:hAnsi="Santander Text" w:cs="Arial"/>
          <w:lang w:val="pt-PT"/>
        </w:rPr>
        <w:t>relativa a</w:t>
      </w:r>
      <w:r w:rsidR="000A3CF2" w:rsidRPr="000659FA">
        <w:rPr>
          <w:rFonts w:ascii="Santander Text" w:hAnsi="Santander Text" w:cs="Arial"/>
          <w:lang w:val="pt-PT"/>
        </w:rPr>
        <w:t xml:space="preserve"> emissões</w:t>
      </w:r>
      <w:r w:rsidR="00F95DA9" w:rsidRPr="000659FA">
        <w:rPr>
          <w:rFonts w:ascii="Santander Text" w:hAnsi="Santander Text" w:cs="Arial"/>
          <w:lang w:val="pt-PT"/>
        </w:rPr>
        <w:t xml:space="preserve"> de</w:t>
      </w:r>
      <w:r w:rsidR="000A3CF2" w:rsidRPr="000659FA">
        <w:rPr>
          <w:rFonts w:ascii="Santander Text" w:hAnsi="Santander Text" w:cs="Arial"/>
          <w:lang w:val="pt-PT"/>
        </w:rPr>
        <w:t xml:space="preserve"> </w:t>
      </w:r>
      <w:r w:rsidR="000A3CF2" w:rsidRPr="000659FA">
        <w:rPr>
          <w:rFonts w:ascii="Santander Text" w:hAnsi="Santander Text" w:cs="Arial"/>
          <w:i/>
          <w:iCs/>
          <w:lang w:val="pt-PT"/>
        </w:rPr>
        <w:t>scopes</w:t>
      </w:r>
      <w:r w:rsidR="000A3CF2" w:rsidRPr="000659FA">
        <w:rPr>
          <w:rFonts w:ascii="Santander Text" w:hAnsi="Santander Text" w:cs="Arial"/>
          <w:lang w:val="pt-PT"/>
        </w:rPr>
        <w:t xml:space="preserve"> 1, 2 e 3</w:t>
      </w:r>
      <w:r w:rsidR="005477EC" w:rsidRPr="000659FA">
        <w:rPr>
          <w:rFonts w:ascii="Santander Text" w:hAnsi="Santander Text" w:cs="Arial"/>
          <w:lang w:val="pt-PT"/>
        </w:rPr>
        <w:t xml:space="preserve"> e consumo de CO</w:t>
      </w:r>
      <w:r w:rsidR="005477EC" w:rsidRPr="000659FA">
        <w:rPr>
          <w:rFonts w:ascii="Santander Text" w:hAnsi="Santander Text" w:cs="Arial"/>
          <w:vertAlign w:val="subscript"/>
          <w:lang w:val="pt-PT"/>
        </w:rPr>
        <w:t>2</w:t>
      </w:r>
      <w:r w:rsidR="000A3CF2" w:rsidRPr="000659FA">
        <w:rPr>
          <w:rFonts w:ascii="Santander Text" w:hAnsi="Santander Text" w:cs="Arial"/>
          <w:lang w:val="pt-PT"/>
        </w:rPr>
        <w:t>.</w:t>
      </w:r>
      <w:r w:rsidR="007B10B1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DB213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7B10B1" w:rsidRPr="000659FA">
        <w:rPr>
          <w:rFonts w:ascii="Santander Text" w:hAnsi="Santander Text" w:cs="Arial"/>
          <w:lang w:val="pt-PT"/>
        </w:rPr>
        <w:t xml:space="preserve"> e regras de aprovisionamento encontram-se descritos no ficheiro </w:t>
      </w:r>
      <w:r w:rsidR="00235680" w:rsidRPr="000659FA">
        <w:rPr>
          <w:rFonts w:ascii="Santander Text" w:hAnsi="Santander Text" w:cs="Arial"/>
          <w:lang w:val="pt-PT"/>
        </w:rPr>
        <w:t>“</w:t>
      </w:r>
      <w:r w:rsidR="007B10B1"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="007B10B1" w:rsidRPr="000659FA">
        <w:rPr>
          <w:rFonts w:ascii="Santander Text" w:hAnsi="Santander Text" w:cs="Arial"/>
          <w:lang w:val="pt-PT"/>
        </w:rPr>
        <w:t>.xlsx</w:t>
      </w:r>
      <w:r w:rsidR="00235680" w:rsidRPr="000659FA">
        <w:rPr>
          <w:rFonts w:ascii="Santander Text" w:hAnsi="Santander Text" w:cs="Arial"/>
          <w:lang w:val="pt-PT"/>
        </w:rPr>
        <w:t>”</w:t>
      </w:r>
      <w:r w:rsidR="007B10B1" w:rsidRPr="000659FA">
        <w:rPr>
          <w:rFonts w:ascii="Santander Text" w:hAnsi="Santander Text" w:cs="Arial"/>
          <w:lang w:val="pt-PT"/>
        </w:rPr>
        <w:t>.</w:t>
      </w:r>
    </w:p>
    <w:p w14:paraId="1DD55D1C" w14:textId="77777777" w:rsidR="009C2DE3" w:rsidRPr="000659FA" w:rsidRDefault="009C2DE3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1" w:name="_Toc143871829"/>
      <w:bookmarkStart w:id="402" w:name="_Toc194943228"/>
      <w:r w:rsidRPr="000659FA">
        <w:rPr>
          <w:color w:val="auto"/>
        </w:rPr>
        <w:t>Granularidade</w:t>
      </w:r>
      <w:bookmarkEnd w:id="401"/>
      <w:bookmarkEnd w:id="402"/>
    </w:p>
    <w:p w14:paraId="1D61AD4D" w14:textId="17C2D11E" w:rsidR="009C2DE3" w:rsidRPr="000659FA" w:rsidRDefault="009C2DE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Cada registo nesta tabela irá representar um bem móvel</w:t>
      </w:r>
      <w:r w:rsidR="00A34B09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A34B09" w:rsidRPr="000659FA">
        <w:rPr>
          <w:rFonts w:ascii="Santander Text" w:hAnsi="Santander Text" w:cs="Arial"/>
          <w:lang w:val="pt-PT"/>
        </w:rPr>
        <w:t>sendo que</w:t>
      </w:r>
      <w:r w:rsidRPr="000659FA">
        <w:rPr>
          <w:rFonts w:ascii="Santander Text" w:hAnsi="Santander Text" w:cs="Arial"/>
          <w:lang w:val="pt-PT"/>
        </w:rPr>
        <w:t xml:space="preserve"> a combinação dos campos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cempbem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ckbalbem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ckctabem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501808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ckrefbem</w:t>
      </w:r>
      <w:r w:rsidR="00501808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="00235680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ref_date</w:t>
      </w:r>
      <w:r w:rsidR="00235680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).</w:t>
      </w:r>
    </w:p>
    <w:p w14:paraId="1078D083" w14:textId="77777777" w:rsidR="0069656D" w:rsidRPr="000659FA" w:rsidRDefault="0069656D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03" w:name="_Toc143871830"/>
      <w:bookmarkStart w:id="404" w:name="_Toc194943229"/>
      <w:r w:rsidRPr="000659FA">
        <w:rPr>
          <w:color w:val="auto"/>
        </w:rPr>
        <w:t>Aprovisionamento</w:t>
      </w:r>
      <w:bookmarkEnd w:id="403"/>
      <w:bookmarkEnd w:id="404"/>
    </w:p>
    <w:p w14:paraId="2F9DD01D" w14:textId="4101A7B3" w:rsidR="005A0D31" w:rsidRPr="000659FA" w:rsidRDefault="00704CF3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0659FA">
        <w:rPr>
          <w:rFonts w:ascii="Santander Text" w:hAnsi="Santander Text" w:cs="Arial"/>
          <w:sz w:val="18"/>
          <w:szCs w:val="18"/>
        </w:rPr>
        <w:t>para aprovisionamento desta tabela, será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a tabela </w:t>
      </w:r>
      <w:r w:rsidR="00607E6B" w:rsidRPr="000659FA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, filtrada por </w:t>
      </w:r>
      <w:r w:rsidR="00235680" w:rsidRPr="000659FA">
        <w:rPr>
          <w:rFonts w:ascii="Santander Text" w:hAnsi="Santander Text" w:cs="Arial"/>
          <w:sz w:val="18"/>
          <w:szCs w:val="18"/>
        </w:rPr>
        <w:t>‘</w:t>
      </w:r>
      <w:r w:rsidR="00607E6B" w:rsidRPr="000659FA">
        <w:rPr>
          <w:rFonts w:ascii="Santander Text" w:hAnsi="Santander Text" w:cs="Arial"/>
          <w:i/>
          <w:sz w:val="18"/>
          <w:szCs w:val="18"/>
        </w:rPr>
        <w:t>cgarant_bem</w:t>
      </w:r>
      <w:r w:rsidR="00235680" w:rsidRPr="000659FA">
        <w:rPr>
          <w:rFonts w:ascii="Santander Text" w:hAnsi="Santander Text" w:cs="Arial"/>
          <w:sz w:val="18"/>
          <w:szCs w:val="18"/>
        </w:rPr>
        <w:t>’</w:t>
      </w:r>
      <w:r w:rsidR="00607E6B" w:rsidRPr="000659FA">
        <w:rPr>
          <w:rFonts w:ascii="Santander Text" w:hAnsi="Santander Text" w:cs="Arial"/>
          <w:sz w:val="18"/>
          <w:szCs w:val="18"/>
        </w:rPr>
        <w:t xml:space="preserve"> like ‘71%</w:t>
      </w:r>
      <w:r w:rsidR="00A42C39" w:rsidRPr="000659FA">
        <w:rPr>
          <w:rFonts w:ascii="Santander Text" w:hAnsi="Santander Text" w:cs="Arial"/>
          <w:sz w:val="18"/>
          <w:szCs w:val="18"/>
        </w:rPr>
        <w:t>’</w:t>
      </w:r>
      <w:r w:rsidR="00C20686" w:rsidRPr="000659FA">
        <w:rPr>
          <w:rFonts w:ascii="Santander Text" w:hAnsi="Santander Text" w:cs="Arial"/>
          <w:sz w:val="18"/>
          <w:szCs w:val="18"/>
        </w:rPr>
        <w:t>,</w:t>
      </w:r>
      <w:r w:rsidR="005A0D31" w:rsidRPr="000659FA">
        <w:rPr>
          <w:rFonts w:ascii="Santander Text" w:hAnsi="Santander Text" w:cs="Arial"/>
          <w:sz w:val="18"/>
          <w:szCs w:val="18"/>
        </w:rPr>
        <w:t xml:space="preserve"> proveniente do Modelo de </w:t>
      </w:r>
      <w:r w:rsidR="00501808" w:rsidRPr="000659FA">
        <w:rPr>
          <w:rFonts w:ascii="Santander Text" w:hAnsi="Santander Text" w:cs="Arial"/>
          <w:sz w:val="18"/>
          <w:szCs w:val="18"/>
        </w:rPr>
        <w:t>Garantias, e</w:t>
      </w:r>
      <w:r w:rsidR="00A151CE" w:rsidRPr="000659FA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="00EE0B6F" w:rsidRPr="000659FA">
        <w:rPr>
          <w:rFonts w:ascii="Santander Text" w:hAnsi="Santander Text" w:cs="Arial"/>
          <w:sz w:val="18"/>
          <w:szCs w:val="18"/>
        </w:rPr>
        <w:t xml:space="preserve"> </w:t>
      </w:r>
      <w:r w:rsidR="00F95DA9" w:rsidRPr="000659FA">
        <w:rPr>
          <w:rFonts w:ascii="Santander Text" w:hAnsi="Santander Text" w:cs="Arial"/>
          <w:sz w:val="18"/>
          <w:szCs w:val="18"/>
        </w:rPr>
        <w:t>Deste modo, é possível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="001A15B0" w:rsidRPr="000659FA">
        <w:rPr>
          <w:rFonts w:ascii="Santander Text" w:hAnsi="Santander Text" w:cs="Arial"/>
          <w:sz w:val="18"/>
          <w:szCs w:val="18"/>
        </w:rPr>
        <w:t>considerando</w:t>
      </w:r>
      <w:r w:rsidR="005477EC" w:rsidRPr="000659FA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="00F95DA9" w:rsidRPr="000659FA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="005477EC" w:rsidRPr="000659FA">
        <w:rPr>
          <w:rFonts w:ascii="Santander Text" w:hAnsi="Santander Text" w:cs="Arial"/>
          <w:sz w:val="18"/>
          <w:szCs w:val="18"/>
        </w:rPr>
        <w:t>.</w:t>
      </w:r>
    </w:p>
    <w:p w14:paraId="294190F8" w14:textId="2BDF8B2D" w:rsidR="00686561" w:rsidRPr="000659FA" w:rsidRDefault="00686561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Cnsm_co2</w:t>
      </w:r>
    </w:p>
    <w:p w14:paraId="6B60F4D5" w14:textId="7D8B89B9" w:rsidR="00E837E8" w:rsidRPr="000659FA" w:rsidRDefault="00E837E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variável será aprovisionada </w:t>
      </w:r>
      <w:r w:rsidR="00DC0782" w:rsidRPr="000659FA">
        <w:rPr>
          <w:rFonts w:ascii="Santander Text" w:hAnsi="Santander Text" w:cs="Arial"/>
          <w:lang w:val="pt-PT"/>
        </w:rPr>
        <w:t xml:space="preserve">com base </w:t>
      </w:r>
      <w:r w:rsidR="005477EC" w:rsidRPr="000659FA">
        <w:rPr>
          <w:rFonts w:ascii="Santander Text" w:hAnsi="Santander Text" w:cs="Arial"/>
          <w:lang w:val="pt-PT"/>
        </w:rPr>
        <w:t>no campo ‘co2’ d</w:t>
      </w:r>
      <w:r w:rsidR="00DC0782" w:rsidRPr="000659FA">
        <w:rPr>
          <w:rFonts w:ascii="Santander Text" w:hAnsi="Santander Text" w:cs="Arial"/>
          <w:lang w:val="pt-PT"/>
        </w:rPr>
        <w:t xml:space="preserve">a tabela </w:t>
      </w:r>
      <w:r w:rsidR="00DC0782" w:rsidRPr="000659FA">
        <w:rPr>
          <w:rFonts w:ascii="Santander Text" w:hAnsi="Santander Text" w:cs="Arial"/>
          <w:i/>
          <w:lang w:val="pt-PT"/>
        </w:rPr>
        <w:t>gt013_bens_mob</w:t>
      </w:r>
      <w:r w:rsidR="00DC0782" w:rsidRPr="000659FA">
        <w:rPr>
          <w:rFonts w:ascii="Santander Text" w:hAnsi="Santander Text" w:cs="Arial"/>
          <w:lang w:val="pt-PT"/>
        </w:rPr>
        <w:t xml:space="preserve">, através do cruzamento pela chave do bem </w:t>
      </w:r>
      <w:r w:rsidR="00DC0782" w:rsidRPr="000659FA">
        <w:rPr>
          <w:rFonts w:ascii="Santander Text" w:hAnsi="Santander Text" w:cs="Arial"/>
          <w:i/>
          <w:lang w:val="pt-PT"/>
        </w:rPr>
        <w:t>'cempbem','ckbalbem','ckctabem','ckrefbem'</w:t>
      </w:r>
      <w:r w:rsidR="00F95DA9" w:rsidRPr="000659FA">
        <w:rPr>
          <w:rFonts w:ascii="Santander Text" w:hAnsi="Santander Text" w:cs="Arial"/>
          <w:lang w:val="pt-PT"/>
        </w:rPr>
        <w:t xml:space="preserve"> de ambas as tabelas</w:t>
      </w:r>
      <w:r w:rsidR="00DC0782" w:rsidRPr="000659FA">
        <w:rPr>
          <w:rFonts w:ascii="Santander Text" w:hAnsi="Santander Text" w:cs="Arial"/>
          <w:lang w:val="pt-PT"/>
        </w:rPr>
        <w:t>.</w:t>
      </w:r>
    </w:p>
    <w:p w14:paraId="4F745A21" w14:textId="099B75FD" w:rsidR="00340816" w:rsidRPr="000659FA" w:rsidRDefault="000F12B8" w:rsidP="007E3521">
      <w:pPr>
        <w:pStyle w:val="MyHeading3"/>
        <w:spacing w:after="120" w:line="360" w:lineRule="auto"/>
        <w:jc w:val="both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063BD026" w14:textId="01E2DB51" w:rsidR="00804418" w:rsidRPr="000659FA" w:rsidRDefault="000F12B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="00D150C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CD28D9"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7A3227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A3227"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553023"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="00F9416B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7A8BD522" w14:textId="0080F28A" w:rsidR="005477EC" w:rsidRPr="000659FA" w:rsidRDefault="00804418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="00AE28D3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AE28D3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AE28D3" w:rsidRPr="000659FA">
        <w:rPr>
          <w:rFonts w:ascii="Santander Text" w:hAnsi="Santander Text" w:cs="Arial"/>
          <w:szCs w:val="18"/>
          <w:lang w:val="pt-PT"/>
        </w:rPr>
        <w:t>.</w:t>
      </w:r>
    </w:p>
    <w:p w14:paraId="78364A32" w14:textId="0E076F6A" w:rsidR="0065192B" w:rsidRPr="000659FA" w:rsidRDefault="005477EC" w:rsidP="007E3521">
      <w:pPr>
        <w:spacing w:line="360" w:lineRule="auto"/>
        <w:jc w:val="both"/>
        <w:rPr>
          <w:lang w:val="es-ES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14:paraId="55321628" w14:textId="02BA5DF4" w:rsidR="00DE000D" w:rsidRPr="000659FA" w:rsidRDefault="00DE000D" w:rsidP="007E3521">
      <w:pPr>
        <w:pStyle w:val="MyHeading4"/>
        <w:spacing w:after="120" w:line="360" w:lineRule="auto"/>
        <w:rPr>
          <w:b w:val="0"/>
          <w:color w:val="auto"/>
          <w:lang w:val="es-ES"/>
        </w:rPr>
      </w:pPr>
      <w:r w:rsidRPr="000659FA">
        <w:rPr>
          <w:color w:val="auto"/>
          <w:lang w:val="es-ES"/>
        </w:rPr>
        <w:t>Actual vehicle – specific emissions</w:t>
      </w:r>
    </w:p>
    <w:p w14:paraId="42A74A20" w14:textId="4E49F293" w:rsidR="00804418" w:rsidRPr="000659FA" w:rsidRDefault="002B674C" w:rsidP="007E3521">
      <w:pPr>
        <w:pStyle w:val="Style6"/>
        <w:numPr>
          <w:ilvl w:val="0"/>
          <w:numId w:val="0"/>
        </w:numPr>
        <w:ind w:firstLine="720"/>
        <w:rPr>
          <w:b/>
          <w:color w:val="auto"/>
          <w:lang w:val="pt-PT"/>
        </w:rPr>
      </w:pPr>
      <w:r w:rsidRPr="000659FA">
        <w:rPr>
          <w:rStyle w:val="Style6Char"/>
          <w:b/>
          <w:color w:val="auto"/>
        </w:rPr>
        <w:t>5</w:t>
      </w:r>
      <w:r w:rsidR="00804418" w:rsidRPr="000659FA">
        <w:rPr>
          <w:rStyle w:val="Style6Char"/>
          <w:b/>
          <w:color w:val="auto"/>
        </w:rPr>
        <w:t>.1.3.2.1.1</w:t>
      </w:r>
      <w:r w:rsidR="00804418" w:rsidRPr="000659FA">
        <w:rPr>
          <w:b/>
          <w:color w:val="auto"/>
          <w:lang w:val="es-ES" w:eastAsia="es-ES"/>
        </w:rPr>
        <w:t xml:space="preserve"> Based on fuel consumption</w:t>
      </w:r>
    </w:p>
    <w:p w14:paraId="44F6E11A" w14:textId="773B26C7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 consumo e fatores de emissão.</w:t>
      </w:r>
    </w:p>
    <w:p w14:paraId="78E82861" w14:textId="05EBCCAB" w:rsidR="0023736F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pt-PT"/>
        </w:rPr>
      </w:pPr>
      <w:r w:rsidRPr="000659FA">
        <w:rPr>
          <w:b/>
          <w:color w:val="auto"/>
          <w:lang w:val="pt-PT"/>
        </w:rPr>
        <w:t>5</w:t>
      </w:r>
      <w:r w:rsidR="00804418" w:rsidRPr="000659FA">
        <w:rPr>
          <w:b/>
          <w:color w:val="auto"/>
          <w:lang w:val="pt-PT"/>
        </w:rPr>
        <w:t>.1.3.2.1.2</w:t>
      </w:r>
      <w:r w:rsidR="00804418" w:rsidRPr="000659FA">
        <w:rPr>
          <w:color w:val="auto"/>
          <w:lang w:val="pt-PT"/>
        </w:rPr>
        <w:t xml:space="preserve"> </w:t>
      </w:r>
      <w:r w:rsidR="00804418" w:rsidRPr="000659FA">
        <w:rPr>
          <w:b/>
          <w:color w:val="auto"/>
          <w:lang w:val="pt-PT"/>
        </w:rPr>
        <w:t>Based on vehicle distanc</w:t>
      </w:r>
      <w:r w:rsidR="0023736F" w:rsidRPr="000659FA">
        <w:rPr>
          <w:b/>
          <w:color w:val="auto"/>
          <w:lang w:val="pt-PT"/>
        </w:rPr>
        <w:t>e</w:t>
      </w:r>
    </w:p>
    <w:p w14:paraId="526CE82D" w14:textId="0ACB068C" w:rsidR="00DE000D" w:rsidRPr="000659FA" w:rsidRDefault="00804418" w:rsidP="007E3521">
      <w:pPr>
        <w:pStyle w:val="ListParagraph"/>
        <w:spacing w:line="360" w:lineRule="auto"/>
        <w:jc w:val="both"/>
        <w:rPr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aos km’s percorridos e fatores de emissão</w:t>
      </w:r>
      <w:r w:rsidR="00336D6C" w:rsidRPr="000659FA">
        <w:rPr>
          <w:rFonts w:ascii="Santander Text" w:hAnsi="Santander Text" w:cs="Arial"/>
          <w:i/>
          <w:iCs/>
          <w:szCs w:val="18"/>
          <w:lang w:val="pt-PT"/>
        </w:rPr>
        <w:t>.</w:t>
      </w:r>
    </w:p>
    <w:p w14:paraId="1D6C084D" w14:textId="0608F1C5" w:rsidR="00804418" w:rsidRPr="000659FA" w:rsidRDefault="00DE000D" w:rsidP="007E3521">
      <w:pPr>
        <w:pStyle w:val="MyHeading4"/>
        <w:spacing w:after="120" w:line="360" w:lineRule="auto"/>
        <w:jc w:val="both"/>
        <w:rPr>
          <w:rFonts w:cs="Arial"/>
          <w:color w:val="auto"/>
          <w:lang w:val="pt-PT" w:eastAsia="es-ES"/>
        </w:rPr>
      </w:pPr>
      <w:r w:rsidRPr="000659FA">
        <w:rPr>
          <w:rFonts w:cs="Arial"/>
          <w:color w:val="auto"/>
          <w:lang w:val="pt-PT" w:eastAsia="es-ES"/>
        </w:rPr>
        <w:t>Estimated vehicle – specific emissions (Marca e modelo conhecido)</w:t>
      </w:r>
    </w:p>
    <w:p w14:paraId="39789348" w14:textId="29C6D78B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b/>
          <w:color w:val="auto"/>
          <w:lang w:val="es-ES" w:eastAsia="es-ES"/>
        </w:rPr>
      </w:pPr>
      <w:r w:rsidRPr="000659FA">
        <w:rPr>
          <w:rStyle w:val="Style6Char"/>
          <w:b/>
          <w:color w:val="auto"/>
          <w:lang w:val="pt-PT"/>
        </w:rPr>
        <w:t>5</w:t>
      </w:r>
      <w:r w:rsidR="00804418" w:rsidRPr="000659FA">
        <w:rPr>
          <w:rStyle w:val="Style6Char"/>
          <w:b/>
          <w:color w:val="auto"/>
          <w:lang w:val="pt-PT"/>
        </w:rPr>
        <w:t>.1.3.2.2.1</w:t>
      </w:r>
      <w:r w:rsidR="00804418" w:rsidRPr="000659FA">
        <w:rPr>
          <w:b/>
          <w:color w:val="auto"/>
          <w:lang w:val="es-ES" w:eastAsia="es-ES"/>
        </w:rPr>
        <w:t xml:space="preserve"> Average distance per province/state</w:t>
      </w:r>
    </w:p>
    <w:p w14:paraId="3085C7DD" w14:textId="558F4BF8" w:rsidR="00804418" w:rsidRPr="000659FA" w:rsidRDefault="00804418" w:rsidP="007E3521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porque não existe portefólio de veículos nos EUA. </w:t>
      </w:r>
    </w:p>
    <w:p w14:paraId="75625763" w14:textId="4C47A931" w:rsidR="00804418" w:rsidRPr="000659FA" w:rsidRDefault="002B674C" w:rsidP="007E3521">
      <w:pPr>
        <w:pStyle w:val="Style6"/>
        <w:numPr>
          <w:ilvl w:val="0"/>
          <w:numId w:val="0"/>
        </w:numPr>
        <w:ind w:left="720"/>
        <w:rPr>
          <w:color w:val="auto"/>
          <w:lang w:val="es-ES" w:eastAsia="es-ES"/>
        </w:rPr>
      </w:pPr>
      <w:r w:rsidRPr="000659FA">
        <w:rPr>
          <w:b/>
          <w:color w:val="auto"/>
          <w:lang w:val="es-ES" w:eastAsia="es-ES"/>
        </w:rPr>
        <w:t>5</w:t>
      </w:r>
      <w:r w:rsidR="00804418" w:rsidRPr="000659FA">
        <w:rPr>
          <w:b/>
          <w:color w:val="auto"/>
          <w:lang w:val="es-ES" w:eastAsia="es-ES"/>
        </w:rPr>
        <w:t>.1.3.2.2.2</w:t>
      </w:r>
      <w:r w:rsidR="00804418" w:rsidRPr="000659FA">
        <w:rPr>
          <w:color w:val="auto"/>
          <w:lang w:val="es-ES" w:eastAsia="es-ES"/>
        </w:rPr>
        <w:t xml:space="preserve"> </w:t>
      </w:r>
      <w:r w:rsidR="00804418" w:rsidRPr="000659FA">
        <w:rPr>
          <w:b/>
          <w:color w:val="auto"/>
          <w:lang w:val="es-ES" w:eastAsia="es-ES"/>
        </w:rPr>
        <w:t>Average distance per country</w:t>
      </w:r>
    </w:p>
    <w:p w14:paraId="10FCC83C" w14:textId="5BDEF34B" w:rsidR="00804418" w:rsidRPr="000659FA" w:rsidRDefault="00804418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B674C" w:rsidRPr="000659FA">
        <w:rPr>
          <w:rFonts w:ascii="Santander Text" w:hAnsi="Santander Text" w:cs="Arial"/>
          <w:szCs w:val="18"/>
          <w:lang w:val="pt-PT"/>
        </w:rPr>
        <w:t>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="00A34B09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</w:p>
    <w:p w14:paraId="5C0B99D0" w14:textId="20B1D468" w:rsidR="00804418" w:rsidRPr="000659FA" w:rsidRDefault="00804418" w:rsidP="008E5B92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A34B09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0CA14F7B" w14:textId="0E49DC3F" w:rsidR="00293451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842926" w:rsidRPr="000659FA">
        <w:rPr>
          <w:rFonts w:ascii="Santander Text" w:hAnsi="Santander Text" w:cs="Arial"/>
          <w:i/>
          <w:szCs w:val="18"/>
          <w:lang w:val="pt-PT"/>
        </w:rPr>
        <w:t>cgarant_bem</w:t>
      </w:r>
      <w:r w:rsidR="005213E2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0659FA">
        <w:rPr>
          <w:rFonts w:ascii="Santander Text" w:hAnsi="Santander Text" w:cs="Arial"/>
          <w:szCs w:val="18"/>
          <w:lang w:val="pt-PT"/>
        </w:rPr>
        <w:t>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="0023736F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23736F" w:rsidRPr="000659FA">
        <w:rPr>
          <w:rFonts w:ascii="Santander Text" w:hAnsi="Santander Text" w:cs="Arial"/>
          <w:szCs w:val="18"/>
          <w:lang w:val="pt-PT"/>
        </w:rPr>
        <w:t>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255B189" w14:textId="1400C8D9" w:rsidR="001121EF" w:rsidRPr="000659FA" w:rsidRDefault="00804418" w:rsidP="008E5B92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’tipo_motor’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</w:t>
      </w:r>
      <w:r w:rsidR="00DE04C5" w:rsidRPr="000659FA">
        <w:rPr>
          <w:rFonts w:ascii="Santander Text" w:hAnsi="Santander Text" w:cs="Arial"/>
          <w:i/>
          <w:szCs w:val="18"/>
          <w:lang w:val="pt-PT"/>
        </w:rPr>
        <w:t>ginal’</w:t>
      </w:r>
      <w:r w:rsidR="00DE04C5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EF37B3" w:rsidRPr="000659FA">
        <w:rPr>
          <w:rFonts w:ascii="Santander Text" w:hAnsi="Santander Text" w:cs="Arial"/>
          <w:i/>
          <w:szCs w:val="18"/>
          <w:lang w:val="pt-PT"/>
        </w:rPr>
        <w:t>tipo_combust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 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  (para o universo da presente tabela)</w:t>
      </w:r>
      <w:r w:rsidR="0023736F" w:rsidRPr="000659FA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0659FA">
        <w:rPr>
          <w:rFonts w:ascii="Santander Text" w:hAnsi="Santander Text" w:cs="Arial"/>
          <w:szCs w:val="18"/>
          <w:lang w:val="pt-PT"/>
        </w:rPr>
        <w:t xml:space="preserve">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23736F" w:rsidRPr="000659FA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544FE113" w14:textId="7D25ECE4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b1)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6F9F89F" w14:textId="58FA61F7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5E46CD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F375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B82EA7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B82EA7" w:rsidRPr="000659FA">
        <w:rPr>
          <w:rFonts w:ascii="Santander Text" w:hAnsi="Santander Text" w:cs="Arial"/>
          <w:szCs w:val="18"/>
          <w:lang w:val="pt-PT"/>
        </w:rPr>
        <w:t>de ambas as tabelas</w:t>
      </w:r>
      <w:r w:rsidRPr="000659FA">
        <w:rPr>
          <w:rFonts w:ascii="Santander Text" w:hAnsi="Santander Text" w:cs="Arial"/>
          <w:szCs w:val="18"/>
          <w:lang w:val="pt-PT"/>
        </w:rPr>
        <w:t>. Deve garantir-se a remoção de caracteres especiais, converter todos os caracteres para maiúsculas e apagar espaços para as variáveis marca e modelo antes do cruzamento.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A680A0B" w14:textId="7AB0E8A5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Pr="000659FA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BB39439" w14:textId="11F88BCC" w:rsidR="00293451" w:rsidRPr="000659FA" w:rsidRDefault="00804418" w:rsidP="008E5B92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0659FA">
        <w:rPr>
          <w:rFonts w:ascii="Santander Text" w:hAnsi="Santander Text" w:cs="Arial"/>
          <w:i/>
          <w:szCs w:val="18"/>
          <w:lang w:val="pt-PT"/>
        </w:rPr>
        <w:t>scope</w:t>
      </w:r>
      <w:r w:rsidRPr="000659FA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0659FA">
        <w:rPr>
          <w:rFonts w:ascii="Santander Text" w:hAnsi="Santander Text" w:cs="Arial"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E46CD" w:rsidRPr="000659FA">
        <w:rPr>
          <w:rFonts w:ascii="Santander Text" w:hAnsi="Santander Text" w:cs="Arial"/>
          <w:szCs w:val="18"/>
          <w:lang w:val="pt-PT"/>
        </w:rPr>
        <w:t>.</w:t>
      </w:r>
    </w:p>
    <w:p w14:paraId="23702B4F" w14:textId="7C9CE7C6" w:rsidR="001121EF" w:rsidRPr="000659FA" w:rsidRDefault="00293451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No caso de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</w:p>
    <w:p w14:paraId="5A5A4726" w14:textId="6FD9F5C7" w:rsidR="001121EF" w:rsidRPr="000659FA" w:rsidRDefault="001121E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es-ES"/>
        </w:rPr>
        <w:t>b2) </w:t>
      </w:r>
      <w:r w:rsidRPr="000659FA">
        <w:rPr>
          <w:rFonts w:ascii="Santander Text" w:hAnsi="Santander Text" w:cs="Arial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14:paraId="580FB244" w14:textId="26812C52" w:rsidR="00293451" w:rsidRPr="000659FA" w:rsidRDefault="00804418" w:rsidP="007E3521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="00B82EA7" w:rsidRPr="000659FA">
        <w:rPr>
          <w:rFonts w:ascii="Santander Text" w:hAnsi="Santander Text" w:cs="Arial"/>
          <w:szCs w:val="18"/>
          <w:lang w:val="pt-PT"/>
        </w:rPr>
        <w:t>unívoco</w:t>
      </w:r>
      <w:r w:rsidR="005E46CD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entre o campo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das tabelas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659FA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14:paraId="345E9E51" w14:textId="0C4D06D2" w:rsidR="00293451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0659FA">
        <w:rPr>
          <w:rFonts w:ascii="Santander Text" w:hAnsi="Santander Text" w:cs="Arial"/>
          <w:i/>
          <w:szCs w:val="18"/>
          <w:lang w:val="pt-PT"/>
        </w:rPr>
        <w:t>trim</w:t>
      </w:r>
      <w:r w:rsidRPr="000659FA">
        <w:rPr>
          <w:rFonts w:ascii="Santander Text" w:hAnsi="Santander Text" w:cs="Arial"/>
          <w:szCs w:val="18"/>
          <w:lang w:val="pt-PT"/>
        </w:rPr>
        <w:t>) para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marca’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Pr="000659FA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F37572" w:rsidRPr="000659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="00235680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2C63D5" w:rsidRPr="000659FA">
        <w:rPr>
          <w:rFonts w:ascii="Santander Text" w:hAnsi="Santander Text" w:cs="Arial"/>
          <w:szCs w:val="18"/>
          <w:lang w:val="pt-PT"/>
        </w:rPr>
        <w:t>.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modelo’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 adicionalmente ao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trim</w:t>
      </w:r>
      <w:r w:rsidR="00022423" w:rsidRPr="000659FA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="00022423" w:rsidRPr="000659FA">
        <w:rPr>
          <w:rFonts w:ascii="Santander Text" w:hAnsi="Santander Text" w:cs="Arial"/>
          <w:i/>
          <w:szCs w:val="18"/>
          <w:lang w:val="pt-PT"/>
        </w:rPr>
        <w:t>string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28E5B3D" w14:textId="6A133B97" w:rsidR="00804418" w:rsidRPr="000659FA" w:rsidRDefault="00804418" w:rsidP="008E5B9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0659FA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0659FA">
        <w:rPr>
          <w:rFonts w:ascii="Santander Text" w:hAnsi="Santander Text" w:cs="Arial"/>
          <w:szCs w:val="18"/>
          <w:lang w:val="pt-PT"/>
        </w:rPr>
        <w:t xml:space="preserve">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seguinte fórmula</w:t>
      </w:r>
      <w:r w:rsidR="00D6106A" w:rsidRPr="000659FA">
        <w:rPr>
          <w:rStyle w:val="FootnoteReference"/>
          <w:rFonts w:ascii="Santander Text" w:hAnsi="Santander Text" w:cs="Arial"/>
          <w:lang w:val="pt-PT"/>
        </w:rPr>
        <w:footnoteReference w:id="2"/>
      </w:r>
      <w:r w:rsidR="00022423" w:rsidRPr="000659FA">
        <w:rPr>
          <w:rFonts w:ascii="Santander Text" w:hAnsi="Santander Text" w:cs="Arial"/>
          <w:szCs w:val="18"/>
          <w:lang w:val="pt-PT"/>
        </w:rPr>
        <w:t>, sem arredondamentos</w:t>
      </w:r>
      <w:r w:rsidR="00D6106A" w:rsidRPr="000659FA">
        <w:rPr>
          <w:rFonts w:ascii="Santander Text" w:hAnsi="Santander Text" w:cs="Arial"/>
          <w:lang w:val="pt-PT"/>
        </w:rPr>
        <w:t>:</w:t>
      </w:r>
    </w:p>
    <w:p w14:paraId="48F01FA4" w14:textId="5EED82C0" w:rsidR="00A57562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14:paraId="375ABDBF" w14:textId="01430188" w:rsidR="00022423" w:rsidRPr="000659FA" w:rsidRDefault="00A5756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14:paraId="0FEA0CBF" w14:textId="2D6C90FA" w:rsidR="001B25C2" w:rsidRPr="000659FA" w:rsidRDefault="00153223" w:rsidP="007E3521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com a média de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scp1_ftr_emss’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1B25C2" w:rsidRPr="000659FA">
        <w:rPr>
          <w:rFonts w:ascii="Santander Text" w:hAnsi="Santander Text" w:cs="Arial"/>
          <w:i/>
          <w:szCs w:val="18"/>
          <w:lang w:val="pt-PT"/>
        </w:rPr>
        <w:t>scp2_ftr_emss’</w:t>
      </w:r>
      <w:r w:rsidR="001B25C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1B25C2" w:rsidRPr="000659FA">
        <w:rPr>
          <w:rFonts w:ascii="Santander Text" w:eastAsia="Times New Roman" w:hAnsi="Santander Text" w:cs="Arial"/>
          <w:szCs w:val="18"/>
          <w:lang w:val="pt-PT" w:eastAsia="pt-PT"/>
        </w:rPr>
        <w:t>maior.</w:t>
      </w:r>
      <w:r w:rsidR="00D50064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</w:p>
    <w:p w14:paraId="6ADBABDC" w14:textId="08C6988A" w:rsidR="00153223" w:rsidRPr="000659FA" w:rsidRDefault="00153223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734820C5" w14:textId="6F88F3B3" w:rsidR="00D6106A" w:rsidRPr="000659FA" w:rsidRDefault="00D6106A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14:paraId="034B0B1C" w14:textId="3495687D" w:rsidR="002C63D5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’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293451"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</w:t>
      </w:r>
      <w:r w:rsidR="00B42D1D" w:rsidRPr="000659FA">
        <w:rPr>
          <w:rFonts w:ascii="Santander Text" w:hAnsi="Santander Text" w:cs="Arial"/>
          <w:szCs w:val="18"/>
          <w:lang w:val="pt-PT"/>
        </w:rPr>
        <w:t>s</w:t>
      </w:r>
      <w:r w:rsidRPr="000659FA">
        <w:rPr>
          <w:rFonts w:ascii="Santander Text" w:hAnsi="Santander Text" w:cs="Arial"/>
          <w:szCs w:val="18"/>
          <w:lang w:val="pt-PT"/>
        </w:rPr>
        <w:t xml:space="preserve"> em a)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respetivamente</w:t>
      </w:r>
      <w:r w:rsidRPr="000659FA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). Denote-se que </w:t>
      </w:r>
      <w:r w:rsidR="002B674C" w:rsidRPr="000659FA">
        <w:rPr>
          <w:rFonts w:ascii="Santander Text" w:hAnsi="Santander Text" w:cs="Arial"/>
          <w:szCs w:val="18"/>
          <w:lang w:val="pt-PT"/>
        </w:rPr>
        <w:t>atualmente não existe</w:t>
      </w:r>
      <w:r w:rsidRPr="000659FA">
        <w:rPr>
          <w:rFonts w:ascii="Santander Text" w:hAnsi="Santander Text" w:cs="Arial"/>
          <w:szCs w:val="18"/>
          <w:lang w:val="pt-PT"/>
        </w:rPr>
        <w:t xml:space="preserve"> informação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interna</w:t>
      </w:r>
      <w:r w:rsidRPr="000659FA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0659FA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="00022423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2B674C" w:rsidRPr="000659FA">
        <w:rPr>
          <w:rFonts w:ascii="Santander Text" w:hAnsi="Santander Text" w:cs="Arial"/>
          <w:szCs w:val="18"/>
          <w:lang w:val="pt-PT"/>
        </w:rPr>
        <w:t xml:space="preserve">conforme </w:t>
      </w:r>
      <w:r w:rsidRPr="000659FA">
        <w:rPr>
          <w:rFonts w:ascii="Santander Text" w:hAnsi="Santander Text" w:cs="Arial"/>
          <w:szCs w:val="18"/>
          <w:lang w:val="pt-PT"/>
        </w:rPr>
        <w:t xml:space="preserve">alinhado com a </w:t>
      </w:r>
      <w:r w:rsidR="00235680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>orporação.</w:t>
      </w:r>
    </w:p>
    <w:p w14:paraId="2DEF52E0" w14:textId="46EDB05F" w:rsidR="002C63D5" w:rsidRPr="000659FA" w:rsidRDefault="002C63D5" w:rsidP="008E5B92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0659FA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79963874" w14:textId="5A294F45" w:rsidR="00D6106A" w:rsidRPr="000659FA" w:rsidRDefault="00D6106A" w:rsidP="007E3521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Emissões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</w:t>
      </w:r>
      <w:r w:rsidR="00F96A39" w:rsidRPr="000659FA">
        <w:rPr>
          <w:rFonts w:ascii="Santander Text" w:hAnsi="Santander Text" w:cs="Arial"/>
          <w:i/>
          <w:iCs/>
          <w:szCs w:val="18"/>
          <w:lang w:val="pt-PT"/>
        </w:rPr>
        <w:t xml:space="preserve"> (kgCO2e/km)</w:t>
      </w:r>
      <w:r w:rsidR="00810A36" w:rsidRPr="000659FA">
        <w:rPr>
          <w:rFonts w:ascii="Santander Text" w:hAnsi="Santander Text" w:cs="Arial"/>
          <w:i/>
          <w:iCs/>
          <w:szCs w:val="18"/>
          <w:lang w:val="pt-PT"/>
        </w:rPr>
        <w:t>/1.000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* km’s percorridos</w:t>
      </w:r>
    </w:p>
    <w:p w14:paraId="314CBFC9" w14:textId="21EFC901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Na qual, as emissões (tCO2e) cor</w:t>
      </w:r>
      <w:r w:rsidR="00293451" w:rsidRPr="000659FA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="00293451" w:rsidRPr="000659FA">
        <w:rPr>
          <w:rFonts w:ascii="Santander Text" w:hAnsi="Santander Text" w:cs="Arial"/>
          <w:i/>
          <w:szCs w:val="18"/>
          <w:lang w:val="pt-PT"/>
        </w:rPr>
        <w:t>output 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686662E6" w14:textId="2793F724" w:rsidR="00D6106A" w:rsidRPr="000659FA" w:rsidRDefault="00D6106A" w:rsidP="008E5B92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="00235680" w:rsidRPr="000659FA">
        <w:rPr>
          <w:rFonts w:ascii="Santander Text" w:hAnsi="Santander Text" w:cs="Arial"/>
          <w:szCs w:val="18"/>
          <w:lang w:val="pt-PT"/>
        </w:rPr>
        <w:t>;</w:t>
      </w:r>
    </w:p>
    <w:p w14:paraId="24F60DA5" w14:textId="6B3F664E" w:rsidR="002C63D5" w:rsidRPr="000659FA" w:rsidRDefault="00D6106A" w:rsidP="008E5B92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Os km’s percorridos correspondem ao campo 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  obtido na alínea c)</w:t>
      </w:r>
      <w:r w:rsidR="00235680" w:rsidRPr="000659FA">
        <w:rPr>
          <w:rFonts w:ascii="Santander Text" w:hAnsi="Santander Text" w:cs="Arial"/>
          <w:szCs w:val="18"/>
          <w:lang w:val="pt-PT"/>
        </w:rPr>
        <w:t>.</w:t>
      </w:r>
    </w:p>
    <w:p w14:paraId="21F50BF2" w14:textId="04468C34" w:rsidR="00DE000D" w:rsidRPr="000659FA" w:rsidRDefault="00DE000D" w:rsidP="007E3521">
      <w:pPr>
        <w:pStyle w:val="MyHeading4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Estimated vehicle – unspecific emissions (Marco e modelo desconhecidos)</w:t>
      </w:r>
    </w:p>
    <w:p w14:paraId="7E0EF7F3" w14:textId="4214999B" w:rsidR="00DC4F09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2C63D5" w:rsidRPr="000659FA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14:paraId="1B60D6E5" w14:textId="291E0C96" w:rsidR="00B42D1D" w:rsidRPr="000659FA" w:rsidRDefault="00DC4F09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="002B674C" w:rsidRPr="000659FA">
        <w:rPr>
          <w:rFonts w:ascii="Santander Text" w:hAnsi="Santander Text" w:cs="Arial"/>
          <w:szCs w:val="18"/>
          <w:lang w:val="pt-PT"/>
        </w:rPr>
        <w:t>’, dado que o valor ‘</w:t>
      </w:r>
      <w:r w:rsidR="002B674C"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="002B674C" w:rsidRPr="000659FA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="002B674C" w:rsidRPr="000659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F57ECA5" w14:textId="105A226F" w:rsidR="002C63D5" w:rsidRPr="000659FA" w:rsidRDefault="002C63D5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as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14:paraId="290EF6F3" w14:textId="0395212D" w:rsidR="00D6106A" w:rsidRPr="000659FA" w:rsidRDefault="00122D9D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="00F37572" w:rsidRPr="000659FA">
        <w:rPr>
          <w:rFonts w:ascii="Santander Text" w:hAnsi="Santander Text" w:cs="Arial"/>
          <w:szCs w:val="18"/>
          <w:u w:val="single"/>
          <w:lang w:val="pt-PT"/>
        </w:rPr>
        <w:t>‘</w:t>
      </w:r>
      <w:r w:rsidR="00D6106A" w:rsidRPr="000659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="00F37572" w:rsidRPr="000659FA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462A9198" w14:textId="7B301AA6" w:rsidR="00D0746F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1. </w:t>
      </w:r>
      <w:r w:rsidR="002C63D5" w:rsidRPr="000659FA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0659FA">
        <w:rPr>
          <w:rFonts w:ascii="Santander Text" w:hAnsi="Santander Text" w:cs="Arial"/>
          <w:szCs w:val="18"/>
          <w:lang w:val="pt-PT"/>
        </w:rPr>
        <w:t>5</w:t>
      </w:r>
      <w:r w:rsidR="002C63D5" w:rsidRPr="000659FA">
        <w:rPr>
          <w:rFonts w:ascii="Santander Text" w:hAnsi="Santander Text" w:cs="Arial"/>
          <w:szCs w:val="18"/>
          <w:lang w:val="pt-PT"/>
        </w:rPr>
        <w:t>.1.3.2.2.2.</w:t>
      </w:r>
    </w:p>
    <w:p w14:paraId="6A206150" w14:textId="77777777" w:rsidR="00D0746F" w:rsidRPr="000659FA" w:rsidRDefault="00D0746F" w:rsidP="007E3521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2392D0B2" w14:textId="381C225B" w:rsidR="00293451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Portugal</w:t>
      </w:r>
      <w:r w:rsidR="00F30D3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tipo_veiculo’</w:t>
      </w:r>
      <w:r w:rsidR="00235680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59B750DD" w14:textId="113F200F" w:rsidR="00D0746F" w:rsidRPr="000659FA" w:rsidRDefault="00D6106A" w:rsidP="008E5B92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 xml:space="preserve">’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>, será assumido o valor fixo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E828419" w14:textId="4756C3A0" w:rsidR="00293451" w:rsidRPr="000659FA" w:rsidRDefault="00D0746F" w:rsidP="007E3521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14:paraId="2B0046B1" w14:textId="5F92FFFE" w:rsidR="0005563F" w:rsidRPr="000659FA" w:rsidRDefault="00D6106A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659FA">
        <w:rPr>
          <w:rFonts w:ascii="Santander Text" w:hAnsi="Santander Text" w:cs="Arial"/>
          <w:szCs w:val="18"/>
          <w:lang w:val="pt-PT"/>
        </w:rPr>
        <w:t>, por ‘</w:t>
      </w:r>
      <w:r w:rsidRPr="000659FA">
        <w:rPr>
          <w:rFonts w:ascii="Santander Text" w:hAnsi="Santander Text" w:cs="Arial"/>
          <w:i/>
          <w:szCs w:val="18"/>
          <w:lang w:val="pt-PT"/>
        </w:rPr>
        <w:t>nome_pais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0659FA">
        <w:rPr>
          <w:rFonts w:ascii="Santander Text" w:hAnsi="Santander Text" w:cs="Arial"/>
          <w:szCs w:val="18"/>
          <w:lang w:val="pt-PT"/>
        </w:rPr>
        <w:t xml:space="preserve"> ‘Portugal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659FA">
        <w:rPr>
          <w:rFonts w:ascii="Santander Text" w:hAnsi="Santander Text" w:cs="Arial"/>
          <w:iCs/>
          <w:szCs w:val="18"/>
          <w:lang w:val="pt-PT"/>
        </w:rPr>
        <w:t>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subgrupo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tipo_vcl’</w:t>
      </w:r>
      <w:r w:rsidRPr="000659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0659FA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0659FA">
        <w:rPr>
          <w:rFonts w:ascii="Santander Text" w:hAnsi="Santander Text" w:cs="Arial"/>
          <w:i/>
          <w:szCs w:val="18"/>
          <w:lang w:val="pt-PT"/>
        </w:rPr>
        <w:t>‘media_km’</w:t>
      </w:r>
      <w:r w:rsidRPr="000659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659FA">
        <w:rPr>
          <w:rFonts w:ascii="Santander Text" w:hAnsi="Santander Text" w:cs="Arial"/>
          <w:i/>
          <w:szCs w:val="18"/>
          <w:lang w:val="pt-PT"/>
        </w:rPr>
        <w:t>subgrupo’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0659FA">
        <w:rPr>
          <w:rFonts w:ascii="Santander Text" w:hAnsi="Santander Text" w:cs="Arial"/>
          <w:i/>
          <w:szCs w:val="18"/>
          <w:lang w:val="pt-PT"/>
        </w:rPr>
        <w:t>‘Average’</w:t>
      </w:r>
      <w:r w:rsidRPr="000659FA">
        <w:rPr>
          <w:rFonts w:ascii="Santander Text" w:hAnsi="Santander Text" w:cs="Arial"/>
          <w:szCs w:val="18"/>
          <w:lang w:val="pt-PT"/>
        </w:rPr>
        <w:t xml:space="preserve"> alinhado com a </w:t>
      </w:r>
      <w:r w:rsidR="005E46CD" w:rsidRPr="000659FA">
        <w:rPr>
          <w:rFonts w:ascii="Santander Text" w:hAnsi="Santander Text" w:cs="Arial"/>
          <w:szCs w:val="18"/>
          <w:lang w:val="pt-PT"/>
        </w:rPr>
        <w:t>Corporação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CFB349A" w14:textId="326B6344" w:rsidR="00D0746F" w:rsidRPr="000659FA" w:rsidRDefault="00D0746F" w:rsidP="007E3521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c) </w:t>
      </w:r>
      <w:r w:rsidRPr="000659FA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14:paraId="47D6AD54" w14:textId="257397AE" w:rsidR="00D6106A" w:rsidRPr="000659FA" w:rsidRDefault="003943E6" w:rsidP="007E3521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                   </w:t>
      </w:r>
      <w:r w:rsidR="00D0746F" w:rsidRPr="000659FA">
        <w:rPr>
          <w:rFonts w:ascii="Santander Text" w:hAnsi="Santander Text" w:cs="Arial"/>
          <w:szCs w:val="18"/>
          <w:lang w:val="pt-PT"/>
        </w:rPr>
        <w:t xml:space="preserve">1. </w:t>
      </w:r>
      <w:r w:rsidR="00D6106A" w:rsidRPr="000659FA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0659FA">
        <w:rPr>
          <w:rFonts w:ascii="Santander Text" w:hAnsi="Santander Text" w:cs="Arial"/>
          <w:szCs w:val="18"/>
          <w:lang w:val="es-ES" w:eastAsia="es-ES"/>
        </w:rPr>
        <w:t>5</w:t>
      </w:r>
      <w:r w:rsidR="003C406A" w:rsidRPr="000659FA">
        <w:rPr>
          <w:rFonts w:ascii="Santander Text" w:hAnsi="Santander Text" w:cs="Arial"/>
          <w:szCs w:val="18"/>
          <w:lang w:val="es-ES" w:eastAsia="es-ES"/>
        </w:rPr>
        <w:t>.1.3.2.2.2.</w:t>
      </w:r>
      <w:r w:rsidR="00D6106A" w:rsidRPr="000659FA">
        <w:rPr>
          <w:rFonts w:ascii="Santander Text" w:hAnsi="Santander Text" w:cs="Arial"/>
          <w:sz w:val="20"/>
          <w:szCs w:val="20"/>
          <w:lang w:val="pt-PT"/>
        </w:rPr>
        <w:t> </w:t>
      </w:r>
    </w:p>
    <w:p w14:paraId="6469725A" w14:textId="5E8EB0F8" w:rsidR="00122D9D" w:rsidRPr="000659FA" w:rsidRDefault="00B42D1D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659FA">
        <w:rPr>
          <w:rFonts w:ascii="Santander Text" w:hAnsi="Santander Text" w:cs="Arial"/>
          <w:b/>
          <w:szCs w:val="18"/>
          <w:lang w:val="es-ES" w:eastAsia="es-ES"/>
        </w:rPr>
        <w:t>5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="00122D9D" w:rsidRPr="000659FA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="00122D9D" w:rsidRPr="000659FA">
        <w:rPr>
          <w:rFonts w:ascii="Santander Text" w:hAnsi="Santander Text" w:cs="Arial"/>
          <w:b/>
          <w:szCs w:val="18"/>
          <w:lang w:val="es-ES" w:eastAsia="es-ES"/>
        </w:rPr>
        <w:t>)</w:t>
      </w:r>
    </w:p>
    <w:p w14:paraId="1A8C3A96" w14:textId="651D7462" w:rsidR="00122D9D" w:rsidRPr="000659FA" w:rsidRDefault="00122D9D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>’ para o campo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B42D1D" w:rsidRPr="000659FA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0659FA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já prevê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tipo_motor</w:t>
      </w:r>
      <w:r w:rsidRPr="000659FA">
        <w:rPr>
          <w:rFonts w:ascii="Santander Text" w:hAnsi="Santander Text" w:cs="Arial"/>
          <w:szCs w:val="18"/>
          <w:lang w:val="pt-PT"/>
        </w:rPr>
        <w:t>’ = ‘</w:t>
      </w:r>
      <w:r w:rsidRPr="000659FA">
        <w:rPr>
          <w:rFonts w:ascii="Santander Text" w:hAnsi="Santander Text" w:cs="Arial"/>
          <w:i/>
          <w:szCs w:val="18"/>
          <w:lang w:val="pt-PT"/>
        </w:rPr>
        <w:t>Average</w:t>
      </w:r>
      <w:r w:rsidRPr="000659FA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14:paraId="33FDA154" w14:textId="3606CD5C" w:rsidR="00D0746F" w:rsidRPr="000659FA" w:rsidRDefault="00122D9D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s</w:t>
      </w:r>
      <w:r w:rsidR="003C406A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D0746F" w:rsidRPr="000659FA">
        <w:rPr>
          <w:rFonts w:ascii="Santander Text" w:hAnsi="Santander Text" w:cs="Arial"/>
          <w:b/>
          <w:bCs/>
          <w:szCs w:val="18"/>
          <w:lang w:val="pt-PT"/>
        </w:rPr>
        <w:t>Gerais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="00B42D1D" w:rsidRPr="000659FA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18FAD887" w14:textId="58EF5D2F" w:rsidR="00283AC9" w:rsidRPr="000659FA" w:rsidRDefault="001B25C2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não for poss</w:t>
      </w:r>
      <w:r w:rsidR="00CF0FFA" w:rsidRPr="000659FA">
        <w:rPr>
          <w:rFonts w:ascii="Santander Text" w:hAnsi="Santander Text" w:cs="Arial"/>
          <w:szCs w:val="18"/>
          <w:lang w:val="pt-PT"/>
        </w:rPr>
        <w:t>í</w:t>
      </w:r>
      <w:r w:rsidRPr="000659FA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="00AE28D3" w:rsidRPr="000659FA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AE28D3" w:rsidRPr="000659FA">
        <w:rPr>
          <w:rFonts w:ascii="Santander Text" w:hAnsi="Santander Text" w:cs="Arial"/>
          <w:szCs w:val="18"/>
          <w:lang w:val="pt-PT"/>
        </w:rPr>
        <w:t>e</w:t>
      </w:r>
      <w:r w:rsidR="00AE28D3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AE28D3" w:rsidRPr="000659FA">
        <w:rPr>
          <w:rFonts w:ascii="Santander Text" w:hAnsi="Santander Text" w:cs="Arial"/>
          <w:szCs w:val="18"/>
          <w:lang w:val="pt-PT"/>
        </w:rPr>
        <w:t xml:space="preserve"> deve</w:t>
      </w:r>
      <w:r w:rsidR="00891C1E" w:rsidRPr="000659FA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="00891C1E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01326419" w14:textId="4C56D5C5" w:rsidR="00283AC9" w:rsidRPr="000659FA" w:rsidRDefault="00283AC9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503A2760" w14:textId="56E2D8C3" w:rsidR="00A57562" w:rsidRPr="000659FA" w:rsidRDefault="00122D9D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DE75B1" w:rsidRPr="000659FA">
        <w:rPr>
          <w:rFonts w:ascii="Santander Text" w:hAnsi="Santander Text" w:cs="Arial"/>
          <w:szCs w:val="18"/>
          <w:lang w:val="pt-PT"/>
        </w:rPr>
        <w:t>.</w:t>
      </w:r>
      <w:r w:rsidR="009F4FD2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6B94A63D" w14:textId="376F41CD" w:rsidR="00E46285" w:rsidRPr="000659FA" w:rsidRDefault="0001105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2C0665C5" w14:textId="202DE5BA" w:rsidR="00B56FDE" w:rsidRPr="000659FA" w:rsidRDefault="00B56FDE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Estas variáveis serão aprovisionadas de acordo com as respetivas </w:t>
      </w:r>
      <w:r w:rsidRPr="000659FA">
        <w:rPr>
          <w:rFonts w:ascii="Santander Text" w:hAnsi="Santander Text" w:cs="Arial"/>
          <w:i/>
          <w:sz w:val="18"/>
          <w:szCs w:val="18"/>
        </w:rPr>
        <w:t>scopes (scp1_emss’, ‘scp2_emss’ e ‘scp3_emss’).</w:t>
      </w:r>
    </w:p>
    <w:p w14:paraId="7240B617" w14:textId="57A28A14" w:rsidR="007634D2" w:rsidRPr="000659FA" w:rsidRDefault="007634D2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</w:t>
      </w:r>
      <w:r w:rsidR="00B56FDE" w:rsidRPr="000659FA">
        <w:rPr>
          <w:rFonts w:ascii="Santander Text" w:hAnsi="Santander Text" w:cs="Arial"/>
          <w:sz w:val="18"/>
          <w:szCs w:val="18"/>
        </w:rPr>
        <w:t>, dado que não é possível calcular as emissões de</w:t>
      </w:r>
      <w:r w:rsidR="00B56FDE" w:rsidRPr="000659FA">
        <w:rPr>
          <w:rFonts w:ascii="Santander Text" w:hAnsi="Santander Text" w:cs="Arial"/>
          <w:i/>
          <w:sz w:val="18"/>
          <w:szCs w:val="18"/>
        </w:rPr>
        <w:t xml:space="preserve"> scope </w:t>
      </w:r>
      <w:r w:rsidR="00B56FDE" w:rsidRPr="000659FA">
        <w:rPr>
          <w:rFonts w:ascii="Santander Text" w:hAnsi="Santander Text" w:cs="Arial"/>
          <w:sz w:val="18"/>
          <w:szCs w:val="18"/>
        </w:rPr>
        <w:t>3 (‘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scp3_emss’</w:t>
      </w:r>
      <w:r w:rsidR="00B56FDE" w:rsidRPr="000659FA">
        <w:rPr>
          <w:rFonts w:ascii="Santander Text" w:hAnsi="Santander Text" w:cs="Arial"/>
          <w:sz w:val="18"/>
          <w:szCs w:val="18"/>
        </w:rPr>
        <w:t>)</w:t>
      </w:r>
      <w:r w:rsidR="00B56FDE" w:rsidRPr="000659FA">
        <w:rPr>
          <w:rFonts w:ascii="Santander Text" w:hAnsi="Santander Text" w:cs="Arial"/>
          <w:i/>
          <w:sz w:val="18"/>
          <w:szCs w:val="18"/>
        </w:rPr>
        <w:t>.</w:t>
      </w:r>
    </w:p>
    <w:p w14:paraId="6F0C6B5B" w14:textId="268AC6BB" w:rsidR="00220D85" w:rsidRPr="000659FA" w:rsidRDefault="0069656D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</w:t>
      </w:r>
      <w:r w:rsidR="00011053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variáve</w:t>
      </w:r>
      <w:r w:rsidR="00011053" w:rsidRPr="000659FA">
        <w:rPr>
          <w:rFonts w:ascii="Santander Text" w:hAnsi="Santander Text" w:cs="Arial"/>
          <w:sz w:val="18"/>
          <w:szCs w:val="18"/>
        </w:rPr>
        <w:t>is</w:t>
      </w:r>
      <w:r w:rsidRPr="000659FA">
        <w:rPr>
          <w:rFonts w:ascii="Santander Text" w:hAnsi="Santander Text" w:cs="Arial"/>
          <w:sz w:val="18"/>
          <w:szCs w:val="18"/>
        </w:rPr>
        <w:t xml:space="preserve"> </w:t>
      </w:r>
      <w:r w:rsidR="00D50064" w:rsidRPr="000659FA">
        <w:rPr>
          <w:rFonts w:ascii="Santander Text" w:hAnsi="Santander Text" w:cs="Arial"/>
          <w:sz w:val="18"/>
          <w:szCs w:val="18"/>
        </w:rPr>
        <w:t>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e ‘</w:t>
      </w:r>
      <w:r w:rsidR="00D50064"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="00D50064"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</w:t>
      </w:r>
      <w:r w:rsidR="00011053" w:rsidRPr="000659FA">
        <w:rPr>
          <w:rFonts w:ascii="Santander Text" w:hAnsi="Santander Text" w:cs="Arial"/>
          <w:sz w:val="18"/>
          <w:szCs w:val="18"/>
        </w:rPr>
        <w:t>m</w:t>
      </w:r>
      <w:r w:rsidRPr="000659FA">
        <w:rPr>
          <w:rFonts w:ascii="Santander Text" w:hAnsi="Santander Text" w:cs="Arial"/>
          <w:sz w:val="18"/>
          <w:szCs w:val="18"/>
        </w:rPr>
        <w:t xml:space="preserve"> ser aprovisionada</w:t>
      </w:r>
      <w:r w:rsidR="009E148A" w:rsidRPr="000659FA">
        <w:rPr>
          <w:rFonts w:ascii="Santander Text" w:hAnsi="Santander Text" w:cs="Arial"/>
          <w:sz w:val="18"/>
          <w:szCs w:val="18"/>
        </w:rPr>
        <w:t>s</w:t>
      </w:r>
      <w:r w:rsidRPr="000659FA">
        <w:rPr>
          <w:rFonts w:ascii="Santander Text" w:hAnsi="Santander Text" w:cs="Arial"/>
          <w:sz w:val="18"/>
          <w:szCs w:val="18"/>
        </w:rPr>
        <w:t xml:space="preserve"> com o</w:t>
      </w:r>
      <w:r w:rsidR="0010701A" w:rsidRPr="000659FA">
        <w:rPr>
          <w:rFonts w:ascii="Santander Text" w:hAnsi="Santander Text" w:cs="Arial"/>
          <w:sz w:val="18"/>
          <w:szCs w:val="18"/>
        </w:rPr>
        <w:t>s</w:t>
      </w:r>
      <w:r w:rsidR="00D50064" w:rsidRPr="000659FA">
        <w:rPr>
          <w:rFonts w:ascii="Santander Text" w:hAnsi="Santander Text" w:cs="Arial"/>
          <w:sz w:val="18"/>
          <w:szCs w:val="18"/>
        </w:rPr>
        <w:t xml:space="preserve"> seguintes</w:t>
      </w:r>
      <w:r w:rsidRPr="000659FA">
        <w:rPr>
          <w:rFonts w:ascii="Santander Text" w:hAnsi="Santander Text" w:cs="Arial"/>
          <w:sz w:val="18"/>
          <w:szCs w:val="18"/>
        </w:rPr>
        <w:t xml:space="preserve"> valor</w:t>
      </w:r>
      <w:r w:rsidR="0010701A" w:rsidRPr="000659FA">
        <w:rPr>
          <w:rFonts w:ascii="Santander Text" w:hAnsi="Santander Text" w:cs="Arial"/>
          <w:sz w:val="18"/>
          <w:szCs w:val="18"/>
        </w:rPr>
        <w:t>es</w:t>
      </w:r>
      <w:r w:rsidR="007634D2" w:rsidRPr="000659FA">
        <w:rPr>
          <w:rFonts w:ascii="Santander Text" w:hAnsi="Santander Text" w:cs="Arial"/>
          <w:sz w:val="18"/>
          <w:szCs w:val="18"/>
        </w:rPr>
        <w:t>:</w:t>
      </w:r>
    </w:p>
    <w:p w14:paraId="417EEA88" w14:textId="63B95F60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0659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DE75B1" w:rsidRPr="000659FA">
        <w:rPr>
          <w:rFonts w:ascii="Santander Text" w:hAnsi="Santander Text" w:cs="Arial"/>
          <w:szCs w:val="18"/>
          <w:lang w:val="pt-PT"/>
        </w:rPr>
        <w:t>;</w:t>
      </w:r>
    </w:p>
    <w:p w14:paraId="3DD2ADD5" w14:textId="2D5C8703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</w:t>
      </w:r>
      <w:r w:rsidRPr="000659FA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="003C33B2" w:rsidRPr="000659FA">
        <w:rPr>
          <w:rFonts w:ascii="Santander Text" w:hAnsi="Santander Text" w:cs="Arial"/>
          <w:szCs w:val="18"/>
          <w:lang w:val="pt-PT"/>
        </w:rPr>
        <w:t>MISS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05563F" w:rsidRPr="000659FA">
        <w:rPr>
          <w:rFonts w:ascii="Santander Text" w:hAnsi="Santander Text" w:cs="Arial"/>
          <w:szCs w:val="18"/>
          <w:lang w:val="pt-PT"/>
        </w:rPr>
        <w:t>;</w:t>
      </w:r>
    </w:p>
    <w:p w14:paraId="6219C175" w14:textId="6BA85DF5" w:rsidR="00220D85" w:rsidRPr="000659FA" w:rsidRDefault="00220D85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um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com valor </w:t>
      </w:r>
      <w:r w:rsidRPr="000659FA">
        <w:rPr>
          <w:rFonts w:ascii="Santander Text" w:hAnsi="Santander Text" w:cs="Arial"/>
          <w:szCs w:val="18"/>
          <w:lang w:val="pt-PT"/>
        </w:rPr>
        <w:t xml:space="preserve">e </w:t>
      </w:r>
      <w:r w:rsidR="00B56FDE" w:rsidRPr="000659FA">
        <w:rPr>
          <w:rFonts w:ascii="Santander Text" w:hAnsi="Santander Text" w:cs="Arial"/>
          <w:szCs w:val="18"/>
          <w:lang w:val="pt-PT"/>
        </w:rPr>
        <w:t>o outro 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, o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 xml:space="preserve">que estiver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="00B56FDE" w:rsidRPr="000659FA">
        <w:rPr>
          <w:rFonts w:ascii="Santander Text" w:hAnsi="Santander Text" w:cs="Arial"/>
          <w:szCs w:val="18"/>
          <w:lang w:val="pt-PT"/>
        </w:rPr>
        <w:t>Para 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szCs w:val="18"/>
          <w:lang w:val="pt-PT"/>
        </w:rPr>
        <w:t>que estiver preenchido</w:t>
      </w:r>
      <w:r w:rsidR="00B56FDE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o r</w:t>
      </w:r>
      <w:r w:rsidR="00580093" w:rsidRPr="000659FA">
        <w:rPr>
          <w:rFonts w:ascii="Santander Text" w:hAnsi="Santander Text" w:cs="Arial"/>
          <w:szCs w:val="18"/>
          <w:lang w:val="pt-PT"/>
        </w:rPr>
        <w:t>espetivo campo de origem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B56FDE" w:rsidRPr="000659FA">
        <w:rPr>
          <w:rFonts w:ascii="Santander Text" w:hAnsi="Santander Text" w:cs="Arial"/>
          <w:szCs w:val="18"/>
          <w:lang w:val="pt-PT"/>
        </w:rPr>
        <w:t>(‘</w:t>
      </w:r>
      <w:r w:rsidR="00B56FDE" w:rsidRPr="000659FA">
        <w:rPr>
          <w:rFonts w:ascii="Santander Text" w:hAnsi="Santander Text"/>
          <w:i/>
          <w:lang w:val="pt-PT"/>
        </w:rPr>
        <w:t>origem_scp1_emss’</w:t>
      </w:r>
      <w:r w:rsidR="00B56FDE" w:rsidRPr="000659FA">
        <w:rPr>
          <w:rFonts w:ascii="Santander Text" w:hAnsi="Santander Text"/>
          <w:lang w:val="pt-PT"/>
        </w:rPr>
        <w:t xml:space="preserve"> ou ‘</w:t>
      </w:r>
      <w:r w:rsidR="00B56FDE" w:rsidRPr="000659FA">
        <w:rPr>
          <w:rFonts w:ascii="Santander Text" w:hAnsi="Santander Text"/>
          <w:i/>
          <w:lang w:val="pt-PT"/>
        </w:rPr>
        <w:t>origem_scp2_emss’</w:t>
      </w:r>
      <w:r w:rsidR="00B56FDE" w:rsidRPr="000659FA">
        <w:rPr>
          <w:rFonts w:ascii="Santander Text" w:hAnsi="Santander Text"/>
          <w:lang w:val="pt-PT"/>
        </w:rPr>
        <w:t xml:space="preserve">) deverá assumir os seguintes valores, </w:t>
      </w:r>
      <w:r w:rsidRPr="000659FA">
        <w:rPr>
          <w:rFonts w:ascii="Santander Text" w:hAnsi="Santander Text" w:cs="Arial"/>
          <w:szCs w:val="18"/>
          <w:lang w:val="pt-PT"/>
        </w:rPr>
        <w:t>de acordo com a metodologia aplicada:</w:t>
      </w:r>
    </w:p>
    <w:p w14:paraId="5DE0C9D9" w14:textId="35298082" w:rsidR="00122D9D" w:rsidRPr="000659FA" w:rsidRDefault="005E46C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</w:t>
      </w:r>
      <w:r w:rsidR="00122D9D"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MVL_DQS1_1A’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="00122D9D"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13AC6446" w14:textId="1433C27D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‘MVL_DQS1_1B’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578F8E1F" w14:textId="20B8DEEC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‘MVL_DQS2_2A’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;</w:t>
      </w:r>
    </w:p>
    <w:p w14:paraId="394C1A0C" w14:textId="6F4CCF56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‘MVL_DQS3_2B’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possível aplicar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.1.3.2.2.2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.;</w:t>
      </w:r>
    </w:p>
    <w:p w14:paraId="37900F95" w14:textId="70BAFAA5" w:rsidR="00122D9D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‘MVL_DQS4_3A’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pt-PT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.1.3.2.3.1</w:t>
      </w:r>
      <w:r w:rsidR="00B56FDE" w:rsidRPr="000659FA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; </w:t>
      </w:r>
    </w:p>
    <w:p w14:paraId="07FB0EC5" w14:textId="50B852E3" w:rsidR="00891C1E" w:rsidRPr="000659FA" w:rsidRDefault="00122D9D" w:rsidP="008E5B92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‘MVL_DQS5_3B’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, caso seja seguida a abordagem descrita em </w:t>
      </w:r>
      <w:r w:rsidR="00F324B4" w:rsidRPr="000659FA">
        <w:rPr>
          <w:rFonts w:ascii="Santander Text" w:hAnsi="Santander Text" w:cs="Arial"/>
          <w:b/>
          <w:bCs/>
          <w:szCs w:val="18"/>
          <w:lang w:val="es-ES"/>
        </w:rPr>
        <w:t>5</w:t>
      </w:r>
      <w:r w:rsidR="00B81418" w:rsidRPr="000659FA">
        <w:rPr>
          <w:rFonts w:ascii="Santander Text" w:hAnsi="Santander Text" w:cs="Arial"/>
          <w:b/>
          <w:bCs/>
          <w:szCs w:val="18"/>
          <w:lang w:val="es-ES"/>
        </w:rPr>
        <w:t>.1.3.2.3.2</w:t>
      </w:r>
      <w:r w:rsidR="00DE75B1" w:rsidRPr="000659FA">
        <w:rPr>
          <w:rFonts w:ascii="Santander Text" w:eastAsia="Times New Roman" w:hAnsi="Santander Text" w:cs="Arial"/>
          <w:szCs w:val="18"/>
          <w:lang w:val="es-ES" w:eastAsia="pt-PT"/>
        </w:rPr>
        <w:t>.</w:t>
      </w:r>
    </w:p>
    <w:p w14:paraId="67B4A13A" w14:textId="1A95F0E8" w:rsidR="00DE000D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u</w:t>
      </w:r>
      <w:r w:rsidR="00DE000D" w:rsidRPr="000659FA">
        <w:rPr>
          <w:color w:val="auto"/>
          <w:lang w:val="pt-PT"/>
        </w:rPr>
        <w:t>nidade_funcional_scp1_emss, unidade_funcional_scp2_emss e unidade_funcional_scp3_emss</w:t>
      </w:r>
    </w:p>
    <w:p w14:paraId="4533779D" w14:textId="51FFC418" w:rsidR="00220D85" w:rsidRPr="000659FA" w:rsidRDefault="00891C1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estão preenchidos sempre que aos campos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14:paraId="3C9BD722" w14:textId="11CE9B99" w:rsidR="00E46285" w:rsidRPr="000659FA" w:rsidRDefault="005F2FC3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05" w:name="_Toc143871832"/>
      <w:bookmarkStart w:id="406" w:name="_Toc194943230"/>
      <w:r w:rsidRPr="000659FA">
        <w:rPr>
          <w:color w:val="auto"/>
          <w:lang w:val="pt-PT"/>
        </w:rPr>
        <w:t xml:space="preserve">Emissões por </w:t>
      </w:r>
      <w:r w:rsidR="00364BED" w:rsidRPr="000659FA">
        <w:rPr>
          <w:color w:val="auto"/>
          <w:lang w:val="pt-PT"/>
        </w:rPr>
        <w:t>país/</w:t>
      </w:r>
      <w:r w:rsidRPr="000659FA">
        <w:rPr>
          <w:color w:val="auto"/>
          <w:lang w:val="pt-PT"/>
        </w:rPr>
        <w:t>marca/modelo</w:t>
      </w:r>
      <w:r w:rsidR="009C3795" w:rsidRPr="000659FA">
        <w:rPr>
          <w:color w:val="auto"/>
          <w:lang w:val="pt-PT"/>
        </w:rPr>
        <w:t>/subgrupo</w:t>
      </w:r>
      <w:r w:rsidRPr="000659FA">
        <w:rPr>
          <w:color w:val="auto"/>
          <w:lang w:val="pt-PT"/>
        </w:rPr>
        <w:t xml:space="preserve"> </w:t>
      </w:r>
      <w:r w:rsidR="006243C0" w:rsidRPr="000659FA">
        <w:rPr>
          <w:color w:val="auto"/>
          <w:lang w:val="pt-PT"/>
        </w:rPr>
        <w:t>–</w:t>
      </w:r>
      <w:r w:rsidR="00CD28D9" w:rsidRPr="000659FA">
        <w:rPr>
          <w:i/>
          <w:color w:val="auto"/>
          <w:lang w:val="pt-PT"/>
        </w:rPr>
        <w:t>modesg_inp_emss_vcls</w:t>
      </w:r>
      <w:bookmarkEnd w:id="405"/>
      <w:bookmarkEnd w:id="406"/>
    </w:p>
    <w:p w14:paraId="599F5238" w14:textId="3B32AE32" w:rsidR="00FD5208" w:rsidRPr="000659FA" w:rsidRDefault="00495AFA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CD28D9" w:rsidRPr="000659FA">
        <w:rPr>
          <w:rFonts w:ascii="Santander Text" w:hAnsi="Santander Text" w:cs="Arial"/>
          <w:lang w:val="pt-PT"/>
        </w:rPr>
        <w:t xml:space="preserve">e </w:t>
      </w:r>
      <w:r w:rsidR="00CD28D9" w:rsidRPr="000659FA">
        <w:rPr>
          <w:rFonts w:ascii="Santander Text" w:hAnsi="Santander Text" w:cs="Arial"/>
          <w:i/>
          <w:lang w:val="pt-PT"/>
        </w:rPr>
        <w:t>input</w:t>
      </w:r>
      <w:r w:rsidR="00CD28D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64BED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>a informação sobre os fatores de emissão por país,</w:t>
      </w:r>
      <w:r w:rsidR="009C3795" w:rsidRPr="000659FA">
        <w:rPr>
          <w:rFonts w:ascii="Santander Text" w:hAnsi="Santander Text" w:cs="Arial"/>
          <w:lang w:val="pt-PT"/>
        </w:rPr>
        <w:t xml:space="preserve"> região, estado</w:t>
      </w:r>
      <w:r w:rsidRPr="000659FA">
        <w:rPr>
          <w:rFonts w:ascii="Santander Text" w:hAnsi="Santander Text" w:cs="Arial"/>
          <w:lang w:val="pt-PT"/>
        </w:rPr>
        <w:t xml:space="preserve"> marca</w:t>
      </w:r>
      <w:r w:rsidR="009C379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modelo</w:t>
      </w:r>
      <w:r w:rsidR="00FB1B22" w:rsidRPr="000659FA">
        <w:rPr>
          <w:rFonts w:ascii="Santander Text" w:hAnsi="Santander Text" w:cs="Arial"/>
          <w:lang w:val="pt-PT"/>
        </w:rPr>
        <w:t>,</w:t>
      </w:r>
      <w:r w:rsidR="009C3795" w:rsidRPr="000659FA">
        <w:rPr>
          <w:rFonts w:ascii="Santander Text" w:hAnsi="Santander Text" w:cs="Arial"/>
          <w:lang w:val="pt-PT"/>
        </w:rPr>
        <w:t xml:space="preserve"> tipo de veículo, tipo de motor, nome unidade funcional e subgrupo</w:t>
      </w:r>
      <w:r w:rsidRPr="000659FA">
        <w:rPr>
          <w:rFonts w:ascii="Santander Text" w:hAnsi="Santander Text" w:cs="Arial"/>
          <w:lang w:val="pt-PT"/>
        </w:rPr>
        <w:t>. Será assim possível usar estes dados para estimar as emissões financiadas em casos em que as emissões relatadas não sejam disponibilizadas.</w:t>
      </w:r>
      <w:r w:rsidR="00FD5208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D5208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="00F85DDC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85DDC" w:rsidRPr="000659FA">
        <w:rPr>
          <w:rFonts w:ascii="Santander Text" w:hAnsi="Santander Text" w:cs="Arial"/>
          <w:iCs/>
          <w:lang w:val="pt-PT"/>
        </w:rPr>
        <w:t>.xlsx</w:t>
      </w:r>
      <w:r w:rsidR="00DE75B1" w:rsidRPr="000659FA">
        <w:rPr>
          <w:rFonts w:ascii="Santander Text" w:hAnsi="Santander Text" w:cs="Arial"/>
          <w:iCs/>
          <w:lang w:val="pt-PT"/>
        </w:rPr>
        <w:t>”</w:t>
      </w:r>
      <w:r w:rsidR="00F85DDC" w:rsidRPr="000659FA">
        <w:rPr>
          <w:rFonts w:ascii="Santander Text" w:hAnsi="Santander Text" w:cs="Arial"/>
          <w:i/>
          <w:iCs/>
          <w:lang w:val="pt-PT"/>
        </w:rPr>
        <w:t>.</w:t>
      </w:r>
    </w:p>
    <w:p w14:paraId="69F282B7" w14:textId="13963262" w:rsidR="00173C9F" w:rsidRPr="000659FA" w:rsidRDefault="00173C9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informação é disponibilizada pel</w:t>
      </w:r>
      <w:r w:rsidR="002C4C68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2C4C68" w:rsidRPr="000659FA">
        <w:rPr>
          <w:rFonts w:ascii="Santander Text" w:hAnsi="Santander Text" w:cs="Arial"/>
          <w:lang w:val="pt-PT"/>
        </w:rPr>
        <w:t>PCAF (</w:t>
      </w:r>
      <w:r w:rsidR="002C4C68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2C4C68" w:rsidRPr="000659FA">
        <w:rPr>
          <w:rFonts w:ascii="Santander Text" w:hAnsi="Santander Text" w:cs="Arial"/>
          <w:lang w:val="pt-PT"/>
        </w:rPr>
        <w:t>)</w:t>
      </w:r>
      <w:r w:rsidR="0058327A" w:rsidRPr="000659FA">
        <w:rPr>
          <w:rFonts w:ascii="Santander Text" w:hAnsi="Santander Text" w:cs="Arial"/>
          <w:lang w:val="pt-PT"/>
        </w:rPr>
        <w:t>.</w:t>
      </w:r>
    </w:p>
    <w:p w14:paraId="4D9D0DF3" w14:textId="2BF5A2BB" w:rsidR="00B1101A" w:rsidRPr="000659FA" w:rsidRDefault="00495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553023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B1101A" w:rsidRPr="000659FA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14:paraId="1D2D1000" w14:textId="4620B8CA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</w:t>
      </w:r>
      <w:r w:rsidR="00F85DDC" w:rsidRPr="000659FA">
        <w:rPr>
          <w:rFonts w:ascii="Santander Text" w:hAnsi="Santander Text" w:cs="Arial"/>
          <w:lang w:val="pt-PT"/>
        </w:rPr>
        <w:t>os os registos</w:t>
      </w:r>
      <w:r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64CB98FA" w14:textId="1F8F2DB6" w:rsidR="00B1101A" w:rsidRPr="000659FA" w:rsidRDefault="00B1101A" w:rsidP="008E5B9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48A94D0B" w14:textId="77777777" w:rsidR="009736AC" w:rsidRPr="000659FA" w:rsidRDefault="009736A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60DA3EC4" w14:textId="09709A28" w:rsidR="0099433B" w:rsidRPr="000659FA" w:rsidRDefault="009736AC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À exceção da</w:t>
      </w:r>
      <w:r w:rsidR="009C3795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variáve</w:t>
      </w:r>
      <w:r w:rsidR="009C3795" w:rsidRPr="000659FA">
        <w:rPr>
          <w:rFonts w:ascii="Santander Text" w:hAnsi="Santander Text" w:cs="Arial"/>
          <w:lang w:val="pt-PT"/>
        </w:rPr>
        <w:t>is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FB1B22" w:rsidRPr="000659FA">
        <w:rPr>
          <w:rFonts w:ascii="Santander Text" w:hAnsi="Santander Text" w:cs="Arial"/>
          <w:lang w:val="pt-PT"/>
        </w:rPr>
        <w:t>’</w:t>
      </w:r>
      <w:r w:rsidR="0099433B" w:rsidRPr="000659FA">
        <w:rPr>
          <w:rFonts w:ascii="Santander Text" w:hAnsi="Santander Text" w:cs="Arial"/>
          <w:i/>
          <w:iCs/>
          <w:lang w:val="pt-PT"/>
        </w:rPr>
        <w:t>nome_estado</w:t>
      </w:r>
      <w:r w:rsidR="00FB1B22" w:rsidRPr="000659FA">
        <w:rPr>
          <w:rFonts w:ascii="Santander Text" w:hAnsi="Santander Text" w:cs="Arial"/>
          <w:i/>
          <w:iCs/>
          <w:lang w:val="pt-PT"/>
        </w:rPr>
        <w:t>’</w:t>
      </w:r>
      <w:r w:rsidR="0099433B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nome_pais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subgrupo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lang w:val="pt-PT"/>
        </w:rPr>
        <w:t>,</w:t>
      </w:r>
      <w:r w:rsidR="00FB1B22" w:rsidRPr="000659FA">
        <w:rPr>
          <w:rFonts w:ascii="Santander Text" w:hAnsi="Santander Text" w:cs="Arial"/>
          <w:i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scp1_ftr_emss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,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scp2_ftr_emss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487615" w:rsidRPr="000659FA">
        <w:rPr>
          <w:rFonts w:ascii="Santander Text" w:hAnsi="Santander Text" w:cs="Arial"/>
          <w:szCs w:val="18"/>
          <w:lang w:val="pt-PT"/>
        </w:rPr>
        <w:t>e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FB1B22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487615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99433B" w:rsidRPr="000659FA">
        <w:rPr>
          <w:rFonts w:ascii="Santander Text" w:hAnsi="Santander Text" w:cs="Arial"/>
          <w:lang w:val="pt-PT"/>
        </w:rPr>
        <w:t>as restantes variáveis devem estar preenchidas;</w:t>
      </w:r>
      <w:r w:rsidR="007B10B1" w:rsidRPr="000659FA">
        <w:rPr>
          <w:rFonts w:ascii="Santander Text" w:hAnsi="Santander Text" w:cs="Arial"/>
          <w:lang w:val="pt-PT"/>
        </w:rPr>
        <w:t xml:space="preserve"> e</w:t>
      </w:r>
    </w:p>
    <w:p w14:paraId="2E8551EF" w14:textId="3FD6A92D" w:rsidR="0099433B" w:rsidRPr="000659FA" w:rsidRDefault="00C1260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DE75B1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devem </w:t>
      </w:r>
      <w:r w:rsidR="00487615" w:rsidRPr="000659FA">
        <w:rPr>
          <w:rFonts w:ascii="Santander Text" w:hAnsi="Santander Text" w:cs="Arial"/>
          <w:lang w:val="pt-PT"/>
        </w:rPr>
        <w:t xml:space="preserve">ser superiores a </w:t>
      </w:r>
      <w:r w:rsidRPr="000659FA">
        <w:rPr>
          <w:rFonts w:ascii="Santander Text" w:hAnsi="Santander Text" w:cs="Arial"/>
          <w:lang w:val="pt-PT"/>
        </w:rPr>
        <w:t>0</w:t>
      </w:r>
      <w:r w:rsidR="00487615" w:rsidRPr="000659FA">
        <w:rPr>
          <w:rFonts w:ascii="Santander Text" w:hAnsi="Santander Text" w:cs="Arial"/>
          <w:lang w:val="pt-PT"/>
        </w:rPr>
        <w:t>, quando preenchidos</w:t>
      </w:r>
      <w:r w:rsidR="00DE75B1" w:rsidRPr="000659FA">
        <w:rPr>
          <w:rFonts w:ascii="Santander Text" w:hAnsi="Santander Text" w:cs="Arial"/>
          <w:lang w:val="pt-PT"/>
        </w:rPr>
        <w:t>;</w:t>
      </w:r>
    </w:p>
    <w:p w14:paraId="17DD2B72" w14:textId="0CE956E7" w:rsidR="00487615" w:rsidRPr="000659FA" w:rsidRDefault="00487615" w:rsidP="008E5B92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A variável</w:t>
      </w:r>
      <w:r w:rsidR="00DE75B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szCs w:val="18"/>
          <w:lang w:val="pt-PT"/>
        </w:rPr>
        <w:t>scp3_ftr_emss</w:t>
      </w:r>
      <w:r w:rsidR="00DE75B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="00842926" w:rsidRPr="000659FA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C03D806" w14:textId="15270ECB" w:rsidR="005F2FC3" w:rsidRPr="000659FA" w:rsidRDefault="0016464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07" w:name="_Toc143871831"/>
      <w:bookmarkStart w:id="408" w:name="_Toc194943231"/>
      <w:r w:rsidRPr="000659FA">
        <w:rPr>
          <w:color w:val="auto"/>
          <w:lang w:val="pt-PT"/>
        </w:rPr>
        <w:t>E</w:t>
      </w:r>
      <w:r w:rsidR="00155220" w:rsidRPr="000659FA">
        <w:rPr>
          <w:color w:val="auto"/>
          <w:lang w:val="pt-PT"/>
        </w:rPr>
        <w:t>miss</w:t>
      </w:r>
      <w:r w:rsidRPr="000659FA">
        <w:rPr>
          <w:color w:val="auto"/>
          <w:lang w:val="pt-PT"/>
        </w:rPr>
        <w:t>ões méd</w:t>
      </w:r>
      <w:r w:rsidR="00842926" w:rsidRPr="000659FA">
        <w:rPr>
          <w:color w:val="auto"/>
          <w:lang w:val="pt-PT"/>
        </w:rPr>
        <w:t xml:space="preserve">ias </w:t>
      </w:r>
      <w:r w:rsidR="00155220" w:rsidRPr="000659FA">
        <w:rPr>
          <w:color w:val="auto"/>
          <w:lang w:val="pt-PT"/>
        </w:rPr>
        <w:t xml:space="preserve">e </w:t>
      </w:r>
      <w:r w:rsidR="00472C59" w:rsidRPr="000659FA">
        <w:rPr>
          <w:color w:val="auto"/>
          <w:lang w:val="pt-PT"/>
        </w:rPr>
        <w:t>k</w:t>
      </w:r>
      <w:r w:rsidR="00155220" w:rsidRPr="000659FA">
        <w:rPr>
          <w:color w:val="auto"/>
          <w:lang w:val="pt-PT"/>
        </w:rPr>
        <w:t xml:space="preserve">m’s por tipo de </w:t>
      </w:r>
      <w:r w:rsidRPr="000659FA">
        <w:rPr>
          <w:color w:val="auto"/>
          <w:lang w:val="pt-PT"/>
        </w:rPr>
        <w:t xml:space="preserve">motor/tipo de </w:t>
      </w:r>
      <w:r w:rsidR="00155220" w:rsidRPr="000659FA">
        <w:rPr>
          <w:color w:val="auto"/>
          <w:lang w:val="pt-PT"/>
        </w:rPr>
        <w:t>veículo/país</w:t>
      </w:r>
      <w:r w:rsidR="00487615" w:rsidRPr="000659FA">
        <w:rPr>
          <w:color w:val="auto"/>
          <w:lang w:val="pt-PT"/>
        </w:rPr>
        <w:t>/ subgrupo</w:t>
      </w:r>
      <w:r w:rsidR="00155220" w:rsidRPr="000659FA">
        <w:rPr>
          <w:color w:val="auto"/>
          <w:lang w:val="pt-PT"/>
        </w:rPr>
        <w:t xml:space="preserve"> - </w:t>
      </w:r>
      <w:bookmarkEnd w:id="407"/>
      <w:r w:rsidR="007A7948" w:rsidRPr="000659FA">
        <w:rPr>
          <w:i/>
          <w:color w:val="auto"/>
          <w:u w:val="single"/>
          <w:lang w:val="pt-PT"/>
        </w:rPr>
        <w:t>modesg_inp_km_medios_emss_vcls</w:t>
      </w:r>
      <w:bookmarkEnd w:id="408"/>
    </w:p>
    <w:p w14:paraId="4436BBE0" w14:textId="5C8119AE" w:rsidR="009C47B2" w:rsidRPr="000659FA" w:rsidRDefault="009C47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7A7948" w:rsidRPr="000659FA">
        <w:rPr>
          <w:rFonts w:ascii="Santander Text" w:hAnsi="Santander Text" w:cs="Arial"/>
          <w:lang w:val="pt-PT"/>
        </w:rPr>
        <w:t xml:space="preserve">e </w:t>
      </w:r>
      <w:r w:rsidR="007A7948" w:rsidRPr="000659FA">
        <w:rPr>
          <w:rFonts w:ascii="Santander Text" w:hAnsi="Santander Text" w:cs="Arial"/>
          <w:i/>
          <w:lang w:val="pt-PT"/>
        </w:rPr>
        <w:t>input</w:t>
      </w:r>
      <w:r w:rsidR="007A794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serve dois propósitos aos utilizadores de negócio:</w:t>
      </w:r>
    </w:p>
    <w:p w14:paraId="24DCF040" w14:textId="0DEB589B" w:rsidR="009C47B2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Carregar</w:t>
      </w:r>
      <w:r w:rsidR="009C47B2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os </w:t>
      </w:r>
      <w:r w:rsidR="009C47B2" w:rsidRPr="000659FA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="00340DB8" w:rsidRPr="000659FA">
        <w:rPr>
          <w:rFonts w:ascii="Santander Text" w:hAnsi="Santander Text" w:cs="Arial"/>
          <w:lang w:val="pt-PT"/>
        </w:rPr>
        <w:t xml:space="preserve">; </w:t>
      </w:r>
    </w:p>
    <w:p w14:paraId="28A9DDDB" w14:textId="7B7BDC28" w:rsidR="000034CE" w:rsidRPr="000659FA" w:rsidRDefault="00B573D6" w:rsidP="008E5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Carregar </w:t>
      </w:r>
      <w:r w:rsidR="00781589" w:rsidRPr="000659FA">
        <w:rPr>
          <w:rFonts w:ascii="Santander Text" w:hAnsi="Santander Text" w:cs="Arial"/>
          <w:lang w:val="pt-PT"/>
        </w:rPr>
        <w:t xml:space="preserve">as emissões médias </w:t>
      </w:r>
      <w:r w:rsidRPr="000659FA">
        <w:rPr>
          <w:rFonts w:ascii="Santander Text" w:hAnsi="Santander Text" w:cs="Arial"/>
          <w:lang w:val="pt-PT"/>
        </w:rPr>
        <w:t xml:space="preserve">por país, </w:t>
      </w:r>
      <w:r w:rsidR="004919A5" w:rsidRPr="000659FA">
        <w:rPr>
          <w:rFonts w:ascii="Santander Text" w:hAnsi="Santander Text" w:cs="Arial"/>
          <w:lang w:val="pt-PT"/>
        </w:rPr>
        <w:t>tipo de motor</w:t>
      </w:r>
      <w:r w:rsidR="00487615" w:rsidRPr="000659FA">
        <w:rPr>
          <w:rFonts w:ascii="Santander Text" w:hAnsi="Santander Text" w:cs="Arial"/>
          <w:lang w:val="pt-PT"/>
        </w:rPr>
        <w:t>,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="004919A5" w:rsidRPr="000659FA">
        <w:rPr>
          <w:rFonts w:ascii="Santander Text" w:hAnsi="Santander Text" w:cs="Arial"/>
          <w:lang w:val="pt-PT"/>
        </w:rPr>
        <w:t>tipo de veículo</w:t>
      </w:r>
      <w:r w:rsidR="00487615" w:rsidRPr="000659FA">
        <w:rPr>
          <w:rFonts w:ascii="Santander Text" w:hAnsi="Santander Text" w:cs="Arial"/>
          <w:lang w:val="pt-PT"/>
        </w:rPr>
        <w:t xml:space="preserve"> e subgrupo</w:t>
      </w:r>
      <w:r w:rsidR="004919A5" w:rsidRPr="000659FA">
        <w:rPr>
          <w:rFonts w:ascii="Santander Text" w:hAnsi="Santander Text" w:cs="Arial"/>
          <w:lang w:val="pt-PT"/>
        </w:rPr>
        <w:t>.</w:t>
      </w:r>
    </w:p>
    <w:p w14:paraId="104FCDC2" w14:textId="022589BD" w:rsidR="007B10B1" w:rsidRPr="000659FA" w:rsidRDefault="00F85DDC" w:rsidP="007E3521">
      <w:p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9104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DE75B1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DE75B1" w:rsidRPr="000659FA">
        <w:rPr>
          <w:rFonts w:ascii="Santander Text" w:hAnsi="Santander Text" w:cs="Arial"/>
          <w:lang w:val="pt-PT"/>
        </w:rPr>
        <w:t>”</w:t>
      </w:r>
      <w:r w:rsidR="000034CE" w:rsidRPr="000659FA">
        <w:rPr>
          <w:rFonts w:ascii="Santander Text" w:hAnsi="Santander Text" w:cs="Arial"/>
          <w:lang w:val="pt-PT"/>
        </w:rPr>
        <w:t xml:space="preserve">. </w:t>
      </w:r>
      <w:r w:rsidR="00C765C1" w:rsidRPr="000659FA">
        <w:rPr>
          <w:rFonts w:ascii="Santander Text" w:hAnsi="Santander Text" w:cs="Arial"/>
          <w:lang w:val="pt-PT"/>
        </w:rPr>
        <w:t xml:space="preserve">Considerando o duplo propósito </w:t>
      </w:r>
      <w:r w:rsidR="00DC6BF9" w:rsidRPr="000659FA">
        <w:rPr>
          <w:rFonts w:ascii="Santander Text" w:hAnsi="Santander Text" w:cs="Arial"/>
          <w:lang w:val="pt-PT"/>
        </w:rPr>
        <w:t xml:space="preserve">deste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="00C765C1" w:rsidRPr="000659FA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="000034CE" w:rsidRPr="000659FA">
        <w:rPr>
          <w:rFonts w:ascii="Santander Text" w:hAnsi="Santander Text" w:cs="Arial"/>
          <w:lang w:val="pt-PT"/>
        </w:rPr>
        <w:t xml:space="preserve"> </w:t>
      </w:r>
      <w:r w:rsidR="007B10B1" w:rsidRPr="000659FA">
        <w:rPr>
          <w:rFonts w:ascii="Santander Text" w:hAnsi="Santander Text" w:cs="Arial"/>
          <w:lang w:val="pt-PT"/>
        </w:rPr>
        <w:t>Esta informação é disponibilizada pelo PCAF (</w:t>
      </w:r>
      <w:r w:rsidR="007B10B1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7B10B1" w:rsidRPr="000659FA">
        <w:rPr>
          <w:rFonts w:ascii="Santander Text" w:hAnsi="Santander Text" w:cs="Arial"/>
          <w:lang w:val="pt-PT"/>
        </w:rPr>
        <w:t>).</w:t>
      </w:r>
    </w:p>
    <w:p w14:paraId="3BFC2C26" w14:textId="7521B674" w:rsidR="00F66A06" w:rsidRPr="000659FA" w:rsidRDefault="00F66A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DC6BF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DE75B1" w:rsidRPr="000659FA">
        <w:rPr>
          <w:rFonts w:ascii="Santander Text" w:hAnsi="Santander Text" w:cs="Arial"/>
          <w:i/>
          <w:lang w:val="pt-PT"/>
        </w:rPr>
        <w:t>front</w:t>
      </w:r>
      <w:r w:rsidR="00DE75B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14:paraId="55F9DA97" w14:textId="7380D073" w:rsidR="00F85DDC" w:rsidRPr="000659FA" w:rsidRDefault="00F85DDC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</w:t>
      </w:r>
      <w:r w:rsidR="00F66A06" w:rsidRPr="000659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14:paraId="7E863100" w14:textId="749390AD" w:rsidR="00BC78E4" w:rsidRPr="000659FA" w:rsidRDefault="00F66A06" w:rsidP="008E5B92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Alteração pontual de </w:t>
      </w:r>
      <w:r w:rsidR="00F85DDC" w:rsidRPr="000659FA">
        <w:rPr>
          <w:rFonts w:ascii="Santander Text" w:hAnsi="Santander Text" w:cs="Arial"/>
          <w:lang w:val="pt-PT"/>
        </w:rPr>
        <w:t>um registo</w:t>
      </w:r>
      <w:r w:rsidRPr="000659FA">
        <w:rPr>
          <w:rFonts w:ascii="Santander Text" w:hAnsi="Santander Text" w:cs="Arial"/>
          <w:lang w:val="pt-PT"/>
        </w:rPr>
        <w:t>, seja a sua adição, remoção ou modificação.</w:t>
      </w:r>
    </w:p>
    <w:p w14:paraId="7D12C4F5" w14:textId="77777777" w:rsidR="00BC78E4" w:rsidRPr="000659FA" w:rsidRDefault="00BC78E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46FFBAF3" w14:textId="017542FE" w:rsidR="007E3521" w:rsidRPr="000659FA" w:rsidRDefault="00BC78E4" w:rsidP="00FE19A0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Todas as variáveis devem estar preenchid</w:t>
      </w:r>
      <w:r w:rsidR="00842926" w:rsidRPr="000659FA">
        <w:rPr>
          <w:rFonts w:ascii="Santander Text" w:hAnsi="Santander Text" w:cs="Arial"/>
          <w:lang w:val="pt-PT"/>
        </w:rPr>
        <w:t>as, à exceção das</w:t>
      </w:r>
      <w:r w:rsidR="005B640D" w:rsidRPr="000659FA">
        <w:rPr>
          <w:rFonts w:ascii="Santander Text" w:hAnsi="Santander Text" w:cs="Arial"/>
          <w:lang w:val="pt-PT"/>
        </w:rPr>
        <w:t xml:space="preserve"> variáveis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media_scp1_emss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media_scp2_emss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 e 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i/>
          <w:lang w:val="pt-PT"/>
        </w:rPr>
        <w:t>media_scp3_emss</w:t>
      </w:r>
      <w:r w:rsidR="00DE75B1" w:rsidRPr="000659FA">
        <w:rPr>
          <w:rFonts w:ascii="Santander Text" w:hAnsi="Santander Text" w:cs="Arial"/>
          <w:i/>
          <w:lang w:val="pt-PT"/>
        </w:rPr>
        <w:t>’</w:t>
      </w:r>
      <w:r w:rsidR="005B640D" w:rsidRPr="000659FA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="00DE75B1" w:rsidRPr="000659FA">
        <w:rPr>
          <w:rFonts w:ascii="Santander Text" w:hAnsi="Santander Text" w:cs="Arial"/>
          <w:lang w:val="pt-PT"/>
        </w:rPr>
        <w:t>C</w:t>
      </w:r>
      <w:r w:rsidR="005B640D" w:rsidRPr="000659FA">
        <w:rPr>
          <w:rFonts w:ascii="Santander Text" w:hAnsi="Santander Text" w:cs="Arial"/>
          <w:lang w:val="pt-PT"/>
        </w:rPr>
        <w:t>orporação.</w:t>
      </w:r>
    </w:p>
    <w:p w14:paraId="6A1C2ABE" w14:textId="48AE5CAE" w:rsidR="00A929C5" w:rsidRPr="000659FA" w:rsidRDefault="00A929C5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09" w:name="_Ref193108186"/>
      <w:bookmarkStart w:id="410" w:name="_Toc194943232"/>
      <w:r w:rsidRPr="000659FA">
        <w:rPr>
          <w:color w:val="auto"/>
          <w:lang w:val="pt-PT"/>
        </w:rPr>
        <w:t>Clientes</w:t>
      </w:r>
      <w:bookmarkEnd w:id="409"/>
      <w:bookmarkEnd w:id="410"/>
    </w:p>
    <w:p w14:paraId="2AAC3ACF" w14:textId="7BAEEB8D" w:rsidR="00E46285" w:rsidRPr="000659FA" w:rsidRDefault="00EE29DB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11" w:name="_Toc194943233"/>
      <w:r w:rsidRPr="000659FA">
        <w:rPr>
          <w:color w:val="auto"/>
          <w:lang w:val="pt-PT"/>
        </w:rPr>
        <w:t xml:space="preserve">Informação não financeira - </w:t>
      </w:r>
      <w:r w:rsidR="00A929C5" w:rsidRPr="000659FA">
        <w:rPr>
          <w:i/>
          <w:color w:val="auto"/>
          <w:lang w:val="pt-PT"/>
        </w:rPr>
        <w:t>modesg_out_empr_info_nfin</w:t>
      </w:r>
      <w:bookmarkEnd w:id="411"/>
      <w:r w:rsidR="00A929C5" w:rsidRPr="000659FA">
        <w:rPr>
          <w:color w:val="auto"/>
          <w:lang w:val="pt-PT"/>
        </w:rPr>
        <w:t xml:space="preserve"> </w:t>
      </w:r>
    </w:p>
    <w:p w14:paraId="330C771B" w14:textId="783D41AA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2" w:name="_Toc194943234"/>
      <w:r w:rsidRPr="000659FA">
        <w:rPr>
          <w:color w:val="auto"/>
        </w:rPr>
        <w:t>Conceito</w:t>
      </w:r>
      <w:bookmarkEnd w:id="412"/>
    </w:p>
    <w:p w14:paraId="00420E98" w14:textId="2DAAAB4E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</w:t>
      </w:r>
      <w:r w:rsidR="009C5673" w:rsidRPr="000659FA">
        <w:rPr>
          <w:rFonts w:ascii="Santander Text" w:hAnsi="Santander Text" w:cs="Arial"/>
          <w:lang w:val="pt-PT"/>
        </w:rPr>
        <w:t xml:space="preserve"> das contrapartes</w:t>
      </w:r>
      <w:r w:rsidRPr="000659FA">
        <w:rPr>
          <w:rFonts w:ascii="Santander Text" w:hAnsi="Santander Text" w:cs="Arial"/>
          <w:lang w:val="pt-PT"/>
        </w:rPr>
        <w:t xml:space="preserve">, nomeadamente emissões, </w:t>
      </w:r>
      <w:r w:rsidR="000D233B" w:rsidRPr="000659FA">
        <w:rPr>
          <w:rFonts w:ascii="Santander Text" w:hAnsi="Santander Text" w:cs="Arial"/>
          <w:lang w:val="pt-PT"/>
        </w:rPr>
        <w:t xml:space="preserve">marcações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Pr="000659FA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14:paraId="237B2FDC" w14:textId="1742FC1C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3" w:name="_Toc194943235"/>
      <w:r w:rsidRPr="000659FA">
        <w:rPr>
          <w:color w:val="auto"/>
        </w:rPr>
        <w:t>Granularidade</w:t>
      </w:r>
      <w:bookmarkEnd w:id="413"/>
      <w:r w:rsidRPr="000659FA">
        <w:rPr>
          <w:color w:val="auto"/>
          <w:lang w:val="pt-PT"/>
        </w:rPr>
        <w:t xml:space="preserve"> </w:t>
      </w:r>
    </w:p>
    <w:p w14:paraId="47E7D70D" w14:textId="491FA433" w:rsidR="00A929C5" w:rsidRPr="000659FA" w:rsidRDefault="00A929C5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14" w:name="_Hlk141198689"/>
      <w:r w:rsidRPr="000659FA">
        <w:rPr>
          <w:rFonts w:ascii="Santander Text" w:hAnsi="Santander Text" w:cs="Arial"/>
          <w:lang w:val="pt-PT"/>
        </w:rPr>
        <w:t>Cada registo nesta tabela irá representar</w:t>
      </w:r>
      <w:r w:rsidR="008E000B" w:rsidRPr="000659FA">
        <w:rPr>
          <w:rFonts w:ascii="Santander Text" w:hAnsi="Santander Text" w:cs="Arial"/>
          <w:lang w:val="pt-PT"/>
        </w:rPr>
        <w:t xml:space="preserve"> um cliente</w:t>
      </w:r>
      <w:r w:rsidRPr="000659FA">
        <w:rPr>
          <w:rFonts w:ascii="Santander Text" w:hAnsi="Santander Text" w:cs="Arial"/>
          <w:lang w:val="pt-PT"/>
        </w:rPr>
        <w:t xml:space="preserve">, identificado pelo campo </w:t>
      </w:r>
      <w:r w:rsidR="00DE75B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zcliente</w:t>
      </w:r>
      <w:r w:rsidR="00DE75B1" w:rsidRPr="000659FA">
        <w:rPr>
          <w:rFonts w:ascii="Santander Text" w:hAnsi="Santander Text" w:cs="Arial"/>
          <w:i/>
          <w:iCs/>
          <w:lang w:val="pt-PT"/>
        </w:rPr>
        <w:t>’</w:t>
      </w:r>
      <w:r w:rsidR="008E000B" w:rsidRPr="000659FA">
        <w:rPr>
          <w:rFonts w:ascii="Santander Text" w:hAnsi="Santander Text" w:cs="Arial"/>
          <w:lang w:val="pt-PT"/>
        </w:rPr>
        <w:t>.</w:t>
      </w:r>
      <w:r w:rsidR="00A4699F" w:rsidRPr="000659FA">
        <w:rPr>
          <w:rFonts w:ascii="Santander Text" w:hAnsi="Santander Text" w:cs="Arial"/>
          <w:lang w:val="pt-PT"/>
        </w:rPr>
        <w:t xml:space="preserve"> </w:t>
      </w:r>
      <w:r w:rsidR="007A099C" w:rsidRPr="000659FA">
        <w:rPr>
          <w:rFonts w:ascii="Santander Text" w:hAnsi="Santander Text" w:cs="Arial"/>
          <w:lang w:val="pt-PT"/>
        </w:rPr>
        <w:t>N</w:t>
      </w:r>
      <w:r w:rsidR="00A4699F" w:rsidRPr="000659FA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="00DE75B1" w:rsidRPr="000659FA">
        <w:rPr>
          <w:rFonts w:ascii="Santander Text" w:hAnsi="Santander Text" w:cs="Arial"/>
          <w:lang w:val="pt-PT"/>
        </w:rPr>
        <w:t>‘</w:t>
      </w:r>
      <w:r w:rsidR="00A4699F" w:rsidRPr="000659FA">
        <w:rPr>
          <w:rFonts w:ascii="Santander Text" w:hAnsi="Santander Text" w:cs="Arial"/>
          <w:i/>
          <w:lang w:val="pt-PT"/>
        </w:rPr>
        <w:t>ref_date</w:t>
      </w:r>
      <w:r w:rsidR="00DE75B1" w:rsidRPr="000659FA">
        <w:rPr>
          <w:rFonts w:ascii="Santander Text" w:hAnsi="Santander Text" w:cs="Arial"/>
          <w:lang w:val="pt-PT"/>
        </w:rPr>
        <w:t>’</w:t>
      </w:r>
      <w:r w:rsidR="00A4699F" w:rsidRPr="000659FA">
        <w:rPr>
          <w:rFonts w:ascii="Santander Text" w:hAnsi="Santander Text" w:cs="Arial"/>
          <w:lang w:val="pt-PT"/>
        </w:rPr>
        <w:t>)</w:t>
      </w:r>
      <w:r w:rsidR="007A099C" w:rsidRPr="000659FA">
        <w:rPr>
          <w:rFonts w:ascii="Santander Text" w:hAnsi="Santander Text" w:cs="Arial"/>
          <w:lang w:val="pt-PT"/>
        </w:rPr>
        <w:t>, completa a chave da tabela.</w:t>
      </w:r>
    </w:p>
    <w:p w14:paraId="049F51B5" w14:textId="4C994068" w:rsidR="00A929C5" w:rsidRPr="000659FA" w:rsidRDefault="00036AB7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15" w:name="_Ref193108357"/>
      <w:bookmarkStart w:id="416" w:name="_Toc194943236"/>
      <w:r w:rsidRPr="000659FA">
        <w:rPr>
          <w:color w:val="auto"/>
        </w:rPr>
        <w:t>Aprovisionamento</w:t>
      </w:r>
      <w:bookmarkEnd w:id="415"/>
      <w:bookmarkEnd w:id="416"/>
    </w:p>
    <w:p w14:paraId="7E3C6D64" w14:textId="5A22F5C5" w:rsidR="007424C0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aprovisionamento, será a tabela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7424C0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9C5673" w:rsidRPr="000659FA">
        <w:rPr>
          <w:rFonts w:ascii="Santander Text" w:hAnsi="Santander Text" w:cs="Arial"/>
          <w:lang w:val="pt-PT"/>
        </w:rPr>
        <w:t>.</w:t>
      </w:r>
    </w:p>
    <w:p w14:paraId="4BFDA980" w14:textId="77777777" w:rsidR="009C5673" w:rsidRPr="000659FA" w:rsidRDefault="00A34614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será aprovisionada com base em </w:t>
      </w:r>
      <w:r w:rsidR="00647AF3" w:rsidRPr="000659FA">
        <w:rPr>
          <w:rFonts w:ascii="Santander Text" w:hAnsi="Santander Text" w:cs="Arial"/>
          <w:lang w:val="pt-PT"/>
        </w:rPr>
        <w:t xml:space="preserve">diversos </w:t>
      </w:r>
      <w:r w:rsidR="00647AF3"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424C0" w:rsidRPr="000659FA">
        <w:rPr>
          <w:rFonts w:ascii="Santander Text" w:hAnsi="Santander Text" w:cs="Arial"/>
          <w:lang w:val="pt-PT"/>
        </w:rPr>
        <w:t>descrit</w:t>
      </w:r>
      <w:r w:rsidR="00647AF3" w:rsidRPr="000659FA">
        <w:rPr>
          <w:rFonts w:ascii="Santander Text" w:hAnsi="Santander Text" w:cs="Arial"/>
          <w:lang w:val="pt-PT"/>
        </w:rPr>
        <w:t>o</w:t>
      </w:r>
      <w:r w:rsidR="007424C0" w:rsidRPr="000659FA">
        <w:rPr>
          <w:rFonts w:ascii="Santander Text" w:hAnsi="Santander Text" w:cs="Arial"/>
          <w:lang w:val="pt-PT"/>
        </w:rPr>
        <w:t xml:space="preserve">s nas secções seguintes, a saber: </w:t>
      </w:r>
    </w:p>
    <w:p w14:paraId="5DA56CA9" w14:textId="5C765E35" w:rsidR="00A34614" w:rsidRPr="000659FA" w:rsidRDefault="004D7AD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modesg_inp_empr_excl_paris</w:t>
      </w:r>
      <w:r w:rsidR="009C5673" w:rsidRPr="000659FA">
        <w:rPr>
          <w:rFonts w:ascii="Santander Text" w:hAnsi="Santander Text" w:cs="Arial"/>
          <w:lang w:val="pt-PT"/>
        </w:rPr>
        <w:t xml:space="preserve">, </w:t>
      </w:r>
      <w:r w:rsidR="00E41CE8" w:rsidRPr="000659FA">
        <w:rPr>
          <w:rFonts w:ascii="Santander Text" w:hAnsi="Santander Text" w:cs="Arial"/>
          <w:i/>
          <w:lang w:val="pt-PT"/>
        </w:rPr>
        <w:t>modesg_inp_</w:t>
      </w:r>
      <w:r w:rsidR="00FC041B" w:rsidRPr="000659FA">
        <w:rPr>
          <w:rFonts w:ascii="Santander Text" w:hAnsi="Santander Text" w:cs="Arial"/>
          <w:i/>
          <w:lang w:val="pt-PT"/>
        </w:rPr>
        <w:t>cs</w:t>
      </w:r>
      <w:r w:rsidR="00D568B9" w:rsidRPr="000659FA">
        <w:rPr>
          <w:rFonts w:ascii="Santander Text" w:hAnsi="Santander Text" w:cs="Arial"/>
          <w:i/>
          <w:lang w:val="pt-PT"/>
        </w:rPr>
        <w:t>rd</w:t>
      </w:r>
      <w:r w:rsidR="00E41CE8" w:rsidRPr="000659FA">
        <w:rPr>
          <w:rFonts w:ascii="Santander Text" w:hAnsi="Santander Text" w:cs="Arial"/>
          <w:i/>
          <w:lang w:val="pt-PT"/>
        </w:rPr>
        <w:t>_alinhamento_tax</w:t>
      </w:r>
      <w:r w:rsidR="00A34614" w:rsidRPr="000659FA">
        <w:rPr>
          <w:rFonts w:ascii="Santander Text" w:hAnsi="Santander Text" w:cs="Arial"/>
          <w:lang w:val="pt-PT"/>
        </w:rPr>
        <w:t xml:space="preserve">, </w:t>
      </w:r>
      <w:r w:rsidR="00647AF3" w:rsidRPr="000659FA">
        <w:rPr>
          <w:rFonts w:ascii="Santander Text" w:hAnsi="Santander Text" w:cs="Arial"/>
          <w:i/>
          <w:lang w:val="pt-PT"/>
        </w:rPr>
        <w:t>modesg_inp_risco_fisico</w:t>
      </w:r>
      <w:r w:rsidR="00AA7D90" w:rsidRPr="000659FA">
        <w:rPr>
          <w:rFonts w:ascii="Santander Text" w:hAnsi="Santander Text" w:cs="Arial"/>
          <w:lang w:val="pt-PT"/>
        </w:rPr>
        <w:t>,</w:t>
      </w:r>
      <w:r w:rsidR="00FC041B" w:rsidRPr="000659FA">
        <w:rPr>
          <w:rFonts w:ascii="Santander Text" w:hAnsi="Santander Text" w:cs="Arial"/>
          <w:lang w:val="pt-PT"/>
        </w:rPr>
        <w:t xml:space="preserve"> </w:t>
      </w:r>
      <w:r w:rsidR="00FC041B" w:rsidRPr="000659FA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="00FC041B" w:rsidRPr="000659FA">
        <w:rPr>
          <w:rFonts w:ascii="Santander Text" w:hAnsi="Santander Text" w:cs="Arial"/>
          <w:i/>
          <w:sz w:val="20"/>
          <w:szCs w:val="20"/>
          <w:lang w:val="pt-PT"/>
        </w:rPr>
        <w:t>,</w:t>
      </w:r>
      <w:r w:rsidR="00A34614" w:rsidRPr="000659FA">
        <w:rPr>
          <w:rFonts w:ascii="Santander Text" w:hAnsi="Santander Text" w:cs="Arial"/>
          <w:lang w:val="pt-PT"/>
        </w:rPr>
        <w:t xml:space="preserve"> </w:t>
      </w:r>
      <w:r w:rsidR="00A34614" w:rsidRPr="000659FA">
        <w:rPr>
          <w:rFonts w:ascii="Santander Text" w:hAnsi="Santander Text" w:cs="Arial"/>
          <w:i/>
          <w:lang w:val="pt-PT"/>
        </w:rPr>
        <w:t>modesg_inp_emss_scib</w:t>
      </w:r>
      <w:r w:rsidR="00FC041B" w:rsidRPr="000659FA">
        <w:rPr>
          <w:rFonts w:ascii="Santander Text" w:hAnsi="Santander Text" w:cs="Arial"/>
          <w:lang w:val="pt-PT"/>
        </w:rPr>
        <w:t xml:space="preserve">, </w:t>
      </w:r>
      <w:r w:rsidR="00AA7D90" w:rsidRPr="000659FA">
        <w:rPr>
          <w:rFonts w:ascii="Santander Text" w:hAnsi="Santander Text" w:cs="Arial"/>
          <w:i/>
          <w:lang w:val="pt-PT"/>
        </w:rPr>
        <w:t>modesg_inp_emss_nace</w:t>
      </w:r>
      <w:r w:rsidR="00FC041B" w:rsidRPr="000659FA">
        <w:rPr>
          <w:rFonts w:ascii="Santander Text" w:hAnsi="Santander Text" w:cs="Arial"/>
          <w:lang w:val="pt-PT"/>
        </w:rPr>
        <w:t xml:space="preserve"> e</w:t>
      </w:r>
      <w:r w:rsidR="005113EB" w:rsidRPr="000659FA">
        <w:rPr>
          <w:rFonts w:ascii="Santander Text" w:hAnsi="Santander Text" w:cs="Arial"/>
          <w:lang w:val="pt-PT"/>
        </w:rPr>
        <w:t xml:space="preserve"> </w:t>
      </w:r>
      <w:r w:rsidR="005113EB" w:rsidRPr="000659FA">
        <w:rPr>
          <w:rFonts w:ascii="Santander Text" w:hAnsi="Santander Text" w:cs="Arial"/>
          <w:i/>
          <w:lang w:val="pt-PT"/>
        </w:rPr>
        <w:t>modesg_inp_project_finance.</w:t>
      </w:r>
    </w:p>
    <w:p w14:paraId="57023CBD" w14:textId="29F5AAC6" w:rsidR="00A929C5" w:rsidRPr="000659FA" w:rsidRDefault="007424C0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7261D6" w:rsidRPr="000659FA">
        <w:rPr>
          <w:rFonts w:ascii="Santander Text" w:hAnsi="Santander Text" w:cs="Arial"/>
          <w:lang w:val="pt-PT"/>
        </w:rPr>
        <w:t>“</w:t>
      </w:r>
      <w:r w:rsidR="00A34614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A34614" w:rsidRPr="000659FA">
        <w:rPr>
          <w:rFonts w:ascii="Santander Text" w:hAnsi="Santander Text" w:cs="Arial"/>
          <w:iCs/>
          <w:lang w:val="pt-PT"/>
        </w:rPr>
        <w:t>.xlsx</w:t>
      </w:r>
      <w:r w:rsidR="007261D6" w:rsidRPr="000659FA">
        <w:rPr>
          <w:rFonts w:ascii="Santander Text" w:hAnsi="Santander Text" w:cs="Arial"/>
          <w:lang w:val="pt-PT"/>
        </w:rPr>
        <w:t>”</w:t>
      </w:r>
      <w:r w:rsidR="00A34614" w:rsidRPr="000659FA">
        <w:rPr>
          <w:rFonts w:ascii="Santander Text" w:hAnsi="Santander Text" w:cs="Arial"/>
          <w:lang w:val="pt-PT"/>
        </w:rPr>
        <w:t>, colunas TABELA/FICHEIRO e CAMPO</w:t>
      </w:r>
      <w:r w:rsidRPr="000659FA">
        <w:rPr>
          <w:rFonts w:ascii="Santander Text" w:hAnsi="Santander Text" w:cs="Arial"/>
          <w:lang w:val="pt-PT"/>
        </w:rPr>
        <w:t xml:space="preserve"> e em maior detalhe nas secções seguintes.</w:t>
      </w:r>
    </w:p>
    <w:p w14:paraId="51923B00" w14:textId="7C4022E3" w:rsidR="00F87906" w:rsidRPr="000659FA" w:rsidRDefault="00F8790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="000659FA" w:rsidRPr="000659FA" w14:paraId="31B45070" w14:textId="77777777" w:rsidTr="00F87906">
        <w:trPr>
          <w:trHeight w:val="290"/>
        </w:trPr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81F9B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254FE8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="000659FA" w:rsidRPr="000659FA" w14:paraId="2DF4810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EADA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8D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06D9B34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B2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81AD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3552E6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F34E8" w14:textId="5C351A94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5D962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B26A28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0B06" w14:textId="69337087" w:rsidR="00F87906" w:rsidRPr="000659FA" w:rsidRDefault="001B0931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DA4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312AD9" w14:paraId="5E9CC56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F7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D568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2D76EB31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E6DF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C88B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2AE89CB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8E8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4E38D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057FB7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0692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5DD24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13F9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663F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4BD0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1FAC22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F77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D8DE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CCE7370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7DC3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8EA3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2FC7F3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F444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B91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7FCC65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90E7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CA89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3A8941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263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7D7A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9BD5D5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AE5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C2ED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A5B62C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F89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B997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A475C5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CE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9AC6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FBF0A1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EFBB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FB10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A3663A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FAD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E8FF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EB03C5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9E4D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D10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57234D1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2F1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49DB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57A721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0925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AF58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4B62D93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8DFF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4ABF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C581F0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F2A2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02A0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DAF176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C73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ED0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84F068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20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B433B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C05E04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1A1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365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C473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05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E02F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6618FEB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0EBE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B763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E0F2AF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B226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3C95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63278507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F962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022E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B7914D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7559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AE828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7739D63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021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A674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FD6A99C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C666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5271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39724F8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956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297B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35DBA8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829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B126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4B1488F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9C75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0A5C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0C2C96B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7B5CF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C1FC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265E170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EF73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7E17A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27B626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5DAE2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ACF31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7E1E92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942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1B537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="000659FA" w:rsidRPr="000659FA" w14:paraId="1B0CD3E8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65C4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DEFFE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4DD1766D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369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CE106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29D402EE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905D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3006D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0659FA" w14:paraId="1E9F905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13A2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1C8C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="000659FA" w:rsidRPr="00312AD9" w14:paraId="7720CE6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15FF3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7AE1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70B94BB5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C6545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5E61A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281811A4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5DE9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1709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7D90F87F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857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0F0C0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10B09A06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1EF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3BDAE" w14:textId="77777777" w:rsidR="00F87906" w:rsidRPr="000659FA" w:rsidRDefault="00F8790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7195E8A2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DF2F" w14:textId="2B8051C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38EAD7" w14:textId="6DA9F09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0659FA" w14:paraId="09AFD309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E9F0" w14:textId="33EEDD3B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537B58" w14:textId="14D7C009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="000659FA" w:rsidRPr="00312AD9" w14:paraId="5841E01A" w14:textId="77777777" w:rsidTr="00F87906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669AA" w14:textId="2876A415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08601" w14:textId="6154E46E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="000659FA" w:rsidRPr="00312AD9" w14:paraId="165DEC9B" w14:textId="77777777" w:rsidTr="00FC041B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9B8A" w14:textId="69D86177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888E249" w14:textId="27974D6D" w:rsidR="00FC041B" w:rsidRPr="000659FA" w:rsidRDefault="00FC041B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14:paraId="4232FB5A" w14:textId="3D35753D" w:rsidR="00DE000D" w:rsidRPr="000659FA" w:rsidRDefault="00DE000D" w:rsidP="007E3521">
      <w:pPr>
        <w:pStyle w:val="MyHeading3"/>
        <w:spacing w:before="240"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flg_emprs_excl_paris</w:t>
      </w:r>
    </w:p>
    <w:p w14:paraId="0E8A106C" w14:textId="29E6623A" w:rsidR="000A2019" w:rsidRPr="000659FA" w:rsidRDefault="009D2654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(campo ‘</w:t>
      </w:r>
      <w:r w:rsidR="000A2019" w:rsidRPr="000659FA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ativas </w:t>
      </w:r>
      <w:r w:rsidR="00FB1B22" w:rsidRPr="000659FA">
        <w:rPr>
          <w:rFonts w:ascii="Santander Text" w:hAnsi="Santander Text" w:cs="Arial"/>
          <w:szCs w:val="18"/>
          <w:lang w:val="pt-PT"/>
        </w:rPr>
        <w:t>disponíveis</w:t>
      </w:r>
      <w:r w:rsidR="00FC041B" w:rsidRPr="000659FA">
        <w:rPr>
          <w:rFonts w:ascii="Santander Text" w:hAnsi="Santander Text" w:cs="Arial"/>
          <w:szCs w:val="18"/>
          <w:lang w:val="pt-PT"/>
        </w:rPr>
        <w:t xml:space="preserve"> à data:</w:t>
      </w:r>
    </w:p>
    <w:p w14:paraId="06070631" w14:textId="44F5B4F4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14:paraId="56852B7D" w14:textId="1F92D39F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7C14D4BC" w14:textId="27617C0B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0659FA">
        <w:rPr>
          <w:rFonts w:ascii="Santander Text" w:hAnsi="Santander Text" w:cs="Arial"/>
          <w:iCs/>
          <w:szCs w:val="18"/>
        </w:rPr>
        <w:t>:</w:t>
      </w:r>
      <w:r w:rsidRPr="000659FA">
        <w:rPr>
          <w:rFonts w:ascii="Santander Text" w:hAnsi="Santander Text" w:cs="Arial"/>
          <w:i/>
          <w:iCs/>
          <w:szCs w:val="18"/>
        </w:rPr>
        <w:t xml:space="preserve"> </w:t>
      </w:r>
    </w:p>
    <w:p w14:paraId="0DE8D6C5" w14:textId="519FEE0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659FA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="0009104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="0009104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marcar como excluídos do acordo de Paris. Denote-se que, para os clientes cujo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FB1B22" w:rsidRPr="000659FA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0659FA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3C5833C2" w14:textId="0160C75D" w:rsidR="000A2019" w:rsidRPr="000659FA" w:rsidRDefault="000A2019" w:rsidP="008E5B92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FB1B22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1EC67F62" w14:textId="4DC57C9B" w:rsidR="000A2019" w:rsidRPr="000659FA" w:rsidRDefault="000A2019" w:rsidP="008E5B92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="007261D6" w:rsidRPr="000659FA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dos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(co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nsiderar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o valor da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7261D6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A376BE"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="009D4A90" w:rsidRPr="000659FA">
        <w:rPr>
          <w:rFonts w:ascii="Santander Text" w:hAnsi="Santander Text" w:cs="Arial"/>
          <w:iCs/>
          <w:szCs w:val="18"/>
          <w:lang w:val="pt-PT"/>
        </w:rPr>
        <w:t>para a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>desde</w:t>
      </w:r>
      <w:r w:rsidR="00B467C5" w:rsidRPr="000659FA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="00A376BE" w:rsidRPr="000659FA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="0005563F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>).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7261D6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7261D6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="000425BF" w:rsidRPr="000659FA">
        <w:rPr>
          <w:rFonts w:ascii="Santander Text" w:hAnsi="Santander Text" w:cs="Arial"/>
          <w:szCs w:val="18"/>
          <w:lang w:val="pt-PT"/>
        </w:rPr>
        <w:t>à</w:t>
      </w:r>
      <w:r w:rsidRPr="000659FA">
        <w:rPr>
          <w:rFonts w:ascii="Santander Text" w:hAnsi="Santander Text" w:cs="Arial"/>
          <w:szCs w:val="18"/>
          <w:lang w:val="pt-PT"/>
        </w:rPr>
        <w:t>quele grupo)</w:t>
      </w:r>
      <w:r w:rsidR="007261D6" w:rsidRPr="000659FA">
        <w:rPr>
          <w:rFonts w:ascii="Santander Text" w:hAnsi="Santander Text" w:cs="Arial"/>
          <w:szCs w:val="18"/>
          <w:lang w:val="pt-PT"/>
        </w:rPr>
        <w:t>.</w:t>
      </w:r>
    </w:p>
    <w:p w14:paraId="40118747" w14:textId="77777777" w:rsidR="000A2019" w:rsidRPr="000659FA" w:rsidRDefault="000A2019" w:rsidP="007E3521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64E634D3" w14:textId="7443D20A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68DDBF1E" w14:textId="77777777" w:rsidR="0089204F" w:rsidRPr="000659FA" w:rsidRDefault="0089204F" w:rsidP="007E3521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6F7EE4F4" w14:textId="3CD53F09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="000A2019" w:rsidRPr="000659FA">
        <w:rPr>
          <w:rFonts w:ascii="Santander Text" w:hAnsi="Santander Text" w:cs="Arial"/>
          <w:szCs w:val="18"/>
          <w:lang w:val="pt-PT"/>
        </w:rPr>
        <w:t>(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="00A27B13" w:rsidRPr="000659FA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="00D72D00" w:rsidRPr="000659FA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) pelo campo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szCs w:val="18"/>
          <w:lang w:val="pt-PT"/>
        </w:rPr>
        <w:t>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D549F" w:rsidRPr="000659FA">
        <w:rPr>
          <w:rFonts w:ascii="Santander Text" w:hAnsi="Santander Text" w:cs="Arial"/>
          <w:i/>
          <w:szCs w:val="18"/>
          <w:lang w:val="pt-PT"/>
        </w:rPr>
        <w:t>_emitente</w:t>
      </w:r>
      <w:r w:rsidR="00AB2B04" w:rsidRPr="000659FA">
        <w:rPr>
          <w:rFonts w:ascii="Santander Text" w:hAnsi="Santander Text" w:cs="Arial"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696D8F68" w14:textId="7168DDC2" w:rsidR="00FC041B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ttt35_titgru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complementada 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="000A2019"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presente no 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="000A2019"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="000A2019" w:rsidRPr="000659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="000A2019" w:rsidRPr="000659FA">
        <w:rPr>
          <w:rFonts w:ascii="Santander Text" w:hAnsi="Santander Text" w:cs="Arial"/>
          <w:szCs w:val="18"/>
          <w:lang w:val="pt-PT"/>
        </w:rPr>
        <w:t>ou ‘</w:t>
      </w:r>
      <w:r w:rsidR="000A2019" w:rsidRPr="000659FA">
        <w:rPr>
          <w:rFonts w:ascii="Santander Text" w:hAnsi="Santander Text" w:cs="Arial"/>
          <w:i/>
          <w:szCs w:val="18"/>
          <w:lang w:val="pt-PT"/>
        </w:rPr>
        <w:t>cisinref’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A528C1"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="00A528C1" w:rsidRPr="000659FA">
        <w:rPr>
          <w:rFonts w:ascii="Santander Text" w:hAnsi="Santander Text" w:cs="Arial"/>
          <w:i/>
          <w:szCs w:val="18"/>
          <w:lang w:val="pt-PT"/>
        </w:rPr>
        <w:t>ttt35_titlgru</w:t>
      </w:r>
      <w:r w:rsidR="00A528C1" w:rsidRPr="000659FA" w:rsidDel="00A528C1">
        <w:rPr>
          <w:rStyle w:val="CommentReference"/>
          <w:rFonts w:ascii="Santander Text" w:hAnsi="Santander Text"/>
          <w:lang w:val="pt-PT"/>
        </w:rPr>
        <w:t xml:space="preserve"> </w:t>
      </w:r>
      <w:r w:rsidR="000A2019" w:rsidRPr="000659FA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="00AB2B04" w:rsidRPr="000659FA">
        <w:rPr>
          <w:rFonts w:ascii="Santander Text" w:hAnsi="Santander Text" w:cs="Arial"/>
          <w:szCs w:val="18"/>
          <w:lang w:val="pt-PT"/>
        </w:rPr>
        <w:t>;</w:t>
      </w:r>
    </w:p>
    <w:p w14:paraId="795BFF2F" w14:textId="547A0DBB" w:rsidR="000A2019" w:rsidRPr="000659FA" w:rsidRDefault="00FC041B" w:rsidP="007E3521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="000A2019" w:rsidRPr="000659FA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="000A2019" w:rsidRPr="000659FA">
        <w:rPr>
          <w:rFonts w:ascii="Santander Text" w:hAnsi="Santander Text" w:cs="Arial"/>
          <w:szCs w:val="18"/>
          <w:lang w:val="pt-PT"/>
        </w:rPr>
        <w:t xml:space="preserve"> II)</w:t>
      </w:r>
    </w:p>
    <w:p w14:paraId="595996BF" w14:textId="0BE8D668" w:rsidR="000A2019" w:rsidRPr="000659FA" w:rsidRDefault="000A2019" w:rsidP="007E3521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14:paraId="5CF91426" w14:textId="61044E82" w:rsidR="000A2019" w:rsidRPr="000659FA" w:rsidRDefault="000A2019" w:rsidP="008E5B9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8855ED"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hAnsi="Santander Text" w:cs="Arial"/>
          <w:szCs w:val="18"/>
          <w:lang w:val="pt-PT"/>
        </w:rPr>
        <w:t>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>tenha valores não nulos</w:t>
      </w:r>
      <w:r w:rsidR="00DC4F09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de</w:t>
      </w:r>
      <w:r w:rsidR="00757CF9" w:rsidRPr="000659FA">
        <w:rPr>
          <w:rFonts w:ascii="Santander Text" w:hAnsi="Santander Text" w:cs="Arial"/>
          <w:szCs w:val="18"/>
          <w:lang w:val="pt-PT"/>
        </w:rPr>
        <w:t xml:space="preserve"> forma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57CF9" w:rsidRPr="000659FA">
        <w:rPr>
          <w:rFonts w:ascii="Santander Text" w:hAnsi="Santander Text" w:cs="Arial"/>
          <w:szCs w:val="18"/>
          <w:lang w:val="pt-PT"/>
        </w:rPr>
        <w:t>supletiva:</w:t>
      </w:r>
    </w:p>
    <w:p w14:paraId="2F2883CA" w14:textId="77777777" w:rsidR="0089204F" w:rsidRPr="000659FA" w:rsidRDefault="0089204F" w:rsidP="007E3521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14:paraId="1E0E4E01" w14:textId="60AF92EA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</w:t>
      </w:r>
      <w:r w:rsidR="004F0294" w:rsidRPr="000659FA">
        <w:rPr>
          <w:rFonts w:ascii="Santander Text" w:hAnsi="Santander Text" w:cs="Arial"/>
          <w:szCs w:val="18"/>
          <w:lang w:val="pt-PT"/>
        </w:rPr>
        <w:t>o campo ‘</w:t>
      </w:r>
      <w:r w:rsidR="004F0294"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="004F0294" w:rsidRPr="000659FA">
        <w:rPr>
          <w:rFonts w:ascii="Santander Text" w:hAnsi="Santander Text" w:cs="Arial"/>
          <w:szCs w:val="18"/>
          <w:lang w:val="pt-PT"/>
        </w:rPr>
        <w:t>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="00AB2B04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5D3377C" w14:textId="2998E1EC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ting_interno</w:t>
      </w:r>
      <w:r w:rsidR="00191BE4"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="00191BE4" w:rsidRPr="000659FA">
        <w:rPr>
          <w:rFonts w:ascii="Santander Text" w:hAnsi="Santander Text" w:cs="Arial"/>
          <w:i/>
          <w:szCs w:val="18"/>
          <w:lang w:val="pt-PT"/>
        </w:rPr>
        <w:t>ccliente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0659FA">
        <w:rPr>
          <w:rFonts w:ascii="Santander Text" w:hAnsi="Santander Text" w:cs="Arial"/>
          <w:i/>
          <w:szCs w:val="18"/>
          <w:lang w:val="pt-PT"/>
        </w:rPr>
        <w:t>‘ccli_kgl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="00A27B13" w:rsidRPr="000659FA">
        <w:rPr>
          <w:rFonts w:ascii="Santander Text" w:hAnsi="Santander Text" w:cs="Arial"/>
          <w:szCs w:val="18"/>
          <w:lang w:val="pt-PT"/>
        </w:rPr>
        <w:t>mentar, isto é, cruzamento com </w:t>
      </w:r>
      <w:r w:rsidRPr="000659FA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14:paraId="4995EFB3" w14:textId="50AC540F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="00054718" w:rsidRPr="000659FA">
        <w:rPr>
          <w:rFonts w:ascii="Santander Text" w:hAnsi="Santander Text" w:cs="Arial"/>
          <w:szCs w:val="18"/>
          <w:lang w:val="pt-PT"/>
        </w:rPr>
        <w:t>o campo ‘ccli_kgl’ da</w:t>
      </w:r>
      <w:r w:rsidRPr="000659FA">
        <w:rPr>
          <w:rFonts w:ascii="Santander Text" w:hAnsi="Santander Text" w:cs="Arial"/>
          <w:szCs w:val="18"/>
          <w:lang w:val="pt-PT"/>
        </w:rPr>
        <w:t xml:space="preserve">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25AFD4CC" w14:textId="77777777" w:rsidR="000A2019" w:rsidRPr="000659FA" w:rsidRDefault="000A2019" w:rsidP="008E5B92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0659FA">
        <w:rPr>
          <w:rFonts w:ascii="Santander Text" w:hAnsi="Santander Text" w:cs="Arial"/>
          <w:szCs w:val="18"/>
        </w:rPr>
        <w:t>I), II);</w:t>
      </w:r>
    </w:p>
    <w:p w14:paraId="13BD8368" w14:textId="77777777" w:rsidR="000A2019" w:rsidRPr="000659FA" w:rsidRDefault="000A201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F2EA4B5" w14:textId="24AD6C7F" w:rsidR="000A2019" w:rsidRPr="000659FA" w:rsidRDefault="000A2019" w:rsidP="008E5B92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14:paraId="4B718A5F" w14:textId="035B8B76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: 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3A3001" w:rsidRPr="000659FA">
        <w:rPr>
          <w:rFonts w:ascii="Santander Text" w:hAnsi="Santander Text" w:cs="Arial"/>
          <w:szCs w:val="18"/>
          <w:lang w:val="pt-PT"/>
        </w:rPr>
        <w:t>;</w:t>
      </w:r>
    </w:p>
    <w:p w14:paraId="5DD63773" w14:textId="0974A8AF" w:rsidR="000A2019" w:rsidRPr="000659FA" w:rsidRDefault="000A2019" w:rsidP="008E5B92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por ‘isin’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Replicar processo de clientes </w:t>
      </w:r>
      <w:r w:rsidRPr="000659FA">
        <w:rPr>
          <w:rFonts w:ascii="Santander Text" w:hAnsi="Santander Text" w:cs="Arial"/>
          <w:iCs/>
          <w:szCs w:val="18"/>
          <w:lang w:val="pt-PT"/>
        </w:rPr>
        <w:t>SCIB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– </w:t>
      </w:r>
      <w:r w:rsidRPr="000659FA">
        <w:rPr>
          <w:rFonts w:ascii="Santander Text" w:hAnsi="Santander Text" w:cs="Arial"/>
          <w:szCs w:val="18"/>
          <w:lang w:val="pt-PT"/>
        </w:rPr>
        <w:t>cruzamento por 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AB2B04" w:rsidRPr="000659FA">
        <w:rPr>
          <w:rFonts w:ascii="Santander Text" w:hAnsi="Santander Text" w:cs="Arial"/>
          <w:szCs w:val="18"/>
          <w:lang w:val="pt-PT"/>
        </w:rPr>
        <w:t>.</w:t>
      </w:r>
    </w:p>
    <w:p w14:paraId="7E1A27EA" w14:textId="7FFB5563" w:rsidR="000A2019" w:rsidRPr="000659FA" w:rsidRDefault="000A2019" w:rsidP="007E3521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14:paraId="6FA3C3FF" w14:textId="0C047346" w:rsidR="00025494" w:rsidRPr="000659FA" w:rsidRDefault="003A3001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="000A201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="00AB2B04" w:rsidRPr="000659FA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="000A2019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deverão 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ser </w:t>
      </w:r>
      <w:r w:rsidRPr="000659FA">
        <w:rPr>
          <w:rFonts w:ascii="Santander Text" w:hAnsi="Santander Text" w:cs="Arial"/>
          <w:szCs w:val="18"/>
          <w:lang w:val="pt-PT"/>
        </w:rPr>
        <w:t>tidas as seguintes considerações</w:t>
      </w:r>
      <w:r w:rsidR="00025494" w:rsidRPr="000659FA">
        <w:rPr>
          <w:rFonts w:ascii="Santander Text" w:hAnsi="Santander Text" w:cs="Arial"/>
          <w:szCs w:val="18"/>
          <w:lang w:val="pt-PT"/>
        </w:rPr>
        <w:t xml:space="preserve">: </w:t>
      </w:r>
    </w:p>
    <w:p w14:paraId="64BBB3DA" w14:textId="3BE73EA5" w:rsidR="00AB2B0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12510E2F" w14:textId="1FD164EA" w:rsidR="00025494" w:rsidRPr="000659FA" w:rsidRDefault="00025494" w:rsidP="008E5B92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então:</w:t>
      </w:r>
    </w:p>
    <w:p w14:paraId="7E72E364" w14:textId="76B3272F" w:rsidR="00540F56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'1'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7D86499F" w14:textId="33148133" w:rsidR="00025494" w:rsidRPr="000659FA" w:rsidRDefault="00025494" w:rsidP="008E5B92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contrário, reportar '0'</w:t>
      </w:r>
      <w:r w:rsidR="00AB2B04" w:rsidRPr="000659FA">
        <w:rPr>
          <w:rFonts w:ascii="Santander Text" w:hAnsi="Santander Text" w:cs="Arial"/>
          <w:sz w:val="18"/>
          <w:szCs w:val="18"/>
        </w:rPr>
        <w:t>.</w:t>
      </w:r>
    </w:p>
    <w:p w14:paraId="43E563EC" w14:textId="0FCE06C4" w:rsidR="00864D30" w:rsidRPr="000659FA" w:rsidRDefault="002A06F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(</w:t>
      </w:r>
      <w:r w:rsidR="00AB2B04"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="003A300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 execução do carregamento</w:t>
      </w:r>
      <w:r w:rsidRPr="000659FA">
        <w:rPr>
          <w:rFonts w:ascii="Santander Text" w:hAnsi="Santander Text" w:cs="Arial"/>
          <w:lang w:val="pt-PT"/>
        </w:rPr>
        <w:t>.</w:t>
      </w:r>
      <w:r w:rsidR="00864D30" w:rsidRPr="000659FA">
        <w:rPr>
          <w:rFonts w:ascii="Santander Text" w:hAnsi="Santander Text" w:cs="Arial"/>
          <w:lang w:val="pt-PT"/>
        </w:rPr>
        <w:t xml:space="preserve"> </w:t>
      </w:r>
      <w:r w:rsidR="00E1610D" w:rsidRPr="000659FA">
        <w:rPr>
          <w:rFonts w:ascii="Santander Text" w:hAnsi="Santander Text" w:cs="Arial"/>
          <w:lang w:val="pt-PT"/>
        </w:rPr>
        <w:t xml:space="preserve">Adicionalmente, </w:t>
      </w:r>
      <w:r w:rsidR="007536AD" w:rsidRPr="000659FA">
        <w:rPr>
          <w:rFonts w:ascii="Santander Text" w:hAnsi="Santander Text" w:cs="Arial"/>
          <w:lang w:val="pt-PT"/>
        </w:rPr>
        <w:t>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 </w:t>
      </w:r>
    </w:p>
    <w:p w14:paraId="41A23E49" w14:textId="783286DB" w:rsidR="00025494" w:rsidRPr="000659FA" w:rsidRDefault="00025494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origem_flg_emprs_excl_paris</w:t>
      </w:r>
    </w:p>
    <w:p w14:paraId="1D962A13" w14:textId="1679468F" w:rsidR="00025494" w:rsidRPr="000659FA" w:rsidRDefault="00025494" w:rsidP="007E3521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0659FA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14:paraId="43AD655A" w14:textId="1D696A97" w:rsidR="00AB2B04" w:rsidRPr="000659FA" w:rsidRDefault="00025494" w:rsidP="007536AD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not in ('outras empresas nao financeiras')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05563F" w:rsidRPr="000659FA">
        <w:rPr>
          <w:rFonts w:ascii="Santander Text" w:hAnsi="Santander Text" w:cs="Arial"/>
          <w:sz w:val="18"/>
          <w:szCs w:val="18"/>
        </w:rPr>
        <w:t>;</w:t>
      </w:r>
    </w:p>
    <w:p w14:paraId="425D0D0C" w14:textId="084F7612" w:rsidR="00025494" w:rsidRPr="000659FA" w:rsidRDefault="00025494" w:rsidP="008E5B9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="0005563F" w:rsidRPr="000659FA">
        <w:rPr>
          <w:rFonts w:ascii="Santander Text" w:hAnsi="Santander Text" w:cs="Arial"/>
          <w:sz w:val="18"/>
          <w:szCs w:val="18"/>
        </w:rPr>
        <w:t>.</w:t>
      </w:r>
    </w:p>
    <w:p w14:paraId="2F3EEA88" w14:textId="47F8A179" w:rsidR="00AB2B04" w:rsidRPr="000659FA" w:rsidRDefault="00AB2B04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14:paraId="159F244E" w14:textId="461DABEF" w:rsidR="00472C59" w:rsidRPr="000659FA" w:rsidRDefault="00472C59" w:rsidP="007E3521">
      <w:pPr>
        <w:pStyle w:val="MyHeading3"/>
        <w:spacing w:after="120" w:line="360" w:lineRule="auto"/>
        <w:rPr>
          <w:rFonts w:cs="Arial"/>
          <w:color w:val="auto"/>
          <w:lang w:val="pt-PT"/>
        </w:rPr>
      </w:pPr>
      <w:r w:rsidRPr="000659FA">
        <w:rPr>
          <w:rFonts w:cs="Arial"/>
          <w:color w:val="auto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14:paraId="756DD295" w14:textId="49635E7A" w:rsidR="000659FA" w:rsidRPr="000659FA" w:rsidRDefault="000659FA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a variável </w:t>
      </w:r>
      <w:r w:rsidRPr="000659FA">
        <w:rPr>
          <w:rFonts w:ascii="Santander Text" w:hAnsi="Santander Text" w:cs="Arial"/>
          <w:i/>
          <w:lang w:val="pt-PT"/>
        </w:rPr>
        <w:t>‘flg_csrd’</w:t>
      </w:r>
      <w:r>
        <w:rPr>
          <w:rFonts w:ascii="Santander Text" w:hAnsi="Santander Text" w:cs="Arial"/>
          <w:i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é referente à marcação NFRD. Contudo, o nome da variável já se encontra atualizado, uma vez que futuramente esta variável irá representar a marcação CSRD. </w:t>
      </w:r>
    </w:p>
    <w:p w14:paraId="5635F37A" w14:textId="39325E60" w:rsidR="00F87906" w:rsidRPr="000659FA" w:rsidRDefault="007D5E5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Deste modo, a </w:t>
      </w:r>
      <w:r w:rsidR="00F87906" w:rsidRPr="000659FA">
        <w:rPr>
          <w:rFonts w:ascii="Santander Text" w:hAnsi="Santander Text" w:cs="Arial"/>
          <w:lang w:val="pt-PT"/>
        </w:rPr>
        <w:t xml:space="preserve">variável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1B0931" w:rsidRPr="000659FA">
        <w:rPr>
          <w:rFonts w:ascii="Santander Text" w:hAnsi="Santander Text" w:cs="Arial"/>
          <w:i/>
          <w:iCs/>
          <w:lang w:val="pt-PT"/>
        </w:rPr>
        <w:t>flg_csrd</w:t>
      </w:r>
      <w:r w:rsidR="00AB2B04" w:rsidRPr="000659FA">
        <w:rPr>
          <w:rFonts w:ascii="Santander Text" w:hAnsi="Santander Text" w:cs="Arial"/>
          <w:i/>
          <w:iCs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="00F87906" w:rsidRPr="000659FA">
        <w:rPr>
          <w:rFonts w:ascii="Santander Text" w:hAnsi="Santander Text" w:cs="Arial"/>
          <w:i/>
          <w:iCs/>
          <w:lang w:val="pt-PT"/>
        </w:rPr>
        <w:t>modesg_inp_</w:t>
      </w:r>
      <w:r w:rsidR="00025494" w:rsidRPr="000659FA">
        <w:rPr>
          <w:rFonts w:ascii="Santander Text" w:hAnsi="Santander Text" w:cs="Arial"/>
          <w:i/>
          <w:iCs/>
          <w:lang w:val="pt-PT"/>
        </w:rPr>
        <w:t>csrd</w:t>
      </w:r>
      <w:r w:rsidR="00F87906" w:rsidRPr="000659FA">
        <w:rPr>
          <w:rFonts w:ascii="Santander Text" w:hAnsi="Santander Text" w:cs="Arial"/>
          <w:i/>
          <w:iCs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, de acordo com a seguinte ordem de condições:</w:t>
      </w:r>
    </w:p>
    <w:p w14:paraId="6ECA7273" w14:textId="3C486607" w:rsidR="00F87906" w:rsidRPr="000659FA" w:rsidRDefault="00025494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1.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clei’</w:t>
      </w:r>
      <w:r w:rsidR="00F87906" w:rsidRPr="000659FA">
        <w:rPr>
          <w:rFonts w:ascii="Santander Text" w:hAnsi="Santander Text" w:cs="Arial"/>
          <w:b/>
          <w:lang w:val="pt-PT"/>
        </w:rPr>
        <w:t xml:space="preserve">: </w:t>
      </w:r>
    </w:p>
    <w:p w14:paraId="5410EA49" w14:textId="39535C35" w:rsidR="00F87906" w:rsidRPr="000659FA" w:rsidRDefault="003B55B9" w:rsidP="007E3521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informação de input (</w:t>
      </w:r>
      <w:r w:rsidR="00F87906" w:rsidRPr="000659FA">
        <w:rPr>
          <w:rFonts w:ascii="Santander Text" w:hAnsi="Santander Text" w:cs="Arial"/>
          <w:b/>
          <w:i/>
          <w:lang w:val="pt-PT"/>
        </w:rPr>
        <w:t>modesg_inp_</w:t>
      </w:r>
      <w:r w:rsidR="00025494" w:rsidRPr="000659FA">
        <w:rPr>
          <w:rFonts w:ascii="Santander Text" w:hAnsi="Santander Text" w:cs="Arial"/>
          <w:b/>
          <w:i/>
          <w:lang w:val="pt-PT"/>
        </w:rPr>
        <w:t>csrd</w:t>
      </w:r>
      <w:r w:rsidR="00F87906" w:rsidRPr="000659FA">
        <w:rPr>
          <w:rFonts w:ascii="Santander Text" w:hAnsi="Santander Text" w:cs="Arial"/>
          <w:b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</w:t>
      </w:r>
      <w:r w:rsidR="00A27B13" w:rsidRPr="000659FA">
        <w:rPr>
          <w:rFonts w:ascii="Santander Text" w:hAnsi="Santander Text" w:cs="Arial"/>
          <w:i/>
          <w:lang w:val="pt-PT"/>
        </w:rPr>
        <w:t>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dos </w:t>
      </w:r>
      <w:r w:rsidR="00F87906" w:rsidRPr="000659FA">
        <w:rPr>
          <w:rFonts w:ascii="Santander Text" w:hAnsi="Santander Text" w:cs="Arial"/>
          <w:i/>
          <w:lang w:val="pt-PT"/>
        </w:rPr>
        <w:t>zclientes</w:t>
      </w:r>
      <w:r w:rsidR="00F87906" w:rsidRPr="000659FA">
        <w:rPr>
          <w:rFonts w:ascii="Santander Text" w:hAnsi="Santander Text" w:cs="Arial"/>
          <w:lang w:val="pt-PT"/>
        </w:rPr>
        <w:t xml:space="preserve">. Denote-se que para os clientes cujo o campo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="003A3001" w:rsidRPr="000659FA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="003A3001" w:rsidRPr="000659FA" w:rsidDel="003A3001">
        <w:rPr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lang w:val="pt-PT"/>
        </w:rPr>
        <w:t xml:space="preserve">os números de cliente que partilhem o mesmo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</w:t>
      </w:r>
    </w:p>
    <w:p w14:paraId="0353A94C" w14:textId="385BEE2F" w:rsidR="00374089" w:rsidRPr="000659FA" w:rsidRDefault="00F87906" w:rsidP="008E5B92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Nos casos que sejam identificados mais de um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ccli_grupo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3A3001" w:rsidRPr="000659FA">
        <w:rPr>
          <w:rFonts w:ascii="Santander Text" w:hAnsi="Santander Text" w:cs="Arial"/>
          <w:lang w:val="pt-PT"/>
        </w:rPr>
        <w:t xml:space="preserve">será associado </w:t>
      </w:r>
      <w:r w:rsidRPr="000659FA">
        <w:rPr>
          <w:rFonts w:ascii="Santander Text" w:hAnsi="Santander Text" w:cs="Arial"/>
          <w:lang w:val="pt-PT"/>
        </w:rPr>
        <w:t xml:space="preserve">o </w:t>
      </w:r>
      <w:r w:rsidR="00AB2B0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clei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 w:val="20"/>
          <w:szCs w:val="20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8F4AE9D" w14:textId="77777777" w:rsidR="00374089" w:rsidRPr="000659FA" w:rsidRDefault="00374089" w:rsidP="007E3521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14:paraId="673BF418" w14:textId="5807BC33" w:rsidR="0089204F" w:rsidRPr="000659FA" w:rsidRDefault="003B55B9" w:rsidP="007E3521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2. </w:t>
      </w:r>
      <w:r w:rsidR="00F87906" w:rsidRPr="000659FA">
        <w:rPr>
          <w:rFonts w:ascii="Santander Text" w:hAnsi="Santander Text" w:cs="Arial"/>
          <w:b/>
          <w:lang w:val="pt-PT"/>
        </w:rPr>
        <w:t>Cruzamento por ‘</w:t>
      </w:r>
      <w:r w:rsidR="00F87906" w:rsidRPr="000659FA">
        <w:rPr>
          <w:rFonts w:ascii="Santander Text" w:hAnsi="Santander Text" w:cs="Arial"/>
          <w:b/>
          <w:i/>
          <w:lang w:val="pt-PT"/>
        </w:rPr>
        <w:t>ccli_kgl</w:t>
      </w:r>
      <w:r w:rsidR="00F87906" w:rsidRPr="000659FA">
        <w:rPr>
          <w:rFonts w:ascii="Santander Text" w:hAnsi="Santander Text" w:cs="Arial"/>
          <w:b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>: Para os clientes onde não é possível identificar o ‘</w:t>
      </w:r>
      <w:r w:rsidR="00F87906" w:rsidRPr="000659FA">
        <w:rPr>
          <w:rFonts w:ascii="Santander Text" w:hAnsi="Santander Text" w:cs="Arial"/>
          <w:i/>
          <w:lang w:val="pt-PT"/>
        </w:rPr>
        <w:t>clei’</w:t>
      </w:r>
      <w:r w:rsidR="00F87906" w:rsidRPr="000659FA">
        <w:rPr>
          <w:rFonts w:ascii="Santander Text" w:hAnsi="Santander Text" w:cs="Arial"/>
          <w:lang w:val="pt-PT"/>
        </w:rPr>
        <w:t xml:space="preserve">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14:paraId="7F49F060" w14:textId="14BCAD85" w:rsidR="00F87906" w:rsidRPr="000659FA" w:rsidRDefault="003B55B9" w:rsidP="007E3521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ct088_univ_gcl_d</w:t>
      </w:r>
      <w:r w:rsidR="00F87906" w:rsidRPr="000659FA">
        <w:rPr>
          <w:rFonts w:ascii="Santander Text" w:hAnsi="Santander Text" w:cs="Arial"/>
          <w:lang w:val="pt-PT"/>
        </w:rPr>
        <w:t>: Efetuar o cruzamento pelo campo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ct088_univ_gcl_d</w:t>
      </w:r>
      <w:r w:rsidR="00F87906" w:rsidRPr="000659FA">
        <w:rPr>
          <w:rFonts w:ascii="Santander Text" w:hAnsi="Santander Text" w:cs="Arial"/>
          <w:lang w:val="pt-PT"/>
        </w:rPr>
        <w:t xml:space="preserve"> filtrada por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F87906" w:rsidRPr="000659FA">
        <w:rPr>
          <w:rFonts w:ascii="Santander Text" w:hAnsi="Santander Text" w:cs="Arial"/>
          <w:i/>
          <w:lang w:val="pt-PT"/>
        </w:rPr>
        <w:t>tipo_relacao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F87906" w:rsidRPr="000659FA">
        <w:rPr>
          <w:rFonts w:ascii="Santander Text" w:hAnsi="Santander Text" w:cs="Arial"/>
          <w:lang w:val="pt-PT"/>
        </w:rPr>
        <w:t xml:space="preserve"> = 'CONTROLO' com a tabela 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para identificação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>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com 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ct087_univ_gec_d</w:t>
      </w:r>
      <w:r w:rsidR="00F87906" w:rsidRPr="000659FA">
        <w:rPr>
          <w:rFonts w:ascii="Santander Text" w:hAnsi="Santander Text" w:cs="Arial"/>
          <w:lang w:val="pt-PT"/>
        </w:rPr>
        <w:t xml:space="preserve"> modo a obter o</w:t>
      </w:r>
      <w:r w:rsidR="00A27B13" w:rsidRPr="000659FA">
        <w:rPr>
          <w:rFonts w:ascii="Santander Text" w:hAnsi="Santander Text" w:cs="Arial"/>
          <w:lang w:val="pt-PT"/>
        </w:rPr>
        <w:t xml:space="preserve"> </w:t>
      </w:r>
      <w:r w:rsidR="00AB2B04" w:rsidRPr="000659FA">
        <w:rPr>
          <w:rFonts w:ascii="Santander Text" w:hAnsi="Santander Text" w:cs="Arial"/>
          <w:lang w:val="pt-PT"/>
        </w:rPr>
        <w:t>‘</w:t>
      </w:r>
      <w:r w:rsidR="00A27B13" w:rsidRPr="000659FA">
        <w:rPr>
          <w:rFonts w:ascii="Santander Text" w:hAnsi="Santander Text" w:cs="Arial"/>
          <w:i/>
          <w:lang w:val="pt-PT"/>
        </w:rPr>
        <w:t>zcliente_princ</w:t>
      </w:r>
      <w:r w:rsidR="00AB2B04" w:rsidRPr="000659FA">
        <w:rPr>
          <w:rFonts w:ascii="Santander Text" w:hAnsi="Santander Text" w:cs="Arial"/>
          <w:i/>
          <w:lang w:val="pt-PT"/>
        </w:rPr>
        <w:t>’</w:t>
      </w:r>
      <w:r w:rsidR="00A27B13" w:rsidRPr="000659FA">
        <w:rPr>
          <w:rFonts w:ascii="Santander Text" w:hAnsi="Santander Text" w:cs="Arial"/>
          <w:lang w:val="pt-PT"/>
        </w:rPr>
        <w:t xml:space="preserve"> do grupo </w:t>
      </w:r>
      <w:r w:rsidR="00540F56" w:rsidRPr="000659FA">
        <w:rPr>
          <w:rFonts w:ascii="Santander Text" w:hAnsi="Santander Text" w:cs="Arial"/>
          <w:lang w:val="pt-PT"/>
        </w:rPr>
        <w:t>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="00A27B13" w:rsidRPr="000659FA">
        <w:rPr>
          <w:rFonts w:ascii="Santander Text" w:hAnsi="Santander Text" w:cs="Arial"/>
          <w:lang w:val="pt-PT"/>
        </w:rPr>
        <w:t>;</w:t>
      </w:r>
    </w:p>
    <w:p w14:paraId="5297A030" w14:textId="7492E6B6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II) </w:t>
      </w:r>
      <w:r w:rsidR="00F87906" w:rsidRPr="000659FA">
        <w:rPr>
          <w:rFonts w:ascii="Santander Text" w:hAnsi="Santander Text" w:cs="Arial"/>
          <w:b/>
          <w:lang w:val="pt-PT"/>
        </w:rPr>
        <w:t>Cruzamento com a tabela rstf159_rating_interno</w:t>
      </w:r>
      <w:r w:rsidR="00F87906" w:rsidRPr="000659FA">
        <w:rPr>
          <w:rFonts w:ascii="Santander Text" w:hAnsi="Santander Text" w:cs="Arial"/>
          <w:lang w:val="pt-PT"/>
        </w:rPr>
        <w:t>: Cruzamento do</w:t>
      </w:r>
      <w:r w:rsidR="0095423F" w:rsidRPr="000659FA">
        <w:rPr>
          <w:rFonts w:ascii="Santander Text" w:hAnsi="Santander Text" w:cs="Arial"/>
          <w:lang w:val="pt-PT"/>
        </w:rPr>
        <w:t xml:space="preserve"> ‘</w:t>
      </w:r>
      <w:r w:rsidR="0095423F" w:rsidRPr="000659FA">
        <w:rPr>
          <w:rFonts w:ascii="Santander Text" w:hAnsi="Santander Text" w:cs="Arial"/>
          <w:i/>
          <w:lang w:val="pt-PT"/>
        </w:rPr>
        <w:t>zcliente_princ’</w:t>
      </w:r>
      <w:r w:rsidR="0095423F" w:rsidRPr="000659FA">
        <w:rPr>
          <w:rFonts w:ascii="Santander Text" w:hAnsi="Santander Text" w:cs="Arial"/>
          <w:lang w:val="pt-PT"/>
        </w:rPr>
        <w:t xml:space="preserve"> com o campo ‘</w:t>
      </w:r>
      <w:r w:rsidR="0095423F" w:rsidRPr="000659FA">
        <w:rPr>
          <w:rFonts w:ascii="Santander Text" w:hAnsi="Santander Text" w:cs="Arial"/>
          <w:i/>
          <w:lang w:val="pt-PT"/>
        </w:rPr>
        <w:t>c</w:t>
      </w:r>
      <w:r w:rsidR="00F87906" w:rsidRPr="000659FA">
        <w:rPr>
          <w:rFonts w:ascii="Santander Text" w:hAnsi="Santander Text" w:cs="Arial"/>
          <w:i/>
          <w:lang w:val="pt-PT"/>
        </w:rPr>
        <w:t>cliente’</w:t>
      </w:r>
      <w:r w:rsidR="00F87906" w:rsidRPr="000659FA">
        <w:rPr>
          <w:rFonts w:ascii="Santander Text" w:hAnsi="Santander Text" w:cs="Arial"/>
          <w:lang w:val="pt-PT"/>
        </w:rPr>
        <w:t xml:space="preserve"> da tabela </w:t>
      </w:r>
      <w:r w:rsidR="00F87906" w:rsidRPr="000659FA">
        <w:rPr>
          <w:rFonts w:ascii="Santander Text" w:hAnsi="Santander Text" w:cs="Arial"/>
          <w:i/>
          <w:lang w:val="pt-PT"/>
        </w:rPr>
        <w:t>rstf159_rating_interno</w:t>
      </w:r>
      <w:r w:rsidR="00F87906" w:rsidRPr="000659FA">
        <w:rPr>
          <w:rFonts w:ascii="Santander Text" w:hAnsi="Santander Text" w:cs="Arial"/>
          <w:lang w:val="pt-PT"/>
        </w:rPr>
        <w:t xml:space="preserve">. O cruzamento entre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="00F87906" w:rsidRPr="000659FA">
        <w:rPr>
          <w:rFonts w:ascii="Santander Text" w:hAnsi="Santander Text" w:cs="Arial"/>
          <w:i/>
          <w:lang w:val="pt-PT"/>
        </w:rPr>
        <w:t>ccli_kgl’</w:t>
      </w:r>
      <w:r w:rsidR="00F87906" w:rsidRPr="000659FA">
        <w:rPr>
          <w:rFonts w:ascii="Santander Text" w:hAnsi="Santander Text" w:cs="Arial"/>
          <w:lang w:val="pt-PT"/>
        </w:rPr>
        <w:t xml:space="preserve"> da tabela de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 com o campo ‘</w:t>
      </w:r>
      <w:r w:rsidR="00F87906" w:rsidRPr="000659FA">
        <w:rPr>
          <w:rFonts w:ascii="Santander Text" w:hAnsi="Santander Text" w:cs="Arial"/>
          <w:i/>
          <w:lang w:val="pt-PT"/>
        </w:rPr>
        <w:t>centlegal’</w:t>
      </w:r>
      <w:r w:rsidR="00F87906" w:rsidRPr="000659FA">
        <w:rPr>
          <w:rFonts w:ascii="Santander Text" w:hAnsi="Santander Text" w:cs="Arial"/>
          <w:lang w:val="pt-PT"/>
        </w:rPr>
        <w:t xml:space="preserve"> ou ‘</w:t>
      </w:r>
      <w:r w:rsidR="00F87906" w:rsidRPr="000659FA">
        <w:rPr>
          <w:rFonts w:ascii="Santander Text" w:hAnsi="Santander Text" w:cs="Arial"/>
          <w:i/>
          <w:lang w:val="pt-PT"/>
        </w:rPr>
        <w:t>cgrupo’</w:t>
      </w:r>
      <w:r w:rsidR="00F87906" w:rsidRPr="000659FA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14:paraId="253E6242" w14:textId="6EE8B91F" w:rsidR="00F87906" w:rsidRPr="000659FA" w:rsidRDefault="003B55B9" w:rsidP="007E3521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III)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zgrupo’</w:t>
      </w:r>
      <w:r w:rsidR="00F87906" w:rsidRPr="000659FA">
        <w:rPr>
          <w:rFonts w:ascii="Santander Text" w:hAnsi="Santander Text" w:cs="Arial"/>
          <w:lang w:val="pt-PT"/>
        </w:rPr>
        <w:t xml:space="preserve"> obtido no ponto  I) com a tabela </w:t>
      </w:r>
      <w:r w:rsidR="00F87906" w:rsidRPr="000659FA">
        <w:rPr>
          <w:rFonts w:ascii="Santander Text" w:hAnsi="Santander Text" w:cs="Arial"/>
          <w:i/>
          <w:lang w:val="pt-PT"/>
        </w:rPr>
        <w:t>ct071_rwa_gr_ec</w:t>
      </w:r>
      <w:r w:rsidR="00F87906" w:rsidRPr="000659FA">
        <w:rPr>
          <w:rFonts w:ascii="Santander Text" w:hAnsi="Santander Text" w:cs="Arial"/>
          <w:lang w:val="pt-PT"/>
        </w:rPr>
        <w:t xml:space="preserve"> para obtenção do campo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="00F87906" w:rsidRPr="000659FA">
        <w:rPr>
          <w:rFonts w:ascii="Santander Text" w:hAnsi="Santander Text" w:cs="Arial"/>
          <w:i/>
          <w:lang w:val="pt-PT"/>
        </w:rPr>
        <w:t>kgl5’</w:t>
      </w:r>
      <w:r w:rsidR="00F87906" w:rsidRPr="000659FA">
        <w:rPr>
          <w:rFonts w:ascii="Santander Text" w:hAnsi="Santander Text" w:cs="Arial"/>
          <w:lang w:val="pt-PT"/>
        </w:rPr>
        <w:t xml:space="preserve"> obtido com o campo ‘</w:t>
      </w:r>
      <w:r w:rsidR="00F87906" w:rsidRPr="000659FA">
        <w:rPr>
          <w:rFonts w:ascii="Santander Text" w:hAnsi="Santander Text" w:cs="Arial"/>
          <w:i/>
          <w:lang w:val="pt-PT"/>
        </w:rPr>
        <w:t>ccli_kgl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A27B13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>)</w:t>
      </w:r>
      <w:r w:rsidR="003A3001" w:rsidRPr="000659FA">
        <w:rPr>
          <w:rFonts w:ascii="Santander Text" w:hAnsi="Santander Text" w:cs="Arial"/>
          <w:lang w:val="pt-PT"/>
        </w:rPr>
        <w:t>;</w:t>
      </w:r>
    </w:p>
    <w:p w14:paraId="16518A0B" w14:textId="7950D441" w:rsidR="003A58BD" w:rsidRPr="000659FA" w:rsidRDefault="003B55B9" w:rsidP="007E352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IV) </w:t>
      </w:r>
      <w:r w:rsidR="00F87906" w:rsidRPr="000659FA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="00F87906" w:rsidRPr="000659FA">
        <w:rPr>
          <w:rStyle w:val="FootnoteReference"/>
          <w:rFonts w:ascii="Santander Text" w:hAnsi="Santander Text" w:cs="Arial"/>
          <w:lang w:val="pt-PT"/>
        </w:rPr>
        <w:t xml:space="preserve"> </w:t>
      </w:r>
      <w:r w:rsidR="00F87906" w:rsidRPr="000659FA">
        <w:rPr>
          <w:rFonts w:ascii="Santander Text" w:hAnsi="Santander Text" w:cs="Arial"/>
          <w:b/>
          <w:lang w:val="pt-PT"/>
        </w:rPr>
        <w:t>(</w:t>
      </w:r>
      <w:r w:rsidR="00F87906" w:rsidRPr="000659FA">
        <w:rPr>
          <w:rFonts w:ascii="Santander Text" w:hAnsi="Santander Text" w:cs="Arial"/>
          <w:b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b/>
          <w:lang w:val="pt-PT"/>
        </w:rPr>
        <w:t>)</w:t>
      </w:r>
      <w:r w:rsidR="00F87906" w:rsidRPr="000659FA">
        <w:rPr>
          <w:rFonts w:ascii="Santander Text" w:hAnsi="Santander Text" w:cs="Arial"/>
          <w:lang w:val="pt-PT"/>
        </w:rPr>
        <w:t>: Cruzamento do ‘</w:t>
      </w:r>
      <w:r w:rsidR="00F87906" w:rsidRPr="000659FA">
        <w:rPr>
          <w:rFonts w:ascii="Santander Text" w:hAnsi="Santander Text" w:cs="Arial"/>
          <w:i/>
          <w:lang w:val="pt-PT"/>
        </w:rPr>
        <w:t>zcliente_princ’</w:t>
      </w:r>
      <w:r w:rsidR="00F87906" w:rsidRPr="000659FA">
        <w:rPr>
          <w:rFonts w:ascii="Santander Text" w:hAnsi="Santander Text" w:cs="Arial"/>
          <w:lang w:val="pt-PT"/>
        </w:rPr>
        <w:t xml:space="preserve"> obtido no ponto anterior com o ‘</w:t>
      </w:r>
      <w:r w:rsidR="00F87906" w:rsidRPr="000659FA">
        <w:rPr>
          <w:rFonts w:ascii="Santander Text" w:hAnsi="Santander Text" w:cs="Arial"/>
          <w:i/>
          <w:lang w:val="pt-PT"/>
        </w:rPr>
        <w:t>zcliente</w:t>
      </w:r>
      <w:r w:rsidR="00F87906" w:rsidRPr="000659FA">
        <w:rPr>
          <w:rFonts w:ascii="Santander Text" w:hAnsi="Santander Text" w:cs="Arial"/>
          <w:lang w:val="pt-PT"/>
        </w:rPr>
        <w:t xml:space="preserve">’ da tabela </w:t>
      </w:r>
      <w:r w:rsidR="00F87906" w:rsidRPr="000659FA">
        <w:rPr>
          <w:rFonts w:ascii="Santander Text" w:hAnsi="Santander Text" w:cs="Arial"/>
          <w:i/>
          <w:lang w:val="pt-PT"/>
        </w:rPr>
        <w:t>ct084_univ_cli_d</w:t>
      </w:r>
      <w:r w:rsidR="00F87906" w:rsidRPr="000659FA">
        <w:rPr>
          <w:rFonts w:ascii="Santander Text" w:hAnsi="Santander Text" w:cs="Arial"/>
          <w:lang w:val="pt-PT"/>
        </w:rPr>
        <w:t xml:space="preserve">  para obtenção do </w:t>
      </w:r>
      <w:r w:rsidR="00F87906" w:rsidRPr="000659FA">
        <w:rPr>
          <w:rFonts w:ascii="Santander Text" w:hAnsi="Santander Text" w:cs="Arial"/>
          <w:i/>
          <w:lang w:val="pt-PT"/>
        </w:rPr>
        <w:t>‘ccli_kgl’.</w:t>
      </w:r>
      <w:r w:rsidR="00F87906" w:rsidRPr="000659FA">
        <w:rPr>
          <w:rFonts w:ascii="Santander Text" w:hAnsi="Santander Text" w:cs="Arial"/>
          <w:lang w:val="pt-PT"/>
        </w:rPr>
        <w:t xml:space="preserve"> Posteriormente, cruzar esse campo com o campo ‘</w:t>
      </w:r>
      <w:r w:rsidR="00F87906" w:rsidRPr="000659FA">
        <w:rPr>
          <w:rFonts w:ascii="Santander Text" w:hAnsi="Santander Text" w:cs="Arial"/>
          <w:i/>
          <w:lang w:val="pt-PT"/>
        </w:rPr>
        <w:t>cpty_code’</w:t>
      </w:r>
      <w:r w:rsidR="00F87906" w:rsidRPr="000659FA">
        <w:rPr>
          <w:rFonts w:ascii="Santander Text" w:hAnsi="Santander Text" w:cs="Arial"/>
          <w:lang w:val="pt-PT"/>
        </w:rPr>
        <w:t xml:space="preserve"> (KGL de 4 ou 6 dígitos) da tabela </w:t>
      </w:r>
      <w:r w:rsidR="00F87906" w:rsidRPr="000659FA">
        <w:rPr>
          <w:rFonts w:ascii="Santander Text" w:hAnsi="Santander Text" w:cs="Arial"/>
          <w:i/>
          <w:lang w:val="pt-PT"/>
        </w:rPr>
        <w:t>p3_client_data_jquest</w:t>
      </w:r>
      <w:r w:rsidR="00F87906" w:rsidRPr="000659FA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corporativo – POR TABELA) ‘</w:t>
      </w:r>
      <w:r w:rsidR="00F87906" w:rsidRPr="000659FA">
        <w:rPr>
          <w:rFonts w:ascii="Santander Text" w:hAnsi="Santander Text" w:cs="Arial"/>
          <w:i/>
          <w:lang w:val="pt-PT"/>
        </w:rPr>
        <w:t>cptyparent_code’</w:t>
      </w:r>
      <w:r w:rsidR="00F87906" w:rsidRPr="000659FA">
        <w:rPr>
          <w:rFonts w:ascii="Santander Text" w:hAnsi="Santander Text" w:cs="Arial"/>
          <w:lang w:val="pt-PT"/>
        </w:rPr>
        <w:t xml:space="preserve"> e ‘</w:t>
      </w:r>
      <w:r w:rsidR="00F87906" w:rsidRPr="000659FA">
        <w:rPr>
          <w:rFonts w:ascii="Santander Text" w:hAnsi="Santander Text" w:cs="Arial"/>
          <w:i/>
          <w:lang w:val="pt-PT"/>
        </w:rPr>
        <w:t>cptylastparent_code’</w:t>
      </w:r>
      <w:r w:rsidR="00F87906" w:rsidRPr="000659FA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="00F87906" w:rsidRPr="000659FA">
        <w:rPr>
          <w:rFonts w:ascii="Santander Text" w:hAnsi="Santander Text" w:cs="Arial"/>
          <w:i/>
          <w:lang w:val="pt-PT"/>
        </w:rPr>
        <w:t>input</w:t>
      </w:r>
      <w:r w:rsidR="00F87906" w:rsidRPr="000659FA">
        <w:rPr>
          <w:rFonts w:ascii="Santander Text" w:hAnsi="Santander Text" w:cs="Arial"/>
          <w:lang w:val="pt-PT"/>
        </w:rPr>
        <w:t xml:space="preserve"> (</w:t>
      </w:r>
      <w:r w:rsidR="00F87906" w:rsidRPr="000659FA">
        <w:rPr>
          <w:rFonts w:ascii="Santander Text" w:hAnsi="Santander Text" w:cs="Arial"/>
          <w:i/>
          <w:lang w:val="pt-PT"/>
        </w:rPr>
        <w:t>modesg_inp_</w:t>
      </w:r>
      <w:r w:rsidR="001B0931" w:rsidRPr="000659FA">
        <w:rPr>
          <w:rFonts w:ascii="Santander Text" w:hAnsi="Santander Text" w:cs="Arial"/>
          <w:i/>
          <w:lang w:val="pt-PT"/>
        </w:rPr>
        <w:t>CSRD</w:t>
      </w:r>
      <w:r w:rsidR="00F87906" w:rsidRPr="000659FA">
        <w:rPr>
          <w:rFonts w:ascii="Santander Text" w:hAnsi="Santander Text" w:cs="Arial"/>
          <w:i/>
          <w:lang w:val="pt-PT"/>
        </w:rPr>
        <w:t>_alinhamento_tax</w:t>
      </w:r>
      <w:r w:rsidR="00F87906" w:rsidRPr="000659FA">
        <w:rPr>
          <w:rFonts w:ascii="Santander Text" w:hAnsi="Santander Text" w:cs="Arial"/>
          <w:lang w:val="pt-PT"/>
        </w:rPr>
        <w:t xml:space="preserve">) através do campo </w:t>
      </w:r>
      <w:r w:rsidR="00F87906" w:rsidRPr="000659FA">
        <w:rPr>
          <w:rFonts w:ascii="Santander Text" w:hAnsi="Santander Text" w:cs="Arial"/>
          <w:i/>
          <w:lang w:val="pt-PT"/>
        </w:rPr>
        <w:t>‘ccli_kgl’</w:t>
      </w:r>
      <w:r w:rsidR="00F87906" w:rsidRPr="000659FA">
        <w:rPr>
          <w:rFonts w:ascii="Santander Text" w:hAnsi="Santander Text" w:cs="Arial"/>
          <w:lang w:val="pt-PT"/>
        </w:rPr>
        <w:t xml:space="preserve">. </w:t>
      </w:r>
    </w:p>
    <w:p w14:paraId="00A633A6" w14:textId="3824E35A" w:rsidR="003A58BD" w:rsidRPr="000659FA" w:rsidRDefault="003A58BD" w:rsidP="007E3521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14:paraId="3C1FD238" w14:textId="0B6DFD41" w:rsidR="003B55B9" w:rsidRPr="000659FA" w:rsidRDefault="003A58BD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</w:t>
      </w:r>
      <w:r w:rsidR="003B55B9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="00AB2B04" w:rsidRPr="000659FA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="003B55B9" w:rsidRPr="000659FA">
        <w:rPr>
          <w:rFonts w:ascii="Santander Text" w:hAnsi="Santander Text" w:cs="Arial"/>
          <w:b/>
          <w:i/>
          <w:lang w:val="pt-PT"/>
        </w:rPr>
        <w:t>flg_csrd</w:t>
      </w:r>
      <w:r w:rsidR="00AB2B04" w:rsidRPr="000659FA">
        <w:rPr>
          <w:rFonts w:ascii="Santander Text" w:hAnsi="Santander Text" w:cs="Arial"/>
          <w:b/>
          <w:i/>
          <w:lang w:val="pt-PT"/>
        </w:rPr>
        <w:t>’</w:t>
      </w:r>
      <w:r w:rsidR="003B55B9" w:rsidRPr="000659FA">
        <w:rPr>
          <w:rFonts w:ascii="Santander Text" w:hAnsi="Santander Text" w:cs="Arial"/>
          <w:b/>
          <w:lang w:val="pt-PT"/>
        </w:rPr>
        <w:t xml:space="preserve"> </w:t>
      </w:r>
      <w:r w:rsidR="003B55B9" w:rsidRPr="000659FA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14:paraId="7DAE81FA" w14:textId="33829953" w:rsidR="00AB2B04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AB2B04" w:rsidRPr="000659FA">
        <w:rPr>
          <w:rFonts w:ascii="Santander Text" w:hAnsi="Santander Text" w:cs="Arial"/>
          <w:sz w:val="18"/>
          <w:szCs w:val="18"/>
        </w:rPr>
        <w:t>;</w:t>
      </w:r>
    </w:p>
    <w:p w14:paraId="69AA25D4" w14:textId="11327C1D" w:rsidR="003B55B9" w:rsidRPr="000659FA" w:rsidRDefault="003B55B9" w:rsidP="008E5B92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F1636E4" w14:textId="04AA6AE0" w:rsidR="007D5E52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Caso seja possível o cruzamento com alguma das regras identificadas supra</w:t>
      </w:r>
      <w:r w:rsidR="007D5E52" w:rsidRPr="000659FA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14:paraId="13FC3C4C" w14:textId="77777777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reportar '1’ </w:t>
      </w:r>
      <w:r w:rsidRPr="000659FA">
        <w:rPr>
          <w:rFonts w:ascii="Santander Text" w:hAnsi="Santander Text" w:cs="Arial"/>
          <w:lang w:val="pt-PT"/>
        </w:rPr>
        <w:t>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estiver marcado com '1' </w:t>
      </w:r>
    </w:p>
    <w:p w14:paraId="18D2D5B0" w14:textId="346DED7A" w:rsidR="00757CF9" w:rsidRPr="000659FA" w:rsidRDefault="00757CF9" w:rsidP="008E5B92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reportar '0' se o campo '</w:t>
      </w:r>
      <w:r w:rsidRPr="000659FA">
        <w:rPr>
          <w:rFonts w:ascii="Santander Text" w:hAnsi="Santander Text" w:cs="Arial"/>
          <w:i/>
          <w:lang w:val="pt-PT"/>
        </w:rPr>
        <w:t>flg csrd'</w:t>
      </w:r>
      <w:r w:rsidRPr="000659FA">
        <w:rPr>
          <w:rFonts w:ascii="Santander Text" w:hAnsi="Santander Text" w:cs="Arial"/>
          <w:lang w:val="pt-PT"/>
        </w:rPr>
        <w:t xml:space="preserve"> do input estiver marcado com '0' ou vazio;</w:t>
      </w:r>
    </w:p>
    <w:p w14:paraId="25104EAE" w14:textId="442975A7" w:rsidR="00757CF9" w:rsidRPr="000659FA" w:rsidRDefault="00757CF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0659FA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="00896F0F" w:rsidRPr="000659FA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14:paraId="673DF3F7" w14:textId="12D65921" w:rsidR="008026A9" w:rsidRPr="000659FA" w:rsidRDefault="003B55B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Desta forma, os campos dos </w:t>
      </w:r>
      <w:r w:rsidRPr="000659FA">
        <w:rPr>
          <w:rFonts w:ascii="Santander Text" w:hAnsi="Santander Text" w:cs="Arial"/>
          <w:b/>
          <w:lang w:val="pt-PT"/>
        </w:rPr>
        <w:t xml:space="preserve">rácios de alinhamento </w:t>
      </w:r>
      <w:r w:rsidRPr="000659FA">
        <w:rPr>
          <w:rFonts w:ascii="Santander Text" w:hAnsi="Santander Text" w:cs="Arial"/>
          <w:lang w:val="pt-PT"/>
        </w:rPr>
        <w:t>deverão ser aprovisionados da seguinte forma:</w:t>
      </w:r>
    </w:p>
    <w:p w14:paraId="78ED61C3" w14:textId="377E2461" w:rsidR="00225A21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659FA">
        <w:rPr>
          <w:rFonts w:ascii="Santander Text" w:hAnsi="Santander Text" w:cs="Arial"/>
          <w:i/>
          <w:sz w:val="18"/>
          <w:szCs w:val="18"/>
        </w:rPr>
        <w:t>NULL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1390AC81" w14:textId="40B7F163" w:rsidR="003B55B9" w:rsidRPr="000659FA" w:rsidRDefault="003B55B9" w:rsidP="008E5B92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30369247" w14:textId="0247CC39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1F64CD08" w14:textId="2F0B6002" w:rsidR="003B55B9" w:rsidRPr="000659FA" w:rsidRDefault="003B55B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 não for possível efetuar o cruzamento, então reportar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1729166C" w14:textId="4A40DB10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/>
          <w:iCs/>
          <w:lang w:val="pt-PT"/>
        </w:rPr>
        <w:t>(</w:t>
      </w:r>
      <w:r w:rsidR="00225A21" w:rsidRPr="000659FA">
        <w:rPr>
          <w:rFonts w:ascii="Santander Text" w:hAnsi="Santander Text" w:cs="Arial"/>
          <w:i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225A21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  <w:r w:rsidR="007536AD" w:rsidRPr="000659FA">
        <w:rPr>
          <w:rFonts w:ascii="Santander Text" w:hAnsi="Santander Text" w:cs="Arial"/>
          <w:lang w:val="pt-PT"/>
        </w:rPr>
        <w:t xml:space="preserve"> Adicionalmente, todos os clientes que não sejam origem automática (</w:t>
      </w:r>
      <w:r w:rsidR="007536AD" w:rsidRPr="000659FA">
        <w:rPr>
          <w:rFonts w:ascii="Santander Text" w:hAnsi="Santander Text" w:cs="Arial"/>
          <w:i/>
          <w:lang w:val="pt-PT"/>
        </w:rPr>
        <w:t>origem&lt;&gt;'AUT'</w:t>
      </w:r>
      <w:r w:rsidR="007536AD" w:rsidRPr="000659FA">
        <w:rPr>
          <w:rFonts w:ascii="Santander Text" w:hAnsi="Santander Text" w:cs="Arial"/>
          <w:lang w:val="pt-PT"/>
        </w:rPr>
        <w:t xml:space="preserve"> na tabela </w:t>
      </w:r>
      <w:r w:rsidR="007536AD" w:rsidRPr="000659FA">
        <w:rPr>
          <w:rFonts w:ascii="Santander Text" w:hAnsi="Santander Text" w:cs="Arial"/>
          <w:i/>
          <w:iCs/>
          <w:lang w:val="pt-PT"/>
        </w:rPr>
        <w:t>ct084_univ_cli_d</w:t>
      </w:r>
      <w:r w:rsidR="007536AD" w:rsidRPr="000659FA">
        <w:rPr>
          <w:rFonts w:ascii="Santander Text" w:hAnsi="Santander Text" w:cs="Arial"/>
          <w:iCs/>
          <w:lang w:val="pt-PT"/>
        </w:rPr>
        <w:t xml:space="preserve">) </w:t>
      </w:r>
      <w:r w:rsidR="007536AD" w:rsidRPr="000659FA">
        <w:rPr>
          <w:rFonts w:ascii="Santander Text" w:hAnsi="Santander Text" w:cs="Arial"/>
          <w:lang w:val="pt-PT"/>
        </w:rPr>
        <w:t xml:space="preserve">devem reportar </w:t>
      </w:r>
      <w:r w:rsidR="007536AD" w:rsidRPr="000659FA">
        <w:rPr>
          <w:rFonts w:ascii="Santander Text" w:hAnsi="Santander Text" w:cs="Arial"/>
          <w:i/>
          <w:lang w:val="pt-PT"/>
        </w:rPr>
        <w:t>NULL</w:t>
      </w:r>
      <w:r w:rsidR="007536AD" w:rsidRPr="000659FA">
        <w:rPr>
          <w:rFonts w:ascii="Santander Text" w:hAnsi="Santander Text" w:cs="Arial"/>
          <w:lang w:val="pt-PT"/>
        </w:rPr>
        <w:t xml:space="preserve"> nesta variável.</w:t>
      </w:r>
    </w:p>
    <w:p w14:paraId="57B05AF1" w14:textId="6F43B2BD" w:rsidR="00F87906" w:rsidRPr="000659FA" w:rsidRDefault="00DE000D" w:rsidP="007E3521">
      <w:pPr>
        <w:pStyle w:val="MyHeading3"/>
        <w:spacing w:after="120" w:line="360" w:lineRule="auto"/>
        <w:jc w:val="both"/>
        <w:rPr>
          <w:rFonts w:cs="Arial"/>
          <w:color w:val="auto"/>
          <w:szCs w:val="18"/>
          <w:lang w:val="pt-PT"/>
        </w:rPr>
      </w:pPr>
      <w:r w:rsidRPr="000659FA">
        <w:rPr>
          <w:rFonts w:cs="Arial"/>
          <w:color w:val="auto"/>
          <w:szCs w:val="18"/>
          <w:lang w:val="pt-PT"/>
        </w:rPr>
        <w:t>origem_flg_csrd e origem_alinhamentos</w:t>
      </w:r>
    </w:p>
    <w:p w14:paraId="239DB947" w14:textId="6C18396E" w:rsidR="00F87906" w:rsidRPr="000659FA" w:rsidRDefault="00F8790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No seguimento dos cruzamentos acima mencionados,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campo</w:t>
      </w:r>
      <w:r w:rsidR="006E1D19" w:rsidRPr="000659FA">
        <w:rPr>
          <w:rFonts w:ascii="Santander Text" w:hAnsi="Santander Text" w:cs="Arial"/>
          <w:lang w:val="pt-PT"/>
        </w:rPr>
        <w:t>s ‘</w:t>
      </w:r>
      <w:r w:rsidR="006E1D19" w:rsidRPr="000659FA">
        <w:rPr>
          <w:rFonts w:ascii="Santander Text" w:hAnsi="Santander Text" w:cs="Arial"/>
          <w:i/>
          <w:lang w:val="pt-PT"/>
        </w:rPr>
        <w:t xml:space="preserve">origem_flg_csrd’ </w:t>
      </w:r>
      <w:r w:rsidR="006E1D19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‘origem_alinhamentos’</w:t>
      </w:r>
      <w:r w:rsidRPr="000659FA">
        <w:rPr>
          <w:rFonts w:ascii="Santander Text" w:hAnsi="Santander Text" w:cs="Arial"/>
          <w:lang w:val="pt-PT"/>
        </w:rPr>
        <w:t xml:space="preserve"> referente à origem dos seguintes rácios de alinhamento: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0659FA">
        <w:rPr>
          <w:rFonts w:ascii="Santander Text" w:hAnsi="Santander Text" w:cs="Arial"/>
          <w:lang w:val="pt-PT"/>
        </w:rPr>
        <w:t>deve</w:t>
      </w:r>
      <w:r w:rsidR="006E1D19" w:rsidRPr="000659FA">
        <w:rPr>
          <w:rFonts w:ascii="Santander Text" w:hAnsi="Santander Text" w:cs="Arial"/>
          <w:lang w:val="pt-PT"/>
        </w:rPr>
        <w:t>rão</w:t>
      </w:r>
      <w:r w:rsidRPr="000659FA">
        <w:rPr>
          <w:rFonts w:ascii="Santander Text" w:hAnsi="Santander Text" w:cs="Arial"/>
          <w:lang w:val="pt-PT"/>
        </w:rPr>
        <w:t xml:space="preserve"> ser aprovisionada de acordo com 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seguinte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critério</w:t>
      </w:r>
      <w:r w:rsidR="006E1D19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>:</w:t>
      </w:r>
    </w:p>
    <w:p w14:paraId="74D99794" w14:textId="7B075802" w:rsidR="00F87906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 origem_flg_csrd:</w:t>
      </w:r>
    </w:p>
    <w:p w14:paraId="7DF608D3" w14:textId="575B6831" w:rsidR="00225A21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 ou a origem do cliente diferente de automática (origem&lt;&gt;'AUT' na tabela ct084_univ_cli_d)</w:t>
      </w:r>
      <w:r w:rsidRPr="000659FA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6337CC3" w14:textId="058704D0" w:rsidR="006E1D19" w:rsidRPr="000659FA" w:rsidRDefault="006E1D19" w:rsidP="008E5B92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4A1CED06" w14:textId="403A4A9F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>reportar ‘C</w:t>
      </w:r>
      <w:r w:rsidR="004679AB" w:rsidRPr="000659FA">
        <w:rPr>
          <w:rFonts w:ascii="Santander Text" w:hAnsi="Santander Text" w:cs="Arial"/>
          <w:szCs w:val="18"/>
          <w:lang w:val="pt-PT"/>
        </w:rPr>
        <w:t>LARITY</w:t>
      </w:r>
      <w:r w:rsidRPr="000659FA">
        <w:rPr>
          <w:rFonts w:ascii="Santander Text" w:hAnsi="Santander Text" w:cs="Arial"/>
          <w:szCs w:val="18"/>
          <w:lang w:val="pt-PT"/>
        </w:rPr>
        <w:t>’</w:t>
      </w:r>
      <w:r w:rsidR="005E172C" w:rsidRPr="000659FA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vazio no </w:t>
      </w:r>
      <w:r w:rsidR="00336D6C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E172C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07A508A5" w14:textId="7D42CD66" w:rsidR="00F87906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</w:p>
    <w:p w14:paraId="7BFE08B7" w14:textId="60A4F7AA" w:rsidR="006E1D19" w:rsidRPr="000659FA" w:rsidRDefault="006E1D1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Campo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origem_alinhamentos:</w:t>
      </w:r>
    </w:p>
    <w:p w14:paraId="26E677B6" w14:textId="3C64384C" w:rsidR="00225A21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="007536AD" w:rsidRPr="000659FA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</w:t>
      </w:r>
      <w:r w:rsidRPr="000659FA">
        <w:rPr>
          <w:rFonts w:ascii="Santander Text" w:hAnsi="Santander Text" w:cs="Arial"/>
          <w:sz w:val="18"/>
          <w:szCs w:val="18"/>
        </w:rPr>
        <w:t>então reportar ‘Nao Aplicavel’</w:t>
      </w:r>
      <w:r w:rsidR="00225A21" w:rsidRPr="000659FA">
        <w:rPr>
          <w:rFonts w:ascii="Santander Text" w:hAnsi="Santander Text" w:cs="Arial"/>
          <w:sz w:val="18"/>
          <w:szCs w:val="18"/>
        </w:rPr>
        <w:t>;</w:t>
      </w:r>
    </w:p>
    <w:p w14:paraId="351534C1" w14:textId="01EA4791" w:rsidR="006E1D19" w:rsidRPr="000659FA" w:rsidRDefault="006E1D19" w:rsidP="008E5B92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14:paraId="0995993F" w14:textId="00AA7CDA" w:rsidR="006E1D19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="00ED6B47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="00ED6B47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, então o campo deverá ser aprovisionado com ‘C</w:t>
      </w:r>
      <w:r w:rsidR="004679AB" w:rsidRPr="000659FA">
        <w:rPr>
          <w:rStyle w:val="ui-provider"/>
          <w:rFonts w:ascii="Santander Text" w:hAnsi="Santander Text" w:cs="Arial"/>
          <w:szCs w:val="18"/>
          <w:lang w:val="pt-PT"/>
        </w:rPr>
        <w:t>LARITY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’</w:t>
      </w:r>
      <w:r w:rsidR="00225A21" w:rsidRPr="000659FA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14:paraId="0812A41D" w14:textId="061FA145" w:rsidR="00DC623F" w:rsidRPr="000659FA" w:rsidRDefault="006E1D19" w:rsidP="008E5B92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="00225A21" w:rsidRPr="000659FA">
        <w:rPr>
          <w:rFonts w:ascii="Santander Text" w:hAnsi="Santander Text" w:cs="Arial"/>
          <w:szCs w:val="18"/>
          <w:lang w:val="pt-PT"/>
        </w:rPr>
        <w:t>.</w:t>
      </w:r>
      <w:bookmarkStart w:id="417" w:name="_Ref192773451"/>
    </w:p>
    <w:p w14:paraId="1B6F5223" w14:textId="5D2EE07A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cod_nace_esg</w:t>
      </w:r>
    </w:p>
    <w:bookmarkEnd w:id="417"/>
    <w:p w14:paraId="4B05F041" w14:textId="067A769D" w:rsidR="00166285" w:rsidRPr="000659FA" w:rsidRDefault="00166285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Para aprovisionamento desta variável,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Posteriormente, cruzar o campo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3A300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3A3001" w:rsidRPr="000659FA">
        <w:rPr>
          <w:rFonts w:ascii="Santander Text" w:hAnsi="Santander Text" w:cs="Arial"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>=’154’) e obter o campo 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À variável </w:t>
      </w:r>
      <w:r w:rsidR="00F30D3B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="00F30D3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devem ser sempre alocados os valores da variável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‘nelemc06’</w:t>
      </w:r>
      <w:r w:rsidR="00372979" w:rsidRPr="000659FA">
        <w:rPr>
          <w:rFonts w:ascii="Santander Text" w:hAnsi="Santander Text" w:cs="Arial"/>
          <w:szCs w:val="18"/>
          <w:lang w:val="pt-PT"/>
        </w:rPr>
        <w:t>, com exceção das seguintes situações:</w:t>
      </w:r>
    </w:p>
    <w:p w14:paraId="47EDF237" w14:textId="4A4F3B09" w:rsidR="008F7EA5" w:rsidRPr="000659FA" w:rsidRDefault="00372979" w:rsidP="008E5B92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i/>
          <w:szCs w:val="18"/>
          <w:lang w:val="pt-PT"/>
        </w:rPr>
        <w:t>‘ccae’ in (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64211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, 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64212</w:t>
      </w:r>
      <w:r w:rsidR="00C17C3A" w:rsidRPr="000659FA">
        <w:rPr>
          <w:rFonts w:ascii="Santander Text" w:hAnsi="Santander Text" w:cs="Arial"/>
          <w:i/>
          <w:szCs w:val="18"/>
          <w:lang w:val="pt-PT"/>
        </w:rPr>
        <w:t>'</w:t>
      </w:r>
      <w:r w:rsidRPr="000659FA">
        <w:rPr>
          <w:rFonts w:ascii="Santander Text" w:hAnsi="Santander Text" w:cs="Arial"/>
          <w:i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 xml:space="preserve">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(empresas </w:t>
      </w:r>
      <w:r w:rsidRPr="000659FA">
        <w:rPr>
          <w:rFonts w:ascii="Santander Text" w:hAnsi="Santander Text" w:cs="Arial"/>
          <w:i/>
          <w:szCs w:val="18"/>
          <w:lang w:val="pt-PT"/>
        </w:rPr>
        <w:t>holding</w:t>
      </w:r>
      <w:r w:rsidRPr="000659FA">
        <w:rPr>
          <w:rFonts w:ascii="Santander Text" w:hAnsi="Santander Text" w:cs="Arial"/>
          <w:szCs w:val="18"/>
          <w:lang w:val="pt-PT"/>
        </w:rPr>
        <w:t>)</w:t>
      </w:r>
    </w:p>
    <w:p w14:paraId="0E7214A1" w14:textId="5FA61CB8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="00372979" w:rsidRPr="000659FA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)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659FA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14:paraId="498E2680" w14:textId="02A8AB7E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pelo campo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= ‘</w:t>
      </w:r>
      <w:r w:rsidR="00D13769" w:rsidRPr="000659FA">
        <w:rPr>
          <w:rFonts w:ascii="Santander Text" w:hAnsi="Santander Text" w:cs="Arial"/>
          <w:szCs w:val="18"/>
          <w:lang w:val="pt-PT"/>
        </w:rPr>
        <w:t>CONTROLO</w:t>
      </w:r>
      <w:r w:rsidRPr="000659FA">
        <w:rPr>
          <w:rFonts w:ascii="Santander Text" w:hAnsi="Santander Text" w:cs="Arial"/>
          <w:szCs w:val="18"/>
          <w:lang w:val="pt-PT"/>
        </w:rPr>
        <w:t xml:space="preserve">’,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14:paraId="6D67D750" w14:textId="62D0A8EA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por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. Para obtenção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372979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372979"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="0044374A" w:rsidRPr="000659FA">
        <w:rPr>
          <w:rFonts w:ascii="Santander Text" w:hAnsi="Santander Text" w:cs="Arial"/>
          <w:szCs w:val="18"/>
          <w:lang w:val="pt-PT"/>
        </w:rPr>
        <w:t xml:space="preserve">. </w:t>
      </w:r>
      <w:r w:rsidR="0044374A" w:rsidRPr="000659FA">
        <w:rPr>
          <w:rFonts w:ascii="Santander Text" w:hAnsi="Santander Text" w:cs="Arial"/>
          <w:lang w:val="pt-PT"/>
        </w:rPr>
        <w:t>Só deverão ser considerados os valores positivos do ‘</w:t>
      </w:r>
      <w:r w:rsidR="0044374A" w:rsidRPr="000659FA">
        <w:rPr>
          <w:rFonts w:ascii="Santander Text" w:hAnsi="Santander Text" w:cs="Arial"/>
          <w:i/>
          <w:lang w:val="pt-PT"/>
        </w:rPr>
        <w:t>valor_bruto_on_a’</w:t>
      </w:r>
      <w:r w:rsidR="0044374A" w:rsidRPr="000659FA">
        <w:rPr>
          <w:rFonts w:ascii="Santander Text" w:hAnsi="Santander Text" w:cs="Arial"/>
          <w:lang w:val="pt-PT"/>
        </w:rPr>
        <w:t xml:space="preserve"> após tratamento</w:t>
      </w:r>
      <w:r w:rsidR="00F30D3B" w:rsidRPr="000659FA">
        <w:rPr>
          <w:rFonts w:ascii="Santander Text" w:hAnsi="Santander Text" w:cs="Arial"/>
          <w:szCs w:val="18"/>
          <w:lang w:val="pt-PT"/>
        </w:rPr>
        <w:t>;</w:t>
      </w:r>
    </w:p>
    <w:p w14:paraId="43BBF799" w14:textId="35CDF97D" w:rsidR="008F7EA5" w:rsidRPr="000659FA" w:rsidRDefault="008F7EA5" w:rsidP="008E5B92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nace_code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 atribuir </w:t>
      </w:r>
      <w:r w:rsidR="00194216" w:rsidRPr="000659FA">
        <w:rPr>
          <w:rFonts w:ascii="Santander Text" w:hAnsi="Santander Text" w:cs="Arial"/>
          <w:szCs w:val="18"/>
          <w:lang w:val="pt-PT"/>
        </w:rPr>
        <w:t>(obtido através do campo 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será o do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="00225A21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maior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desconsiderando os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cujo </w:t>
      </w:r>
      <w:r w:rsidR="00194216" w:rsidRPr="000659FA">
        <w:rPr>
          <w:rFonts w:ascii="Santander Text" w:hAnsi="Santander Text" w:cs="Arial"/>
          <w:szCs w:val="18"/>
          <w:lang w:val="pt-PT"/>
        </w:rPr>
        <w:t>trim(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1D1672D7" w14:textId="79ED007B" w:rsidR="008F7EA5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94216" w:rsidRPr="000659FA">
        <w:rPr>
          <w:rFonts w:ascii="Santander Text" w:hAnsi="Santander Text" w:cs="Arial"/>
          <w:szCs w:val="18"/>
          <w:lang w:val="pt-PT"/>
        </w:rPr>
        <w:t xml:space="preserve"> deve-se atribuir o max(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194216"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136D01BB" w14:textId="5C917F65" w:rsidR="0064280C" w:rsidRPr="000659FA" w:rsidRDefault="008F7EA5" w:rsidP="008E5B92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0659FA">
        <w:rPr>
          <w:rFonts w:ascii="Santander Text" w:hAnsi="Santander Text" w:cs="Arial"/>
          <w:i/>
          <w:szCs w:val="18"/>
          <w:lang w:val="pt-PT"/>
        </w:rPr>
        <w:t>holdings</w:t>
      </w:r>
      <w:r w:rsidRPr="000659FA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="00225A21" w:rsidRPr="000659FA">
        <w:rPr>
          <w:rFonts w:ascii="Santander Text" w:hAnsi="Santander Text" w:cs="Arial"/>
          <w:szCs w:val="18"/>
          <w:lang w:val="pt-PT"/>
        </w:rPr>
        <w:t>‘</w:t>
      </w:r>
      <w:r w:rsidR="00194216"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225A21" w:rsidRPr="000659FA">
        <w:rPr>
          <w:rFonts w:ascii="Santander Text" w:hAnsi="Santander Text" w:cs="Arial"/>
          <w:i/>
          <w:szCs w:val="18"/>
          <w:lang w:val="pt-PT"/>
        </w:rPr>
        <w:t xml:space="preserve">’ </w:t>
      </w:r>
      <w:r w:rsidR="00225A21" w:rsidRPr="000659FA">
        <w:rPr>
          <w:rFonts w:ascii="Santander Text" w:hAnsi="Santander Text" w:cs="Arial"/>
          <w:szCs w:val="18"/>
          <w:lang w:val="pt-PT"/>
        </w:rPr>
        <w:t>das</w:t>
      </w:r>
      <w:r w:rsidRPr="000659FA">
        <w:rPr>
          <w:rFonts w:ascii="Santander Text" w:hAnsi="Santander Text" w:cs="Arial"/>
          <w:szCs w:val="18"/>
          <w:lang w:val="pt-PT"/>
        </w:rPr>
        <w:t xml:space="preserve"> holdings. </w:t>
      </w:r>
    </w:p>
    <w:p w14:paraId="54D121ED" w14:textId="77777777" w:rsidR="00E67C93" w:rsidRPr="000659FA" w:rsidRDefault="00E67C93" w:rsidP="007E3521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39A218AF" w14:textId="17690BB2" w:rsidR="002E7F27" w:rsidRPr="000659FA" w:rsidRDefault="002E7F27" w:rsidP="008E5B9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</w:rPr>
        <w:t>SPVs (</w:t>
      </w:r>
      <w:r w:rsidR="00225A21" w:rsidRPr="000659FA">
        <w:rPr>
          <w:rFonts w:ascii="Santander Text" w:hAnsi="Santander Text" w:cs="Arial"/>
        </w:rPr>
        <w:t>‘</w:t>
      </w:r>
      <w:r w:rsidRPr="000659FA">
        <w:rPr>
          <w:rFonts w:ascii="Santander Text" w:hAnsi="Santander Text" w:cs="Arial"/>
          <w:i/>
          <w:iCs/>
          <w:szCs w:val="18"/>
        </w:rPr>
        <w:t>flag_project_finance</w:t>
      </w:r>
      <w:r w:rsidR="00225A21" w:rsidRPr="000659FA">
        <w:rPr>
          <w:rFonts w:ascii="Santander Text" w:hAnsi="Santander Text" w:cs="Arial"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 = ‘1’)</w:t>
      </w:r>
    </w:p>
    <w:p w14:paraId="65F73017" w14:textId="6141B4DF" w:rsidR="0064280C" w:rsidRPr="000659FA" w:rsidRDefault="002E7F2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szCs w:val="18"/>
          <w:lang w:val="pt-PT"/>
        </w:rPr>
        <w:t>’,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filtrada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= ’1’</w:t>
      </w:r>
      <w:r w:rsidR="00225A21" w:rsidRPr="000659FA">
        <w:rPr>
          <w:rFonts w:ascii="Santander Text" w:hAnsi="Santander Text" w:cs="Arial"/>
          <w:szCs w:val="18"/>
          <w:lang w:val="pt-PT"/>
        </w:rPr>
        <w:t>;</w:t>
      </w:r>
    </w:p>
    <w:p w14:paraId="7D7A0E81" w14:textId="07687883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Posteriormente, efetuar o cruzamento dos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obtidos no ponto anterior com o campo ‘</w:t>
      </w:r>
      <w:r w:rsidRPr="000659FA">
        <w:rPr>
          <w:rFonts w:ascii="Santander Text" w:hAnsi="Santander Text" w:cs="Arial"/>
          <w:i/>
          <w:lang w:val="pt-PT"/>
        </w:rPr>
        <w:t>zcliente’</w:t>
      </w:r>
      <w:r w:rsidRPr="000659FA">
        <w:rPr>
          <w:rFonts w:ascii="Santander Text" w:hAnsi="Santander Text" w:cs="Arial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lang w:val="pt-PT"/>
        </w:rPr>
        <w:t>ct088_univ_gcl_d</w:t>
      </w:r>
      <w:r w:rsidRPr="000659FA">
        <w:rPr>
          <w:rFonts w:ascii="Santander Text" w:hAnsi="Santander Text" w:cs="Arial"/>
          <w:iCs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por </w:t>
      </w:r>
      <w:r w:rsidR="00225A21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tipo_relacao</w:t>
      </w:r>
      <w:r w:rsidR="00225A21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'CONTROLO', para obter o ‘</w:t>
      </w:r>
      <w:r w:rsidRPr="000659FA">
        <w:rPr>
          <w:rFonts w:ascii="Santander Text" w:hAnsi="Santander Text" w:cs="Arial"/>
          <w:i/>
          <w:lang w:val="pt-PT"/>
        </w:rPr>
        <w:t>zgrupo’</w:t>
      </w:r>
      <w:r w:rsidR="00225A21" w:rsidRPr="000659FA">
        <w:rPr>
          <w:rFonts w:ascii="Santander Text" w:hAnsi="Santander Text" w:cs="Arial"/>
          <w:lang w:val="pt-PT"/>
        </w:rPr>
        <w:t>;</w:t>
      </w:r>
    </w:p>
    <w:p w14:paraId="2D516A99" w14:textId="66E0507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659FA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considerar o valor da</w:t>
      </w:r>
      <w:r w:rsidR="00540F56"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="00540F56" w:rsidRPr="000659FA" w:rsidDel="00540F56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225A21" w:rsidRPr="000659FA">
        <w:rPr>
          <w:rFonts w:ascii="Santander Text" w:hAnsi="Santander Text" w:cs="Arial"/>
          <w:sz w:val="20"/>
          <w:szCs w:val="20"/>
          <w:lang w:val="pt-PT"/>
        </w:rPr>
        <w:t>;</w:t>
      </w:r>
    </w:p>
    <w:p w14:paraId="65F9B80D" w14:textId="117568B6" w:rsidR="0064280C" w:rsidRPr="000659FA" w:rsidRDefault="0064280C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="00225A21" w:rsidRPr="000659FA">
        <w:rPr>
          <w:rFonts w:ascii="Santander Text" w:hAnsi="Santander Text" w:cs="Arial"/>
          <w:iCs/>
          <w:szCs w:val="18"/>
          <w:lang w:val="pt-PT"/>
        </w:rPr>
        <w:t>;</w:t>
      </w:r>
    </w:p>
    <w:p w14:paraId="2DF4C6D8" w14:textId="603EBA53" w:rsidR="00E94403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0659FA">
        <w:rPr>
          <w:rFonts w:ascii="Santander Text" w:hAnsi="Santander Text" w:cs="Arial"/>
          <w:szCs w:val="18"/>
          <w:lang w:val="pt-PT"/>
        </w:rPr>
        <w:t>aprovisionar com o ‘</w:t>
      </w:r>
      <w:r w:rsidRPr="000659FA">
        <w:rPr>
          <w:rFonts w:ascii="Santander Text" w:hAnsi="Santander Text" w:cs="Arial"/>
          <w:i/>
          <w:szCs w:val="18"/>
          <w:lang w:val="pt-PT"/>
        </w:rPr>
        <w:t>nelemc06’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no ponto 1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ED20A75" w14:textId="617EE26F" w:rsidR="0064280C" w:rsidRPr="000659FA" w:rsidRDefault="00E94403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ccae</w:t>
      </w:r>
      <w:r w:rsidRPr="000659FA">
        <w:rPr>
          <w:rFonts w:ascii="Santander Text" w:hAnsi="Santander Text" w:cs="Arial"/>
          <w:szCs w:val="18"/>
          <w:lang w:val="pt-PT"/>
        </w:rPr>
        <w:t>’ &lt;&gt; (</w:t>
      </w:r>
      <w:r w:rsidRPr="000659FA">
        <w:rPr>
          <w:rFonts w:ascii="Santander Text" w:hAnsi="Santander Text" w:cs="Arial"/>
          <w:i/>
          <w:szCs w:val="18"/>
          <w:lang w:val="pt-PT"/>
        </w:rPr>
        <w:t>'64211', '64212'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c</w:t>
      </w:r>
      <w:r w:rsidR="0064280C" w:rsidRPr="000659FA">
        <w:rPr>
          <w:rFonts w:ascii="Santander Text" w:hAnsi="Santander Text" w:cs="Arial"/>
          <w:szCs w:val="18"/>
          <w:lang w:val="pt-PT"/>
        </w:rPr>
        <w:t>ruzar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obtido no passo anterior com o campo 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celemtab’</w:t>
      </w:r>
      <w:r w:rsidR="0064280C" w:rsidRPr="000659FA">
        <w:rPr>
          <w:rFonts w:ascii="Santander Text" w:hAnsi="Santander Text" w:cs="Arial"/>
          <w:szCs w:val="18"/>
          <w:lang w:val="pt-PT"/>
        </w:rPr>
        <w:t xml:space="preserve"> da TAT 154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="0064280C" w:rsidRPr="000659FA">
        <w:rPr>
          <w:rFonts w:ascii="Santander Text" w:hAnsi="Santander Text" w:cs="Arial"/>
          <w:i/>
          <w:szCs w:val="18"/>
          <w:lang w:val="pt-PT"/>
        </w:rPr>
        <w:t>tayd91c0_cTABELA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="0064280C" w:rsidRPr="000659FA">
        <w:rPr>
          <w:rFonts w:ascii="Santander Text" w:hAnsi="Santander Text" w:cs="Arial"/>
          <w:szCs w:val="18"/>
          <w:lang w:val="pt-PT"/>
        </w:rPr>
        <w:t>=’15</w:t>
      </w:r>
      <w:r w:rsidR="00952FB7" w:rsidRPr="000659FA">
        <w:rPr>
          <w:rFonts w:ascii="Santander Text" w:hAnsi="Santander Text" w:cs="Arial"/>
          <w:szCs w:val="18"/>
          <w:lang w:val="pt-PT"/>
        </w:rPr>
        <w:t>4’) e obter o campo ‘nelemc06’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0E81866A" w14:textId="7BD1AB2D" w:rsidR="0044374A" w:rsidRPr="000659FA" w:rsidRDefault="00952FB7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Caso o cliente não possua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zcliente_princ</w:t>
      </w:r>
      <w:r w:rsidRPr="000659FA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0659FA">
        <w:rPr>
          <w:rFonts w:ascii="Santander Text" w:hAnsi="Santander Text" w:cs="Arial"/>
          <w:i/>
          <w:szCs w:val="18"/>
          <w:lang w:val="pt-PT"/>
        </w:rPr>
        <w:t>ccae’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="0044374A" w:rsidRPr="000659FA">
        <w:rPr>
          <w:rFonts w:ascii="Santander Text" w:hAnsi="Santander Text" w:cs="Arial"/>
          <w:szCs w:val="18"/>
          <w:lang w:val="pt-PT"/>
        </w:rPr>
        <w:t>, através dos seguintes passos:</w:t>
      </w:r>
    </w:p>
    <w:p w14:paraId="5670AF17" w14:textId="4C3174CC" w:rsidR="000425BF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Através do 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‘zgrupo’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="000425BF" w:rsidRPr="000659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="000425BF" w:rsidRPr="000659FA">
        <w:rPr>
          <w:rFonts w:ascii="Santander Text" w:hAnsi="Santander Text" w:cs="Arial"/>
          <w:szCs w:val="18"/>
          <w:lang w:val="pt-PT"/>
        </w:rPr>
        <w:t>, obter os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(empre</w:t>
      </w:r>
      <w:r w:rsidR="00336D6C" w:rsidRPr="000659FA">
        <w:rPr>
          <w:rFonts w:ascii="Santander Text" w:hAnsi="Santander Text" w:cs="Arial"/>
          <w:szCs w:val="18"/>
          <w:lang w:val="pt-PT"/>
        </w:rPr>
        <w:t>sas subsidiárias que pertençam à</w:t>
      </w:r>
      <w:r w:rsidR="000425BF" w:rsidRPr="000659FA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="000425BF" w:rsidRPr="000659FA">
        <w:rPr>
          <w:rFonts w:ascii="Santander Text" w:hAnsi="Santander Text" w:cs="Arial"/>
          <w:i/>
          <w:szCs w:val="18"/>
          <w:lang w:val="pt-PT"/>
        </w:rPr>
        <w:t>tipo_relacao’</w:t>
      </w:r>
      <w:r w:rsidR="000425BF" w:rsidRPr="000659FA">
        <w:rPr>
          <w:rFonts w:ascii="Santander Text" w:hAnsi="Santander Text" w:cs="Arial"/>
          <w:szCs w:val="18"/>
          <w:lang w:val="pt-PT"/>
        </w:rPr>
        <w:t xml:space="preserve"> = 'CONTROLO'</w:t>
      </w:r>
      <w:r w:rsidR="00336D6C" w:rsidRPr="000659FA">
        <w:rPr>
          <w:rFonts w:ascii="Santander Text" w:hAnsi="Santander Text" w:cs="Arial"/>
          <w:szCs w:val="18"/>
          <w:lang w:val="pt-PT"/>
        </w:rPr>
        <w:t>;</w:t>
      </w:r>
    </w:p>
    <w:p w14:paraId="22CAC448" w14:textId="3183680B" w:rsidR="001C51CB" w:rsidRPr="000659FA" w:rsidRDefault="0044374A" w:rsidP="008E5B9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0659FA">
        <w:rPr>
          <w:rFonts w:ascii="Santander Text" w:hAnsi="Santander Text" w:cs="Arial"/>
          <w:szCs w:val="18"/>
          <w:lang w:val="pt-PT"/>
        </w:rPr>
        <w:t xml:space="preserve">: </w:t>
      </w:r>
      <w:r w:rsidR="000425BF" w:rsidRPr="000659FA">
        <w:rPr>
          <w:rFonts w:ascii="Santander Text" w:hAnsi="Santander Text" w:cs="Arial"/>
          <w:szCs w:val="18"/>
          <w:lang w:val="pt-PT"/>
        </w:rPr>
        <w:t>C</w:t>
      </w:r>
      <w:r w:rsidRPr="000659FA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fr004_cto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="00091047" w:rsidRPr="000659FA">
        <w:rPr>
          <w:rFonts w:ascii="Santander Text" w:hAnsi="Santander Text" w:cs="Arial"/>
          <w:lang w:val="pt-PT"/>
        </w:rPr>
        <w:t>Após obtenção da exposição ao nível do cliente,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="00336D6C" w:rsidRPr="000659FA">
        <w:rPr>
          <w:rFonts w:ascii="Santander Text" w:hAnsi="Santander Text" w:cs="Arial"/>
          <w:szCs w:val="18"/>
          <w:lang w:val="pt-PT"/>
        </w:rPr>
        <w:t>.</w:t>
      </w:r>
    </w:p>
    <w:p w14:paraId="29AAEC95" w14:textId="208D868C" w:rsidR="001C51CB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dois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valor_bruto_on_a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deve-se atribuir o max(n</w:t>
      </w:r>
      <w:r w:rsidRPr="000659FA">
        <w:rPr>
          <w:rFonts w:ascii="Santander Text" w:hAnsi="Santander Text" w:cs="Arial"/>
          <w:i/>
          <w:szCs w:val="18"/>
          <w:lang w:val="pt-PT"/>
        </w:rPr>
        <w:t>elemc06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7BF62C7E" w14:textId="088F25CF" w:rsidR="009F54C5" w:rsidRPr="000659FA" w:rsidRDefault="009F54C5" w:rsidP="008E5B92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="00D820B7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nelemc06</w:t>
      </w:r>
      <w:r w:rsidR="00D820B7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das SPVs. </w:t>
      </w:r>
    </w:p>
    <w:p w14:paraId="74EC4B61" w14:textId="26CAF2A2" w:rsidR="009F0903" w:rsidRPr="000659FA" w:rsidRDefault="009F0903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Caso a contraparte seja </w:t>
      </w:r>
      <w:r w:rsidR="0009104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particulares</w:t>
      </w:r>
      <w:r w:rsidR="0009104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, este campo deverá ser aprovisionado c</w:t>
      </w:r>
      <w:r w:rsidR="00904A58" w:rsidRPr="000659FA">
        <w:rPr>
          <w:rFonts w:ascii="Santander Text" w:hAnsi="Santander Text" w:cs="Arial"/>
          <w:lang w:val="pt-PT"/>
        </w:rPr>
        <w:t>om</w:t>
      </w:r>
      <w:r w:rsidR="00091047" w:rsidRPr="000659FA">
        <w:rPr>
          <w:rFonts w:ascii="Santander Text" w:hAnsi="Santander Text" w:cs="Arial"/>
          <w:lang w:val="pt-PT"/>
        </w:rPr>
        <w:t xml:space="preserve"> o valor</w:t>
      </w:r>
      <w:r w:rsidR="00904A58" w:rsidRPr="000659FA">
        <w:rPr>
          <w:rFonts w:ascii="Santander Text" w:hAnsi="Santander Text" w:cs="Arial"/>
          <w:lang w:val="pt-PT"/>
        </w:rPr>
        <w:t xml:space="preserve"> ‘Nao Aplicavel</w:t>
      </w:r>
      <w:r w:rsidRPr="000659FA">
        <w:rPr>
          <w:rFonts w:ascii="Santander Text" w:hAnsi="Santander Text" w:cs="Arial"/>
          <w:lang w:val="pt-PT"/>
        </w:rPr>
        <w:t>’.</w:t>
      </w:r>
    </w:p>
    <w:p w14:paraId="5D478EE4" w14:textId="519C9E8C" w:rsidR="00DC623F" w:rsidRPr="000659FA" w:rsidRDefault="0030476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tabelas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659FA">
        <w:rPr>
          <w:rFonts w:ascii="Santander Text" w:hAnsi="Santander Text" w:cs="Arial"/>
          <w:iCs/>
          <w:lang w:val="pt-PT"/>
        </w:rPr>
        <w:t>(</w:t>
      </w:r>
      <w:r w:rsidR="001C51CB" w:rsidRPr="000659FA">
        <w:rPr>
          <w:rFonts w:ascii="Santander Text" w:hAnsi="Santander Text" w:cs="Arial"/>
          <w:iCs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ref_date</w:t>
      </w:r>
      <w:r w:rsidR="001C51CB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 execução do carregamento.</w:t>
      </w:r>
    </w:p>
    <w:p w14:paraId="1B8469E3" w14:textId="6CD7036E" w:rsidR="00DE000D" w:rsidRPr="000659FA" w:rsidRDefault="00DE000D" w:rsidP="007E3521">
      <w:pPr>
        <w:pStyle w:val="MyHeading3"/>
        <w:spacing w:after="120" w:line="360" w:lineRule="auto"/>
        <w:rPr>
          <w:color w:val="auto"/>
        </w:rPr>
      </w:pPr>
      <w:r w:rsidRPr="000659FA">
        <w:rPr>
          <w:color w:val="auto"/>
        </w:rPr>
        <w:t>scp1_emss, scp2_emss e scp3_emss</w:t>
      </w:r>
    </w:p>
    <w:p w14:paraId="1801E343" w14:textId="007B3F76" w:rsidR="00950686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0659FA">
        <w:rPr>
          <w:rFonts w:ascii="Santander Text" w:hAnsi="Santander Text" w:cs="Arial"/>
          <w:i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0659FA">
        <w:rPr>
          <w:rFonts w:ascii="Santander Text" w:hAnsi="Santander Text" w:cs="Arial"/>
          <w:szCs w:val="18"/>
          <w:lang w:val="pt-PT"/>
        </w:rPr>
        <w:t>deve ser utilizada a função t</w:t>
      </w:r>
      <w:r w:rsidR="00B66000" w:rsidRPr="000659FA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="00950686" w:rsidRPr="000659FA">
        <w:rPr>
          <w:rFonts w:ascii="Santander Text" w:hAnsi="Santander Text" w:cs="Arial"/>
          <w:szCs w:val="18"/>
          <w:lang w:val="pt-PT"/>
        </w:rPr>
        <w:t>Adicionalmente, uma vez que os campos fatores de emissão (‘scp1_ftr_emss’, ‘scp2_ftr_emss’ e ‘scp3_ftr_emss’) podem estar no formato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950686" w:rsidRPr="000659FA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950686" w:rsidRPr="000659FA">
        <w:rPr>
          <w:rFonts w:ascii="Santander Text" w:hAnsi="Santander Text" w:cs="Arial"/>
          <w:i/>
          <w:szCs w:val="18"/>
          <w:lang w:val="pt-PT"/>
        </w:rPr>
        <w:t>output.</w:t>
      </w:r>
      <w:r w:rsidR="00950686"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98B4821" w14:textId="55F17E69" w:rsidR="003B18B2" w:rsidRPr="000659FA" w:rsidRDefault="003B18B2" w:rsidP="007E3521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primeiro lugar</w:t>
      </w:r>
      <w:r w:rsidRPr="000659FA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) na tabela </w:t>
      </w:r>
      <w:r w:rsidR="00025494" w:rsidRPr="000659FA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14:paraId="2B81D827" w14:textId="3F1BD33F" w:rsidR="008E152A" w:rsidRPr="000659FA" w:rsidRDefault="003B18B2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'outras empresas nao financeiras'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scp1_ftr_emss’, ‘scp2_ftr_emss’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, e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‘scp3_ftr_emss’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devem ser aprovisionados 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NULL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 e os campos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origem_scp1_emss’, 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1C51CB" w:rsidRPr="000659FA">
        <w:rPr>
          <w:rFonts w:ascii="Santander Text" w:hAnsi="Santander Text" w:cs="Arial"/>
          <w:szCs w:val="18"/>
          <w:lang w:val="pt-PT"/>
        </w:rPr>
        <w:t>.</w:t>
      </w:r>
    </w:p>
    <w:p w14:paraId="6DEA7EA6" w14:textId="6D55685E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Em segundo lugar</w:t>
      </w:r>
      <w:r w:rsidRPr="000659FA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>) com a tabela</w:t>
      </w:r>
      <w:r w:rsidR="0009104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D42E52" w:rsidRPr="000659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, de modo 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659FA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0659FA">
        <w:rPr>
          <w:rFonts w:ascii="Santander Text" w:hAnsi="Santander Text" w:cs="Arial"/>
          <w:i/>
          <w:szCs w:val="18"/>
          <w:lang w:val="pt-PT"/>
        </w:rPr>
        <w:t>flag_pro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ject_finance’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="006E1D19"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6E1D19" w:rsidRPr="000659FA">
        <w:rPr>
          <w:rFonts w:ascii="Santander Text" w:hAnsi="Santander Text" w:cs="Arial"/>
          <w:szCs w:val="18"/>
          <w:lang w:val="pt-PT"/>
        </w:rPr>
        <w:t xml:space="preserve">). </w:t>
      </w:r>
    </w:p>
    <w:p w14:paraId="1B141F10" w14:textId="5B458F39" w:rsidR="00B66000" w:rsidRPr="000659FA" w:rsidRDefault="006E1D19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18" w:name="_Toc186820393"/>
      <w:r w:rsidRPr="000659FA">
        <w:rPr>
          <w:rFonts w:ascii="Santander Text" w:hAnsi="Santander Text" w:cs="Arial"/>
          <w:b/>
          <w:u w:val="single"/>
          <w:lang w:val="pt-PT"/>
        </w:rPr>
        <w:t xml:space="preserve">A) 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>Variáveis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="003B18B2" w:rsidRPr="000659FA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418"/>
    </w:p>
    <w:p w14:paraId="4EC3EC37" w14:textId="460FC7DC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="00B66000" w:rsidRPr="000659FA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14:paraId="4D49D7A4" w14:textId="193B3242" w:rsidR="003B18B2" w:rsidRPr="000659FA" w:rsidRDefault="00BB4AC6" w:rsidP="007E3521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A1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="003B18B2" w:rsidRPr="000659FA">
        <w:rPr>
          <w:rFonts w:ascii="Santander Text" w:hAnsi="Santander Text" w:cs="Arial"/>
          <w:b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Utilizando a tabela de</w:t>
      </w:r>
      <w:r w:rsidR="003B18B2" w:rsidRPr="000659FA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 xml:space="preserve">modesg_inp_project_finance </w:t>
      </w:r>
      <w:r w:rsidR="003B18B2"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651F657C" w14:textId="77777777" w:rsidR="00ED6B47" w:rsidRPr="000659FA" w:rsidRDefault="00ED6B47" w:rsidP="007E3521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14:paraId="531EA2F6" w14:textId="0091D6C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="006B5CE1" w:rsidRPr="000659FA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0659FA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Obtenção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0659FA">
        <w:rPr>
          <w:rFonts w:ascii="Santander Text" w:hAnsi="Santander Text" w:cs="Arial"/>
          <w:szCs w:val="18"/>
          <w:lang w:val="pt-PT"/>
        </w:rPr>
        <w:t xml:space="preserve">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>d e cruzamento com o campo  ‘</w:t>
      </w:r>
      <w:r w:rsidRPr="000659FA">
        <w:rPr>
          <w:rFonts w:ascii="Santander Text" w:hAnsi="Santander Text" w:cs="Arial"/>
          <w:i/>
          <w:szCs w:val="18"/>
          <w:lang w:val="pt-PT"/>
        </w:rPr>
        <w:t>codigo_unidade’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95E9AA5" w14:textId="03F66803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Supletiva</w:t>
      </w:r>
      <w:r w:rsidR="00082A6A" w:rsidRPr="000659FA">
        <w:rPr>
          <w:rFonts w:ascii="Santander Text" w:hAnsi="Santander Text" w:cs="Arial"/>
          <w:szCs w:val="18"/>
          <w:lang w:val="pt-PT"/>
        </w:rPr>
        <w:t>mente, caso não cruze no passo a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</w:t>
      </w:r>
      <w:r w:rsidR="001C51C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14:paraId="787BCEB5" w14:textId="1271C04A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Supletivam</w:t>
      </w:r>
      <w:r w:rsidR="00082A6A" w:rsidRPr="000659FA">
        <w:rPr>
          <w:rFonts w:ascii="Santander Text" w:hAnsi="Santander Text" w:cs="Arial"/>
          <w:szCs w:val="18"/>
          <w:lang w:val="pt-PT"/>
        </w:rPr>
        <w:t>ente, caso não cruze no passo b</w:t>
      </w:r>
      <w:r w:rsidRPr="000659FA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6B5CE1" w:rsidRPr="000659FA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="006B5CE1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</w:t>
      </w:r>
      <w:r w:rsidRPr="000659FA">
        <w:rPr>
          <w:rFonts w:ascii="Santander Text" w:hAnsi="Santander Text" w:cs="Arial"/>
          <w:szCs w:val="18"/>
          <w:lang w:val="pt-PT"/>
        </w:rPr>
        <w:t>’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</w:t>
      </w:r>
      <w:r w:rsidRPr="000659FA">
        <w:rPr>
          <w:rFonts w:ascii="Santander Text" w:hAnsi="Santander Text" w:cs="Arial"/>
          <w:szCs w:val="18"/>
          <w:lang w:val="pt-PT"/>
        </w:rPr>
        <w:t>’.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55EBFD06" w14:textId="6CE1E737" w:rsidR="003B18B2" w:rsidRPr="000659FA" w:rsidRDefault="003B18B2" w:rsidP="008E5B92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Supletivame</w:t>
      </w:r>
      <w:r w:rsidR="00082A6A" w:rsidRPr="000659FA">
        <w:rPr>
          <w:rFonts w:ascii="Santander Text" w:hAnsi="Santander Text" w:cs="Arial"/>
          <w:szCs w:val="18"/>
          <w:lang w:val="pt-PT"/>
        </w:rPr>
        <w:t>nte, caso não cruze no passo c</w:t>
      </w:r>
      <w:r w:rsidRPr="000659FA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="006B5CE1"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659FA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‘kgl’</w:t>
      </w:r>
      <w:r w:rsidRPr="000659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659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659FA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0659FA">
        <w:rPr>
          <w:rFonts w:ascii="Santander Text" w:hAnsi="Santander Text" w:cs="Arial"/>
          <w:sz w:val="16"/>
          <w:lang w:val="pt-PT"/>
        </w:rPr>
        <w:t xml:space="preserve"> </w:t>
      </w:r>
    </w:p>
    <w:p w14:paraId="5E709805" w14:textId="7655922E" w:rsidR="003B18B2" w:rsidRPr="000659FA" w:rsidRDefault="003B18B2" w:rsidP="007E3521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b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),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c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d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1.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="00B875D1" w:rsidRPr="000659FA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0659FA">
        <w:rPr>
          <w:rFonts w:ascii="Santander Text" w:hAnsi="Santander Text" w:cs="Arial"/>
          <w:b/>
          <w:szCs w:val="18"/>
          <w:lang w:val="pt-PT"/>
        </w:rPr>
        <w:t>).</w:t>
      </w:r>
    </w:p>
    <w:p w14:paraId="73256D7A" w14:textId="5A9D2A37" w:rsidR="004E7DFE" w:rsidRPr="000659FA" w:rsidRDefault="00BB4AC6" w:rsidP="007E3521">
      <w:pPr>
        <w:pStyle w:val="ListParagraph"/>
        <w:spacing w:before="240" w:line="360" w:lineRule="auto"/>
        <w:jc w:val="both"/>
        <w:rPr>
          <w:lang w:val="pt-PT"/>
        </w:rPr>
      </w:pPr>
      <w:bookmarkStart w:id="419" w:name="_Toc186820394"/>
      <w:r w:rsidRPr="000659FA">
        <w:rPr>
          <w:rFonts w:ascii="Santander Text" w:hAnsi="Santander Text" w:cs="Arial"/>
          <w:b/>
          <w:lang w:val="pt-PT"/>
        </w:rPr>
        <w:t>A2</w:t>
      </w:r>
      <w:r w:rsidR="006E1D19" w:rsidRPr="000659FA">
        <w:rPr>
          <w:rFonts w:ascii="Santander Text" w:hAnsi="Santander Text" w:cs="Arial"/>
          <w:b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lang w:val="pt-PT"/>
        </w:rPr>
        <w:t xml:space="preserve">Obtenção das </w:t>
      </w:r>
      <w:r w:rsidR="003B18B2" w:rsidRPr="000659FA">
        <w:rPr>
          <w:rFonts w:ascii="Santander Text" w:hAnsi="Santander Text" w:cs="Arial"/>
          <w:b/>
          <w:i/>
          <w:lang w:val="pt-PT"/>
        </w:rPr>
        <w:t>scopes</w:t>
      </w:r>
      <w:r w:rsidR="003B18B2" w:rsidRPr="000659FA">
        <w:rPr>
          <w:rFonts w:ascii="Santander Text" w:hAnsi="Santander Text" w:cs="Arial"/>
          <w:b/>
          <w:lang w:val="pt-PT"/>
        </w:rPr>
        <w:t xml:space="preserve">: </w:t>
      </w:r>
      <w:bookmarkEnd w:id="419"/>
    </w:p>
    <w:p w14:paraId="5426B8B9" w14:textId="52C6272F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tabela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="00ED6B47" w:rsidRPr="000659FA">
        <w:rPr>
          <w:rFonts w:ascii="Santander Text" w:hAnsi="Santander Text" w:cs="Arial"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iCs/>
          <w:szCs w:val="18"/>
          <w:lang w:val="pt-PT"/>
        </w:rPr>
        <w:t>baixo</w:t>
      </w:r>
      <w:r w:rsidR="001C51CB" w:rsidRPr="000659FA">
        <w:rPr>
          <w:rFonts w:ascii="Santander Text" w:hAnsi="Santander Text" w:cs="Arial"/>
          <w:szCs w:val="18"/>
          <w:lang w:val="pt-PT"/>
        </w:rPr>
        <w:t>;</w:t>
      </w:r>
    </w:p>
    <w:p w14:paraId="6C897383" w14:textId="16DA2100" w:rsidR="003B18B2" w:rsidRPr="000659FA" w:rsidRDefault="003B18B2" w:rsidP="008E5B92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No caso de não ser possível obter um cruzamento no passo </w:t>
      </w:r>
      <w:r w:rsidR="00BB4AC6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="00BB4AC6" w:rsidRPr="000659FA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="001A1611" w:rsidRPr="000659FA">
        <w:rPr>
          <w:rFonts w:ascii="Santander Text" w:hAnsi="Santander Text" w:cs="Arial"/>
          <w:szCs w:val="18"/>
          <w:lang w:val="pt-PT"/>
        </w:rPr>
        <w:t>a</w:t>
      </w:r>
      <w:r w:rsidR="00BB4AC6" w:rsidRPr="000659FA">
        <w:rPr>
          <w:rFonts w:ascii="Santander Text" w:hAnsi="Santander Text" w:cs="Arial"/>
          <w:szCs w:val="18"/>
          <w:lang w:val="pt-PT"/>
        </w:rPr>
        <w:t>baixo:</w:t>
      </w:r>
    </w:p>
    <w:p w14:paraId="70214E6A" w14:textId="77777777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1013F9B2" w14:textId="2AB3C967" w:rsidR="003B18B2" w:rsidRPr="000659FA" w:rsidRDefault="003B18B2" w:rsidP="007E3521">
      <w:pPr>
        <w:pStyle w:val="ListParagraph"/>
        <w:spacing w:line="360" w:lineRule="auto"/>
        <w:ind w:left="1068"/>
        <w:jc w:val="both"/>
      </w:pPr>
      <w:r w:rsidRPr="000659FA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0659FA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14:paraId="695EE1F3" w14:textId="77777777" w:rsidR="003B18B2" w:rsidRPr="000659FA" w:rsidRDefault="003B18B2" w:rsidP="008E5B92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14:paraId="0C3117FB" w14:textId="4E4242DE" w:rsidR="003B18B2" w:rsidRPr="000659FA" w:rsidRDefault="003B18B2" w:rsidP="007E3521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14:paraId="6D774834" w14:textId="289B9E26" w:rsidR="003B18B2" w:rsidRPr="000659FA" w:rsidRDefault="003B18B2" w:rsidP="007E3521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b/>
          <w:bCs/>
          <w:szCs w:val="18"/>
        </w:rPr>
        <w:t>1. Cruzamento por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0659FA">
        <w:rPr>
          <w:rFonts w:ascii="Santander Text" w:hAnsi="Santander Text" w:cs="Arial"/>
          <w:b/>
          <w:bCs/>
          <w:iCs/>
          <w:szCs w:val="18"/>
        </w:rPr>
        <w:t>clei</w:t>
      </w:r>
      <w:r w:rsidRPr="000659FA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0659FA">
        <w:rPr>
          <w:rFonts w:ascii="Santander Text" w:hAnsi="Santander Text" w:cs="Arial"/>
          <w:i/>
          <w:iCs/>
          <w:szCs w:val="18"/>
        </w:rPr>
        <w:t xml:space="preserve">: </w:t>
      </w:r>
    </w:p>
    <w:p w14:paraId="1419DD11" w14:textId="5BDA3536" w:rsidR="003B18B2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1C51C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1C51C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="00ED6B47" w:rsidRPr="000659FA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0659FA">
        <w:rPr>
          <w:rFonts w:ascii="Santander Text" w:hAnsi="Santander Text" w:cs="Arial"/>
          <w:szCs w:val="18"/>
          <w:lang w:val="pt-PT"/>
        </w:rPr>
        <w:t>a mesma tabela</w:t>
      </w:r>
      <w:r w:rsidR="00ED6B47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5F6A0BFE" w14:textId="2EF17809" w:rsidR="008E152A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 xml:space="preserve">será </w:t>
      </w:r>
      <w:r w:rsidRPr="000659FA">
        <w:rPr>
          <w:rFonts w:ascii="Santander Text" w:eastAsia="Times New Roman" w:hAnsi="Santander Text" w:cs="Arial"/>
          <w:szCs w:val="18"/>
          <w:lang w:val="pt-PT"/>
        </w:rPr>
        <w:t>associa</w:t>
      </w:r>
      <w:r w:rsidR="00116251" w:rsidRPr="000659FA">
        <w:rPr>
          <w:rFonts w:ascii="Santander Text" w:eastAsia="Times New Roman" w:hAnsi="Santander Text" w:cs="Arial"/>
          <w:szCs w:val="18"/>
          <w:lang w:val="pt-PT"/>
        </w:rPr>
        <w:t>do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o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 xml:space="preserve">o 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="00374089"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="00374089"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="00374089"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="00374089"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="00374089"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="00374089"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22040959" w14:textId="6FB30D57" w:rsidR="003B18B2" w:rsidRPr="000659FA" w:rsidRDefault="003B18B2" w:rsidP="007E3521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14:paraId="3B6A82F8" w14:textId="14A1917F" w:rsidR="003B18B2" w:rsidRPr="000659FA" w:rsidRDefault="003B18B2" w:rsidP="007E3521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2. Cruzamento por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="001C51CB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="001C51CB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 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14:paraId="39D18240" w14:textId="3648B1F4" w:rsidR="003B18B2" w:rsidRPr="000659FA" w:rsidRDefault="003B18B2" w:rsidP="008E5B92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‘ISIN’ que se encontram na tabela de títulos (</w:t>
      </w:r>
      <w:r w:rsidRPr="000659FA">
        <w:rPr>
          <w:rFonts w:ascii="Santander Text" w:hAnsi="Santander Text" w:cs="Arial"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>). Para isso, ser</w:t>
      </w:r>
      <w:r w:rsidR="00ED6B47" w:rsidRPr="000659FA">
        <w:rPr>
          <w:rFonts w:ascii="Santander Text" w:hAnsi="Santander Text" w:cs="Arial"/>
          <w:szCs w:val="18"/>
          <w:lang w:val="pt-PT"/>
        </w:rPr>
        <w:t>á</w:t>
      </w:r>
      <w:r w:rsidRPr="000659FA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</w:t>
      </w:r>
      <w:r w:rsidRPr="000659FA">
        <w:rPr>
          <w:rFonts w:ascii="Santander Text" w:hAnsi="Santander Text" w:cs="Arial"/>
          <w:i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associados</w:t>
      </w:r>
      <w:r w:rsidR="001A1611" w:rsidRPr="000659FA">
        <w:rPr>
          <w:rFonts w:ascii="Santander Text" w:hAnsi="Santander Text" w:cs="Arial"/>
          <w:szCs w:val="18"/>
          <w:lang w:val="pt-PT"/>
        </w:rPr>
        <w:t xml:space="preserve">; </w:t>
      </w:r>
    </w:p>
    <w:p w14:paraId="24F5ECF5" w14:textId="71460F61" w:rsidR="008E152A" w:rsidRPr="000659FA" w:rsidRDefault="003B18B2" w:rsidP="008E5B92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4C61CB7B" w14:textId="115CF5D7" w:rsidR="003B18B2" w:rsidRPr="000659FA" w:rsidRDefault="003B18B2" w:rsidP="007E3521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14:paraId="46278217" w14:textId="2C72F000" w:rsidR="00B66000" w:rsidRPr="000659FA" w:rsidRDefault="003B18B2">
      <w:pPr>
        <w:pStyle w:val="ListParagraph"/>
        <w:spacing w:line="360" w:lineRule="auto"/>
        <w:ind w:left="213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="00B66000" w:rsidRPr="000659FA">
        <w:rPr>
          <w:rFonts w:ascii="Santander Text" w:hAnsi="Santander Text" w:cs="Arial"/>
          <w:szCs w:val="18"/>
          <w:lang w:val="pt-PT"/>
        </w:rPr>
        <w:t>l através do KGL de 5 dígitos):</w:t>
      </w:r>
    </w:p>
    <w:p w14:paraId="1FBFACB9" w14:textId="40BF8617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1751EEAE" w14:textId="506E00EC" w:rsidR="003B18B2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</w:t>
      </w:r>
      <w:r w:rsidR="00F93472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="00AE674D" w:rsidRPr="000659FA">
        <w:rPr>
          <w:rFonts w:ascii="Santander Text" w:hAnsi="Santander Text" w:cs="Arial"/>
          <w:szCs w:val="18"/>
          <w:lang w:val="pt-PT"/>
        </w:rPr>
        <w:t>;</w:t>
      </w:r>
    </w:p>
    <w:p w14:paraId="6FC5CEB7" w14:textId="4065FD8B" w:rsidR="008E152A" w:rsidRPr="000659FA" w:rsidRDefault="003B18B2" w:rsidP="008E5B92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197F8888" w14:textId="77777777" w:rsidR="003B18B2" w:rsidRPr="000659FA" w:rsidRDefault="003B18B2" w:rsidP="007E3521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14:paraId="50F7CB88" w14:textId="4C50C05B" w:rsidR="003B18B2" w:rsidRPr="000659FA" w:rsidRDefault="003B18B2" w:rsidP="007E3521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0659FA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.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</w:t>
      </w:r>
    </w:p>
    <w:p w14:paraId="5DDC4E9C" w14:textId="1A1E6BB2" w:rsidR="003B18B2" w:rsidRPr="000659FA" w:rsidRDefault="003B18B2" w:rsidP="007E3521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="00B66000" w:rsidRPr="000659FA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14:paraId="5E23C47F" w14:textId="065DF993" w:rsidR="003536E9" w:rsidRPr="000659FA" w:rsidRDefault="00BB4AC6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bookmarkStart w:id="420" w:name="_Toc186820396"/>
      <w:bookmarkStart w:id="421" w:name="_Toc188951192"/>
      <w:r w:rsidRPr="000659FA">
        <w:rPr>
          <w:rFonts w:ascii="Santander Text" w:hAnsi="Santander Text" w:cs="Arial"/>
          <w:b/>
        </w:rPr>
        <w:t xml:space="preserve">      </w:t>
      </w:r>
      <w:r w:rsidR="003B18B2" w:rsidRPr="000659FA">
        <w:rPr>
          <w:rFonts w:ascii="Santander Text" w:hAnsi="Santander Text" w:cs="Arial"/>
          <w:b/>
          <w:u w:val="single"/>
        </w:rPr>
        <w:t>2.1. Based on assets</w:t>
      </w:r>
      <w:bookmarkEnd w:id="420"/>
      <w:bookmarkEnd w:id="421"/>
      <w:r w:rsidR="003B18B2" w:rsidRPr="000659FA">
        <w:rPr>
          <w:rFonts w:ascii="Santander Text" w:hAnsi="Santander Text" w:cs="Arial"/>
          <w:b/>
          <w:u w:val="single"/>
        </w:rPr>
        <w:t xml:space="preserve"> </w:t>
      </w:r>
    </w:p>
    <w:p w14:paraId="04C059CE" w14:textId="5FC91811" w:rsidR="003536E9" w:rsidRPr="000F7B86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F7B86">
        <w:rPr>
          <w:rFonts w:ascii="Santander Text" w:hAnsi="Santander Text" w:cs="Arial"/>
          <w:b/>
          <w:u w:val="single"/>
          <w:lang w:val="pt-PT"/>
        </w:rPr>
        <w:t>2.1. Based on revenues</w:t>
      </w:r>
    </w:p>
    <w:p w14:paraId="6241E3CA" w14:textId="45117C01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 faturação individual do cliente para Project Finance.  </w:t>
      </w:r>
    </w:p>
    <w:p w14:paraId="14CC9FD1" w14:textId="18483B7F" w:rsidR="003536E9" w:rsidRPr="000659FA" w:rsidRDefault="003536E9" w:rsidP="003536E9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2.2. Based on assets</w:t>
      </w:r>
    </w:p>
    <w:p w14:paraId="5CF6EB06" w14:textId="18847CF2" w:rsidR="003B18B2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="00B66000"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07A32F82" w14:textId="56378CF2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0659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4C6ED80D" w14:textId="5FE31F5B" w:rsidR="003B18B2" w:rsidRPr="000659FA" w:rsidRDefault="003B18B2" w:rsidP="008E5B9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Assets’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5B0FB841" w14:textId="4F398AF0" w:rsidR="00690EA9" w:rsidRPr="000659FA" w:rsidRDefault="003B18B2" w:rsidP="007E3521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F541A2" w:rsidRPr="000659FA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</w:t>
      </w:r>
      <w:r w:rsidRPr="000659FA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C15C2B" w:rsidRPr="000659FA">
        <w:rPr>
          <w:rFonts w:ascii="Santander Text" w:hAnsi="Santander Text" w:cs="Arial"/>
          <w:szCs w:val="18"/>
          <w:lang w:val="pt-PT"/>
        </w:rPr>
        <w:t>as respetivas origens a ‘MISS’.</w:t>
      </w:r>
    </w:p>
    <w:p w14:paraId="5405B080" w14:textId="12EE4D14" w:rsidR="003B18B2" w:rsidRPr="000659FA" w:rsidRDefault="00BB4AC6" w:rsidP="007E3521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14:paraId="7951073F" w14:textId="77777777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14:paraId="12651481" w14:textId="27263E2B" w:rsidR="003B18B2" w:rsidRPr="000659FA" w:rsidRDefault="003B18B2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22" w:name="_Toc186820399"/>
      <w:r w:rsidRPr="000659FA">
        <w:rPr>
          <w:rFonts w:ascii="Santander Text" w:hAnsi="Santander Text" w:cs="Arial"/>
          <w:b/>
        </w:rPr>
        <w:t xml:space="preserve">1. </w:t>
      </w:r>
      <w:r w:rsidRPr="000659FA">
        <w:rPr>
          <w:rFonts w:ascii="Santander Text" w:hAnsi="Santander Text" w:cs="Arial"/>
          <w:b/>
          <w:i/>
          <w:u w:val="single"/>
        </w:rPr>
        <w:t xml:space="preserve">Reported </w:t>
      </w:r>
      <w:r w:rsidR="005C53CA" w:rsidRPr="000659FA">
        <w:rPr>
          <w:rFonts w:ascii="Santander Text" w:hAnsi="Santander Text" w:cs="Arial"/>
          <w:b/>
          <w:i/>
          <w:u w:val="single"/>
        </w:rPr>
        <w:t>E</w:t>
      </w:r>
      <w:r w:rsidRPr="000659FA">
        <w:rPr>
          <w:rFonts w:ascii="Santander Text" w:hAnsi="Santander Text" w:cs="Arial"/>
          <w:b/>
          <w:i/>
          <w:u w:val="single"/>
        </w:rPr>
        <w:t>missions</w:t>
      </w:r>
      <w:bookmarkEnd w:id="422"/>
      <w:r w:rsidRPr="000659FA">
        <w:rPr>
          <w:rFonts w:ascii="Santander Text" w:hAnsi="Santander Text" w:cs="Arial"/>
          <w:b/>
        </w:rPr>
        <w:t xml:space="preserve"> </w:t>
      </w:r>
    </w:p>
    <w:p w14:paraId="3307E30C" w14:textId="6D940B00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id="423" w:name="_Toc186820400"/>
      <w:bookmarkStart w:id="424" w:name="_Toc188951193"/>
      <w:r w:rsidRPr="000659FA">
        <w:rPr>
          <w:rFonts w:ascii="Santander Text" w:hAnsi="Santander Text" w:cs="Arial"/>
          <w:b/>
        </w:rPr>
        <w:t xml:space="preserve">1.1. </w:t>
      </w:r>
      <w:r w:rsidRPr="000659FA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423"/>
      <w:bookmarkEnd w:id="424"/>
    </w:p>
    <w:p w14:paraId="509E1422" w14:textId="6376FBD4" w:rsidR="003B18B2" w:rsidRPr="000659FA" w:rsidRDefault="003B18B2" w:rsidP="007E3521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0659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</w:p>
    <w:p w14:paraId="2C8C6AF4" w14:textId="4EDF9246" w:rsidR="00690EA9" w:rsidRPr="000659FA" w:rsidRDefault="00BB4AC6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</w:rPr>
        <w:t xml:space="preserve">1. 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3B18B2" w:rsidRPr="000659FA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="003B18B2"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="003B18B2" w:rsidRPr="000659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14:paraId="27955B8E" w14:textId="6DDF234F" w:rsidR="00690EA9" w:rsidRPr="000659FA" w:rsidRDefault="00690EA9" w:rsidP="008E5B92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659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clei</w:t>
      </w:r>
      <w:r w:rsidR="00BD4175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0659FA">
        <w:rPr>
          <w:rFonts w:ascii="Santander Text" w:hAnsi="Santander Text" w:cs="Arial"/>
          <w:i/>
          <w:szCs w:val="18"/>
          <w:lang w:val="pt-PT"/>
        </w:rPr>
        <w:t>ccli_grupo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6854471D" w14:textId="514B959E" w:rsidR="00690EA9" w:rsidRPr="000659FA" w:rsidRDefault="00690EA9" w:rsidP="008E5B92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/>
        </w:rPr>
        <w:t>Nos casos que sejam identificados mais de um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ccli_grupo’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, </w:t>
      </w:r>
      <w:r w:rsidR="00871C3F" w:rsidRPr="000659FA">
        <w:rPr>
          <w:rFonts w:ascii="Santander Text" w:eastAsia="Times New Roman" w:hAnsi="Santander Text" w:cs="Arial"/>
          <w:szCs w:val="18"/>
          <w:lang w:val="pt-PT"/>
        </w:rPr>
        <w:t xml:space="preserve">será associado </w:t>
      </w:r>
      <w:r w:rsidRPr="000659FA">
        <w:rPr>
          <w:rFonts w:ascii="Santander Text" w:eastAsia="Times New Roman" w:hAnsi="Santander Text" w:cs="Arial"/>
          <w:szCs w:val="18"/>
          <w:lang w:val="pt-PT"/>
        </w:rPr>
        <w:t>o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clei’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relativo ao cliente com o 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>‘</w:t>
      </w:r>
      <w:r w:rsidRPr="000659FA">
        <w:rPr>
          <w:rFonts w:ascii="Santander Text" w:eastAsia="Times New Roman" w:hAnsi="Santander Text" w:cs="Arial"/>
          <w:b/>
          <w:i/>
          <w:szCs w:val="18"/>
          <w:lang w:val="pt-PT"/>
        </w:rPr>
        <w:t>clei</w:t>
      </w:r>
      <w:r w:rsidRPr="000659FA">
        <w:rPr>
          <w:rFonts w:ascii="Santander Text" w:eastAsia="Times New Roman" w:hAnsi="Santander Text" w:cs="Arial"/>
          <w:b/>
          <w:i/>
          <w:iCs/>
          <w:szCs w:val="18"/>
          <w:lang w:val="pt-PT"/>
        </w:rPr>
        <w:t>’</w:t>
      </w:r>
      <w:r w:rsidRPr="000659FA">
        <w:rPr>
          <w:rFonts w:ascii="Santander Text" w:eastAsia="Times New Roman" w:hAnsi="Santander Text" w:cs="Arial"/>
          <w:b/>
          <w:szCs w:val="18"/>
          <w:lang w:val="pt-PT"/>
        </w:rPr>
        <w:t xml:space="preserve"> máximo do grupo</w:t>
      </w:r>
      <w:r w:rsidRPr="000659FA">
        <w:rPr>
          <w:rFonts w:ascii="Santander Text" w:eastAsia="Times New Roman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bCs/>
          <w:szCs w:val="18"/>
          <w:lang w:val="pt-PT"/>
        </w:rPr>
        <w:t>(</w:t>
      </w:r>
      <w:r w:rsidRPr="000659FA">
        <w:rPr>
          <w:rFonts w:ascii="Santander Text" w:eastAsia="Times New Roman" w:hAnsi="Santander Text" w:cs="Arial"/>
          <w:szCs w:val="18"/>
          <w:lang w:val="pt-PT"/>
        </w:rPr>
        <w:t>case when trim(clei &lt;&gt; '') then max (clei)).</w:t>
      </w:r>
    </w:p>
    <w:p w14:paraId="4DD87361" w14:textId="2F8A4029" w:rsidR="003B18B2" w:rsidRPr="000659FA" w:rsidRDefault="00690EA9" w:rsidP="007E3521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="00BD4175" w:rsidRPr="000659FA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0659FA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clei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="003B18B2" w:rsidRPr="000659FA">
        <w:rPr>
          <w:rFonts w:ascii="Santander Text" w:hAnsi="Santander Text" w:cs="Arial"/>
          <w:szCs w:val="18"/>
          <w:lang w:val="pt-PT"/>
        </w:rPr>
        <w:t> </w:t>
      </w:r>
    </w:p>
    <w:p w14:paraId="03CF3851" w14:textId="6534CD29" w:rsidR="003B18B2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>Em primeira instância, deverão ser identificados os códigos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0659FA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14:paraId="7A728584" w14:textId="7EB00A52" w:rsidR="008E152A" w:rsidRPr="000659FA" w:rsidRDefault="003B18B2" w:rsidP="008E5B9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659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659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659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ctitisin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cisinref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3561727" w14:textId="77777777" w:rsidR="00690EA9" w:rsidRPr="000659FA" w:rsidRDefault="00690EA9" w:rsidP="007E3521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14:paraId="5E527772" w14:textId="688B84B5" w:rsidR="00690EA9" w:rsidRPr="000659FA" w:rsidRDefault="003B18B2" w:rsidP="007E3521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659FA">
        <w:rPr>
          <w:rFonts w:ascii="Santander Text" w:hAnsi="Santander Text" w:cs="Arial"/>
          <w:i/>
          <w:szCs w:val="18"/>
          <w:lang w:val="pt-PT"/>
        </w:rPr>
        <w:t>clei’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szCs w:val="18"/>
          <w:lang w:val="pt-PT"/>
        </w:rPr>
        <w:t>isin’</w:t>
      </w:r>
      <w:r w:rsidRPr="000659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14:paraId="0309018D" w14:textId="08A3F42A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659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659FA">
        <w:rPr>
          <w:rFonts w:ascii="Santander Text" w:hAnsi="Santander Text" w:cs="Arial"/>
          <w:szCs w:val="18"/>
          <w:lang w:val="pt-PT"/>
        </w:rPr>
        <w:t xml:space="preserve"> onde o ‘</w:t>
      </w:r>
      <w:r w:rsidRPr="000659FA">
        <w:rPr>
          <w:rFonts w:ascii="Santander Text" w:hAnsi="Santander Text" w:cs="Arial"/>
          <w:i/>
          <w:szCs w:val="18"/>
          <w:lang w:val="pt-PT"/>
        </w:rPr>
        <w:t>ccliente’</w:t>
      </w:r>
      <w:r w:rsidRPr="000659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659FA">
        <w:rPr>
          <w:rFonts w:ascii="Santander Text" w:hAnsi="Santander Text" w:cs="Arial"/>
          <w:i/>
          <w:szCs w:val="18"/>
          <w:lang w:val="pt-PT"/>
        </w:rPr>
        <w:t>ccli_kgl</w:t>
      </w:r>
      <w:r w:rsidRPr="000659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centlegal’</w:t>
      </w:r>
      <w:r w:rsidRPr="000659FA">
        <w:rPr>
          <w:rFonts w:ascii="Santander Text" w:hAnsi="Santander Text" w:cs="Arial"/>
          <w:szCs w:val="18"/>
          <w:lang w:val="pt-PT"/>
        </w:rPr>
        <w:t xml:space="preserve"> ou ‘</w:t>
      </w:r>
      <w:r w:rsidRPr="000659FA">
        <w:rPr>
          <w:rFonts w:ascii="Santander Text" w:hAnsi="Santander Text" w:cs="Arial"/>
          <w:i/>
          <w:szCs w:val="18"/>
          <w:lang w:val="pt-PT"/>
        </w:rPr>
        <w:t>cgrupo’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14:paraId="0B8D2484" w14:textId="56F586D6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b/>
          <w:bCs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ct071_rwa_gr_ec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 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kgl5’</w:t>
      </w:r>
      <w:r w:rsidRPr="000659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>. Posteriormente, cruzar 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zgrupo’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ct088_univ_gcl_d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</w:t>
      </w:r>
      <w:r w:rsidR="00BD4175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tipo_relacao</w:t>
      </w:r>
      <w:r w:rsidR="00BD4175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688603A7" w14:textId="3598269B" w:rsidR="003B18B2" w:rsidRPr="000659FA" w:rsidRDefault="003B18B2" w:rsidP="008E5B92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="0044374A"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 xml:space="preserve">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659FA">
        <w:rPr>
          <w:rFonts w:ascii="Santander Text" w:hAnsi="Santander Text" w:cs="Arial"/>
          <w:szCs w:val="18"/>
          <w:lang w:val="pt-PT"/>
        </w:rPr>
        <w:t xml:space="preserve">d 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659FA">
        <w:rPr>
          <w:rFonts w:ascii="Santander Text" w:hAnsi="Santander Text" w:cs="Arial"/>
          <w:szCs w:val="18"/>
          <w:lang w:val="pt-PT"/>
        </w:rPr>
        <w:t>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ccli_kgl’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784704B1" w14:textId="77777777" w:rsidR="003B18B2" w:rsidRPr="000659FA" w:rsidRDefault="003B18B2" w:rsidP="007E3521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14:paraId="578BF123" w14:textId="4F661240" w:rsidR="003B18B2" w:rsidRPr="000659FA" w:rsidRDefault="003B18B2" w:rsidP="008E5B92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0659FA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="00871C3F" w:rsidRPr="000659FA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. Denote-se que estas variáveis devem ser aprovisionadas somente se as variáveis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="00714505" w:rsidRPr="000659FA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="00714505" w:rsidRPr="000659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="00714505" w:rsidRPr="000659FA">
        <w:rPr>
          <w:rStyle w:val="ui-provider"/>
          <w:rFonts w:ascii="Santander Text" w:hAnsi="Santander Text" w:cs="Arial"/>
          <w:szCs w:val="18"/>
          <w:lang w:val="pt-PT"/>
        </w:rPr>
        <w:t xml:space="preserve"> sejam positivas. </w:t>
      </w:r>
    </w:p>
    <w:p w14:paraId="2EAEA8DA" w14:textId="77777777" w:rsidR="003B18B2" w:rsidRPr="000659FA" w:rsidRDefault="003B18B2" w:rsidP="007E3521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14:paraId="2C3A928F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25" w:name="_Toc186820401"/>
      <w:bookmarkStart w:id="426" w:name="_Toc188951194"/>
      <w:r w:rsidRPr="000659FA">
        <w:rPr>
          <w:rFonts w:ascii="Santander Text" w:hAnsi="Santander Text" w:cs="Arial"/>
          <w:b/>
          <w:lang w:val="pt-PT"/>
        </w:rPr>
        <w:t>1.2.  </w:t>
      </w:r>
      <w:r w:rsidRPr="000659FA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425"/>
      <w:bookmarkEnd w:id="426"/>
    </w:p>
    <w:p w14:paraId="6DED7DBB" w14:textId="77777777" w:rsidR="003B18B2" w:rsidRPr="000659FA" w:rsidRDefault="003B18B2" w:rsidP="007E3521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 falta de informação real relativa aos clientes não SCIB. </w:t>
      </w:r>
    </w:p>
    <w:p w14:paraId="7707EA2F" w14:textId="1C747809" w:rsidR="003B18B2" w:rsidRPr="000659FA" w:rsidRDefault="003B18B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5B003EA" w14:textId="5771B900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id="427" w:name="_Toc186820402"/>
      <w:r w:rsidRPr="000659FA">
        <w:rPr>
          <w:rFonts w:ascii="Santander Text" w:hAnsi="Santander Text" w:cs="Arial"/>
          <w:b/>
          <w:lang w:val="pt-PT"/>
        </w:rPr>
        <w:t>2</w:t>
      </w:r>
      <w:r w:rsidRPr="000659FA">
        <w:rPr>
          <w:rFonts w:ascii="Santander Text" w:hAnsi="Santander Text" w:cs="Arial"/>
          <w:lang w:val="pt-PT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427"/>
    </w:p>
    <w:p w14:paraId="02CBA06D" w14:textId="764FE92C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28" w:name="_Toc186820403"/>
      <w:bookmarkStart w:id="429" w:name="_Toc188951195"/>
      <w:r w:rsidRPr="000659FA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428"/>
      <w:bookmarkEnd w:id="429"/>
    </w:p>
    <w:p w14:paraId="58D62DF1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14:paraId="001356EA" w14:textId="77777777" w:rsidR="00690EA9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id="430" w:name="_Toc186820404"/>
      <w:bookmarkStart w:id="431" w:name="_Toc188951196"/>
      <w:r w:rsidRPr="000659FA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430"/>
      <w:bookmarkEnd w:id="431"/>
    </w:p>
    <w:p w14:paraId="1E91F749" w14:textId="1825EE9E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à produção </w:t>
      </w:r>
      <w:r w:rsidR="00AF77A8" w:rsidRPr="000659FA">
        <w:rPr>
          <w:rFonts w:ascii="Santander Text" w:hAnsi="Santander Text" w:cs="Arial"/>
          <w:i/>
          <w:iCs/>
          <w:szCs w:val="18"/>
          <w:lang w:val="pt-PT" w:eastAsia="es-ES"/>
        </w:rPr>
        <w:t xml:space="preserve">do cliente. </w:t>
      </w:r>
    </w:p>
    <w:p w14:paraId="60C87998" w14:textId="65B750A7" w:rsidR="003B18B2" w:rsidRPr="000659FA" w:rsidRDefault="00690EA9" w:rsidP="007E3521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id="432" w:name="_Toc186820405"/>
      <w:r w:rsidRPr="000659FA">
        <w:rPr>
          <w:rFonts w:ascii="Santander Text" w:hAnsi="Santander Text" w:cs="Arial"/>
          <w:b/>
        </w:rPr>
        <w:t>3</w:t>
      </w:r>
      <w:r w:rsidRPr="000659FA">
        <w:rPr>
          <w:rFonts w:ascii="Santander Text" w:hAnsi="Santander Text" w:cs="Arial"/>
        </w:rPr>
        <w:t xml:space="preserve">. </w:t>
      </w:r>
      <w:r w:rsidR="003B18B2" w:rsidRPr="000659FA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432"/>
    </w:p>
    <w:p w14:paraId="082F3D47" w14:textId="77777777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id="433" w:name="_Toc186820406"/>
      <w:bookmarkStart w:id="434" w:name="_Toc188951197"/>
      <w:r w:rsidRPr="000659FA">
        <w:rPr>
          <w:rFonts w:ascii="Santander Text" w:hAnsi="Santander Text" w:cs="Arial"/>
          <w:b/>
        </w:rPr>
        <w:t xml:space="preserve">3.1. </w:t>
      </w:r>
      <w:r w:rsidRPr="000659FA">
        <w:rPr>
          <w:rFonts w:ascii="Santander Text" w:hAnsi="Santander Text" w:cs="Arial"/>
          <w:b/>
          <w:u w:val="single"/>
        </w:rPr>
        <w:t>Based on revenues</w:t>
      </w:r>
      <w:r w:rsidRPr="000659FA">
        <w:rPr>
          <w:rFonts w:ascii="Santander Text" w:hAnsi="Santander Text" w:cs="Arial"/>
          <w:b/>
        </w:rPr>
        <w:t>:</w:t>
      </w:r>
      <w:bookmarkEnd w:id="433"/>
      <w:bookmarkEnd w:id="434"/>
    </w:p>
    <w:p w14:paraId="174E8691" w14:textId="6853A7D3" w:rsidR="003B18B2" w:rsidRPr="000659FA" w:rsidRDefault="003B18B2" w:rsidP="007E3521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Sempre que não for possível obter um cruzamento válido através das metodologias anteriores (cruzamento a partir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aplicando as seguintes regras:</w:t>
      </w:r>
    </w:p>
    <w:p w14:paraId="3A8D1DE0" w14:textId="77777777" w:rsidR="003B18B2" w:rsidRPr="000659FA" w:rsidRDefault="003B18B2" w:rsidP="007E3521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14:paraId="52BFF2DD" w14:textId="24DE1550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="00910CA2" w:rsidRPr="000659FA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0659FA">
        <w:rPr>
          <w:rFonts w:ascii="Santander Text" w:hAnsi="Santander Text" w:cs="Arial"/>
          <w:iCs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dimensao’</w:t>
      </w:r>
      <w:r w:rsidRPr="000659FA">
        <w:rPr>
          <w:rFonts w:ascii="Santander Text" w:hAnsi="Santander Text" w:cs="Arial"/>
          <w:szCs w:val="18"/>
          <w:lang w:val="pt-PT"/>
        </w:rPr>
        <w:t xml:space="preserve"> = ‘</w:t>
      </w:r>
      <w:r w:rsidR="00871C3F" w:rsidRPr="000659FA">
        <w:rPr>
          <w:rFonts w:ascii="Santander Text" w:hAnsi="Santander Text" w:cs="Arial"/>
          <w:szCs w:val="18"/>
          <w:lang w:val="pt-PT"/>
        </w:rPr>
        <w:t xml:space="preserve">regiao’ </w:t>
      </w:r>
      <w:r w:rsidRPr="000659FA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valor_original’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 com o campo 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659FA">
        <w:rPr>
          <w:rFonts w:ascii="Santander Text" w:hAnsi="Santander Text" w:cs="Arial"/>
          <w:szCs w:val="18"/>
          <w:lang w:val="pt-PT"/>
        </w:rPr>
        <w:t>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(valor </w:t>
      </w:r>
      <w:r w:rsidR="00BD4175" w:rsidRPr="000659FA">
        <w:rPr>
          <w:rFonts w:ascii="Santander Text" w:hAnsi="Santander Text" w:cs="Arial"/>
          <w:szCs w:val="18"/>
          <w:lang w:val="pt-PT"/>
        </w:rPr>
        <w:t>elegível</w:t>
      </w:r>
      <w:r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corporativo);</w:t>
      </w:r>
    </w:p>
    <w:p w14:paraId="28D4F5FB" w14:textId="2736C78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659FA">
        <w:rPr>
          <w:rFonts w:ascii="Santander Text" w:hAnsi="Santander Text" w:cs="Arial"/>
          <w:szCs w:val="18"/>
          <w:lang w:val="pt-PT"/>
        </w:rPr>
        <w:t>, previamente filtrada por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 através do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659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do campo ‘</w:t>
      </w:r>
      <w:r w:rsidRPr="000659FA">
        <w:rPr>
          <w:rFonts w:ascii="Santander Text" w:hAnsi="Santander Text" w:cs="Arial"/>
          <w:i/>
          <w:szCs w:val="18"/>
          <w:lang w:val="pt-PT"/>
        </w:rPr>
        <w:t>nome_pais’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scp3_ftr_emss’</w:t>
      </w:r>
      <w:r w:rsidRPr="000659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szCs w:val="18"/>
          <w:lang w:val="pt-PT"/>
        </w:rPr>
        <w:t>output</w:t>
      </w:r>
      <w:r w:rsidRPr="000659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begin"/>
      </w:r>
      <w:r w:rsidR="00336D6C" w:rsidRPr="000659FA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="00864D30" w:rsidRPr="000659FA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="00336D6C" w:rsidRPr="000659FA">
        <w:rPr>
          <w:rFonts w:ascii="Santander Text" w:hAnsi="Santander Text" w:cs="Arial"/>
          <w:szCs w:val="18"/>
          <w:lang w:val="pt-PT"/>
        </w:rPr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separate"/>
      </w:r>
      <w:r w:rsidR="00091047" w:rsidRPr="000659FA">
        <w:rPr>
          <w:rFonts w:ascii="Santander Text" w:hAnsi="Santander Text" w:cs="Arial"/>
          <w:szCs w:val="18"/>
          <w:lang w:val="pt-PT"/>
        </w:rPr>
        <w:t>o</w:t>
      </w:r>
      <w:r w:rsidR="00336D6C" w:rsidRPr="000659FA">
        <w:rPr>
          <w:rFonts w:ascii="Santander Text" w:hAnsi="Santander Text" w:cs="Arial"/>
          <w:szCs w:val="18"/>
          <w:lang w:val="pt-PT"/>
        </w:rPr>
        <w:fldChar w:fldCharType="end"/>
      </w:r>
      <w:r w:rsidR="00336D6C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14:paraId="0CED7507" w14:textId="7F8F7D9B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="00F52857" w:rsidRPr="000659FA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0659FA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0659FA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0659FA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659FA">
        <w:rPr>
          <w:rFonts w:ascii="Santander Text" w:hAnsi="Santander Text" w:cs="Arial"/>
          <w:i/>
          <w:szCs w:val="18"/>
          <w:lang w:val="pt-PT"/>
        </w:rPr>
        <w:t>zcliente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0659FA">
        <w:rPr>
          <w:rFonts w:ascii="Santander Text" w:hAnsi="Santander Text" w:cs="Arial"/>
          <w:i/>
          <w:szCs w:val="18"/>
          <w:lang w:val="pt-PT"/>
        </w:rPr>
        <w:t>fatr_indv’</w:t>
      </w:r>
      <w:r w:rsidR="007C4378"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0BC008CB" w14:textId="760485B4" w:rsidR="007E2BFF" w:rsidRPr="000659FA" w:rsidRDefault="007E2BFF" w:rsidP="007E2BFF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b/>
          <w:szCs w:val="18"/>
          <w:lang w:val="pt-PT"/>
        </w:rPr>
        <w:t xml:space="preserve">Cruzamento com a tabela </w:t>
      </w:r>
      <w:r w:rsidRPr="000659FA">
        <w:rPr>
          <w:rFonts w:ascii="Santander Text" w:hAnsi="Santander Text"/>
          <w:b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b/>
          <w:szCs w:val="18"/>
          <w:lang w:val="pt-PT"/>
        </w:rPr>
        <w:t>para obtenção das informações de balanço:</w:t>
      </w:r>
      <w:r w:rsidRPr="000659FA">
        <w:rPr>
          <w:rFonts w:ascii="Santander Text" w:hAnsi="Santander Text"/>
          <w:szCs w:val="18"/>
          <w:lang w:val="pt-PT"/>
        </w:rPr>
        <w:t xml:space="preserve">  Obter a variável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a variável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1E026D" w14:textId="77777777" w:rsidR="007E2BFF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3ED29C65" w14:textId="0D92A68B" w:rsidR="00AF7105" w:rsidRPr="000659FA" w:rsidRDefault="007E2BFF" w:rsidP="007E2BFF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3D5DABF5" w14:textId="2856FC33" w:rsidR="003B18B2" w:rsidRPr="000659FA" w:rsidRDefault="003B18B2" w:rsidP="008E5B92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0659FA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E2BFF" w:rsidRPr="000659FA">
        <w:rPr>
          <w:rFonts w:ascii="Santander Text" w:hAnsi="Santander Text" w:cs="Arial"/>
          <w:szCs w:val="18"/>
          <w:lang w:val="pt-PT"/>
        </w:rPr>
        <w:t>Aprovionar o valor das variáveis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="007E2BFF"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="007E2BFF" w:rsidRPr="000659FA">
        <w:rPr>
          <w:rFonts w:ascii="Santander Text" w:hAnsi="Santander Text" w:cs="Arial"/>
          <w:i/>
          <w:szCs w:val="18"/>
          <w:lang w:val="pt-PT"/>
        </w:rPr>
        <w:t xml:space="preserve">scp3_ftr_emss’ </w:t>
      </w:r>
      <w:r w:rsidR="007E2BFF" w:rsidRPr="000659FA">
        <w:rPr>
          <w:rFonts w:ascii="Santander Text" w:hAnsi="Santander Text" w:cs="Arial"/>
          <w:szCs w:val="18"/>
          <w:lang w:val="pt-PT"/>
        </w:rPr>
        <w:t>obtidas no passo II) caso:</w:t>
      </w:r>
    </w:p>
    <w:p w14:paraId="2C15FA8F" w14:textId="5E806931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A variável </w:t>
      </w:r>
      <w:r w:rsidRPr="000659FA">
        <w:rPr>
          <w:rFonts w:ascii="Santander Text" w:hAnsi="Santander Text" w:cs="Arial"/>
          <w:bCs/>
          <w:i/>
          <w:szCs w:val="18"/>
          <w:lang w:val="pt-PT"/>
        </w:rPr>
        <w:t>‘fatr_indv’</w:t>
      </w:r>
      <w:r w:rsidRPr="000659FA">
        <w:rPr>
          <w:rFonts w:ascii="Santander Text" w:hAnsi="Santander Text" w:cs="Arial"/>
          <w:bCs/>
          <w:szCs w:val="18"/>
          <w:lang w:val="pt-PT"/>
        </w:rPr>
        <w:t xml:space="preserve"> obtida no passo III) seja superior a 0.1;</w:t>
      </w:r>
    </w:p>
    <w:p w14:paraId="043D2B6D" w14:textId="5C437792" w:rsidR="007E2BFF" w:rsidRPr="000659FA" w:rsidRDefault="007E2BFF" w:rsidP="007E2BFF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659FA">
        <w:rPr>
          <w:rFonts w:ascii="Santander Text" w:hAnsi="Santander Text" w:cs="Arial"/>
          <w:bCs/>
          <w:szCs w:val="18"/>
          <w:lang w:val="pt-PT"/>
        </w:rPr>
        <w:t xml:space="preserve">As variáveis </w:t>
      </w:r>
      <w:r w:rsidRPr="000659FA">
        <w:rPr>
          <w:rFonts w:ascii="Santander Text" w:hAnsi="Santander Text"/>
          <w:szCs w:val="18"/>
          <w:lang w:val="pt-PT"/>
        </w:rPr>
        <w:t>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 xml:space="preserve">’ obtidas no passo IV) sejam superiores a 0. </w:t>
      </w:r>
    </w:p>
    <w:p w14:paraId="4D9ABB9B" w14:textId="320E333A" w:rsidR="003B18B2" w:rsidRPr="000659FA" w:rsidRDefault="003B18B2" w:rsidP="007E3521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id="435" w:name="_Toc186820407"/>
      <w:bookmarkStart w:id="436" w:name="_Toc188951198"/>
      <w:r w:rsidRPr="000659FA">
        <w:rPr>
          <w:rFonts w:ascii="Santander Text" w:hAnsi="Santander Text" w:cs="Arial"/>
          <w:b/>
          <w:lang w:val="pt-PT"/>
        </w:rPr>
        <w:t xml:space="preserve">3.2. </w:t>
      </w:r>
      <w:r w:rsidRPr="000659FA">
        <w:rPr>
          <w:rFonts w:ascii="Santander Text" w:hAnsi="Santander Text" w:cs="Arial"/>
          <w:b/>
          <w:u w:val="single"/>
          <w:lang w:val="pt-PT"/>
        </w:rPr>
        <w:t>Based on assets</w:t>
      </w:r>
      <w:bookmarkEnd w:id="435"/>
      <w:bookmarkEnd w:id="436"/>
      <w:r w:rsidR="00690EA9" w:rsidRPr="000659FA">
        <w:rPr>
          <w:rFonts w:ascii="Santander Text" w:hAnsi="Santander Text" w:cs="Arial"/>
          <w:b/>
          <w:lang w:val="pt-PT"/>
        </w:rPr>
        <w:t>:</w:t>
      </w:r>
    </w:p>
    <w:p w14:paraId="54988408" w14:textId="6D0EE43A" w:rsidR="00690EA9" w:rsidRPr="000659FA" w:rsidRDefault="003B18B2" w:rsidP="007E3521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659FA">
        <w:rPr>
          <w:rFonts w:ascii="Santander Text" w:hAnsi="Santander Text" w:cs="Arial"/>
          <w:szCs w:val="18"/>
          <w:lang w:val="pt-PT"/>
        </w:rPr>
        <w:t>como base:</w:t>
      </w:r>
    </w:p>
    <w:p w14:paraId="48689AA7" w14:textId="6F566666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I) d</w:t>
      </w:r>
      <w:r w:rsidR="00D83C34" w:rsidRPr="000659FA">
        <w:rPr>
          <w:rFonts w:ascii="Santander Text" w:hAnsi="Santander Text" w:cs="Arial"/>
          <w:szCs w:val="18"/>
          <w:lang w:val="pt-PT"/>
        </w:rPr>
        <w:t>a</w:t>
      </w:r>
      <w:r w:rsidRPr="000659FA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="00D83C34" w:rsidRPr="000659FA">
        <w:rPr>
          <w:rFonts w:ascii="Santander Text" w:hAnsi="Santander Text" w:cs="Arial"/>
          <w:szCs w:val="18"/>
          <w:lang w:val="pt-PT"/>
        </w:rPr>
        <w:t>;</w:t>
      </w:r>
    </w:p>
    <w:p w14:paraId="7001DAF9" w14:textId="780E650F" w:rsidR="003B18B2" w:rsidRPr="000659FA" w:rsidRDefault="003B18B2" w:rsidP="008E5B92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Replicar alínea II) da metodologia anterior (3.1.) mas com o filtro ‘</w:t>
      </w:r>
      <w:r w:rsidRPr="000659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Assets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, ao invés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‘</w:t>
      </w:r>
      <w:r w:rsidR="00871C3F" w:rsidRPr="000659FA">
        <w:rPr>
          <w:rFonts w:ascii="Santander Text" w:hAnsi="Santander Text" w:cs="Arial"/>
          <w:i/>
          <w:szCs w:val="18"/>
          <w:lang w:val="pt-PT"/>
        </w:rPr>
        <w:t>Revenue</w:t>
      </w:r>
      <w:r w:rsidR="00871C3F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,</w:t>
      </w:r>
    </w:p>
    <w:p w14:paraId="45E7AEB1" w14:textId="4F412654" w:rsidR="006E1D19" w:rsidRPr="000659FA" w:rsidRDefault="00690EA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</w:t>
      </w:r>
      <w:r w:rsidR="00020500" w:rsidRPr="000659FA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="003B18B2"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="003B18B2" w:rsidRPr="000659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="003B18B2" w:rsidRPr="000659FA">
        <w:rPr>
          <w:rFonts w:ascii="Santander Text" w:hAnsi="Santander Text" w:cs="Arial"/>
          <w:szCs w:val="18"/>
          <w:lang w:val="pt-PT"/>
        </w:rPr>
        <w:t>e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a </w:t>
      </w:r>
      <w:r w:rsidR="003B18B2"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3B18B2" w:rsidRPr="000659FA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14:paraId="2BB57012" w14:textId="0B3DC6C8" w:rsidR="007536AD" w:rsidRPr="000659FA" w:rsidRDefault="007536AD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hAnsi="Santander Text" w:cs="Arial"/>
          <w:i/>
          <w:lang w:val="pt-PT"/>
        </w:rPr>
        <w:t>NULL</w:t>
      </w:r>
      <w:r w:rsidRPr="000659FA">
        <w:rPr>
          <w:rFonts w:ascii="Santander Text" w:hAnsi="Santander Text" w:cs="Arial"/>
          <w:lang w:val="pt-PT"/>
        </w:rPr>
        <w:t xml:space="preserve"> nesta variável.</w:t>
      </w:r>
    </w:p>
    <w:p w14:paraId="00AB5826" w14:textId="1BA00E56" w:rsidR="00690EA9" w:rsidRPr="000659FA" w:rsidRDefault="00690EA9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62CEAD73" w14:textId="739C8F33" w:rsidR="00690EA9" w:rsidRPr="000659FA" w:rsidRDefault="00E27933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="00741A75" w:rsidRPr="000659FA">
        <w:rPr>
          <w:rFonts w:ascii="Santander Text" w:hAnsi="Santander Text" w:cs="Arial"/>
          <w:lang w:val="pt-PT"/>
        </w:rPr>
        <w:t xml:space="preserve"> campos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741A7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2DE1070B" w14:textId="3967D5A2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id="437" w:name="_Toc186820397"/>
      <w:r w:rsidRPr="000659FA">
        <w:rPr>
          <w:rFonts w:ascii="Santander Text" w:hAnsi="Santander Text" w:cs="Arial"/>
          <w:b/>
          <w:lang w:val="pt-PT"/>
        </w:rPr>
        <w:t xml:space="preserve">(A) Variáveis </w:t>
      </w:r>
      <w:r w:rsidRPr="000659FA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0659FA">
        <w:rPr>
          <w:rFonts w:ascii="Santander Text" w:hAnsi="Santander Text" w:cs="Arial"/>
          <w:b/>
          <w:lang w:val="pt-PT"/>
        </w:rPr>
        <w:t>e</w:t>
      </w:r>
      <w:r w:rsidRPr="000659FA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437"/>
      <w:r w:rsidRPr="000659FA">
        <w:rPr>
          <w:rFonts w:ascii="Santander Text" w:hAnsi="Santander Text" w:cs="Arial"/>
          <w:b/>
          <w:lang w:val="pt-PT"/>
        </w:rPr>
        <w:t xml:space="preserve"> com base no ponto (A)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2CD80AE9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Caso seja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</w:rPr>
        <w:t>Input Project Finance</w:t>
      </w:r>
      <w:r w:rsidRPr="000659FA">
        <w:rPr>
          <w:rFonts w:ascii="Santander Text" w:hAnsi="Santander Text" w:cs="Arial"/>
          <w:sz w:val="18"/>
          <w:szCs w:val="18"/>
        </w:rPr>
        <w:t>),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com ‘PF_DQS1_1A’ e os restantes campos (‘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>) de acordo com as regras descritas de seguida.</w:t>
      </w:r>
    </w:p>
    <w:p w14:paraId="77276548" w14:textId="77777777" w:rsidR="00690EA9" w:rsidRPr="000659FA" w:rsidRDefault="00690EA9" w:rsidP="008E5B92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origem_scp2_emss’, ‘origem_scp3_emss’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e </w:t>
      </w:r>
      <w:r w:rsidRPr="000659FA">
        <w:rPr>
          <w:rFonts w:ascii="Santander Text" w:hAnsi="Santander Text" w:cs="Arial"/>
          <w:sz w:val="18"/>
          <w:szCs w:val="18"/>
          <w:u w:val="single"/>
        </w:rPr>
        <w:t>‘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origem_scp1_emss’</w:t>
      </w:r>
      <w:r w:rsidRPr="000659FA">
        <w:rPr>
          <w:rFonts w:ascii="Santander Text" w:hAnsi="Santander Text" w:cs="Arial"/>
          <w:sz w:val="18"/>
          <w:szCs w:val="18"/>
          <w:u w:val="single"/>
        </w:rPr>
        <w:t xml:space="preserve"> no caso de não ser possível efetuar um cruzamento válido no passo A1. (</w:t>
      </w:r>
      <w:r w:rsidRPr="000659FA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0659FA">
        <w:rPr>
          <w:rFonts w:ascii="Santander Text" w:hAnsi="Santander Text" w:cs="Arial"/>
          <w:sz w:val="18"/>
          <w:szCs w:val="18"/>
          <w:u w:val="single"/>
        </w:rPr>
        <w:t>),</w:t>
      </w:r>
      <w:r w:rsidRPr="000659FA">
        <w:rPr>
          <w:rFonts w:ascii="Santander Text" w:hAnsi="Santander Text" w:cs="Arial"/>
          <w:sz w:val="18"/>
          <w:szCs w:val="18"/>
        </w:rPr>
        <w:t xml:space="preserve"> deverão ser aprovisionados de acordo com a metodologia utilizada:</w:t>
      </w:r>
    </w:p>
    <w:p w14:paraId="3D6576CA" w14:textId="5332D942" w:rsidR="00690EA9" w:rsidRPr="000659FA" w:rsidRDefault="00690EA9" w:rsidP="008E5B9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>. do ponto (A)</w:t>
      </w:r>
      <w:r w:rsidRPr="000659FA">
        <w:rPr>
          <w:rFonts w:ascii="Santander Text" w:hAnsi="Santander Text" w:cs="Arial"/>
          <w:sz w:val="18"/>
          <w:szCs w:val="18"/>
        </w:rPr>
        <w:t xml:space="preserve">, o campo </w:t>
      </w:r>
      <w:r w:rsidRPr="000659FA">
        <w:rPr>
          <w:rFonts w:ascii="Santander Text" w:hAnsi="Santander Text" w:cs="Arial"/>
          <w:i/>
          <w:sz w:val="18"/>
          <w:szCs w:val="18"/>
        </w:rPr>
        <w:t>‘origem_scp1_emss’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788AF221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0577D886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‘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61BA3BF5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‘3’;</w:t>
      </w:r>
    </w:p>
    <w:p w14:paraId="5BE0EF66" w14:textId="49BBBB51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PF_DQS4_SCIB’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‘4’;</w:t>
      </w:r>
    </w:p>
    <w:p w14:paraId="406A76B1" w14:textId="77777777" w:rsidR="00F52857" w:rsidRPr="000F7B86" w:rsidRDefault="00F52857" w:rsidP="0012229D">
      <w:pPr>
        <w:spacing w:after="0" w:line="360" w:lineRule="auto"/>
        <w:ind w:left="2160"/>
        <w:jc w:val="both"/>
        <w:rPr>
          <w:lang w:val="pt-PT"/>
          <w:rPrChange w:id="438" w:author="Joana Rita Bentinho Silva" w:date="2025-04-07T18:33:00Z">
            <w:rPr/>
          </w:rPrChange>
        </w:rPr>
      </w:pPr>
    </w:p>
    <w:p w14:paraId="0AB81747" w14:textId="14212191" w:rsidR="00690EA9" w:rsidRPr="000659FA" w:rsidRDefault="00690EA9" w:rsidP="007E352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14:paraId="5361C380" w14:textId="1C1BE141" w:rsidR="00690EA9" w:rsidRPr="000659FA" w:rsidRDefault="00690EA9" w:rsidP="008E5B92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(A)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6895F4FE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‘PF_DQS5_3B’, caso seja possível aplicar a abordagem descrita em 2.1.;</w:t>
      </w:r>
    </w:p>
    <w:p w14:paraId="5BE498E7" w14:textId="788D0334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MISS’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para os casos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descritos na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descrit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as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, no ponto (A)</w:t>
      </w:r>
      <w:r w:rsidR="00D171E8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6BCAAD95" w14:textId="326DD0F0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59721AE6" w14:textId="77777777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14:paraId="2F9DE7E4" w14:textId="58A16AA3" w:rsidR="00690EA9" w:rsidRPr="000659FA" w:rsidRDefault="00690EA9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(B) Variáveis ‘</w:t>
      </w:r>
      <w:r w:rsidRPr="000659FA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0659FA">
        <w:rPr>
          <w:rFonts w:ascii="Santander Text" w:hAnsi="Santander Text" w:cs="Arial"/>
          <w:b/>
          <w:lang w:val="pt-PT"/>
        </w:rPr>
        <w:t xml:space="preserve"> e </w:t>
      </w:r>
      <w:r w:rsidRPr="000659FA">
        <w:rPr>
          <w:rFonts w:ascii="Santander Text" w:hAnsi="Santander Text" w:cs="Arial"/>
          <w:b/>
          <w:i/>
          <w:lang w:val="pt-PT"/>
        </w:rPr>
        <w:t>‘origem_scp3_emss’</w:t>
      </w:r>
      <w:r w:rsidRPr="000659FA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0659FA">
        <w:rPr>
          <w:rFonts w:ascii="Santander Text" w:hAnsi="Santander Text" w:cs="Arial"/>
          <w:b/>
          <w:i/>
          <w:lang w:val="pt-PT"/>
        </w:rPr>
        <w:t>Project Finance</w:t>
      </w:r>
      <w:r w:rsidRPr="000659FA">
        <w:rPr>
          <w:rFonts w:ascii="Santander Text" w:hAnsi="Santander Text" w:cs="Arial"/>
          <w:b/>
          <w:lang w:val="pt-PT"/>
        </w:rPr>
        <w:t>.</w:t>
      </w:r>
    </w:p>
    <w:p w14:paraId="122838FD" w14:textId="77777777" w:rsidR="00690EA9" w:rsidRPr="000659FA" w:rsidRDefault="00690EA9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utilizada. </w:t>
      </w:r>
    </w:p>
    <w:p w14:paraId="2C1F0B91" w14:textId="72EB5A29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, o campo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14:paraId="3E0B825B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BCL_DQS1_SCIB’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‘1’.;</w:t>
      </w:r>
    </w:p>
    <w:p w14:paraId="5A94BE3D" w14:textId="77777777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BCL_DQS2_SCIB’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‘2’.;</w:t>
      </w:r>
    </w:p>
    <w:p w14:paraId="17531A8E" w14:textId="7B2C9C54" w:rsidR="00690EA9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BCL_DQS3_SCIB’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‘3’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57F9122D" w14:textId="67D341D4" w:rsidR="00FC053A" w:rsidRPr="000659FA" w:rsidRDefault="00690EA9" w:rsidP="008E5B92">
      <w:pPr>
        <w:numPr>
          <w:ilvl w:val="0"/>
          <w:numId w:val="44"/>
        </w:num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BCL_DQS4_SCIB’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, caso o campo</w:t>
      </w:r>
      <w:r w:rsidRPr="000659FA">
        <w:rPr>
          <w:rFonts w:ascii="Santander Text" w:eastAsia="Times New Roman" w:hAnsi="Santander Text" w:cs="Arial"/>
          <w:szCs w:val="18"/>
          <w:lang w:val="pt-PT"/>
        </w:rPr>
        <w:t xml:space="preserve"> </w:t>
      </w:r>
      <w:r w:rsidRPr="000659FA">
        <w:rPr>
          <w:rFonts w:ascii="Santander Text" w:eastAsia="Times New Roman" w:hAnsi="Santander Text" w:cs="Arial"/>
          <w:i/>
          <w:szCs w:val="18"/>
          <w:lang w:val="pt-PT"/>
        </w:rPr>
        <w:t>‘score_scp1’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input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esteja aprovisionado com ‘4’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7EF57E14" w14:textId="77777777" w:rsidR="00F52857" w:rsidRPr="000659FA" w:rsidRDefault="00F52857" w:rsidP="0012229D">
      <w:pPr>
        <w:spacing w:after="0" w:line="360" w:lineRule="auto"/>
        <w:ind w:left="2160"/>
        <w:jc w:val="both"/>
        <w:rPr>
          <w:rFonts w:ascii="Santander Text" w:hAnsi="Santander Text" w:cs="Arial"/>
          <w:szCs w:val="18"/>
          <w:lang w:val="pt-PT"/>
        </w:rPr>
      </w:pPr>
    </w:p>
    <w:p w14:paraId="5CD3CCC4" w14:textId="0FDE4AEB" w:rsidR="00690EA9" w:rsidRPr="000659FA" w:rsidRDefault="00690EA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da mesma forma, mas tendo em conta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‘score_scp2’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‘score_scp3’</w:t>
      </w:r>
      <w:r w:rsidRPr="000659FA">
        <w:rPr>
          <w:rFonts w:ascii="Santander Text" w:hAnsi="Santander Text" w:cs="Arial"/>
          <w:szCs w:val="18"/>
          <w:lang w:val="pt-PT"/>
        </w:rPr>
        <w:t xml:space="preserve"> respetivamente.</w:t>
      </w:r>
    </w:p>
    <w:p w14:paraId="446353D8" w14:textId="5B2178C5" w:rsidR="00690EA9" w:rsidRPr="000659FA" w:rsidRDefault="00690EA9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="00E27933" w:rsidRPr="000659FA">
        <w:rPr>
          <w:rFonts w:ascii="Santander Text" w:hAnsi="Santander Text" w:cs="Arial"/>
          <w:sz w:val="18"/>
          <w:szCs w:val="18"/>
        </w:rPr>
        <w:t xml:space="preserve"> do ponto (B)</w:t>
      </w:r>
      <w:r w:rsidRPr="000659FA">
        <w:rPr>
          <w:rFonts w:ascii="Santander Text" w:hAnsi="Santander Text" w:cs="Arial"/>
          <w:sz w:val="18"/>
          <w:szCs w:val="18"/>
        </w:rPr>
        <w:t>:</w:t>
      </w:r>
    </w:p>
    <w:p w14:paraId="31945ABD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‘BCL _DQS4_3A’, caso seja seguida a abordagem descrita em 3.1.; </w:t>
      </w:r>
    </w:p>
    <w:p w14:paraId="2369D343" w14:textId="77777777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‘BCL _DQS5_3B’, caso seja seguida a abordagem descrita em 3.2.;</w:t>
      </w:r>
    </w:p>
    <w:p w14:paraId="2DDA7992" w14:textId="5DECD9E2" w:rsidR="00690EA9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‘MISS’,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para os casos descritos na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Nota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>s Gerais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descritas 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no final da seção</w:t>
      </w:r>
      <w:r w:rsidR="00F541A2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dos campos de emissões, no ponto (B)</w:t>
      </w:r>
      <w:r w:rsidR="00E27933" w:rsidRPr="000659FA">
        <w:rPr>
          <w:rFonts w:ascii="Santander Text" w:eastAsia="Times New Roman" w:hAnsi="Santander Text" w:cs="Arial"/>
          <w:szCs w:val="18"/>
          <w:lang w:val="pt-PT" w:eastAsia="pt-PT"/>
        </w:rPr>
        <w:t>;</w:t>
      </w:r>
    </w:p>
    <w:p w14:paraId="1A17AB04" w14:textId="6C90471E" w:rsidR="008E152A" w:rsidRPr="000659FA" w:rsidRDefault="00690EA9" w:rsidP="008E5B9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‘Nao Aplicavel’ caso a contraparte &lt;&gt; 'outras empresas nao financeiras'</w:t>
      </w:r>
    </w:p>
    <w:p w14:paraId="19D89F2E" w14:textId="1686FBB7" w:rsidR="00690EA9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FD811E7" w14:textId="77777777" w:rsidR="007536AD" w:rsidRPr="000659FA" w:rsidRDefault="007536AD" w:rsidP="007536AD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4B1AC11" w14:textId="76053D36" w:rsidR="00243943" w:rsidRPr="000659FA" w:rsidRDefault="00243943" w:rsidP="007E3521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divida</w:t>
      </w:r>
      <w:r w:rsidRPr="000659FA">
        <w:rPr>
          <w:color w:val="auto"/>
          <w:lang w:val="pt-PT"/>
        </w:rPr>
        <w:t>_total, capital_proprio</w:t>
      </w:r>
    </w:p>
    <w:p w14:paraId="199CB025" w14:textId="5D8740D5" w:rsidR="00243943" w:rsidRPr="000659FA" w:rsidRDefault="00243943" w:rsidP="0012229D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659FA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="00D171E8" w:rsidRPr="000659FA">
        <w:rPr>
          <w:rFonts w:ascii="Santander Text" w:hAnsi="Santander Text" w:cs="Arial"/>
          <w:lang w:val="pt-PT"/>
        </w:rPr>
        <w:t>,</w:t>
      </w:r>
      <w:r w:rsidR="009F0903" w:rsidRPr="000659FA">
        <w:rPr>
          <w:rFonts w:ascii="Santander Text" w:hAnsi="Santander Text" w:cs="Arial"/>
          <w:lang w:val="pt-PT"/>
        </w:rPr>
        <w:t xml:space="preserve"> respetivamente</w:t>
      </w:r>
      <w:r w:rsidR="00D171E8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d</w:t>
      </w:r>
      <w:r w:rsidR="0070700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cliente</w:t>
      </w:r>
      <w:r w:rsidR="00707007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SCIB</w:t>
      </w:r>
      <w:r w:rsidR="00707007" w:rsidRPr="000659FA">
        <w:rPr>
          <w:rFonts w:ascii="Santander Text" w:hAnsi="Santander Text" w:cs="Arial"/>
          <w:lang w:val="pt-PT"/>
        </w:rPr>
        <w:t xml:space="preserve">. Para o seu aprovisionamento </w:t>
      </w:r>
      <w:r w:rsidR="00707007" w:rsidRPr="000659FA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="009F0903" w:rsidRPr="000659FA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b/>
          <w:i/>
          <w:lang w:val="pt-PT"/>
        </w:rPr>
        <w:t>‘scp1_ftr_emss’</w:t>
      </w:r>
      <w:r w:rsidRPr="000659FA">
        <w:rPr>
          <w:rFonts w:ascii="Santander Text" w:hAnsi="Santander Text" w:cs="Arial"/>
          <w:b/>
          <w:lang w:val="pt-PT"/>
        </w:rPr>
        <w:t xml:space="preserve">, </w:t>
      </w:r>
      <w:r w:rsidRPr="000659FA">
        <w:rPr>
          <w:rFonts w:ascii="Santander Text" w:hAnsi="Santander Text" w:cs="Arial"/>
          <w:b/>
          <w:i/>
          <w:lang w:val="pt-PT"/>
        </w:rPr>
        <w:t>‘scp2_ftr_emss’</w:t>
      </w:r>
      <w:r w:rsidRPr="000659FA">
        <w:rPr>
          <w:rFonts w:ascii="Santander Text" w:hAnsi="Santander Text" w:cs="Arial"/>
          <w:b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lang w:val="pt-PT"/>
        </w:rPr>
        <w:t>scp3_ftr_emss’</w:t>
      </w:r>
      <w:r w:rsidR="009F0903" w:rsidRPr="000659FA">
        <w:rPr>
          <w:rFonts w:ascii="Santander Text" w:hAnsi="Santander Text" w:cs="Arial"/>
          <w:lang w:val="pt-PT"/>
        </w:rPr>
        <w:t xml:space="preserve"> seja </w:t>
      </w:r>
      <w:r w:rsidRPr="000659FA">
        <w:rPr>
          <w:rFonts w:ascii="Santander Text" w:hAnsi="Santander Text" w:cs="Arial"/>
          <w:lang w:val="pt-PT"/>
        </w:rPr>
        <w:t>aprovisiona</w:t>
      </w:r>
      <w:r w:rsidR="009F0903" w:rsidRPr="000659FA">
        <w:rPr>
          <w:rFonts w:ascii="Santander Text" w:hAnsi="Santander Text" w:cs="Arial"/>
          <w:lang w:val="pt-PT"/>
        </w:rPr>
        <w:t>da</w:t>
      </w:r>
      <w:r w:rsidRPr="000659FA">
        <w:rPr>
          <w:rFonts w:ascii="Santander Text" w:hAnsi="Santander Text" w:cs="Arial"/>
          <w:lang w:val="pt-PT"/>
        </w:rPr>
        <w:t xml:space="preserve"> através da metodologia </w:t>
      </w:r>
      <w:r w:rsidRPr="000659FA">
        <w:rPr>
          <w:rFonts w:ascii="Santander Text" w:hAnsi="Santander Text" w:cs="Arial"/>
          <w:b/>
          <w:lang w:val="pt-PT"/>
        </w:rPr>
        <w:t>1.</w:t>
      </w:r>
      <w:r w:rsidR="00D171E8"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lang w:val="pt-PT"/>
        </w:rPr>
        <w:t>Reported Emiss</w:t>
      </w:r>
      <w:r w:rsidR="002475D1" w:rsidRPr="000659FA">
        <w:rPr>
          <w:rFonts w:ascii="Santander Text" w:hAnsi="Santander Text" w:cs="Arial"/>
          <w:b/>
          <w:lang w:val="pt-PT"/>
        </w:rPr>
        <w:t>i</w:t>
      </w:r>
      <w:r w:rsidRPr="000659FA">
        <w:rPr>
          <w:rFonts w:ascii="Santander Text" w:hAnsi="Santander Text" w:cs="Arial"/>
          <w:b/>
          <w:lang w:val="pt-PT"/>
        </w:rPr>
        <w:t>ons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2475D1"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lang w:val="pt-PT"/>
        </w:rPr>
        <w:t xml:space="preserve">ponto </w:t>
      </w:r>
      <w:r w:rsidR="002475D1" w:rsidRPr="000659FA">
        <w:rPr>
          <w:rFonts w:ascii="Santander Text" w:hAnsi="Santander Text" w:cs="Arial"/>
          <w:lang w:val="pt-PT"/>
        </w:rPr>
        <w:t>(A) Variáveis ‘</w:t>
      </w:r>
      <w:r w:rsidR="002475D1" w:rsidRPr="000659FA">
        <w:rPr>
          <w:rFonts w:ascii="Santander Text" w:hAnsi="Santander Text" w:cs="Arial"/>
          <w:i/>
          <w:lang w:val="pt-PT"/>
        </w:rPr>
        <w:t>scp1_ftr_emss’, ‘scp2_ftr_emss’</w:t>
      </w:r>
      <w:r w:rsidR="002475D1" w:rsidRPr="000659FA">
        <w:rPr>
          <w:rFonts w:ascii="Santander Text" w:hAnsi="Santander Text" w:cs="Arial"/>
          <w:lang w:val="pt-PT"/>
        </w:rPr>
        <w:t xml:space="preserve"> e ‘</w:t>
      </w:r>
      <w:r w:rsidR="002475D1" w:rsidRPr="000659FA">
        <w:rPr>
          <w:rFonts w:ascii="Santander Text" w:hAnsi="Santander Text" w:cs="Arial"/>
          <w:i/>
          <w:lang w:val="pt-PT"/>
        </w:rPr>
        <w:t>scp3_ftr_emss’</w:t>
      </w:r>
      <w:r w:rsidR="002475D1" w:rsidRPr="000659FA">
        <w:rPr>
          <w:rFonts w:ascii="Santander Text" w:hAnsi="Santander Text" w:cs="Arial"/>
          <w:lang w:val="pt-PT"/>
        </w:rPr>
        <w:t xml:space="preserve"> (Project Finance) e ponto </w:t>
      </w:r>
      <w:r w:rsidRPr="000659FA">
        <w:rPr>
          <w:rFonts w:ascii="Santander Text" w:hAnsi="Santander Text" w:cs="Arial"/>
          <w:lang w:val="pt-PT"/>
        </w:rPr>
        <w:t>(B)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Variáveis </w:t>
      </w:r>
      <w:r w:rsidRPr="000659FA">
        <w:rPr>
          <w:rFonts w:ascii="Santander Text" w:hAnsi="Santander Text" w:cs="Arial"/>
          <w:i/>
          <w:lang w:val="pt-PT"/>
        </w:rPr>
        <w:t>‘scp1_ftr_emss’, ‘scp2_ftr_emss’</w:t>
      </w:r>
      <w:r w:rsidRPr="000659FA">
        <w:rPr>
          <w:rFonts w:ascii="Santander Text" w:hAnsi="Santander Text" w:cs="Arial"/>
          <w:lang w:val="pt-PT"/>
        </w:rPr>
        <w:t xml:space="preserve"> e ‘</w:t>
      </w:r>
      <w:r w:rsidRPr="000659FA">
        <w:rPr>
          <w:rFonts w:ascii="Santander Text" w:hAnsi="Santander Text" w:cs="Arial"/>
          <w:i/>
          <w:lang w:val="pt-PT"/>
        </w:rPr>
        <w:t>scp3_ftr_emss’</w:t>
      </w:r>
      <w:r w:rsidRPr="000659FA">
        <w:rPr>
          <w:rFonts w:ascii="Santander Text" w:hAnsi="Santander Text" w:cs="Arial"/>
          <w:lang w:val="pt-PT"/>
        </w:rPr>
        <w:t xml:space="preserve"> (Clientes não </w:t>
      </w:r>
      <w:r w:rsidRPr="000659FA">
        <w:rPr>
          <w:rFonts w:ascii="Santander Text" w:hAnsi="Santander Text" w:cs="Arial"/>
          <w:i/>
          <w:lang w:val="pt-PT"/>
        </w:rPr>
        <w:t>Project Finance</w:t>
      </w:r>
      <w:r w:rsidRPr="000659FA">
        <w:rPr>
          <w:rFonts w:ascii="Santander Text" w:hAnsi="Santander Text" w:cs="Arial"/>
          <w:lang w:val="pt-PT"/>
        </w:rPr>
        <w:t xml:space="preserve">). </w:t>
      </w:r>
    </w:p>
    <w:p w14:paraId="2E26B5B7" w14:textId="12B83144" w:rsidR="00DC623F" w:rsidRPr="000659FA" w:rsidRDefault="0053643A" w:rsidP="007E3521">
      <w:pPr>
        <w:spacing w:line="360" w:lineRule="auto"/>
        <w:jc w:val="both"/>
        <w:rPr>
          <w:rFonts w:ascii="Santander Text" w:hAnsi="Santander Text" w:cs="Arial"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begin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="00864D30" w:rsidRPr="000659FA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="00540F56" w:rsidRPr="000659FA">
        <w:rPr>
          <w:rFonts w:ascii="Santander Text" w:hAnsi="Santander Text" w:cs="Arial"/>
          <w:iCs/>
          <w:szCs w:val="18"/>
          <w:lang w:val="pt-PT"/>
        </w:rPr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6.1.3</w:t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fldChar w:fldCharType="end"/>
      </w:r>
      <w:r w:rsidR="00540F56" w:rsidRPr="000659FA">
        <w:rPr>
          <w:rFonts w:ascii="Santander Text" w:hAnsi="Santander Text" w:cs="Arial"/>
          <w:iCs/>
          <w:szCs w:val="18"/>
          <w:lang w:val="pt-PT"/>
        </w:rPr>
        <w:t>)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0659FA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14:paraId="3F46C2A3" w14:textId="162DBDDC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659FA">
        <w:rPr>
          <w:rFonts w:ascii="Santander Text" w:hAnsi="Santander Text" w:cs="Arial"/>
          <w:i/>
          <w:lang w:val="pt-PT"/>
        </w:rPr>
        <w:t>origem&lt;&gt;'AUT'</w:t>
      </w:r>
      <w:r w:rsidRPr="000659FA">
        <w:rPr>
          <w:rFonts w:ascii="Santander Text" w:hAnsi="Santander Text" w:cs="Arial"/>
          <w:lang w:val="pt-PT"/>
        </w:rPr>
        <w:t xml:space="preserve"> na tabela </w:t>
      </w:r>
      <w:r w:rsidRPr="000659FA">
        <w:rPr>
          <w:rFonts w:ascii="Santander Text" w:hAnsi="Santander Text" w:cs="Arial"/>
          <w:i/>
          <w:iCs/>
          <w:lang w:val="pt-PT"/>
        </w:rPr>
        <w:t>ct084_univ_cli_d</w:t>
      </w:r>
      <w:r w:rsidRPr="000659FA">
        <w:rPr>
          <w:rFonts w:ascii="Santander Text" w:hAnsi="Santander Text" w:cs="Arial"/>
          <w:iCs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 xml:space="preserve">devem reportar 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‘Nao Aplicavel’ </w:t>
      </w:r>
      <w:r w:rsidRPr="000659FA">
        <w:rPr>
          <w:rFonts w:ascii="Santander Text" w:hAnsi="Santander Text" w:cs="Arial"/>
          <w:lang w:val="pt-PT"/>
        </w:rPr>
        <w:t>nesta variável.</w:t>
      </w:r>
    </w:p>
    <w:p w14:paraId="73D968B3" w14:textId="77777777" w:rsidR="00714505" w:rsidRPr="000659FA" w:rsidRDefault="00714505" w:rsidP="00714505">
      <w:pPr>
        <w:spacing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3F263E76" w14:textId="098D41A5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3D44F3E2" w14:textId="402B63B5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659FA">
        <w:rPr>
          <w:rFonts w:ascii="Santander Text" w:hAnsi="Santander Text" w:cs="Arial"/>
          <w:szCs w:val="18"/>
          <w:lang w:val="pt-PT"/>
        </w:rPr>
        <w:t xml:space="preserve"> pode ser obtida de três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Pr="000659FA">
        <w:rPr>
          <w:rFonts w:ascii="Santander Text" w:hAnsi="Santander Text" w:cs="Arial"/>
          <w:b/>
          <w:szCs w:val="18"/>
          <w:lang w:val="pt-PT"/>
        </w:rPr>
        <w:t>(2)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(modesg_inp_risco_fisico) ou </w:t>
      </w:r>
      <w:r w:rsidRPr="000659FA">
        <w:rPr>
          <w:rFonts w:ascii="Santander Text" w:hAnsi="Santander Text" w:cs="Arial"/>
          <w:b/>
          <w:szCs w:val="18"/>
          <w:lang w:val="pt-PT"/>
        </w:rPr>
        <w:t>(3)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70700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14:paraId="194CEE9C" w14:textId="77777777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14:paraId="7AF5B38D" w14:textId="50BD2EBF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es-ES"/>
        </w:rPr>
        <w:t xml:space="preserve">Quando existe </w:t>
      </w:r>
      <w:r w:rsidR="00E457D7" w:rsidRPr="000659FA">
        <w:rPr>
          <w:rFonts w:ascii="Santander Text" w:hAnsi="Santander Text" w:cs="Arial"/>
          <w:lang w:val="es-ES"/>
        </w:rPr>
        <w:t xml:space="preserve">informação sobre o código </w:t>
      </w:r>
      <w:r w:rsidRPr="000659FA">
        <w:rPr>
          <w:rFonts w:ascii="Santander Text" w:hAnsi="Santander Text" w:cs="Arial"/>
          <w:lang w:val="es-ES"/>
        </w:rPr>
        <w:t>postal da contraparte, é utilizada a</w:t>
      </w:r>
      <w:r w:rsidR="00552740" w:rsidRPr="000659FA">
        <w:rPr>
          <w:rFonts w:ascii="Santander Text" w:hAnsi="Santander Text" w:cs="Arial"/>
          <w:lang w:val="es-ES"/>
        </w:rPr>
        <w:t xml:space="preserve"> informação disponibilizada pelo</w:t>
      </w:r>
      <w:r w:rsidRPr="000659FA">
        <w:rPr>
          <w:rFonts w:ascii="Santander Text" w:hAnsi="Santander Text" w:cs="Arial"/>
          <w:lang w:val="es-ES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lang w:val="es-ES"/>
        </w:rPr>
        <w:t>;</w:t>
      </w:r>
    </w:p>
    <w:p w14:paraId="64FB7DD4" w14:textId="5B9CE9D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2.</w:t>
      </w:r>
      <w:r w:rsidRPr="000659FA">
        <w:rPr>
          <w:rFonts w:ascii="Santander Text" w:hAnsi="Santander Text" w:cs="Arial"/>
          <w:lang w:val="es-ES"/>
        </w:rPr>
        <w:t xml:space="preserve"> Quando não</w:t>
      </w:r>
      <w:r w:rsidR="00E457D7" w:rsidRPr="000659FA">
        <w:rPr>
          <w:rFonts w:ascii="Santander Text" w:hAnsi="Santander Text" w:cs="Arial"/>
          <w:lang w:val="es-ES"/>
        </w:rPr>
        <w:t xml:space="preserve"> existe informação do código </w:t>
      </w:r>
      <w:r w:rsidRPr="000659FA">
        <w:rPr>
          <w:rFonts w:ascii="Santander Text" w:hAnsi="Santander Text" w:cs="Arial"/>
          <w:lang w:val="es-ES"/>
        </w:rPr>
        <w:t xml:space="preserve">postal da contraparte, é utilizado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es-ES"/>
        </w:rPr>
        <w:t>, cruzando através dos campos ‘</w:t>
      </w:r>
      <w:r w:rsidRPr="000659FA">
        <w:rPr>
          <w:rFonts w:ascii="Santander Text" w:hAnsi="Santander Text" w:cs="Arial"/>
          <w:i/>
          <w:lang w:val="es-ES"/>
        </w:rPr>
        <w:t>cod_pais’, ‘cod_nutiii’</w:t>
      </w:r>
      <w:r w:rsidRPr="000659FA">
        <w:rPr>
          <w:rFonts w:ascii="Santander Text" w:hAnsi="Santander Text" w:cs="Arial"/>
          <w:lang w:val="es-ES"/>
        </w:rPr>
        <w:t xml:space="preserve"> e ‘</w:t>
      </w:r>
      <w:r w:rsidRPr="000659FA">
        <w:rPr>
          <w:rFonts w:ascii="Santander Text" w:hAnsi="Santander Text" w:cs="Arial"/>
          <w:i/>
          <w:lang w:val="es-ES"/>
        </w:rPr>
        <w:t>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8C0C55F" w14:textId="19B2CC2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3.</w:t>
      </w:r>
      <w:r w:rsidRPr="000659FA">
        <w:rPr>
          <w:rFonts w:ascii="Santander Text" w:hAnsi="Santander Text" w:cs="Arial"/>
          <w:lang w:val="es-ES"/>
        </w:rPr>
        <w:t xml:space="preserve"> Quando não existe informação da </w:t>
      </w:r>
      <w:r w:rsidR="00100F14" w:rsidRPr="000659FA">
        <w:rPr>
          <w:rFonts w:ascii="Santander Text" w:hAnsi="Santander Text" w:cs="Arial"/>
          <w:lang w:val="es-ES"/>
        </w:rPr>
        <w:t xml:space="preserve">NUT </w:t>
      </w:r>
      <w:r w:rsidRPr="000659FA">
        <w:rPr>
          <w:rFonts w:ascii="Santander Text" w:hAnsi="Santander Text" w:cs="Arial"/>
          <w:lang w:val="es-ES"/>
        </w:rPr>
        <w:t xml:space="preserve">do Cliente, é utilizado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707007" w:rsidRPr="000659FA">
        <w:rPr>
          <w:rFonts w:ascii="Santander Text" w:hAnsi="Santander Text" w:cs="Arial"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disponibilizada pela </w:t>
      </w:r>
      <w:r w:rsidR="00100F14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lang w:val="es-ES"/>
        </w:rPr>
        <w:t xml:space="preserve">, cruzando através dos campos </w:t>
      </w:r>
      <w:r w:rsidRPr="000659FA">
        <w:rPr>
          <w:rFonts w:ascii="Santander Text" w:hAnsi="Santander Text" w:cs="Arial"/>
          <w:i/>
          <w:lang w:val="es-ES"/>
        </w:rPr>
        <w:t>‘cod_pais’</w:t>
      </w:r>
      <w:r w:rsidRPr="000659FA">
        <w:rPr>
          <w:rFonts w:ascii="Santander Text" w:hAnsi="Santander Text" w:cs="Arial"/>
          <w:lang w:val="es-ES"/>
        </w:rPr>
        <w:t xml:space="preserve"> e </w:t>
      </w:r>
      <w:r w:rsidRPr="000659FA">
        <w:rPr>
          <w:rFonts w:ascii="Santander Text" w:hAnsi="Santander Text" w:cs="Arial"/>
          <w:i/>
          <w:lang w:val="es-ES"/>
        </w:rPr>
        <w:t>‘cod_nace_esg’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AFC3844" w14:textId="7B4E84A6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4.</w:t>
      </w:r>
      <w:r w:rsidRPr="000659FA">
        <w:rPr>
          <w:rFonts w:ascii="Santander Text" w:hAnsi="Santander Text" w:cs="Arial"/>
          <w:lang w:val="es-ES"/>
        </w:rPr>
        <w:t xml:space="preserve"> Quando não é possível identificar os dados necessários para análise (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cod_pais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 xml:space="preserve"> ou </w:t>
      </w:r>
      <w:r w:rsidR="00741A75" w:rsidRPr="000659FA">
        <w:rPr>
          <w:rFonts w:ascii="Santander Text" w:hAnsi="Santander Text" w:cs="Arial"/>
          <w:lang w:val="es-ES"/>
        </w:rPr>
        <w:t>‘</w:t>
      </w:r>
      <w:r w:rsidRPr="000659FA">
        <w:rPr>
          <w:rFonts w:ascii="Santander Text" w:hAnsi="Santander Text" w:cs="Arial"/>
          <w:i/>
          <w:lang w:val="es-ES"/>
        </w:rPr>
        <w:t>cod_nace_esg</w:t>
      </w:r>
      <w:r w:rsidR="00741A75" w:rsidRPr="000659FA">
        <w:rPr>
          <w:rFonts w:ascii="Santander Text" w:hAnsi="Santander Text" w:cs="Arial"/>
          <w:lang w:val="es-ES"/>
        </w:rPr>
        <w:t>’</w:t>
      </w:r>
      <w:r w:rsidRPr="000659FA">
        <w:rPr>
          <w:rFonts w:ascii="Santander Text" w:hAnsi="Santander Text" w:cs="Arial"/>
          <w:lang w:val="es-ES"/>
        </w:rPr>
        <w:t>) é reportado como não tendo ambos os riscos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05D596AB" w14:textId="0E43D303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b/>
          <w:lang w:val="es-ES"/>
        </w:rPr>
        <w:t>5.</w:t>
      </w:r>
      <w:r w:rsidRPr="000659FA">
        <w:rPr>
          <w:rFonts w:ascii="Santander Text" w:hAnsi="Santander Text" w:cs="Arial"/>
          <w:lang w:val="es-ES"/>
        </w:rPr>
        <w:t xml:space="preserve"> Uma vez </w:t>
      </w:r>
      <w:r w:rsidR="004757DF" w:rsidRPr="000659FA">
        <w:rPr>
          <w:rFonts w:ascii="Santander Text" w:hAnsi="Santander Text" w:cs="Arial"/>
          <w:lang w:val="es-ES"/>
        </w:rPr>
        <w:t xml:space="preserve">que </w:t>
      </w:r>
      <w:r w:rsidRPr="000659FA">
        <w:rPr>
          <w:rFonts w:ascii="Santander Text" w:hAnsi="Santander Text" w:cs="Arial"/>
          <w:lang w:val="es-ES"/>
        </w:rPr>
        <w:t xml:space="preserve">o campo </w:t>
      </w:r>
      <w:r w:rsidRPr="000659FA">
        <w:rPr>
          <w:rFonts w:ascii="Santander Text" w:hAnsi="Santander Text" w:cs="Arial"/>
          <w:i/>
          <w:lang w:val="es-ES"/>
        </w:rPr>
        <w:t xml:space="preserve">‘cod_nace_esg’ </w:t>
      </w:r>
      <w:r w:rsidRPr="000659FA">
        <w:rPr>
          <w:rFonts w:ascii="Santander Text" w:hAnsi="Santander Text" w:cs="Arial"/>
          <w:lang w:val="es-ES"/>
        </w:rPr>
        <w:t xml:space="preserve">no </w:t>
      </w:r>
      <w:r w:rsidRPr="000659FA">
        <w:rPr>
          <w:rFonts w:ascii="Santander Text" w:hAnsi="Santander Text" w:cs="Arial"/>
          <w:i/>
          <w:lang w:val="es-ES"/>
        </w:rPr>
        <w:t>input</w:t>
      </w:r>
      <w:r w:rsidRPr="000659FA">
        <w:rPr>
          <w:rFonts w:ascii="Santander Text" w:hAnsi="Santander Text" w:cs="Arial"/>
          <w:lang w:val="es-ES"/>
        </w:rPr>
        <w:t xml:space="preserve"> corporativo não tem o nível máximo para todos os setores</w:t>
      </w:r>
      <w:r w:rsidR="00552740" w:rsidRPr="000659FA">
        <w:rPr>
          <w:rFonts w:ascii="Santander Text" w:hAnsi="Santander Text" w:cs="Arial"/>
          <w:lang w:val="es-ES"/>
        </w:rPr>
        <w:t xml:space="preserve"> de atividade</w:t>
      </w:r>
      <w:r w:rsidRPr="000659FA">
        <w:rPr>
          <w:rFonts w:ascii="Santander Text" w:hAnsi="Santander Text" w:cs="Arial"/>
          <w:lang w:val="es-ES"/>
        </w:rPr>
        <w:t>, iremos utilizar para cruzamento apenas os de segundo nível (ex.: A1, J61)</w:t>
      </w:r>
      <w:r w:rsidR="00100F14" w:rsidRPr="000659FA">
        <w:rPr>
          <w:rFonts w:ascii="Santander Text" w:hAnsi="Santander Text" w:cs="Arial"/>
          <w:lang w:val="es-ES"/>
        </w:rPr>
        <w:t>;</w:t>
      </w:r>
    </w:p>
    <w:p w14:paraId="56E6CB59" w14:textId="576DA8C2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659FA">
        <w:rPr>
          <w:rFonts w:ascii="Santander Text" w:hAnsi="Santander Text" w:cs="Arial"/>
          <w:lang w:val="es-ES"/>
        </w:rPr>
        <w:t xml:space="preserve">Denote-se que no cruzamento dos </w:t>
      </w:r>
      <w:r w:rsidRPr="000659FA">
        <w:rPr>
          <w:rFonts w:ascii="Santander Text" w:hAnsi="Santander Text" w:cs="Arial"/>
          <w:i/>
          <w:lang w:val="es-ES"/>
        </w:rPr>
        <w:t>inputs</w:t>
      </w:r>
      <w:r w:rsidRPr="000659FA">
        <w:rPr>
          <w:rFonts w:ascii="Santander Text" w:hAnsi="Santander Text" w:cs="Arial"/>
          <w:lang w:val="es-ES"/>
        </w:rPr>
        <w:t xml:space="preserve"> co</w:t>
      </w:r>
      <w:r w:rsidR="00450383" w:rsidRPr="000659FA">
        <w:rPr>
          <w:rFonts w:ascii="Santander Text" w:hAnsi="Santander Text" w:cs="Arial"/>
          <w:lang w:val="es-ES"/>
        </w:rPr>
        <w:t>r</w:t>
      </w:r>
      <w:r w:rsidRPr="000659FA">
        <w:rPr>
          <w:rFonts w:ascii="Santander Text" w:hAnsi="Santander Text" w:cs="Arial"/>
          <w:lang w:val="es-ES"/>
        </w:rPr>
        <w:t>porativos com a tabela de parametrização [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lang w:val="es-ES"/>
        </w:rPr>
        <w:t>Data Lake</w:t>
      </w:r>
      <w:r w:rsidRPr="000659FA">
        <w:rPr>
          <w:rFonts w:ascii="Santander Text" w:hAnsi="Santander Text" w:cs="Arial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lang w:val="es-ES"/>
        </w:rPr>
        <w:t>string</w:t>
      </w:r>
      <w:r w:rsidRPr="000659FA">
        <w:rPr>
          <w:rFonts w:ascii="Santander Text" w:hAnsi="Santander Text" w:cs="Arial"/>
          <w:lang w:val="es-ES"/>
        </w:rPr>
        <w:t xml:space="preserve"> deve ser utilizada a função trim(upper [nome_campo]). </w:t>
      </w:r>
    </w:p>
    <w:p w14:paraId="6F13F84F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6C29ECE0" w14:textId="24EFF7C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(</w:t>
      </w:r>
      <w:r w:rsidRPr="000659FA">
        <w:rPr>
          <w:rFonts w:ascii="Santander Text" w:hAnsi="Santander Text" w:cs="Arial"/>
          <w:i/>
          <w:lang w:val="pt-PT"/>
        </w:rPr>
        <w:t>modesg_inp_risco_fisico_zipcode</w:t>
      </w:r>
      <w:r w:rsidRPr="000659FA">
        <w:rPr>
          <w:rFonts w:ascii="Santander Text" w:hAnsi="Santander Text" w:cs="Arial"/>
          <w:sz w:val="16"/>
          <w:szCs w:val="16"/>
          <w:lang w:val="pt-PT"/>
        </w:rPr>
        <w:t xml:space="preserve">) </w:t>
      </w:r>
      <w:r w:rsidRPr="000659FA">
        <w:rPr>
          <w:rFonts w:ascii="Santander Text" w:hAnsi="Santander Text" w:cs="Arial"/>
          <w:lang w:val="pt-PT"/>
        </w:rPr>
        <w:t>através dos seguintes passos/cruzamentos:</w:t>
      </w:r>
    </w:p>
    <w:p w14:paraId="1F714915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659FA">
        <w:rPr>
          <w:rFonts w:ascii="Santander Text" w:hAnsi="Santander Text" w:cs="Arial"/>
          <w:lang w:val="pt-PT"/>
        </w:rPr>
        <w:t>1.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‘</w:t>
      </w:r>
      <w:r w:rsidRPr="000659FA">
        <w:rPr>
          <w:rFonts w:ascii="Santander Text" w:hAnsi="Santander Text" w:cs="Arial"/>
          <w:b/>
          <w:i/>
          <w:lang w:val="pt-PT"/>
        </w:rPr>
        <w:t>cod_pais’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18FEC883" w14:textId="695AA5B0" w:rsidR="0020233A" w:rsidRPr="000659FA" w:rsidRDefault="0020233A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</w:t>
      </w:r>
      <w:r w:rsidR="00910CA2" w:rsidRPr="000659FA">
        <w:rPr>
          <w:rFonts w:ascii="Santander Text" w:hAnsi="Santander Text" w:cs="Arial"/>
          <w:szCs w:val="18"/>
          <w:lang w:val="pt-PT"/>
        </w:rPr>
        <w:t xml:space="preserve">bter o campo </w:t>
      </w:r>
      <w:r w:rsidR="00910CA2" w:rsidRPr="000659FA">
        <w:rPr>
          <w:rFonts w:ascii="Santander Text" w:hAnsi="Santander Text" w:cs="Arial"/>
          <w:i/>
          <w:szCs w:val="18"/>
          <w:lang w:val="pt-PT"/>
        </w:rPr>
        <w:t>‘</w:t>
      </w:r>
      <w:r w:rsidR="00910CA2" w:rsidRPr="000659FA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ct084_univ_cli_d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por cliente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15EFD38" w14:textId="55933B42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0659FA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</w:t>
      </w:r>
      <w:r w:rsidRPr="000659FA">
        <w:rPr>
          <w:rFonts w:ascii="Santander Text" w:hAnsi="Santander Text" w:cs="Arial"/>
          <w:i/>
          <w:szCs w:val="18"/>
          <w:lang w:val="pt-PT"/>
        </w:rPr>
        <w:t>tat91_tabelas</w:t>
      </w:r>
      <w:r w:rsidRPr="000659FA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0659FA">
        <w:rPr>
          <w:rFonts w:ascii="Santander Text" w:hAnsi="Santander Text" w:cs="Arial"/>
          <w:i/>
          <w:szCs w:val="18"/>
          <w:lang w:val="pt-PT"/>
        </w:rPr>
        <w:t>tayd91c0_ctabela’</w:t>
      </w:r>
      <w:r w:rsidRPr="000659FA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tayd91c0_nelemc09’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34250697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2.        </w:t>
      </w:r>
      <w:r w:rsidRPr="000659FA">
        <w:rPr>
          <w:rFonts w:ascii="Santander Text" w:hAnsi="Santander Text" w:cs="Arial"/>
          <w:b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lang w:val="pt-PT"/>
        </w:rPr>
        <w:t>Zip</w:t>
      </w:r>
      <w:r w:rsidRPr="000659FA">
        <w:rPr>
          <w:rFonts w:ascii="Santander Text" w:hAnsi="Santander Text" w:cs="Arial"/>
          <w:b/>
          <w:lang w:val="pt-PT"/>
        </w:rPr>
        <w:t xml:space="preserve"> </w:t>
      </w:r>
      <w:r w:rsidRPr="000659FA">
        <w:rPr>
          <w:rFonts w:ascii="Santander Text" w:hAnsi="Santander Text" w:cs="Arial"/>
          <w:b/>
          <w:i/>
          <w:lang w:val="pt-PT"/>
        </w:rPr>
        <w:t>Code</w:t>
      </w:r>
      <w:r w:rsidRPr="000659FA">
        <w:rPr>
          <w:rFonts w:ascii="Santander Text" w:hAnsi="Santander Text" w:cs="Arial"/>
          <w:b/>
          <w:lang w:val="pt-PT"/>
        </w:rPr>
        <w:t>:</w:t>
      </w:r>
    </w:p>
    <w:p w14:paraId="7A5920D6" w14:textId="7C2832A6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Cruzar 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 xml:space="preserve">)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 filtrada</w:t>
      </w:r>
      <w:r w:rsidRPr="000659FA">
        <w:rPr>
          <w:rFonts w:ascii="Santander Text" w:hAnsi="Santander Text" w:cs="Arial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lang w:val="pt-PT"/>
        </w:rPr>
        <w:t>clyr7003_imorfisc’</w:t>
      </w:r>
      <w:r w:rsidRPr="000659FA">
        <w:rPr>
          <w:rFonts w:ascii="Santander Text" w:hAnsi="Santander Text" w:cs="Arial"/>
          <w:lang w:val="pt-PT"/>
        </w:rPr>
        <w:t xml:space="preserve"> = 'S' (indicador de que a morada é a fiscal)</w:t>
      </w:r>
      <w:r w:rsidR="00552740" w:rsidRPr="000659FA">
        <w:rPr>
          <w:rFonts w:ascii="Santander Text" w:hAnsi="Santander Text" w:cs="Arial"/>
          <w:lang w:val="pt-PT"/>
        </w:rPr>
        <w:t xml:space="preserve">, 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="00552740" w:rsidRPr="000659FA">
        <w:rPr>
          <w:rFonts w:ascii="Santander Text" w:hAnsi="Santander Text" w:cs="Arial"/>
          <w:lang w:val="pt-PT"/>
        </w:rPr>
        <w:t xml:space="preserve"> = cast(</w:t>
      </w:r>
      <w:r w:rsidR="00552740" w:rsidRPr="000659FA">
        <w:rPr>
          <w:rFonts w:ascii="Santander Text" w:hAnsi="Santander Text" w:cs="Arial"/>
          <w:i/>
          <w:lang w:val="pt-PT"/>
        </w:rPr>
        <w:t>clyr7003_zcliente</w:t>
      </w:r>
      <w:r w:rsidR="00552740" w:rsidRPr="000659FA">
        <w:rPr>
          <w:rFonts w:ascii="Santander Text" w:hAnsi="Santander Text" w:cs="Arial"/>
          <w:lang w:val="pt-PT"/>
        </w:rPr>
        <w:t xml:space="preserve"> as string),</w:t>
      </w:r>
      <w:r w:rsidRPr="000659FA">
        <w:rPr>
          <w:rFonts w:ascii="Santander Text" w:hAnsi="Santander Text" w:cs="Arial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lang w:val="pt-PT"/>
        </w:rPr>
        <w:t>‘clyr7003_cposta</w:t>
      </w:r>
      <w:r w:rsidR="00552740" w:rsidRPr="000659FA">
        <w:rPr>
          <w:rFonts w:ascii="Santander Text" w:hAnsi="Santander Text" w:cs="Arial"/>
          <w:i/>
          <w:lang w:val="pt-PT"/>
        </w:rPr>
        <w:t>l</w:t>
      </w:r>
      <w:r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(código postal);</w:t>
      </w:r>
    </w:p>
    <w:p w14:paraId="484DAB77" w14:textId="2D2C07A9" w:rsidR="0020233A" w:rsidRPr="000659FA" w:rsidRDefault="0020233A" w:rsidP="008E5B92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Concatenar “PRT_” com os primeiros 4 dígitos do campo ‘</w:t>
      </w:r>
      <w:r w:rsidRPr="000659FA">
        <w:rPr>
          <w:rFonts w:ascii="Santander Text" w:hAnsi="Santander Text" w:cs="Arial"/>
          <w:i/>
          <w:lang w:val="pt-PT"/>
        </w:rPr>
        <w:t>clyr7003_cposta’</w:t>
      </w:r>
      <w:r w:rsidRPr="000659FA">
        <w:rPr>
          <w:rFonts w:ascii="Santander Text" w:hAnsi="Santander Text" w:cs="Arial"/>
          <w:lang w:val="pt-PT"/>
        </w:rPr>
        <w:t xml:space="preserve"> (exemplo: PRT_1000)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66B7BDE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3.</w:t>
      </w:r>
      <w:r w:rsidRPr="000659FA">
        <w:rPr>
          <w:rFonts w:ascii="Santander Text" w:hAnsi="Santander Text" w:cs="Arial"/>
          <w:lang w:val="pt-PT"/>
        </w:rPr>
        <w:tab/>
      </w:r>
      <w:r w:rsidRPr="000659FA">
        <w:rPr>
          <w:rFonts w:ascii="Santander Text" w:hAnsi="Santander Text" w:cs="Arial"/>
          <w:b/>
          <w:lang w:val="pt-PT"/>
        </w:rPr>
        <w:t>Obtenção do NACE</w:t>
      </w:r>
      <w:r w:rsidRPr="000659FA">
        <w:rPr>
          <w:rFonts w:ascii="Santander Text" w:hAnsi="Santander Text" w:cs="Arial"/>
          <w:lang w:val="pt-PT"/>
        </w:rPr>
        <w:t>:</w:t>
      </w:r>
    </w:p>
    <w:p w14:paraId="5934A627" w14:textId="52578253" w:rsidR="0020233A" w:rsidRPr="000659FA" w:rsidRDefault="0020233A" w:rsidP="008E5B92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Obter apenas os dois primeiros níveis do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clientes (</w:t>
      </w:r>
      <w:r w:rsidRPr="000659FA">
        <w:rPr>
          <w:rFonts w:ascii="Santander Text" w:hAnsi="Santander Text" w:cs="Arial"/>
          <w:i/>
          <w:lang w:val="pt-PT"/>
        </w:rPr>
        <w:t>modesg_out_empr_info_nfin</w:t>
      </w:r>
      <w:r w:rsidRPr="000659FA">
        <w:rPr>
          <w:rFonts w:ascii="Santander Text" w:hAnsi="Santander Text" w:cs="Arial"/>
          <w:lang w:val="pt-PT"/>
        </w:rPr>
        <w:t>)  (ex.: A1, J61). Tal significa que em primeira instância se deve aprovisionar a variável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 xml:space="preserve"> da tabela de </w:t>
      </w:r>
      <w:r w:rsidRPr="000659FA">
        <w:rPr>
          <w:rFonts w:ascii="Santander Text" w:hAnsi="Santander Text" w:cs="Arial"/>
          <w:i/>
          <w:lang w:val="pt-PT"/>
        </w:rPr>
        <w:t>output</w:t>
      </w:r>
      <w:r w:rsidRPr="000659FA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="00100F14" w:rsidRPr="000659FA">
        <w:rPr>
          <w:rFonts w:ascii="Santander Text" w:hAnsi="Santander Text" w:cs="Arial"/>
          <w:lang w:val="pt-PT"/>
        </w:rPr>
        <w:t>.</w:t>
      </w:r>
    </w:p>
    <w:p w14:paraId="53D711B0" w14:textId="36C8A304" w:rsidR="0020233A" w:rsidRPr="000659FA" w:rsidRDefault="004757DF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>.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>:</w:t>
      </w:r>
    </w:p>
    <w:p w14:paraId="190CA6A5" w14:textId="1C697815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4757DF" w:rsidRPr="000659FA">
        <w:rPr>
          <w:rFonts w:ascii="Santander Text" w:hAnsi="Santander Text" w:cs="Arial"/>
          <w:lang w:val="pt-PT"/>
        </w:rPr>
        <w:t>ruzar os campos obtidos nos 1.,</w:t>
      </w:r>
      <w:r w:rsidRPr="000659FA">
        <w:rPr>
          <w:rFonts w:ascii="Santander Text" w:hAnsi="Santander Text" w:cs="Arial"/>
          <w:lang w:val="pt-PT"/>
        </w:rPr>
        <w:t xml:space="preserve"> 2.</w:t>
      </w:r>
      <w:r w:rsidR="004757DF" w:rsidRPr="000659FA">
        <w:rPr>
          <w:rFonts w:ascii="Santander Text" w:hAnsi="Santander Text" w:cs="Arial"/>
          <w:lang w:val="pt-PT"/>
        </w:rPr>
        <w:t xml:space="preserve"> e 3. com os campos ‘</w:t>
      </w:r>
      <w:r w:rsidR="004757DF" w:rsidRPr="000659FA">
        <w:rPr>
          <w:rFonts w:ascii="Santander Text" w:hAnsi="Santander Text" w:cs="Arial"/>
          <w:i/>
          <w:lang w:val="pt-PT"/>
        </w:rPr>
        <w:t>cod_pais’,</w:t>
      </w:r>
      <w:r w:rsidRPr="000659FA">
        <w:rPr>
          <w:rFonts w:ascii="Santander Text" w:hAnsi="Santander Text" w:cs="Arial"/>
          <w:i/>
          <w:lang w:val="pt-PT"/>
        </w:rPr>
        <w:t xml:space="preserve"> ‘localizacao’</w:t>
      </w:r>
      <w:r w:rsidR="004757DF" w:rsidRPr="000659FA">
        <w:rPr>
          <w:rFonts w:ascii="Santander Text" w:hAnsi="Santander Text" w:cs="Arial"/>
          <w:lang w:val="pt-PT"/>
        </w:rPr>
        <w:t xml:space="preserve"> e ‘</w:t>
      </w:r>
      <w:r w:rsidR="003A447F" w:rsidRPr="000659FA">
        <w:rPr>
          <w:rFonts w:ascii="Santander Text" w:hAnsi="Santander Text" w:cs="Arial"/>
          <w:i/>
          <w:lang w:val="pt-PT"/>
        </w:rPr>
        <w:t>cod</w:t>
      </w:r>
      <w:r w:rsidR="004757DF"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lang w:val="pt-PT"/>
        </w:rPr>
        <w:t xml:space="preserve">de </w:t>
      </w:r>
      <w:r w:rsidR="00741A75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741A75" w:rsidRPr="000659FA">
        <w:rPr>
          <w:rFonts w:ascii="Santander Text" w:hAnsi="Santander Text" w:cs="Arial"/>
          <w:szCs w:val="18"/>
          <w:lang w:val="pt-PT"/>
        </w:rPr>
        <w:t xml:space="preserve"> c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4757DF" w:rsidRPr="000659FA">
        <w:rPr>
          <w:rFonts w:ascii="Santander Text" w:hAnsi="Santander Text" w:cs="Arial"/>
          <w:lang w:val="pt-PT"/>
        </w:rPr>
        <w:t xml:space="preserve">, para </w:t>
      </w:r>
      <w:r w:rsidR="00967CA0" w:rsidRPr="000659FA">
        <w:rPr>
          <w:rFonts w:ascii="Santander Text" w:hAnsi="Santander Text" w:cs="Arial"/>
          <w:lang w:val="pt-PT"/>
        </w:rPr>
        <w:t xml:space="preserve">obter os campos </w:t>
      </w:r>
      <w:r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1561BB92" w14:textId="77777777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5.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F5086AC" w14:textId="6DFE8E08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1F4B1D19" w14:textId="440B4C3C" w:rsidR="0020233A" w:rsidRPr="000659FA" w:rsidRDefault="0020233A" w:rsidP="008E5B92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741A75" w:rsidRPr="000659FA">
        <w:rPr>
          <w:rFonts w:ascii="Santander Text" w:hAnsi="Santander Text" w:cs="Arial"/>
          <w:szCs w:val="18"/>
          <w:lang w:val="pt-PT"/>
        </w:rPr>
        <w:t>.</w:t>
      </w:r>
    </w:p>
    <w:p w14:paraId="1FA80CCB" w14:textId="48C2A90E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deve-se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posteriormente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="00707007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="00552740"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0CFF90E1" w14:textId="62FE69B9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1.</w:t>
      </w:r>
      <w:r w:rsidRPr="000659FA">
        <w:rPr>
          <w:rFonts w:ascii="Santander Text" w:hAnsi="Santander Text" w:cs="Arial"/>
          <w:szCs w:val="18"/>
          <w:lang w:val="pt-PT"/>
        </w:rPr>
        <w:tab/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0659FA">
        <w:rPr>
          <w:rFonts w:ascii="Santander Text" w:hAnsi="Santander Text" w:cs="Arial"/>
          <w:b/>
          <w:szCs w:val="18"/>
          <w:lang w:val="pt-PT"/>
        </w:rPr>
        <w:t>’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b/>
          <w:szCs w:val="18"/>
          <w:lang w:val="pt-PT"/>
        </w:rPr>
        <w:t>:</w:t>
      </w:r>
    </w:p>
    <w:p w14:paraId="798E6CBB" w14:textId="7B8E8595" w:rsidR="0020233A" w:rsidRPr="000659FA" w:rsidRDefault="00552740" w:rsidP="008E5B92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Replicar os pontos 1. e 3. mencionados na metodologia de Risco Físico relativos à utilização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.         </w:t>
      </w:r>
    </w:p>
    <w:p w14:paraId="67EE4D73" w14:textId="6E15E06E" w:rsidR="0020233A" w:rsidRPr="000659FA" w:rsidRDefault="00552740" w:rsidP="007E3521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2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do ‘</w:t>
      </w:r>
      <w:r w:rsidR="0020233A" w:rsidRPr="000659FA">
        <w:rPr>
          <w:rFonts w:ascii="Santander Text" w:hAnsi="Santander Text" w:cs="Arial"/>
          <w:b/>
          <w:i/>
          <w:lang w:val="pt-PT"/>
        </w:rPr>
        <w:t>cod_nutiii’</w:t>
      </w:r>
      <w:r w:rsidR="0020233A" w:rsidRPr="000659FA">
        <w:rPr>
          <w:rFonts w:ascii="Santander Text" w:hAnsi="Santander Text" w:cs="Arial"/>
          <w:b/>
          <w:lang w:val="pt-PT"/>
        </w:rPr>
        <w:t>:</w:t>
      </w:r>
    </w:p>
    <w:p w14:paraId="69658695" w14:textId="15723D00" w:rsidR="0020233A" w:rsidRPr="000659FA" w:rsidRDefault="0020233A" w:rsidP="008E5B92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Cruzar a tabela </w:t>
      </w:r>
      <w:r w:rsidRPr="000659FA">
        <w:rPr>
          <w:rFonts w:ascii="Santander Text" w:hAnsi="Santander Text" w:cs="Arial"/>
          <w:i/>
          <w:lang w:val="pt-PT"/>
        </w:rPr>
        <w:t>ct084_univ_cli_d</w:t>
      </w:r>
      <w:r w:rsidRPr="000659FA">
        <w:rPr>
          <w:rFonts w:ascii="Santander Text" w:hAnsi="Santander Text" w:cs="Arial"/>
          <w:lang w:val="pt-PT"/>
        </w:rPr>
        <w:t xml:space="preserve"> com a tabela </w:t>
      </w:r>
      <w:r w:rsidRPr="000659FA">
        <w:rPr>
          <w:rFonts w:ascii="Santander Text" w:hAnsi="Santander Text" w:cs="Arial"/>
          <w:i/>
          <w:lang w:val="pt-PT"/>
        </w:rPr>
        <w:t>interface_moradas</w:t>
      </w:r>
      <w:r w:rsidR="00552740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filtrada </w:t>
      </w:r>
      <w:r w:rsidR="00552740" w:rsidRPr="000659FA">
        <w:rPr>
          <w:rFonts w:ascii="Santander Text" w:hAnsi="Santander Text" w:cs="Arial"/>
          <w:lang w:val="pt-PT"/>
        </w:rPr>
        <w:t>‘</w:t>
      </w:r>
      <w:r w:rsidR="00552740" w:rsidRPr="000659FA">
        <w:rPr>
          <w:rFonts w:ascii="Santander Text" w:hAnsi="Santander Text" w:cs="Arial"/>
          <w:i/>
          <w:lang w:val="pt-PT"/>
        </w:rPr>
        <w:t>clyr7003_imorfisc’</w:t>
      </w:r>
      <w:r w:rsidR="00552740" w:rsidRPr="000659FA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0659FA">
        <w:rPr>
          <w:rFonts w:ascii="Santander Text" w:hAnsi="Santander Text" w:cs="Arial"/>
          <w:lang w:val="pt-PT"/>
        </w:rPr>
        <w:t xml:space="preserve">de acordo com a condição </w:t>
      </w:r>
      <w:r w:rsidR="00741A7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zcliente</w:t>
      </w:r>
      <w:r w:rsidR="00741A7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= cast(</w:t>
      </w:r>
      <w:r w:rsidRPr="000659FA">
        <w:rPr>
          <w:rFonts w:ascii="Santander Text" w:hAnsi="Santander Text" w:cs="Arial"/>
          <w:i/>
          <w:lang w:val="pt-PT"/>
        </w:rPr>
        <w:t>clyr7003_zcliente</w:t>
      </w:r>
      <w:r w:rsidRPr="000659FA">
        <w:rPr>
          <w:rFonts w:ascii="Santander Text" w:hAnsi="Santander Text" w:cs="Arial"/>
          <w:lang w:val="pt-PT"/>
        </w:rPr>
        <w:t xml:space="preserve"> as string),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clyr7003_cendregi’</w:t>
      </w:r>
      <w:r w:rsidR="00741A75"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;</w:t>
      </w:r>
    </w:p>
    <w:p w14:paraId="76E900AE" w14:textId="5A9AE4A4" w:rsidR="0020233A" w:rsidRPr="000659FA" w:rsidRDefault="0020233A" w:rsidP="008E5B92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tayd91c0_celemtab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da tabela 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filtrada por </w:t>
      </w:r>
      <w:r w:rsidR="00741A75" w:rsidRPr="000659FA">
        <w:rPr>
          <w:rFonts w:ascii="Santander Text" w:eastAsia="Times New Roman" w:hAnsi="Santander Text" w:cs="Arial"/>
          <w:szCs w:val="18"/>
          <w:lang w:val="pt-PT" w:eastAsia="pt-PT"/>
        </w:rPr>
        <w:t>‘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yd91c0_ctabela</w:t>
      </w:r>
      <w:r w:rsidR="00741A75"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, para obter o campo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tayd91c0_nelemc05’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.</w:t>
      </w:r>
    </w:p>
    <w:p w14:paraId="63CC0B65" w14:textId="77777777" w:rsidR="0020233A" w:rsidRPr="000659FA" w:rsidRDefault="0020233A" w:rsidP="007E3521">
      <w:pPr>
        <w:spacing w:after="0" w:line="360" w:lineRule="auto"/>
        <w:ind w:left="1080"/>
        <w:jc w:val="both"/>
        <w:textAlignment w:val="center"/>
        <w:rPr>
          <w:rFonts w:ascii="Santander Text" w:eastAsia="Times New Roman" w:hAnsi="Santander Text" w:cs="Arial"/>
          <w:szCs w:val="18"/>
          <w:lang w:val="pt-PT" w:eastAsia="pt-PT"/>
        </w:rPr>
      </w:pPr>
    </w:p>
    <w:p w14:paraId="25DE0905" w14:textId="2FE267A4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3</w:t>
      </w:r>
      <w:r w:rsidR="0020233A" w:rsidRPr="000659FA">
        <w:rPr>
          <w:rFonts w:ascii="Santander Text" w:hAnsi="Santander Text" w:cs="Arial"/>
          <w:lang w:val="pt-PT"/>
        </w:rPr>
        <w:t xml:space="preserve">.         </w:t>
      </w:r>
      <w:r w:rsidR="0020233A" w:rsidRPr="000659F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="0020233A" w:rsidRPr="000659FA">
        <w:rPr>
          <w:rFonts w:ascii="Santander Text" w:hAnsi="Santander Text" w:cs="Arial"/>
          <w:lang w:val="pt-PT"/>
        </w:rPr>
        <w:t xml:space="preserve"> </w:t>
      </w:r>
    </w:p>
    <w:p w14:paraId="4FCCE6F9" w14:textId="76332E85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>Via Nuts:</w:t>
      </w:r>
      <w:r w:rsidRPr="000659FA">
        <w:rPr>
          <w:rFonts w:ascii="Santander Text" w:hAnsi="Santander Text" w:cs="Arial"/>
          <w:lang w:val="pt-PT"/>
        </w:rPr>
        <w:t xml:space="preserve"> Cruzar os resu</w:t>
      </w:r>
      <w:r w:rsidR="00552740" w:rsidRPr="000659FA">
        <w:rPr>
          <w:rFonts w:ascii="Santander Text" w:hAnsi="Santander Text" w:cs="Arial"/>
          <w:lang w:val="pt-PT"/>
        </w:rPr>
        <w:t>ltados obtidos nos pontos 1. e 2</w:t>
      </w:r>
      <w:r w:rsidRPr="000659FA">
        <w:rPr>
          <w:rFonts w:ascii="Santander Text" w:hAnsi="Santander Text" w:cs="Arial"/>
          <w:lang w:val="pt-PT"/>
        </w:rPr>
        <w:t>.</w:t>
      </w:r>
      <w:r w:rsidR="003A447F" w:rsidRPr="000659FA">
        <w:rPr>
          <w:rFonts w:ascii="Santander Text" w:hAnsi="Santander Text" w:cs="Arial"/>
          <w:lang w:val="pt-PT"/>
        </w:rPr>
        <w:t xml:space="preserve"> com os campos ‘c</w:t>
      </w:r>
      <w:r w:rsidR="003A447F" w:rsidRPr="000659FA">
        <w:rPr>
          <w:rFonts w:ascii="Santander Text" w:hAnsi="Santander Text" w:cs="Arial"/>
          <w:i/>
          <w:lang w:val="pt-PT"/>
        </w:rPr>
        <w:t>od_pais’, ‘cod</w:t>
      </w:r>
      <w:r w:rsidRPr="000659FA">
        <w:rPr>
          <w:rFonts w:ascii="Santander Text" w:hAnsi="Santander Text" w:cs="Arial"/>
          <w:i/>
          <w:lang w:val="pt-PT"/>
        </w:rPr>
        <w:t xml:space="preserve">_nace_esg’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‘cod_nutiii’,</w:t>
      </w:r>
      <w:r w:rsidRPr="000659FA">
        <w:rPr>
          <w:rFonts w:ascii="Santander Text" w:hAnsi="Santander Text" w:cs="Arial"/>
          <w:lang w:val="pt-PT"/>
        </w:rPr>
        <w:t xml:space="preserve">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lang w:val="pt-PT"/>
        </w:rPr>
        <w:t>, para obter os campos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 xml:space="preserve">. </w:t>
      </w:r>
    </w:p>
    <w:p w14:paraId="02C5C9C2" w14:textId="41C15D60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b/>
          <w:lang w:val="pt-PT"/>
        </w:rPr>
        <w:t xml:space="preserve">Via </w:t>
      </w:r>
      <w:r w:rsidR="00707007" w:rsidRPr="000659FA">
        <w:rPr>
          <w:rFonts w:ascii="Santander Text" w:hAnsi="Santander Text" w:cs="Arial"/>
          <w:b/>
          <w:i/>
          <w:lang w:val="pt-PT"/>
        </w:rPr>
        <w:t>p</w:t>
      </w:r>
      <w:r w:rsidRPr="000659FA">
        <w:rPr>
          <w:rFonts w:ascii="Santander Text" w:hAnsi="Santander Text" w:cs="Arial"/>
          <w:b/>
          <w:i/>
          <w:lang w:val="pt-PT"/>
        </w:rPr>
        <w:t>roxy</w:t>
      </w:r>
      <w:r w:rsidRPr="000659FA">
        <w:rPr>
          <w:rFonts w:ascii="Santander Text" w:hAnsi="Santander Text" w:cs="Arial"/>
          <w:b/>
          <w:lang w:val="pt-PT"/>
        </w:rPr>
        <w:t>:</w:t>
      </w:r>
      <w:r w:rsidRPr="000659FA">
        <w:rPr>
          <w:rFonts w:ascii="Santander Text" w:hAnsi="Santander Text" w:cs="Arial"/>
          <w:lang w:val="pt-PT"/>
        </w:rPr>
        <w:t xml:space="preserve"> Ca</w:t>
      </w:r>
      <w:r w:rsidR="00552740" w:rsidRPr="000659FA">
        <w:rPr>
          <w:rFonts w:ascii="Santander Text" w:hAnsi="Santander Text" w:cs="Arial"/>
          <w:lang w:val="pt-PT"/>
        </w:rPr>
        <w:t>so no ponto 2</w:t>
      </w:r>
      <w:r w:rsidRPr="000659FA">
        <w:rPr>
          <w:rFonts w:ascii="Santander Text" w:hAnsi="Santander Text" w:cs="Arial"/>
          <w:lang w:val="pt-PT"/>
        </w:rPr>
        <w:t>. não seja</w:t>
      </w:r>
      <w:r w:rsidR="00552740" w:rsidRPr="000659FA">
        <w:rPr>
          <w:rFonts w:ascii="Santander Text" w:hAnsi="Santander Text" w:cs="Arial"/>
          <w:lang w:val="pt-PT"/>
        </w:rPr>
        <w:t xml:space="preserve"> possível associar um código NUT</w:t>
      </w:r>
      <w:r w:rsidRPr="000659FA">
        <w:rPr>
          <w:rFonts w:ascii="Santander Text" w:hAnsi="Santander Text" w:cs="Arial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por </w:t>
      </w:r>
      <w:r w:rsidRPr="000659FA">
        <w:rPr>
          <w:rFonts w:ascii="Santander Text" w:hAnsi="Santander Text" w:cs="Arial"/>
          <w:i/>
          <w:lang w:val="pt-PT"/>
        </w:rPr>
        <w:t>‘cod_nutiii’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552740" w:rsidRPr="000659FA">
        <w:rPr>
          <w:rFonts w:ascii="Santander Text" w:hAnsi="Santander Text" w:cs="Arial"/>
          <w:lang w:val="pt-PT"/>
        </w:rPr>
        <w:t>’ e cruzar os campos obtidos no ponto</w:t>
      </w:r>
      <w:r w:rsidRPr="000659FA">
        <w:rPr>
          <w:rFonts w:ascii="Santander Text" w:hAnsi="Santander Text" w:cs="Arial"/>
          <w:lang w:val="pt-PT"/>
        </w:rPr>
        <w:t xml:space="preserve"> 1. </w:t>
      </w:r>
      <w:r w:rsidR="003A447F" w:rsidRPr="000659FA">
        <w:rPr>
          <w:rFonts w:ascii="Santander Text" w:hAnsi="Santander Text" w:cs="Arial"/>
          <w:lang w:val="pt-PT"/>
        </w:rPr>
        <w:t xml:space="preserve">com os campos </w:t>
      </w:r>
      <w:r w:rsidR="003A447F" w:rsidRPr="000659FA">
        <w:rPr>
          <w:rFonts w:ascii="Santander Text" w:hAnsi="Santander Text" w:cs="Arial"/>
          <w:i/>
          <w:lang w:val="pt-PT"/>
        </w:rPr>
        <w:t>‘cod_pais’, ‘cod</w:t>
      </w:r>
      <w:r w:rsidRPr="000659FA">
        <w:rPr>
          <w:rFonts w:ascii="Santander Text" w:hAnsi="Santander Text" w:cs="Arial"/>
          <w:i/>
          <w:lang w:val="pt-PT"/>
        </w:rPr>
        <w:t>_nace_esg’</w:t>
      </w:r>
      <w:r w:rsidRPr="000659FA">
        <w:rPr>
          <w:rFonts w:ascii="Santander Text" w:hAnsi="Santander Text" w:cs="Arial"/>
          <w:lang w:val="pt-PT"/>
        </w:rPr>
        <w:t xml:space="preserve">, respetivamente, da tabela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lang w:val="pt-PT"/>
        </w:rPr>
        <w:t xml:space="preserve">para obter os campos </w:t>
      </w:r>
      <w:r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flg_rsc_fsc_agd’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 e ‘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pt-PT"/>
        </w:rPr>
        <w:t>flg_rsc_fsc_crnc’</w:t>
      </w:r>
      <w:r w:rsidRPr="000659FA">
        <w:rPr>
          <w:rFonts w:ascii="Santander Text" w:eastAsia="Times New Roman" w:hAnsi="Santander Text" w:cs="Arial"/>
          <w:iCs/>
          <w:szCs w:val="18"/>
          <w:lang w:val="pt-PT" w:eastAsia="pt-PT"/>
        </w:rPr>
        <w:t>.</w:t>
      </w:r>
    </w:p>
    <w:p w14:paraId="78D9CF25" w14:textId="58110CBB" w:rsidR="0020233A" w:rsidRPr="000659FA" w:rsidRDefault="0097547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4</w:t>
      </w:r>
      <w:r w:rsidR="0020233A" w:rsidRPr="000659FA">
        <w:rPr>
          <w:rFonts w:ascii="Santander Text" w:hAnsi="Santander Text" w:cs="Arial"/>
          <w:lang w:val="pt-PT"/>
        </w:rPr>
        <w:t xml:space="preserve">. </w:t>
      </w:r>
      <w:r w:rsidR="0020233A" w:rsidRPr="000659FA">
        <w:rPr>
          <w:rFonts w:ascii="Santander Text" w:hAnsi="Santander Text" w:cs="Arial"/>
          <w:lang w:val="pt-PT"/>
        </w:rPr>
        <w:tab/>
      </w:r>
      <w:r w:rsidR="0020233A" w:rsidRPr="000659FA">
        <w:rPr>
          <w:rFonts w:ascii="Santander Text" w:hAnsi="Santander Text" w:cs="Arial"/>
          <w:b/>
          <w:lang w:val="pt-PT"/>
        </w:rPr>
        <w:t>Aprovisionar os campos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flg_rsc_fsc_agd’</w:t>
      </w:r>
      <w:r w:rsidR="0020233A" w:rsidRPr="000659FA">
        <w:rPr>
          <w:rFonts w:ascii="Santander Text" w:eastAsia="Times New Roman" w:hAnsi="Santander Text" w:cs="Arial"/>
          <w:b/>
          <w:szCs w:val="18"/>
          <w:lang w:val="pt-PT" w:eastAsia="pt-PT"/>
        </w:rPr>
        <w:t xml:space="preserve"> e ‘</w:t>
      </w:r>
      <w:r w:rsidR="0020233A" w:rsidRPr="000659FA">
        <w:rPr>
          <w:rFonts w:ascii="Santander Text" w:eastAsia="Times New Roman" w:hAnsi="Santander Text" w:cs="Arial"/>
          <w:b/>
          <w:i/>
          <w:iCs/>
          <w:szCs w:val="18"/>
          <w:lang w:val="pt-PT" w:eastAsia="pt-PT"/>
        </w:rPr>
        <w:t>flg_rsc_fsc_crnc’</w:t>
      </w:r>
      <w:r w:rsidR="0020233A" w:rsidRPr="000659FA">
        <w:rPr>
          <w:rFonts w:ascii="Santander Text" w:eastAsia="Times New Roman" w:hAnsi="Santander Text" w:cs="Arial"/>
          <w:b/>
          <w:iCs/>
          <w:szCs w:val="18"/>
          <w:lang w:val="pt-PT" w:eastAsia="pt-PT"/>
        </w:rPr>
        <w:t xml:space="preserve"> </w:t>
      </w:r>
    </w:p>
    <w:p w14:paraId="531E4B68" w14:textId="3DA5F63D" w:rsidR="0020233A" w:rsidRPr="000659FA" w:rsidRDefault="0020233A" w:rsidP="008E5B92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lang w:val="pt-PT"/>
        </w:rPr>
        <w:t>flg_rsc_fsc_agd’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4331AEE4" w14:textId="20C85564" w:rsidR="0020233A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Caso o campo ‘</w:t>
      </w:r>
      <w:r w:rsidRPr="000659FA">
        <w:rPr>
          <w:rFonts w:ascii="Santander Text" w:hAnsi="Santander Text" w:cs="Arial"/>
          <w:i/>
          <w:lang w:val="pt-PT"/>
        </w:rPr>
        <w:t>flg_rsc_fsc_crnc</w:t>
      </w:r>
      <w:r w:rsidRPr="000659FA">
        <w:rPr>
          <w:rFonts w:ascii="Santander Text" w:hAnsi="Santander Text" w:cs="Arial"/>
          <w:lang w:val="pt-PT"/>
        </w:rPr>
        <w:t xml:space="preserve">’ do ficheiro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= ‘Yes’, então o campo </w:t>
      </w:r>
      <w:r w:rsidRPr="000659FA">
        <w:rPr>
          <w:rFonts w:ascii="Santander Text" w:hAnsi="Santander Text" w:cs="Arial"/>
          <w:i/>
          <w:lang w:val="pt-PT"/>
        </w:rPr>
        <w:t>‘flg_rsc_fsc_crnc’</w:t>
      </w:r>
      <w:r w:rsidRPr="000659FA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766B2258" w14:textId="1570A1D4" w:rsidR="00DC623F" w:rsidRPr="000659FA" w:rsidRDefault="0020233A" w:rsidP="008E5B92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100F14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100F1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disponibilizada pela corporação</w:t>
      </w:r>
      <w:r w:rsidRPr="000659FA">
        <w:rPr>
          <w:rFonts w:ascii="Santander Text" w:hAnsi="Santander Text" w:cs="Arial"/>
          <w:i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então aprovisionar os campo</w:t>
      </w:r>
      <w:r w:rsidR="003A447F" w:rsidRPr="000659FA">
        <w:rPr>
          <w:rFonts w:ascii="Santander Text" w:hAnsi="Santander Text" w:cs="Arial"/>
          <w:lang w:val="pt-PT"/>
        </w:rPr>
        <w:t>s</w:t>
      </w:r>
      <w:r w:rsidRPr="000659FA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14:paraId="4FEAA3F8" w14:textId="7C8B9F28" w:rsidR="00DE000D" w:rsidRPr="000659FA" w:rsidRDefault="00DE000D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origem_flg_rsc_fsc_agd e origem_flg_rsc_fsc_crnc</w:t>
      </w:r>
    </w:p>
    <w:p w14:paraId="0A1E742C" w14:textId="448B6544" w:rsidR="0020233A" w:rsidRPr="000659FA" w:rsidRDefault="0020233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:</w:t>
      </w:r>
    </w:p>
    <w:p w14:paraId="07F6175B" w14:textId="6DD99E38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06EAC312" w14:textId="16967710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74A482D" w14:textId="3031AB23" w:rsidR="00552740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4032D7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4032D7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corporação,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49174D61" w14:textId="0CE3B212" w:rsidR="0020233A" w:rsidRPr="000659FA" w:rsidRDefault="00552740" w:rsidP="007E3521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14:paraId="4B491DE1" w14:textId="2E3A93EB" w:rsidR="00A929C5" w:rsidRPr="000659FA" w:rsidRDefault="00A929C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39" w:name="_Toc143871809"/>
      <w:bookmarkStart w:id="440" w:name="_Toc194943237"/>
      <w:r w:rsidRPr="000659FA">
        <w:rPr>
          <w:color w:val="auto"/>
          <w:lang w:val="pt-PT"/>
        </w:rPr>
        <w:t>Empresas Excluídas do Acordo de Paris –</w:t>
      </w:r>
      <w:r w:rsidR="004D7AD5" w:rsidRPr="000659FA">
        <w:rPr>
          <w:i/>
          <w:color w:val="auto"/>
          <w:lang w:val="pt-PT"/>
        </w:rPr>
        <w:t>modesg_inp_empr_excl_paris</w:t>
      </w:r>
      <w:bookmarkEnd w:id="439"/>
      <w:bookmarkEnd w:id="440"/>
    </w:p>
    <w:p w14:paraId="6382DF40" w14:textId="38AB9DF6" w:rsidR="00F2023D" w:rsidRPr="000659FA" w:rsidRDefault="001E6BFB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id="441" w:name="_Toc143871810"/>
      <w:r w:rsidRPr="000659FA">
        <w:rPr>
          <w:rFonts w:ascii="Santander Text" w:hAnsi="Santander Text" w:cs="Arial"/>
          <w:lang w:val="pt-PT"/>
        </w:rPr>
        <w:t>Est</w:t>
      </w:r>
      <w:r w:rsidR="00B63C59" w:rsidRPr="000659FA">
        <w:rPr>
          <w:rFonts w:ascii="Santander Text" w:hAnsi="Santander Text" w:cs="Arial"/>
          <w:lang w:val="pt-PT"/>
        </w:rPr>
        <w:t xml:space="preserve">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="00B63C59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327A6F" w:rsidRPr="000659FA">
        <w:rPr>
          <w:rFonts w:ascii="Santander Text" w:hAnsi="Santander Text" w:cs="Arial"/>
          <w:lang w:val="pt-PT"/>
        </w:rPr>
        <w:t>parametrizar</w:t>
      </w:r>
      <w:r w:rsidRPr="000659FA">
        <w:rPr>
          <w:rFonts w:ascii="Santander Text" w:hAnsi="Santander Text" w:cs="Arial"/>
          <w:lang w:val="pt-PT"/>
        </w:rPr>
        <w:t xml:space="preserve"> as empresas excluídas do </w:t>
      </w:r>
      <w:r w:rsidR="00707007" w:rsidRPr="000659FA">
        <w:rPr>
          <w:rFonts w:ascii="Santander Text" w:hAnsi="Santander Text" w:cs="Arial"/>
          <w:lang w:val="pt-PT"/>
        </w:rPr>
        <w:t>A</w:t>
      </w:r>
      <w:r w:rsidRPr="000659FA">
        <w:rPr>
          <w:rFonts w:ascii="Santander Text" w:hAnsi="Santander Text" w:cs="Arial"/>
          <w:lang w:val="pt-PT"/>
        </w:rPr>
        <w:t>cordo de Paris</w:t>
      </w:r>
      <w:r w:rsidR="00327A6F" w:rsidRPr="000659FA">
        <w:rPr>
          <w:rFonts w:ascii="Santander Text" w:hAnsi="Santander Text" w:cs="Arial"/>
          <w:lang w:val="pt-PT"/>
        </w:rPr>
        <w:t xml:space="preserve">, a partir da informação disponibilizada pela Corporação. </w:t>
      </w:r>
      <w:r w:rsidRPr="000659FA">
        <w:rPr>
          <w:rFonts w:ascii="Santander Text" w:hAnsi="Santander Text" w:cs="Arial"/>
          <w:lang w:val="pt-PT"/>
        </w:rPr>
        <w:t xml:space="preserve">Tratando-se de uma tabela de </w:t>
      </w:r>
      <w:r w:rsidR="00B63C59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front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 xml:space="preserve">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="00F2023D"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="00F2023D"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="00F2023D" w:rsidRPr="000659FA">
        <w:rPr>
          <w:rFonts w:ascii="Santander Text" w:hAnsi="Santander Text" w:cs="Arial"/>
          <w:iCs/>
          <w:lang w:val="pt-PT"/>
        </w:rPr>
        <w:t>.</w:t>
      </w:r>
      <w:r w:rsidR="00F2023D"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="00F2023D" w:rsidRPr="000659FA">
        <w:rPr>
          <w:rFonts w:ascii="Santander Text" w:hAnsi="Santander Text" w:cs="Arial"/>
          <w:lang w:val="pt-PT"/>
        </w:rPr>
        <w:t xml:space="preserve">. </w:t>
      </w:r>
    </w:p>
    <w:p w14:paraId="2EBB967C" w14:textId="2F7D94F9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 </w:t>
      </w:r>
      <w:r w:rsidR="00B63C59" w:rsidRPr="000659FA">
        <w:rPr>
          <w:rFonts w:ascii="Santander Text" w:hAnsi="Santander Text" w:cs="Arial"/>
          <w:lang w:val="pt-PT"/>
        </w:rPr>
        <w:t xml:space="preserve">sua </w:t>
      </w:r>
      <w:r w:rsidRPr="000659FA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14:paraId="6D88CCAA" w14:textId="77777777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42089BF" w14:textId="187AB6FC" w:rsidR="00F2023D" w:rsidRPr="000659FA" w:rsidRDefault="00F2023D" w:rsidP="008E5B9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5F51451E" w14:textId="77777777" w:rsidR="00F2023D" w:rsidRPr="000659FA" w:rsidRDefault="00F2023D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5437B28" w14:textId="633B142B" w:rsidR="000034CE" w:rsidRPr="000659FA" w:rsidRDefault="00F2023D" w:rsidP="008E5B92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70700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70700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bookmarkEnd w:id="414"/>
      <w:bookmarkEnd w:id="441"/>
      <w:r w:rsidR="000350D2" w:rsidRPr="000659FA">
        <w:rPr>
          <w:rFonts w:ascii="Santander Text" w:hAnsi="Santander Text" w:cs="Arial"/>
          <w:lang w:val="pt-PT"/>
        </w:rPr>
        <w:t xml:space="preserve"> </w:t>
      </w:r>
      <w:r w:rsidR="000350D2" w:rsidRPr="000659FA">
        <w:rPr>
          <w:rFonts w:ascii="Santander Text" w:hAnsi="Santander Text" w:cs="Arial"/>
          <w:szCs w:val="18"/>
          <w:lang w:val="pt-PT"/>
        </w:rPr>
        <w:t>As três variáveis representam uma chave primária composta.</w:t>
      </w:r>
    </w:p>
    <w:p w14:paraId="1C875FCE" w14:textId="1DA1ADAE" w:rsidR="009D0A46" w:rsidRPr="000659FA" w:rsidRDefault="009D0A46" w:rsidP="007E352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id="442" w:name="_Toc194943238"/>
      <w:r w:rsidRPr="000659FA">
        <w:rPr>
          <w:color w:val="auto"/>
          <w:lang w:val="pt-PT"/>
        </w:rPr>
        <w:t xml:space="preserve">Marcação </w:t>
      </w:r>
      <w:r w:rsidR="001B0931" w:rsidRPr="000659FA">
        <w:rPr>
          <w:color w:val="auto"/>
          <w:lang w:val="pt-PT"/>
        </w:rPr>
        <w:t>CSRD</w:t>
      </w:r>
      <w:r w:rsidRPr="000659FA">
        <w:rPr>
          <w:color w:val="auto"/>
          <w:lang w:val="pt-PT"/>
        </w:rPr>
        <w:t xml:space="preserve"> e Rácios de Alinhamento </w:t>
      </w:r>
      <w:r w:rsidR="00BD6017" w:rsidRPr="000659FA">
        <w:rPr>
          <w:color w:val="auto"/>
          <w:lang w:val="pt-PT"/>
        </w:rPr>
        <w:t>-</w:t>
      </w:r>
      <w:r w:rsidR="008432C0" w:rsidRPr="000659FA">
        <w:rPr>
          <w:color w:val="auto"/>
          <w:lang w:val="pt-PT"/>
        </w:rPr>
        <w:t xml:space="preserve"> </w:t>
      </w:r>
      <w:r w:rsidR="00BD6017" w:rsidRPr="000659FA">
        <w:rPr>
          <w:i/>
          <w:color w:val="auto"/>
          <w:lang w:val="pt-PT"/>
        </w:rPr>
        <w:t>modesg_inp_</w:t>
      </w:r>
      <w:r w:rsidR="006D6A38" w:rsidRPr="000659FA">
        <w:rPr>
          <w:i/>
          <w:color w:val="auto"/>
          <w:lang w:val="pt-PT"/>
        </w:rPr>
        <w:t>csrd</w:t>
      </w:r>
      <w:r w:rsidR="00BD6017" w:rsidRPr="000659FA">
        <w:rPr>
          <w:i/>
          <w:color w:val="auto"/>
          <w:lang w:val="pt-PT"/>
        </w:rPr>
        <w:t>_alinhamento_tax</w:t>
      </w:r>
      <w:bookmarkEnd w:id="442"/>
    </w:p>
    <w:p w14:paraId="10732008" w14:textId="15808870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151DC1" w:rsidRPr="000659FA">
        <w:rPr>
          <w:rFonts w:ascii="Santander Text" w:hAnsi="Santander Text" w:cs="Arial"/>
          <w:lang w:val="pt-PT"/>
        </w:rPr>
        <w:t xml:space="preserve">e </w:t>
      </w:r>
      <w:r w:rsidR="00151DC1" w:rsidRPr="000659FA">
        <w:rPr>
          <w:rFonts w:ascii="Santander Text" w:hAnsi="Santander Text" w:cs="Arial"/>
          <w:i/>
          <w:lang w:val="pt-PT"/>
        </w:rPr>
        <w:t>input</w:t>
      </w:r>
      <w:r w:rsidR="00151DC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</w:t>
      </w:r>
      <w:r w:rsidR="00151DC1" w:rsidRPr="000659FA">
        <w:rPr>
          <w:rFonts w:ascii="Santander Text" w:hAnsi="Santander Text" w:cs="Arial"/>
          <w:lang w:val="pt-PT"/>
        </w:rPr>
        <w:t xml:space="preserve">carregar </w:t>
      </w:r>
      <w:r w:rsidRPr="000659FA">
        <w:rPr>
          <w:rFonts w:ascii="Santander Text" w:hAnsi="Santander Text" w:cs="Arial"/>
          <w:lang w:val="pt-PT"/>
        </w:rPr>
        <w:t xml:space="preserve">empresas </w:t>
      </w:r>
      <w:r w:rsidR="001B0931" w:rsidRPr="000659FA">
        <w:rPr>
          <w:rFonts w:ascii="Santander Text" w:hAnsi="Santander Text" w:cs="Arial"/>
          <w:lang w:val="pt-PT"/>
        </w:rPr>
        <w:t>CSRD</w:t>
      </w:r>
      <w:r w:rsidR="00961D4B" w:rsidRPr="000659FA">
        <w:rPr>
          <w:rFonts w:ascii="Santander Text" w:hAnsi="Santander Text" w:cs="Arial"/>
          <w:lang w:val="pt-PT"/>
        </w:rPr>
        <w:t xml:space="preserve"> e respetivos rácios de alinhamento aos objetivos definidos pela </w:t>
      </w:r>
      <w:r w:rsidR="000801FD" w:rsidRPr="000659FA">
        <w:rPr>
          <w:rFonts w:ascii="Santander Text" w:hAnsi="Santander Text" w:cs="Arial"/>
          <w:lang w:val="pt-PT"/>
        </w:rPr>
        <w:t>Taxonomia Europeia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61D4B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2BA07D3E" w14:textId="6029FE7D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46F17F0D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39A3F329" w14:textId="77777777" w:rsidR="009D0A46" w:rsidRPr="000659FA" w:rsidRDefault="009D0A46" w:rsidP="008E5B9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1B432C6" w14:textId="77777777" w:rsidR="009D0A46" w:rsidRPr="000659FA" w:rsidRDefault="009D0A4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05930F9F" w14:textId="7EFEFF6F" w:rsidR="009D0A46" w:rsidRPr="000659FA" w:rsidRDefault="009D0A46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EE0B6F"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350D2" w:rsidRPr="000659FA">
        <w:rPr>
          <w:rFonts w:ascii="Santander Text" w:hAnsi="Santander Text" w:cs="Arial"/>
          <w:iCs/>
          <w:lang w:val="pt-PT"/>
        </w:rPr>
        <w:t>ou</w:t>
      </w:r>
      <w:r w:rsidR="000350D2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iCs/>
          <w:lang w:val="pt-PT"/>
        </w:rPr>
        <w:t>‘</w:t>
      </w:r>
      <w:r w:rsidR="000350D2" w:rsidRPr="000659FA">
        <w:rPr>
          <w:rFonts w:ascii="Santander Text" w:hAnsi="Santander Text" w:cs="Arial"/>
          <w:i/>
          <w:iCs/>
          <w:szCs w:val="18"/>
          <w:lang w:val="pt-PT"/>
        </w:rPr>
        <w:t>perm_id</w:t>
      </w:r>
      <w:r w:rsidR="004032D7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="0066551D" w:rsidRPr="000659FA">
        <w:rPr>
          <w:rFonts w:ascii="Santander Text" w:hAnsi="Santander Text" w:cs="Arial"/>
          <w:lang w:val="pt-PT"/>
        </w:rPr>
        <w:t>;</w:t>
      </w:r>
    </w:p>
    <w:p w14:paraId="2A24127D" w14:textId="420C9F9F" w:rsidR="00EA4E7A" w:rsidRPr="000659FA" w:rsidRDefault="0066551D" w:rsidP="008E5B9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das variáveis </w:t>
      </w:r>
      <w:r w:rsidRPr="000659FA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="000350D2" w:rsidRPr="000659FA">
        <w:rPr>
          <w:rFonts w:ascii="Santander Text" w:hAnsi="Santander Text" w:cs="Arial"/>
          <w:i/>
          <w:lang w:val="pt-PT"/>
        </w:rPr>
        <w:t xml:space="preserve">, </w:t>
      </w:r>
      <w:r w:rsidR="000350D2" w:rsidRPr="000659FA">
        <w:rPr>
          <w:rFonts w:ascii="Santander Text" w:hAnsi="Santander Text" w:cs="Arial"/>
          <w:i/>
          <w:szCs w:val="18"/>
          <w:lang w:val="pt-PT"/>
        </w:rPr>
        <w:t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</w:t>
      </w:r>
      <w:r w:rsidR="006D6A3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devem estar compreendidos entre 0 e </w:t>
      </w:r>
      <w:r w:rsidR="00882AD9" w:rsidRPr="000659FA">
        <w:rPr>
          <w:rFonts w:ascii="Santander Text" w:hAnsi="Santander Text" w:cs="Arial"/>
          <w:lang w:val="pt-PT"/>
        </w:rPr>
        <w:t>100</w:t>
      </w:r>
      <w:r w:rsidR="000350D2" w:rsidRPr="000659FA">
        <w:rPr>
          <w:rFonts w:ascii="Santander Text" w:hAnsi="Santander Text" w:cs="Arial"/>
          <w:lang w:val="pt-PT"/>
        </w:rPr>
        <w:t>, quando preenchidos</w:t>
      </w:r>
      <w:r w:rsidRPr="000659FA">
        <w:rPr>
          <w:rFonts w:ascii="Santander Text" w:hAnsi="Santander Text" w:cs="Arial"/>
          <w:lang w:val="pt-PT"/>
        </w:rPr>
        <w:t>.</w:t>
      </w:r>
    </w:p>
    <w:p w14:paraId="02951E5A" w14:textId="2A8E49F8" w:rsidR="00EA4E7A" w:rsidRPr="000659FA" w:rsidRDefault="009C5172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3" w:name="_Toc194943239"/>
      <w:r w:rsidRPr="000659FA">
        <w:rPr>
          <w:color w:val="auto"/>
          <w:lang w:val="pt-PT"/>
        </w:rPr>
        <w:t>Riscos físicos agudo e crónico</w:t>
      </w:r>
      <w:r w:rsidR="00EA4E7A" w:rsidRPr="000659FA">
        <w:rPr>
          <w:color w:val="auto"/>
          <w:lang w:val="pt-PT"/>
        </w:rPr>
        <w:t xml:space="preserve"> </w:t>
      </w:r>
      <w:r w:rsidR="009D2654" w:rsidRPr="000659FA">
        <w:rPr>
          <w:color w:val="auto"/>
          <w:lang w:val="pt-PT"/>
        </w:rPr>
        <w:t xml:space="preserve">por NUTS </w:t>
      </w:r>
      <w:r w:rsidR="00EA4E7A" w:rsidRPr="000659FA">
        <w:rPr>
          <w:color w:val="auto"/>
          <w:lang w:val="pt-PT"/>
        </w:rPr>
        <w:t xml:space="preserve">- </w:t>
      </w:r>
      <w:r w:rsidR="0060221F" w:rsidRPr="000659FA">
        <w:rPr>
          <w:i/>
          <w:color w:val="auto"/>
          <w:lang w:val="pt-PT"/>
        </w:rPr>
        <w:t>modesg_</w:t>
      </w:r>
      <w:r w:rsidR="003E28A3" w:rsidRPr="000659FA">
        <w:rPr>
          <w:i/>
          <w:color w:val="auto"/>
          <w:lang w:val="pt-PT"/>
        </w:rPr>
        <w:t>inp</w:t>
      </w:r>
      <w:r w:rsidR="0060221F" w:rsidRPr="000659FA">
        <w:rPr>
          <w:i/>
          <w:color w:val="auto"/>
          <w:lang w:val="pt-PT"/>
        </w:rPr>
        <w:t>_risco_fisico</w:t>
      </w:r>
      <w:bookmarkEnd w:id="443"/>
    </w:p>
    <w:p w14:paraId="16FAE056" w14:textId="075840AD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</w:t>
      </w:r>
      <w:r w:rsidR="008E7DC3" w:rsidRPr="000659FA">
        <w:rPr>
          <w:rFonts w:ascii="Santander Text" w:hAnsi="Santander Text" w:cs="Arial"/>
          <w:lang w:val="pt-PT"/>
        </w:rPr>
        <w:t xml:space="preserve">e </w:t>
      </w:r>
      <w:r w:rsidR="008E7DC3" w:rsidRPr="000659FA">
        <w:rPr>
          <w:rFonts w:ascii="Santander Text" w:hAnsi="Santander Text" w:cs="Arial"/>
          <w:i/>
          <w:lang w:val="pt-PT"/>
        </w:rPr>
        <w:t>input</w:t>
      </w:r>
      <w:r w:rsidR="008E7DC3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permite aos utilizadores de negócio carregar </w:t>
      </w:r>
      <w:r w:rsidR="00631B52" w:rsidRPr="000659FA">
        <w:rPr>
          <w:rFonts w:ascii="Santander Text" w:hAnsi="Santander Text" w:cs="Arial"/>
          <w:lang w:val="pt-PT"/>
        </w:rPr>
        <w:t>as marcações de riscos físicos agudos e crónicos por país, código NUT</w:t>
      </w:r>
      <w:r w:rsidR="009C5172" w:rsidRPr="000659FA">
        <w:rPr>
          <w:rFonts w:ascii="Santander Text" w:hAnsi="Santander Text" w:cs="Arial"/>
          <w:lang w:val="pt-PT"/>
        </w:rPr>
        <w:t>S III</w:t>
      </w:r>
      <w:r w:rsidR="00631B52" w:rsidRPr="000659FA">
        <w:rPr>
          <w:rFonts w:ascii="Santander Text" w:hAnsi="Santander Text" w:cs="Arial"/>
          <w:lang w:val="pt-PT"/>
        </w:rPr>
        <w:t xml:space="preserve"> e código NACE</w:t>
      </w:r>
      <w:r w:rsidRPr="000659FA">
        <w:rPr>
          <w:rFonts w:ascii="Santander Text" w:hAnsi="Santander Text" w:cs="Arial"/>
          <w:lang w:val="pt-PT"/>
        </w:rPr>
        <w:t xml:space="preserve">, a partir da informação disponibilizada pela Corporação. Tratando-se de uma tabela de </w:t>
      </w:r>
      <w:r w:rsidR="009C5172" w:rsidRPr="000659FA">
        <w:rPr>
          <w:rFonts w:ascii="Santander Text" w:hAnsi="Santander Text" w:cs="Arial"/>
          <w:lang w:val="pt-PT"/>
        </w:rPr>
        <w:t>parametrização</w:t>
      </w:r>
      <w:r w:rsidRPr="000659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17D08B4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4C3A37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0063611B" w14:textId="77777777" w:rsidR="00532AFA" w:rsidRPr="000659FA" w:rsidRDefault="00532AFA" w:rsidP="008E5B92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7F90FDDB" w14:textId="77777777" w:rsidR="00532AFA" w:rsidRPr="000659FA" w:rsidRDefault="00532AF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867AB79" w14:textId="66714B6F" w:rsidR="00532AFA" w:rsidRPr="000659FA" w:rsidRDefault="00532AFA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371217" w:rsidRPr="000659FA">
        <w:rPr>
          <w:rFonts w:ascii="Santander Text" w:hAnsi="Santander Text" w:cs="Arial"/>
          <w:lang w:val="pt-PT"/>
        </w:rPr>
        <w:t xml:space="preserve">as </w:t>
      </w:r>
      <w:r w:rsidRPr="000659FA">
        <w:rPr>
          <w:rFonts w:ascii="Santander Text" w:hAnsi="Santander Text" w:cs="Arial"/>
          <w:lang w:val="pt-PT"/>
        </w:rPr>
        <w:t xml:space="preserve">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0E7EEF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0E7EEF"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0E7EEF"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;</w:t>
      </w:r>
    </w:p>
    <w:p w14:paraId="1BBBAD2F" w14:textId="6BD312A0" w:rsidR="00FA0D0C" w:rsidRPr="000659FA" w:rsidRDefault="00765473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7827"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7A7827"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="007A7827" w:rsidRPr="000659FA">
        <w:rPr>
          <w:rFonts w:ascii="Santander Text" w:hAnsi="Santander Text" w:cs="Arial"/>
          <w:i/>
          <w:iCs/>
          <w:lang w:val="pt-PT"/>
        </w:rPr>
        <w:t>Yes</w:t>
      </w:r>
      <w:r w:rsidR="007A7827" w:rsidRPr="000659FA">
        <w:rPr>
          <w:rFonts w:ascii="Santander Text" w:hAnsi="Santander Text" w:cs="Arial"/>
          <w:lang w:val="pt-PT"/>
        </w:rPr>
        <w:t xml:space="preserve">, </w:t>
      </w:r>
      <w:r w:rsidR="007A7827" w:rsidRPr="000659FA">
        <w:rPr>
          <w:rFonts w:ascii="Santander Text" w:hAnsi="Santander Text" w:cs="Arial"/>
          <w:i/>
          <w:iCs/>
          <w:lang w:val="pt-PT"/>
        </w:rPr>
        <w:t>No</w:t>
      </w:r>
      <w:r w:rsidR="007A7827" w:rsidRPr="000659FA">
        <w:rPr>
          <w:rFonts w:ascii="Santander Text" w:hAnsi="Santander Text" w:cs="Arial"/>
          <w:lang w:val="pt-PT"/>
        </w:rPr>
        <w:t>.</w:t>
      </w:r>
    </w:p>
    <w:p w14:paraId="56C84631" w14:textId="526F17E5" w:rsidR="00FA0D0C" w:rsidRPr="000659FA" w:rsidRDefault="0072046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4" w:name="_Toc194943240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</w:t>
      </w:r>
      <w:r w:rsidR="00FA0D0C" w:rsidRPr="000659FA">
        <w:rPr>
          <w:color w:val="auto"/>
          <w:lang w:val="pt-PT"/>
        </w:rPr>
        <w:t xml:space="preserve"> - </w:t>
      </w:r>
      <w:r w:rsidRPr="000659FA">
        <w:rPr>
          <w:i/>
          <w:color w:val="auto"/>
          <w:lang w:val="pt-PT"/>
        </w:rPr>
        <w:t>modesg_inp_emss_scib</w:t>
      </w:r>
      <w:bookmarkEnd w:id="444"/>
    </w:p>
    <w:p w14:paraId="771E5B57" w14:textId="0E9D03E1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</w:t>
      </w:r>
      <w:r w:rsidR="00CC5EE6" w:rsidRPr="000659FA">
        <w:rPr>
          <w:rFonts w:ascii="Santander Text" w:hAnsi="Santander Text" w:cs="Arial"/>
          <w:lang w:val="pt-PT"/>
        </w:rPr>
        <w:t xml:space="preserve">uma lista de entidades SCIB disponibilizada pela Corporação e respetiva informação associada às suas emissões </w:t>
      </w:r>
      <w:r w:rsidR="000801FD" w:rsidRPr="000659FA">
        <w:rPr>
          <w:rFonts w:ascii="Santander Text" w:hAnsi="Santander Text" w:cs="Arial"/>
          <w:lang w:val="pt-PT"/>
        </w:rPr>
        <w:t xml:space="preserve">de </w:t>
      </w:r>
      <w:r w:rsidR="00CC5EE6" w:rsidRPr="000659FA">
        <w:rPr>
          <w:rFonts w:ascii="Santander Text" w:hAnsi="Santander Text" w:cs="Arial"/>
          <w:i/>
          <w:iCs/>
          <w:lang w:val="pt-PT"/>
        </w:rPr>
        <w:t>scope</w:t>
      </w:r>
      <w:r w:rsidR="000801FD" w:rsidRPr="000659FA">
        <w:rPr>
          <w:rFonts w:ascii="Santander Text" w:hAnsi="Santander Text" w:cs="Arial"/>
          <w:i/>
          <w:iCs/>
          <w:lang w:val="pt-PT"/>
        </w:rPr>
        <w:t>s</w:t>
      </w:r>
      <w:r w:rsidR="00CC5EE6"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="00CC5EE6" w:rsidRPr="000659FA">
        <w:rPr>
          <w:rFonts w:ascii="Santander Text" w:hAnsi="Santander Text" w:cs="Arial"/>
          <w:lang w:val="pt-PT"/>
        </w:rPr>
        <w:t>1, 2 e 3</w:t>
      </w:r>
      <w:r w:rsidRPr="000659FA">
        <w:rPr>
          <w:rFonts w:ascii="Santander Text" w:hAnsi="Santander Text" w:cs="Arial"/>
          <w:lang w:val="pt-PT"/>
        </w:rPr>
        <w:t xml:space="preserve">. Tratando-se de </w:t>
      </w:r>
      <w:r w:rsidR="00CC5EE6" w:rsidRPr="000659FA">
        <w:rPr>
          <w:rFonts w:ascii="Santander Text" w:hAnsi="Santander Text" w:cs="Arial"/>
          <w:lang w:val="pt-PT"/>
        </w:rPr>
        <w:t xml:space="preserve">um </w:t>
      </w:r>
      <w:r w:rsidR="00CC5EE6"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707007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2A3088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38BCB16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4FAD7DE" w14:textId="77777777" w:rsidR="0072046A" w:rsidRPr="000659FA" w:rsidRDefault="0072046A" w:rsidP="008E5B9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6638476C" w14:textId="77777777" w:rsidR="0072046A" w:rsidRPr="000659FA" w:rsidRDefault="0072046A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881D87" w14:textId="26C5FB2C" w:rsidR="00BA21FA" w:rsidRPr="000659FA" w:rsidRDefault="00BA21F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ccli_kgl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clei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ou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isin</w:t>
      </w:r>
      <w:r w:rsidR="004032D7" w:rsidRPr="000659FA">
        <w:rPr>
          <w:rFonts w:ascii="Santander Text" w:hAnsi="Santander Text" w:cs="Arial"/>
          <w:i/>
          <w:iCs/>
          <w:lang w:val="pt-PT"/>
        </w:rPr>
        <w:t>’</w:t>
      </w:r>
      <w:r w:rsidR="009C45F4" w:rsidRPr="000659FA">
        <w:rPr>
          <w:rFonts w:ascii="Santander Text" w:hAnsi="Santander Text" w:cs="Arial"/>
          <w:lang w:val="pt-PT"/>
        </w:rPr>
        <w:t>.</w:t>
      </w:r>
      <w:r w:rsidR="00416D1A" w:rsidRPr="000659FA">
        <w:rPr>
          <w:rFonts w:ascii="Santander Text" w:hAnsi="Santander Text" w:cs="Arial"/>
          <w:lang w:val="pt-PT"/>
        </w:rPr>
        <w:t xml:space="preserve"> </w:t>
      </w:r>
      <w:r w:rsidR="009C45F4" w:rsidRPr="000659FA">
        <w:rPr>
          <w:rFonts w:ascii="Santander Text" w:hAnsi="Santander Text" w:cs="Arial"/>
          <w:szCs w:val="18"/>
          <w:lang w:val="pt-PT"/>
        </w:rPr>
        <w:t xml:space="preserve">Estas três variáveis representam uma chave primária composta; </w:t>
      </w:r>
    </w:p>
    <w:p w14:paraId="59D903D8" w14:textId="6EA86178" w:rsidR="00BA21FA" w:rsidRPr="000659FA" w:rsidRDefault="003B046A" w:rsidP="008E5B92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</w:t>
      </w:r>
      <w:r w:rsidR="00416D1A" w:rsidRPr="000659FA">
        <w:rPr>
          <w:rFonts w:ascii="Santander Text" w:hAnsi="Santander Text" w:cs="Arial"/>
          <w:i/>
          <w:lang w:val="pt-PT"/>
        </w:rPr>
        <w:t>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i/>
          <w:lang w:val="pt-PT"/>
        </w:rPr>
        <w:t xml:space="preserve"> </w:t>
      </w:r>
      <w:r w:rsidR="00416D1A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416D1A" w:rsidRPr="000659FA">
        <w:rPr>
          <w:rFonts w:ascii="Santander Text" w:hAnsi="Santander Text" w:cs="Arial"/>
          <w:lang w:val="pt-PT"/>
        </w:rPr>
        <w:t xml:space="preserve"> devem ser </w:t>
      </w:r>
      <w:r w:rsidR="009C45F4" w:rsidRPr="000659FA">
        <w:rPr>
          <w:rFonts w:ascii="Santander Text" w:hAnsi="Santander Text" w:cs="Arial"/>
          <w:lang w:val="pt-PT"/>
        </w:rPr>
        <w:t xml:space="preserve">iguais ou </w:t>
      </w:r>
      <w:r w:rsidR="00416D1A" w:rsidRPr="000659FA">
        <w:rPr>
          <w:rFonts w:ascii="Santander Text" w:hAnsi="Santander Text" w:cs="Arial"/>
          <w:lang w:val="pt-PT"/>
        </w:rPr>
        <w:t>superiores a 0.</w:t>
      </w:r>
    </w:p>
    <w:p w14:paraId="795D0E57" w14:textId="00950D4C" w:rsidR="00416D1A" w:rsidRPr="000659FA" w:rsidRDefault="00416D1A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5" w:name="_Toc194943241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iCs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</w:t>
      </w:r>
      <w:r w:rsidR="0053732D" w:rsidRPr="000659FA">
        <w:rPr>
          <w:color w:val="auto"/>
          <w:lang w:val="pt-PT"/>
        </w:rPr>
        <w:t xml:space="preserve">por código NACE </w:t>
      </w:r>
      <w:r w:rsidRPr="000659FA">
        <w:rPr>
          <w:color w:val="auto"/>
          <w:lang w:val="pt-PT"/>
        </w:rPr>
        <w:t xml:space="preserve">- </w:t>
      </w:r>
      <w:r w:rsidR="00C7074F" w:rsidRPr="000659FA">
        <w:rPr>
          <w:i/>
          <w:color w:val="auto"/>
          <w:lang w:val="pt-PT"/>
        </w:rPr>
        <w:t>modesg_inp_emss_nace</w:t>
      </w:r>
      <w:bookmarkEnd w:id="445"/>
    </w:p>
    <w:p w14:paraId="71A0B296" w14:textId="4519AEA4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por código NACE</w:t>
      </w:r>
      <w:r w:rsidR="00AE7FF7" w:rsidRPr="000659FA">
        <w:rPr>
          <w:rFonts w:ascii="Santander Text" w:hAnsi="Santander Text" w:cs="Arial"/>
          <w:lang w:val="pt-PT"/>
        </w:rPr>
        <w:t>. Esta informação é disponibilizada pelo PCAF (</w:t>
      </w:r>
      <w:r w:rsidR="00AE7FF7" w:rsidRPr="000659FA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="00AE7FF7" w:rsidRPr="000659FA">
        <w:rPr>
          <w:rFonts w:ascii="Santander Text" w:hAnsi="Santander Text" w:cs="Arial"/>
          <w:lang w:val="pt-PT"/>
        </w:rPr>
        <w:t xml:space="preserve">). </w:t>
      </w: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, est</w:t>
      </w:r>
      <w:r w:rsidR="00AE7FF7"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lang w:val="pt-PT"/>
        </w:rPr>
        <w:t xml:space="preserve"> deverá ser atualizad</w:t>
      </w:r>
      <w:r w:rsidR="00AE7FF7" w:rsidRPr="000659FA">
        <w:rPr>
          <w:rFonts w:ascii="Santander Text" w:hAnsi="Santander Text" w:cs="Arial"/>
          <w:lang w:val="pt-PT"/>
        </w:rPr>
        <w:t>o</w:t>
      </w:r>
      <w:r w:rsidRPr="000659FA">
        <w:rPr>
          <w:rFonts w:ascii="Santander Text" w:hAnsi="Santander Text" w:cs="Arial"/>
          <w:lang w:val="pt-PT"/>
        </w:rPr>
        <w:t xml:space="preserve"> tirando partido das funcionalidades do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3CF01FD3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6301BAE4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546BA37B" w14:textId="77777777" w:rsidR="00B812A1" w:rsidRPr="000659FA" w:rsidRDefault="00B812A1" w:rsidP="008E5B9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06B79AE" w14:textId="77777777" w:rsidR="00B812A1" w:rsidRPr="000659FA" w:rsidRDefault="00B812A1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70E7579C" w14:textId="2DA195C1" w:rsidR="00B812A1" w:rsidRPr="000659FA" w:rsidRDefault="00B812A1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</w:t>
      </w:r>
      <w:r w:rsidR="00DD0584"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8B4026" w:rsidRPr="000659FA">
        <w:rPr>
          <w:rFonts w:ascii="Santander Text" w:hAnsi="Santander Text" w:cs="Arial"/>
          <w:i/>
          <w:lang w:val="pt-PT"/>
        </w:rPr>
        <w:t>nome_pais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cod_nace_esg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i/>
          <w:iCs/>
          <w:lang w:val="pt-PT"/>
        </w:rPr>
        <w:t>unidade_funcional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AF37D9" w:rsidRPr="000659FA">
        <w:rPr>
          <w:rFonts w:ascii="Santander Text" w:hAnsi="Santander Text" w:cs="Arial"/>
          <w:lang w:val="pt-PT"/>
        </w:rPr>
        <w:t xml:space="preserve"> preenchidas</w:t>
      </w:r>
      <w:r w:rsidR="00D433B7" w:rsidRPr="000659FA">
        <w:rPr>
          <w:rFonts w:ascii="Santander Text" w:hAnsi="Santander Text" w:cs="Arial"/>
          <w:lang w:val="pt-PT"/>
        </w:rPr>
        <w:t>;</w:t>
      </w:r>
    </w:p>
    <w:p w14:paraId="11CA4115" w14:textId="64978DDB" w:rsidR="004E7DFE" w:rsidRPr="000659FA" w:rsidRDefault="00D433B7" w:rsidP="008E5B92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scp1_ftr_emss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,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scp2_ftr_emss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i/>
          <w:iCs/>
          <w:lang w:val="pt-PT"/>
        </w:rPr>
        <w:t>scp3_ftr_emss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801F1C" w:rsidRPr="000659FA">
        <w:rPr>
          <w:rFonts w:ascii="Santander Text" w:hAnsi="Santander Text" w:cs="Arial"/>
          <w:lang w:val="pt-PT"/>
        </w:rPr>
        <w:t xml:space="preserve"> devem </w:t>
      </w:r>
      <w:r w:rsidR="00191325" w:rsidRPr="000659FA">
        <w:rPr>
          <w:rFonts w:ascii="Santander Text" w:hAnsi="Santander Text" w:cs="Arial"/>
          <w:lang w:val="pt-PT"/>
        </w:rPr>
        <w:t>ser superiores a 0</w:t>
      </w:r>
      <w:r w:rsidR="008B4026" w:rsidRPr="000659FA">
        <w:rPr>
          <w:rFonts w:ascii="Santander Text" w:hAnsi="Santander Text" w:cs="Arial"/>
          <w:lang w:val="pt-PT"/>
        </w:rPr>
        <w:t xml:space="preserve">, </w:t>
      </w:r>
      <w:r w:rsidR="009D2654" w:rsidRPr="000659FA">
        <w:rPr>
          <w:rFonts w:ascii="Santander Text" w:hAnsi="Santander Text" w:cs="Arial"/>
          <w:szCs w:val="18"/>
          <w:lang w:val="pt-PT"/>
        </w:rPr>
        <w:t>quando preenchidas</w:t>
      </w:r>
      <w:r w:rsidR="008B4026" w:rsidRPr="000659FA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14:paraId="608D04B2" w14:textId="4862F542" w:rsidR="00D166D8" w:rsidRPr="000659FA" w:rsidRDefault="00D166D8" w:rsidP="007E3521">
      <w:pPr>
        <w:pStyle w:val="MyHeading1"/>
        <w:spacing w:after="120" w:line="360" w:lineRule="auto"/>
        <w:jc w:val="both"/>
        <w:rPr>
          <w:color w:val="auto"/>
        </w:rPr>
      </w:pPr>
      <w:bookmarkStart w:id="446" w:name="_Toc194943242"/>
      <w:r w:rsidRPr="000659FA">
        <w:rPr>
          <w:i/>
          <w:color w:val="auto"/>
        </w:rPr>
        <w:t>Input Project Finance - modesg_inp_project_finance</w:t>
      </w:r>
      <w:bookmarkEnd w:id="446"/>
    </w:p>
    <w:p w14:paraId="56285699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 xml:space="preserve">input </w:t>
      </w:r>
      <w:r w:rsidRPr="000659FA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0659FA">
        <w:rPr>
          <w:rFonts w:ascii="Santander Text" w:hAnsi="Santander Text" w:cs="Arial"/>
          <w:i/>
          <w:lang w:val="pt-PT"/>
        </w:rPr>
        <w:t>Project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 xml:space="preserve">Finance, </w:t>
      </w:r>
      <w:r w:rsidRPr="000659FA">
        <w:rPr>
          <w:rFonts w:ascii="Santander Text" w:hAnsi="Santander Text" w:cs="Arial"/>
          <w:lang w:val="pt-PT"/>
        </w:rPr>
        <w:t>sendo que o mesmo é enviado pela Corporação.</w:t>
      </w:r>
    </w:p>
    <w:p w14:paraId="648F1B26" w14:textId="5C63D358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0659FA">
        <w:rPr>
          <w:rFonts w:ascii="Santander Text" w:hAnsi="Santander Text" w:cs="Arial"/>
          <w:i/>
          <w:lang w:val="pt-PT"/>
        </w:rPr>
        <w:t>front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Modelo de </w:t>
      </w:r>
      <w:r w:rsidR="000801FD" w:rsidRPr="000659FA">
        <w:rPr>
          <w:rFonts w:ascii="Santander Text" w:hAnsi="Santander Text" w:cs="Arial"/>
          <w:lang w:val="pt-PT"/>
        </w:rPr>
        <w:t>D</w:t>
      </w:r>
      <w:r w:rsidRPr="000659FA">
        <w:rPr>
          <w:rFonts w:ascii="Santander Text" w:hAnsi="Santander Text" w:cs="Arial"/>
          <w:lang w:val="pt-PT"/>
        </w:rPr>
        <w:t>ados encontra-se detalhado no ficheiro “</w:t>
      </w:r>
      <w:r w:rsidRPr="000659FA">
        <w:rPr>
          <w:rFonts w:ascii="Santander Text" w:hAnsi="Santander Text" w:cs="Arial"/>
          <w:iCs/>
          <w:lang w:val="pt-PT"/>
        </w:rPr>
        <w:t>BST ESG Modelo de dados.</w:t>
      </w:r>
      <w:r w:rsidRPr="000659FA">
        <w:rPr>
          <w:rFonts w:ascii="Santander Text" w:hAnsi="Santander Text" w:cs="Arial"/>
          <w:lang w:val="pt-PT"/>
        </w:rPr>
        <w:t xml:space="preserve">xlsx”. </w:t>
      </w:r>
    </w:p>
    <w:p w14:paraId="61116C66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4787EF6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4DAB9183" w14:textId="77777777" w:rsidR="00D166D8" w:rsidRPr="000659FA" w:rsidRDefault="00D166D8" w:rsidP="008E5B92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9FA2907" w14:textId="77777777" w:rsidR="00D166D8" w:rsidRPr="000659FA" w:rsidRDefault="00D166D8" w:rsidP="00D166D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26E26423" w14:textId="149D4EC0" w:rsidR="00D166D8" w:rsidRPr="000659FA" w:rsidRDefault="00D166D8" w:rsidP="008E5B92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659FA">
        <w:rPr>
          <w:rFonts w:ascii="Santander Text" w:hAnsi="Santander Text" w:cs="Arial"/>
          <w:i/>
          <w:lang w:val="pt-PT"/>
        </w:rPr>
        <w:t>‘código_unidade‘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lang w:val="pt-PT"/>
        </w:rPr>
        <w:t>‘kgl‘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‘kgl_entidade_principal‘</w:t>
      </w:r>
      <w:r w:rsidRPr="000659FA">
        <w:rPr>
          <w:rFonts w:ascii="Santander Text" w:hAnsi="Santander Text" w:cs="Arial"/>
          <w:lang w:val="pt-PT"/>
        </w:rPr>
        <w:t>.</w:t>
      </w:r>
    </w:p>
    <w:p w14:paraId="3465F0A0" w14:textId="4B88CBFF" w:rsidR="009D2654" w:rsidRPr="000659FA" w:rsidRDefault="009D2654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47" w:name="_Toc194943243"/>
      <w:r w:rsidRPr="000659FA">
        <w:rPr>
          <w:color w:val="auto"/>
          <w:lang w:val="pt-PT"/>
        </w:rPr>
        <w:t xml:space="preserve">Riscos físicos agudo e crónico por </w:t>
      </w:r>
      <w:r w:rsidRPr="000659FA">
        <w:rPr>
          <w:i/>
          <w:color w:val="auto"/>
          <w:lang w:val="pt-PT"/>
        </w:rPr>
        <w:t xml:space="preserve">ZipCode </w:t>
      </w:r>
      <w:r w:rsidRPr="000659FA">
        <w:rPr>
          <w:color w:val="auto"/>
          <w:lang w:val="pt-PT"/>
        </w:rPr>
        <w:t xml:space="preserve">- </w:t>
      </w:r>
      <w:r w:rsidRPr="000659FA">
        <w:rPr>
          <w:i/>
          <w:color w:val="auto"/>
          <w:lang w:val="pt-PT"/>
        </w:rPr>
        <w:t>modesg_inp_risco_fisico_zipcode</w:t>
      </w:r>
      <w:bookmarkEnd w:id="447"/>
    </w:p>
    <w:p w14:paraId="45CCECBC" w14:textId="02D06AD9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as marcações de riscos físicos agudos e crónicos por país, </w:t>
      </w:r>
      <w:r w:rsidRPr="000659FA">
        <w:rPr>
          <w:rFonts w:ascii="Santander Text" w:hAnsi="Santander Text" w:cs="Arial"/>
          <w:i/>
          <w:lang w:val="pt-PT"/>
        </w:rPr>
        <w:t>ZipCode</w:t>
      </w:r>
      <w:r w:rsidRPr="000659FA">
        <w:rPr>
          <w:rFonts w:ascii="Santander Text" w:hAnsi="Santander Text" w:cs="Arial"/>
          <w:lang w:val="pt-PT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="004032D7" w:rsidRPr="000659FA">
        <w:rPr>
          <w:rFonts w:ascii="Santander Text" w:hAnsi="Santander Text" w:cs="Arial"/>
          <w:lang w:val="pt-PT"/>
        </w:rPr>
        <w:t xml:space="preserve"> </w:t>
      </w:r>
      <w:r w:rsidR="004032D7" w:rsidRPr="000659FA">
        <w:rPr>
          <w:rFonts w:ascii="Santander Text" w:hAnsi="Santander Text" w:cs="Arial"/>
          <w:i/>
          <w:lang w:val="pt-PT"/>
        </w:rPr>
        <w:t>f</w:t>
      </w:r>
      <w:r w:rsidRPr="000659FA">
        <w:rPr>
          <w:rFonts w:ascii="Santander Text" w:hAnsi="Santander Text" w:cs="Arial"/>
          <w:i/>
          <w:lang w:val="pt-PT"/>
        </w:rPr>
        <w:t>ront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</w:t>
      </w:r>
      <w:r w:rsidRPr="000659FA">
        <w:rPr>
          <w:rFonts w:ascii="Santander Text" w:hAnsi="Santander Text" w:cs="Arial"/>
          <w:lang w:val="pt-PT"/>
        </w:rPr>
        <w:t>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61A2D47E" w14:textId="0E21D61B" w:rsidR="009D2654" w:rsidRPr="000659FA" w:rsidRDefault="009D265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2BABF23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E77D276" w14:textId="77777777" w:rsidR="00C514EC" w:rsidRPr="000659FA" w:rsidRDefault="00C514EC" w:rsidP="008E5B92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431F8587" w14:textId="6CBE4C19" w:rsidR="00C514EC" w:rsidRPr="000659FA" w:rsidRDefault="00C514E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</w:p>
    <w:p w14:paraId="131034B1" w14:textId="519EE770" w:rsidR="00C514EC" w:rsidRPr="000659FA" w:rsidRDefault="00C514EC" w:rsidP="008E5B92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cod_pais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cod_nace_esg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;</w:t>
      </w:r>
    </w:p>
    <w:p w14:paraId="03834138" w14:textId="22AA9A9A" w:rsidR="007E3521" w:rsidRPr="00ED6600" w:rsidRDefault="00C514EC" w:rsidP="00FE19A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variáveis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flg_rsc_fsc_agd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iCs/>
          <w:lang w:val="pt-PT"/>
        </w:rPr>
        <w:t>flg_rsc_fsc_crnc</w:t>
      </w:r>
      <w:r w:rsidR="004032D7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ter sempre um de dois valores: </w:t>
      </w:r>
      <w:r w:rsidRPr="000659FA">
        <w:rPr>
          <w:rFonts w:ascii="Santander Text" w:hAnsi="Santander Text" w:cs="Arial"/>
          <w:i/>
          <w:iCs/>
          <w:lang w:val="pt-PT"/>
        </w:rPr>
        <w:t>Yes</w:t>
      </w:r>
      <w:r w:rsidRPr="000659FA">
        <w:rPr>
          <w:rFonts w:ascii="Santander Text" w:hAnsi="Santander Text" w:cs="Arial"/>
          <w:lang w:val="pt-PT"/>
        </w:rPr>
        <w:t xml:space="preserve">, </w:t>
      </w:r>
      <w:r w:rsidRPr="000659FA">
        <w:rPr>
          <w:rFonts w:ascii="Santander Text" w:hAnsi="Santander Text" w:cs="Arial"/>
          <w:i/>
          <w:iCs/>
          <w:lang w:val="pt-PT"/>
        </w:rPr>
        <w:t>No</w:t>
      </w:r>
      <w:r w:rsidRPr="000659FA">
        <w:rPr>
          <w:rFonts w:ascii="Santander Text" w:hAnsi="Santander Text" w:cs="Arial"/>
          <w:lang w:val="pt-PT"/>
        </w:rPr>
        <w:t>.</w:t>
      </w:r>
    </w:p>
    <w:p w14:paraId="58B89ED7" w14:textId="56A08B9C" w:rsidR="00F938D6" w:rsidRPr="000659FA" w:rsidRDefault="00A70972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448" w:name="_Toc192760818"/>
      <w:bookmarkStart w:id="449" w:name="_Toc192777743"/>
      <w:bookmarkStart w:id="450" w:name="_Toc192777859"/>
      <w:bookmarkStart w:id="451" w:name="_Toc194943244"/>
      <w:bookmarkEnd w:id="448"/>
      <w:bookmarkEnd w:id="449"/>
      <w:bookmarkEnd w:id="450"/>
      <w:r w:rsidRPr="000659FA">
        <w:rPr>
          <w:color w:val="auto"/>
        </w:rPr>
        <w:t>Bens Imóveis</w:t>
      </w:r>
      <w:bookmarkEnd w:id="451"/>
    </w:p>
    <w:p w14:paraId="46ECEEA9" w14:textId="7C8537E2" w:rsidR="007E49BE" w:rsidRPr="000659FA" w:rsidRDefault="00974CB5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452" w:name="_Toc156127820"/>
      <w:bookmarkStart w:id="453" w:name="_Toc156239747"/>
      <w:bookmarkStart w:id="454" w:name="_Toc156239797"/>
      <w:bookmarkStart w:id="455" w:name="_Toc188889414"/>
      <w:bookmarkStart w:id="456" w:name="_Toc188889510"/>
      <w:bookmarkStart w:id="457" w:name="_Toc188894063"/>
      <w:bookmarkStart w:id="458" w:name="_Toc188894186"/>
      <w:bookmarkStart w:id="459" w:name="_Toc188894253"/>
      <w:bookmarkStart w:id="460" w:name="_Toc188948593"/>
      <w:bookmarkStart w:id="461" w:name="_Toc188950203"/>
      <w:bookmarkStart w:id="462" w:name="_Toc188950356"/>
      <w:bookmarkStart w:id="463" w:name="_Toc188950537"/>
      <w:bookmarkStart w:id="464" w:name="_Toc188951149"/>
      <w:bookmarkStart w:id="465" w:name="_Toc188951206"/>
      <w:bookmarkStart w:id="466" w:name="_Toc188955655"/>
      <w:bookmarkStart w:id="467" w:name="_Toc188956226"/>
      <w:bookmarkStart w:id="468" w:name="_Toc190190092"/>
      <w:bookmarkStart w:id="469" w:name="_Toc190367316"/>
      <w:bookmarkStart w:id="470" w:name="_Toc190375829"/>
      <w:bookmarkStart w:id="471" w:name="_Toc190375920"/>
      <w:bookmarkStart w:id="472" w:name="_Toc194943245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r w:rsidRPr="000659FA">
        <w:rPr>
          <w:color w:val="auto"/>
          <w:lang w:val="pt-PT"/>
        </w:rPr>
        <w:t xml:space="preserve">Informação verde bens imóveis – </w:t>
      </w:r>
      <w:r w:rsidRPr="000659FA">
        <w:rPr>
          <w:i/>
          <w:color w:val="auto"/>
          <w:lang w:val="pt-PT"/>
        </w:rPr>
        <w:t>modesg_out_bens_</w:t>
      </w:r>
      <w:commentRangeStart w:id="473"/>
      <w:r w:rsidRPr="000659FA">
        <w:rPr>
          <w:i/>
          <w:color w:val="auto"/>
          <w:lang w:val="pt-PT"/>
        </w:rPr>
        <w:t>imoveis</w:t>
      </w:r>
      <w:bookmarkEnd w:id="472"/>
      <w:commentRangeEnd w:id="473"/>
      <w:r w:rsidR="005E4935">
        <w:rPr>
          <w:rStyle w:val="CommentReference"/>
          <w:i/>
          <w:color w:val="auto"/>
          <w:sz w:val="20"/>
          <w:szCs w:val="28"/>
          <w:lang w:val="pt-PT"/>
        </w:rPr>
        <w:commentReference w:id="473"/>
      </w:r>
      <w:r w:rsidR="0057776A">
        <w:rPr>
          <w:i/>
          <w:color w:val="auto"/>
          <w:lang w:val="pt-PT"/>
        </w:rPr>
        <w:t xml:space="preserve"> </w:t>
      </w:r>
    </w:p>
    <w:p w14:paraId="550A64E4" w14:textId="70CB4AD4" w:rsidR="00ED3EF4" w:rsidRPr="000659FA" w:rsidRDefault="00ED3EF4" w:rsidP="007E3521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id="474" w:name="_Toc194943246"/>
      <w:r w:rsidRPr="000659FA">
        <w:rPr>
          <w:color w:val="auto"/>
        </w:rPr>
        <w:t>Conceito</w:t>
      </w:r>
      <w:bookmarkEnd w:id="474"/>
    </w:p>
    <w:p w14:paraId="0ACD73A5" w14:textId="77777777" w:rsidR="00ED3EF4" w:rsidRPr="000659FA" w:rsidRDefault="00ED3EF4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14:paraId="7B057EF5" w14:textId="77777777" w:rsidR="00F938D6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5" w:name="_Toc194943247"/>
      <w:r w:rsidRPr="000659FA">
        <w:rPr>
          <w:rFonts w:cs="Arial"/>
          <w:color w:val="auto"/>
          <w:szCs w:val="20"/>
          <w:lang w:val="pt-PT"/>
        </w:rPr>
        <w:t>Granularidade</w:t>
      </w:r>
      <w:bookmarkEnd w:id="475"/>
    </w:p>
    <w:p w14:paraId="06A621FE" w14:textId="651CD145" w:rsidR="00605487" w:rsidRPr="000659FA" w:rsidRDefault="00605487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Cada registo nesta tabela irá representar </w:t>
      </w:r>
      <w:r w:rsidR="00D172B0" w:rsidRPr="000659FA">
        <w:rPr>
          <w:rFonts w:ascii="Santander Text" w:hAnsi="Santander Text" w:cs="Arial"/>
          <w:lang w:val="pt-PT"/>
        </w:rPr>
        <w:t xml:space="preserve">um bem imóvel, seja </w:t>
      </w:r>
      <w:r w:rsidRPr="000659FA">
        <w:rPr>
          <w:rFonts w:ascii="Santander Text" w:hAnsi="Santander Text" w:cs="Arial"/>
          <w:lang w:val="pt-PT"/>
        </w:rPr>
        <w:t>colateral, financiado</w:t>
      </w:r>
      <w:r w:rsidR="00D172B0" w:rsidRPr="000659FA">
        <w:rPr>
          <w:rFonts w:ascii="Santander Text" w:hAnsi="Santander Text" w:cs="Arial"/>
          <w:lang w:val="pt-PT"/>
        </w:rPr>
        <w:t xml:space="preserve"> ou </w:t>
      </w:r>
      <w:r w:rsidRPr="000659FA">
        <w:rPr>
          <w:rFonts w:ascii="Santander Text" w:hAnsi="Santander Text" w:cs="Arial"/>
          <w:lang w:val="pt-PT"/>
        </w:rPr>
        <w:t xml:space="preserve">adjudicado </w:t>
      </w:r>
      <w:r w:rsidR="00EC4C58" w:rsidRPr="000659FA">
        <w:rPr>
          <w:rFonts w:ascii="Santander Text" w:hAnsi="Santander Text" w:cs="Arial"/>
          <w:lang w:val="pt-PT"/>
        </w:rPr>
        <w:t xml:space="preserve">identificado </w:t>
      </w:r>
      <w:r w:rsidRPr="000659FA">
        <w:rPr>
          <w:rFonts w:ascii="Santander Text" w:hAnsi="Santander Text" w:cs="Arial"/>
          <w:lang w:val="pt-PT"/>
        </w:rPr>
        <w:t xml:space="preserve">pela combinação dos campos </w:t>
      </w:r>
      <w:r w:rsidR="00ED3EF4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cempbem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ckbalbem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ckctabem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ckrefbem</w:t>
      </w:r>
      <w:r w:rsidR="00ED3EF4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.</w:t>
      </w:r>
      <w:r w:rsidR="007A099C" w:rsidRPr="000659FA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="004032D7" w:rsidRPr="000659FA">
        <w:rPr>
          <w:rFonts w:ascii="Santander Text" w:hAnsi="Santander Text" w:cs="Arial"/>
          <w:lang w:val="pt-PT"/>
        </w:rPr>
        <w:t>‘</w:t>
      </w:r>
      <w:r w:rsidR="007A099C" w:rsidRPr="000659FA">
        <w:rPr>
          <w:rFonts w:ascii="Santander Text" w:hAnsi="Santander Text" w:cs="Arial"/>
          <w:i/>
          <w:lang w:val="pt-PT"/>
        </w:rPr>
        <w:t>ref_date</w:t>
      </w:r>
      <w:r w:rsidR="004032D7" w:rsidRPr="000659FA">
        <w:rPr>
          <w:rFonts w:ascii="Santander Text" w:hAnsi="Santander Text" w:cs="Arial"/>
          <w:i/>
          <w:lang w:val="pt-PT"/>
        </w:rPr>
        <w:t>’</w:t>
      </w:r>
      <w:r w:rsidR="007A099C" w:rsidRPr="000659FA">
        <w:rPr>
          <w:rFonts w:ascii="Santander Text" w:hAnsi="Santander Text" w:cs="Arial"/>
          <w:lang w:val="pt-PT"/>
        </w:rPr>
        <w:t>), completa a chave da tabela.</w:t>
      </w:r>
    </w:p>
    <w:p w14:paraId="0196A10C" w14:textId="1DFEFAA8" w:rsidR="00416D1A" w:rsidRPr="000659FA" w:rsidRDefault="00F938D6" w:rsidP="007E3521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id="476" w:name="_Toc194943248"/>
      <w:r w:rsidRPr="000659FA">
        <w:rPr>
          <w:rFonts w:cs="Arial"/>
          <w:color w:val="auto"/>
          <w:szCs w:val="20"/>
          <w:lang w:val="pt-PT"/>
        </w:rPr>
        <w:t>Aprovisionamento</w:t>
      </w:r>
      <w:bookmarkEnd w:id="476"/>
    </w:p>
    <w:p w14:paraId="27DC1291" w14:textId="1444CDD0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 universo de partida para aprovisionamento</w:t>
      </w:r>
      <w:r w:rsidR="00034DB1" w:rsidRPr="000659FA">
        <w:rPr>
          <w:rFonts w:ascii="Santander Text" w:hAnsi="Santander Text" w:cs="Arial"/>
          <w:lang w:val="pt-PT"/>
        </w:rPr>
        <w:t xml:space="preserve"> desta tabela</w:t>
      </w:r>
      <w:r w:rsidRPr="000659FA">
        <w:rPr>
          <w:rFonts w:ascii="Santander Text" w:hAnsi="Santander Text" w:cs="Arial"/>
          <w:lang w:val="pt-PT"/>
        </w:rPr>
        <w:t>, será a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="00986425" w:rsidRPr="000659FA">
        <w:rPr>
          <w:rFonts w:ascii="Santander Text" w:hAnsi="Santander Text" w:cs="Arial"/>
          <w:lang w:val="pt-PT"/>
        </w:rPr>
        <w:t xml:space="preserve"> do </w:t>
      </w:r>
      <w:r w:rsidR="00761588" w:rsidRPr="000659FA">
        <w:rPr>
          <w:rFonts w:ascii="Santander Text" w:hAnsi="Santander Text" w:cs="Arial"/>
          <w:lang w:val="pt-PT"/>
        </w:rPr>
        <w:t>M</w:t>
      </w:r>
      <w:r w:rsidR="00986425" w:rsidRPr="000659FA">
        <w:rPr>
          <w:rFonts w:ascii="Santander Text" w:hAnsi="Santander Text" w:cs="Arial"/>
          <w:lang w:val="pt-PT"/>
        </w:rPr>
        <w:t xml:space="preserve">odelo de </w:t>
      </w:r>
      <w:r w:rsidR="00761588" w:rsidRPr="000659FA">
        <w:rPr>
          <w:rFonts w:ascii="Santander Text" w:hAnsi="Santander Text" w:cs="Arial"/>
          <w:lang w:val="pt-PT"/>
        </w:rPr>
        <w:t>B</w:t>
      </w:r>
      <w:r w:rsidR="00986425" w:rsidRPr="000659FA">
        <w:rPr>
          <w:rFonts w:ascii="Santander Text" w:hAnsi="Santander Text" w:cs="Arial"/>
          <w:lang w:val="pt-PT"/>
        </w:rPr>
        <w:t xml:space="preserve">ens </w:t>
      </w:r>
      <w:r w:rsidR="00761588" w:rsidRPr="000659FA">
        <w:rPr>
          <w:rFonts w:ascii="Santander Text" w:hAnsi="Santander Text" w:cs="Arial"/>
          <w:lang w:val="pt-PT"/>
        </w:rPr>
        <w:t>I</w:t>
      </w:r>
      <w:r w:rsidR="00986425" w:rsidRPr="000659FA">
        <w:rPr>
          <w:rFonts w:ascii="Santander Text" w:hAnsi="Santander Text" w:cs="Arial"/>
          <w:lang w:val="pt-PT"/>
        </w:rPr>
        <w:t>móveis e, neste sentido,</w:t>
      </w:r>
      <w:r w:rsidRPr="000659FA">
        <w:rPr>
          <w:rFonts w:ascii="Santander Text" w:hAnsi="Santander Text" w:cs="Arial"/>
          <w:lang w:val="pt-PT"/>
        </w:rPr>
        <w:t xml:space="preserve"> todos os </w:t>
      </w:r>
      <w:r w:rsidR="00986425" w:rsidRPr="000659FA">
        <w:rPr>
          <w:rFonts w:ascii="Santander Text" w:hAnsi="Santander Text" w:cs="Arial"/>
          <w:lang w:val="pt-PT"/>
        </w:rPr>
        <w:t>bens</w:t>
      </w:r>
      <w:r w:rsidRPr="000659FA">
        <w:rPr>
          <w:rFonts w:ascii="Santander Text" w:hAnsi="Santander Text" w:cs="Arial"/>
          <w:lang w:val="pt-PT"/>
        </w:rPr>
        <w:t xml:space="preserve"> que fazem parte da tabela </w:t>
      </w:r>
      <w:r w:rsidR="002B1CE8" w:rsidRPr="000659FA">
        <w:rPr>
          <w:rFonts w:ascii="Santander Text" w:hAnsi="Santander Text" w:cs="Arial"/>
          <w:i/>
          <w:iCs/>
          <w:lang w:val="pt-PT"/>
        </w:rPr>
        <w:t>modesg_out_bens_imoveis</w:t>
      </w:r>
      <w:r w:rsidR="002B1CE8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existem na tabela</w:t>
      </w:r>
      <w:r w:rsidR="00864431" w:rsidRPr="000659FA">
        <w:rPr>
          <w:rFonts w:ascii="Santander Text" w:hAnsi="Santander Text" w:cs="Arial"/>
          <w:i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iCs/>
          <w:lang w:val="pt-PT"/>
        </w:rPr>
        <w:t>property</w:t>
      </w:r>
      <w:r w:rsidRPr="000659FA">
        <w:rPr>
          <w:rFonts w:ascii="Santander Text" w:hAnsi="Santander Text" w:cs="Arial"/>
          <w:lang w:val="pt-PT"/>
        </w:rPr>
        <w:t>.</w:t>
      </w:r>
    </w:p>
    <w:p w14:paraId="472A9443" w14:textId="755F24DC" w:rsidR="00256829" w:rsidRPr="000659FA" w:rsidRDefault="00256829" w:rsidP="007E3521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 tabela será aprovisionada com base em </w:t>
      </w:r>
      <w:r w:rsidR="00ED3EF4" w:rsidRPr="000659FA">
        <w:rPr>
          <w:rFonts w:ascii="Santander Text" w:hAnsi="Santander Text" w:cs="Arial"/>
          <w:szCs w:val="18"/>
          <w:lang w:val="pt-PT"/>
        </w:rPr>
        <w:t>três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="002B1CE8" w:rsidRPr="000659FA">
        <w:rPr>
          <w:rFonts w:ascii="Santander Text" w:hAnsi="Santander Text" w:cs="Arial"/>
          <w:szCs w:val="18"/>
          <w:lang w:val="pt-PT"/>
        </w:rPr>
        <w:t>:</w:t>
      </w:r>
      <w:r w:rsidR="00ED3EF4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ED3EF4" w:rsidRPr="000659FA">
        <w:rPr>
          <w:rFonts w:ascii="Santander Text" w:hAnsi="Santander Text" w:cs="Arial"/>
          <w:i/>
          <w:szCs w:val="18"/>
          <w:lang w:val="pt-PT"/>
        </w:rPr>
        <w:t>modesg_inp_risco_fisico_zipcode,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modesg_inp_risco_fisico</w:t>
      </w:r>
      <w:r w:rsidR="002B1CE8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5C4470" w:rsidRPr="000659FA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14:paraId="50FA6BC0" w14:textId="3E795581" w:rsidR="00871C3F" w:rsidRPr="000659FA" w:rsidRDefault="00256829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="004032D7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iCs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iCs/>
          <w:lang w:val="pt-PT"/>
        </w:rPr>
        <w:t>Modelo de dados</w:t>
      </w:r>
      <w:r w:rsidRPr="000659FA">
        <w:rPr>
          <w:rFonts w:ascii="Santander Text" w:hAnsi="Santander Text" w:cs="Arial"/>
          <w:iCs/>
          <w:lang w:val="pt-PT"/>
        </w:rPr>
        <w:t>.xlsx</w:t>
      </w:r>
      <w:r w:rsidR="004032D7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14:paraId="6CD8FF19" w14:textId="24AF69B3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flg_rsc_fsc_agd e flg_rsc_fsc_crnc</w:t>
      </w:r>
    </w:p>
    <w:p w14:paraId="6601F178" w14:textId="3BC0B0B2" w:rsidR="00814243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pode ser obtida de três</w:t>
      </w:r>
      <w:r w:rsidRPr="000659FA">
        <w:rPr>
          <w:rFonts w:ascii="Santander Text" w:hAnsi="Santander Text" w:cs="Arial"/>
          <w:szCs w:val="18"/>
          <w:lang w:val="pt-PT"/>
        </w:rPr>
        <w:t xml:space="preserve"> formas distintas: </w:t>
      </w:r>
      <w:r w:rsidRPr="000659FA">
        <w:rPr>
          <w:rFonts w:ascii="Santander Text" w:hAnsi="Santander Text" w:cs="Arial"/>
          <w:b/>
          <w:szCs w:val="18"/>
          <w:lang w:val="pt-PT"/>
        </w:rPr>
        <w:t>(1)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),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(2)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</w:t>
      </w:r>
      <w:r w:rsidRPr="000659FA">
        <w:rPr>
          <w:rFonts w:ascii="Santander Text" w:hAnsi="Santander Text" w:cs="Arial"/>
          <w:szCs w:val="18"/>
          <w:lang w:val="pt-PT"/>
        </w:rPr>
        <w:t xml:space="preserve"> Risco Físico </w:t>
      </w:r>
      <w:r w:rsidR="00552740" w:rsidRPr="000659FA">
        <w:rPr>
          <w:rFonts w:ascii="Santander Text" w:hAnsi="Santander Text" w:cs="Arial"/>
          <w:szCs w:val="18"/>
          <w:lang w:val="pt-PT"/>
        </w:rPr>
        <w:t>por NUT (</w:t>
      </w:r>
      <w:r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>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ou 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(3)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Corporação </w:t>
      </w:r>
      <w:r w:rsidR="00552740" w:rsidRPr="000659FA">
        <w:rPr>
          <w:rFonts w:ascii="Santander Text" w:hAnsi="Santander Text" w:cs="Arial"/>
          <w:szCs w:val="18"/>
          <w:lang w:val="pt-PT"/>
        </w:rPr>
        <w:t>(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modesg_inp_risco_fisico</w:t>
      </w:r>
      <w:r w:rsidR="00552740" w:rsidRPr="000659FA">
        <w:rPr>
          <w:rFonts w:ascii="Santander Text" w:hAnsi="Santander Text" w:cs="Arial"/>
          <w:szCs w:val="18"/>
          <w:lang w:val="pt-PT"/>
        </w:rPr>
        <w:t>)</w:t>
      </w:r>
      <w:r w:rsidRPr="000659FA">
        <w:rPr>
          <w:rFonts w:ascii="Santander Text" w:hAnsi="Santander Text" w:cs="Arial"/>
          <w:szCs w:val="18"/>
          <w:lang w:val="pt-PT"/>
        </w:rPr>
        <w:t>. Note-se que o segundo método só é utilizado na eventualidade de não se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r possível utilizar o primeiro e que o terceiro só é utilizado na eventualidade de não ser possível utilizar </w:t>
      </w:r>
      <w:r w:rsidR="00EC4C58" w:rsidRPr="000659FA">
        <w:rPr>
          <w:rFonts w:ascii="Santander Text" w:hAnsi="Santander Text" w:cs="Arial"/>
          <w:szCs w:val="18"/>
          <w:lang w:val="pt-PT"/>
        </w:rPr>
        <w:t>nenhum dos anteriores</w:t>
      </w:r>
      <w:r w:rsidR="00552740" w:rsidRPr="000659FA">
        <w:rPr>
          <w:rFonts w:ascii="Santander Text" w:hAnsi="Santander Text" w:cs="Arial"/>
          <w:szCs w:val="18"/>
          <w:lang w:val="pt-PT"/>
        </w:rPr>
        <w:t>.</w:t>
      </w:r>
    </w:p>
    <w:p w14:paraId="4BD4C696" w14:textId="78F4D9D0" w:rsidR="004757DF" w:rsidRPr="000659FA" w:rsidRDefault="004757DF" w:rsidP="007E3521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14:paraId="4EC07261" w14:textId="13E0FB89" w:rsidR="00417983" w:rsidRPr="000659FA" w:rsidRDefault="00417983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b/>
          <w:sz w:val="18"/>
          <w:szCs w:val="18"/>
        </w:rPr>
        <w:t>1.</w:t>
      </w:r>
      <w:r w:rsidRPr="000659FA">
        <w:rPr>
          <w:rFonts w:ascii="Santander Text" w:hAnsi="Santander Text" w:cs="Arial"/>
          <w:sz w:val="18"/>
          <w:szCs w:val="18"/>
        </w:rPr>
        <w:t xml:space="preserve"> Quando existe informação sobre o código postal do colateral, é utilizada a 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Input</w:t>
      </w:r>
      <w:r w:rsidR="00552740" w:rsidRPr="000659FA">
        <w:rPr>
          <w:rFonts w:ascii="Santander Text" w:hAnsi="Santander Text" w:cs="Arial"/>
          <w:sz w:val="18"/>
          <w:szCs w:val="18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 w:val="18"/>
          <w:szCs w:val="18"/>
        </w:rPr>
        <w:t>ZipCode</w:t>
      </w:r>
      <w:r w:rsidR="00552740" w:rsidRPr="000659FA">
        <w:rPr>
          <w:rFonts w:ascii="Santander Text" w:hAnsi="Santander Text" w:cs="Arial"/>
          <w:sz w:val="18"/>
          <w:szCs w:val="18"/>
        </w:rPr>
        <w:t>;</w:t>
      </w:r>
    </w:p>
    <w:p w14:paraId="27546C5A" w14:textId="77777777" w:rsidR="00552740" w:rsidRPr="000659FA" w:rsidRDefault="00552740" w:rsidP="007E3521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14:paraId="73979F7C" w14:textId="6A47832A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pt-PT"/>
        </w:rPr>
        <w:t>2.</w:t>
      </w:r>
      <w:r w:rsidRPr="000659FA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0659FA">
        <w:rPr>
          <w:rFonts w:ascii="Santander Text" w:hAnsi="Santander Text" w:cs="Arial"/>
          <w:szCs w:val="18"/>
          <w:lang w:val="es-ES"/>
        </w:rPr>
        <w:t xml:space="preserve">é utilizado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659FA">
        <w:rPr>
          <w:rFonts w:ascii="Santander Text" w:hAnsi="Santander Text" w:cs="Arial"/>
          <w:szCs w:val="18"/>
          <w:lang w:val="es-ES"/>
        </w:rPr>
        <w:t>cruzand</w:t>
      </w:r>
      <w:r w:rsidR="00552740" w:rsidRPr="000659FA">
        <w:rPr>
          <w:rFonts w:ascii="Santander Text" w:hAnsi="Santander Text" w:cs="Arial"/>
          <w:szCs w:val="18"/>
          <w:lang w:val="es-ES"/>
        </w:rPr>
        <w:t>o através do campo ‘</w:t>
      </w:r>
      <w:r w:rsidR="00552740" w:rsidRPr="000659FA">
        <w:rPr>
          <w:rFonts w:ascii="Santander Text" w:hAnsi="Santander Text" w:cs="Arial"/>
          <w:i/>
          <w:szCs w:val="18"/>
          <w:lang w:val="es-ES"/>
        </w:rPr>
        <w:t>cod_nutiii</w:t>
      </w:r>
      <w:r w:rsidRPr="000659FA">
        <w:rPr>
          <w:rFonts w:ascii="Santander Text" w:hAnsi="Santander Text" w:cs="Arial"/>
          <w:i/>
          <w:szCs w:val="18"/>
          <w:lang w:val="es-ES"/>
        </w:rPr>
        <w:t>’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 (código NUT do bem)</w:t>
      </w:r>
      <w:r w:rsidR="00EC4C58" w:rsidRPr="000659FA">
        <w:rPr>
          <w:rFonts w:ascii="Santander Text" w:hAnsi="Santander Text" w:cs="Arial"/>
          <w:szCs w:val="18"/>
          <w:lang w:val="es-ES"/>
        </w:rPr>
        <w:t>;</w:t>
      </w:r>
    </w:p>
    <w:p w14:paraId="3FFCFBA8" w14:textId="2E282260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3.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existe informação da </w:t>
      </w:r>
      <w:r w:rsidR="00BA628B" w:rsidRPr="000659FA">
        <w:rPr>
          <w:rFonts w:ascii="Santander Text" w:hAnsi="Santander Text" w:cs="Arial"/>
          <w:szCs w:val="18"/>
          <w:lang w:val="es-ES"/>
        </w:rPr>
        <w:t xml:space="preserve">NUT </w:t>
      </w:r>
      <w:r w:rsidRPr="000659FA">
        <w:rPr>
          <w:rFonts w:ascii="Santander Text" w:hAnsi="Santander Text" w:cs="Arial"/>
          <w:szCs w:val="18"/>
          <w:lang w:val="es-ES"/>
        </w:rPr>
        <w:t xml:space="preserve">do colateral, é utilizado 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090E1A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BA628B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="00EC4C58" w:rsidRPr="000659FA">
        <w:rPr>
          <w:rFonts w:ascii="Santander Text" w:hAnsi="Santander Text" w:cs="Arial"/>
          <w:szCs w:val="18"/>
          <w:lang w:val="pt-PT"/>
        </w:rPr>
        <w:t>;</w:t>
      </w:r>
    </w:p>
    <w:p w14:paraId="78D04986" w14:textId="3ACE44F2" w:rsidR="00552740" w:rsidRPr="000659FA" w:rsidRDefault="00552740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b/>
          <w:szCs w:val="18"/>
          <w:lang w:val="es-ES"/>
        </w:rPr>
        <w:t>4.</w:t>
      </w:r>
      <w:r w:rsidRPr="000659FA">
        <w:rPr>
          <w:rFonts w:ascii="Santander Text" w:hAnsi="Santander Text" w:cs="Arial"/>
          <w:szCs w:val="18"/>
          <w:lang w:val="es-ES"/>
        </w:rPr>
        <w:t xml:space="preserve"> Quando não é possível identificar os dados necessários para análise é reportado como não </w:t>
      </w:r>
      <w:r w:rsidR="00090E1A" w:rsidRPr="000659FA">
        <w:rPr>
          <w:rFonts w:ascii="Santander Text" w:hAnsi="Santander Text" w:cs="Arial"/>
          <w:szCs w:val="18"/>
          <w:lang w:val="es-ES"/>
        </w:rPr>
        <w:t>sendo sujeito a nenhum d</w:t>
      </w:r>
      <w:r w:rsidRPr="000659FA">
        <w:rPr>
          <w:rFonts w:ascii="Santander Text" w:hAnsi="Santander Text" w:cs="Arial"/>
          <w:szCs w:val="18"/>
          <w:lang w:val="es-ES"/>
        </w:rPr>
        <w:t>os riscos.</w:t>
      </w:r>
    </w:p>
    <w:p w14:paraId="514ACE4E" w14:textId="4C2C457C" w:rsidR="003D72F9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659FA">
        <w:rPr>
          <w:rFonts w:ascii="Santander Text" w:hAnsi="Santander Text" w:cs="Arial"/>
          <w:szCs w:val="18"/>
          <w:lang w:val="es-ES"/>
        </w:rPr>
        <w:t xml:space="preserve">Denote-se que no cruzamento dos </w:t>
      </w:r>
      <w:r w:rsidRPr="000659FA">
        <w:rPr>
          <w:rFonts w:ascii="Santander Text" w:hAnsi="Santander Text" w:cs="Arial"/>
          <w:i/>
          <w:szCs w:val="18"/>
          <w:lang w:val="es-ES"/>
        </w:rPr>
        <w:t>inputs</w:t>
      </w:r>
      <w:r w:rsidRPr="000659FA">
        <w:rPr>
          <w:rFonts w:ascii="Santander Text" w:hAnsi="Santander Text" w:cs="Arial"/>
          <w:szCs w:val="18"/>
          <w:lang w:val="es-ES"/>
        </w:rPr>
        <w:t xml:space="preserve"> coporativos com a tabela de parametrização [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es-ES"/>
        </w:rPr>
        <w:t xml:space="preserve">] ou outros dados do </w:t>
      </w:r>
      <w:r w:rsidRPr="000659FA">
        <w:rPr>
          <w:rFonts w:ascii="Santander Text" w:hAnsi="Santander Text" w:cs="Arial"/>
          <w:i/>
          <w:szCs w:val="18"/>
          <w:lang w:val="es-ES"/>
        </w:rPr>
        <w:t>Data Lake</w:t>
      </w:r>
      <w:r w:rsidRPr="000659FA">
        <w:rPr>
          <w:rFonts w:ascii="Santander Text" w:hAnsi="Santander Text" w:cs="Arial"/>
          <w:szCs w:val="18"/>
          <w:lang w:val="es-ES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szCs w:val="18"/>
          <w:lang w:val="es-ES"/>
        </w:rPr>
        <w:t>string</w:t>
      </w:r>
      <w:r w:rsidRPr="000659FA">
        <w:rPr>
          <w:rFonts w:ascii="Santander Text" w:hAnsi="Santander Text" w:cs="Arial"/>
          <w:szCs w:val="18"/>
          <w:lang w:val="es-ES"/>
        </w:rPr>
        <w:t xml:space="preserve"> deve ser utilizada a função trim(upper [nome_campo]). </w:t>
      </w:r>
    </w:p>
    <w:p w14:paraId="3DD964BF" w14:textId="77777777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659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14:paraId="4E2EFBF5" w14:textId="59727E89" w:rsidR="00417983" w:rsidRPr="000659FA" w:rsidRDefault="00417983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659FA">
        <w:rPr>
          <w:rFonts w:ascii="Santander Text" w:hAnsi="Santander Text" w:cs="Arial"/>
          <w:szCs w:val="18"/>
          <w:lang w:val="pt-PT"/>
        </w:rPr>
        <w:t>) através dos seguintes passos/cruzamentos:</w:t>
      </w:r>
    </w:p>
    <w:p w14:paraId="7B84C622" w14:textId="7E1F3967" w:rsidR="00417983" w:rsidRPr="000659FA" w:rsidRDefault="00A04B41" w:rsidP="007E3521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0659FA">
        <w:rPr>
          <w:rFonts w:ascii="Santander Text" w:hAnsi="Santander Text" w:cs="Arial"/>
          <w:szCs w:val="18"/>
        </w:rPr>
        <w:t>1</w:t>
      </w:r>
      <w:r w:rsidR="00417983" w:rsidRPr="000659FA">
        <w:rPr>
          <w:rFonts w:ascii="Santander Text" w:hAnsi="Santander Text" w:cs="Arial"/>
          <w:szCs w:val="18"/>
        </w:rPr>
        <w:t xml:space="preserve">.        </w:t>
      </w:r>
      <w:r w:rsidR="00417983" w:rsidRPr="000659FA">
        <w:rPr>
          <w:rFonts w:ascii="Santander Text" w:hAnsi="Santander Text" w:cs="Arial"/>
          <w:b/>
          <w:bCs/>
          <w:szCs w:val="18"/>
        </w:rPr>
        <w:t xml:space="preserve">Obtenção do </w:t>
      </w:r>
      <w:r w:rsidR="00417983" w:rsidRPr="000659FA">
        <w:rPr>
          <w:rFonts w:ascii="Santander Text" w:hAnsi="Santander Text" w:cs="Arial"/>
          <w:b/>
          <w:bCs/>
          <w:i/>
          <w:szCs w:val="18"/>
        </w:rPr>
        <w:t>Zip Code</w:t>
      </w:r>
      <w:r w:rsidR="00417983" w:rsidRPr="000659FA">
        <w:rPr>
          <w:rFonts w:ascii="Santander Text" w:hAnsi="Santander Text" w:cs="Arial"/>
          <w:b/>
          <w:bCs/>
          <w:szCs w:val="18"/>
        </w:rPr>
        <w:t>:</w:t>
      </w:r>
    </w:p>
    <w:p w14:paraId="764B09F9" w14:textId="1D6372A3" w:rsidR="00A11489" w:rsidRPr="000659FA" w:rsidRDefault="00552740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bem (‘</w:t>
      </w:r>
      <w:r w:rsidRPr="000659FA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0659FA">
        <w:rPr>
          <w:rFonts w:ascii="Santander Text" w:hAnsi="Santander Text" w:cs="Arial"/>
          <w:szCs w:val="18"/>
          <w:lang w:val="pt-PT"/>
        </w:rPr>
        <w:t xml:space="preserve">’) da tabela </w:t>
      </w:r>
      <w:r w:rsidRPr="000659FA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0659FA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0659FA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0659FA">
        <w:rPr>
          <w:rFonts w:ascii="Santander Text" w:hAnsi="Santander Text" w:cs="Arial"/>
          <w:szCs w:val="18"/>
          <w:lang w:val="pt-PT"/>
        </w:rPr>
        <w:t xml:space="preserve">) da tabela </w:t>
      </w:r>
      <w:r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>, para o obter o campo ‘</w:t>
      </w:r>
      <w:r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090E1A" w:rsidRPr="000659FA">
        <w:rPr>
          <w:rFonts w:ascii="Santander Text" w:hAnsi="Santander Text" w:cs="Arial"/>
          <w:szCs w:val="18"/>
          <w:lang w:val="pt-PT"/>
        </w:rPr>
        <w:t>;</w:t>
      </w:r>
    </w:p>
    <w:p w14:paraId="49BDCB98" w14:textId="0B318F6A" w:rsidR="00417983" w:rsidRPr="000659FA" w:rsidRDefault="00417983" w:rsidP="008E5B92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Concatenar “PRT_” com os primeiros 4 dígitos do campo ‘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postal_code’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(exemplo: PRT_1000)</w:t>
      </w:r>
      <w:r w:rsidR="00CE0005" w:rsidRPr="000659FA">
        <w:rPr>
          <w:rFonts w:ascii="Santander Text" w:hAnsi="Santander Text" w:cs="Arial"/>
          <w:szCs w:val="18"/>
          <w:lang w:val="pt-PT"/>
        </w:rPr>
        <w:t>.</w:t>
      </w:r>
    </w:p>
    <w:p w14:paraId="00F0BB70" w14:textId="075791D4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E537607" w14:textId="1ACC4A3E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localizacao</w:t>
      </w:r>
      <w:r w:rsidRPr="000659FA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. </w:t>
      </w:r>
    </w:p>
    <w:p w14:paraId="2BA771E3" w14:textId="5959C815" w:rsidR="00A11489" w:rsidRPr="000659FA" w:rsidRDefault="00A11489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231B572" w14:textId="228BCDFA" w:rsidR="00A11489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F5942DF" w14:textId="3928BB15" w:rsidR="00814243" w:rsidRPr="000659FA" w:rsidRDefault="00A11489" w:rsidP="008E5B92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75334DB5" w14:textId="005617D3" w:rsidR="000A143C" w:rsidRPr="000659FA" w:rsidRDefault="000A143C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Não sen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="00552740" w:rsidRPr="000659FA">
        <w:rPr>
          <w:rFonts w:ascii="Santander Text" w:hAnsi="Santander Text" w:cs="Arial"/>
          <w:szCs w:val="18"/>
          <w:lang w:val="pt-PT"/>
        </w:rPr>
        <w:t>, deve-se</w:t>
      </w:r>
      <w:r w:rsidRPr="000659FA">
        <w:rPr>
          <w:rFonts w:ascii="Santander Text" w:hAnsi="Santander Text" w:cs="Arial"/>
          <w:szCs w:val="18"/>
          <w:lang w:val="pt-PT"/>
        </w:rPr>
        <w:t xml:space="preserve"> utilizar </w:t>
      </w:r>
      <w:r w:rsidR="00552740" w:rsidRPr="000659FA">
        <w:rPr>
          <w:rFonts w:ascii="Santander Text" w:hAnsi="Santander Text" w:cs="Arial"/>
          <w:szCs w:val="18"/>
          <w:lang w:val="es-ES"/>
        </w:rPr>
        <w:t xml:space="preserve">o </w:t>
      </w:r>
      <w:r w:rsidR="00552740" w:rsidRPr="000659FA">
        <w:rPr>
          <w:rFonts w:ascii="Santander Text" w:hAnsi="Santander Text" w:cs="Arial"/>
          <w:b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e, </w:t>
      </w:r>
      <w:r w:rsidRPr="000659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659FA">
        <w:rPr>
          <w:rFonts w:ascii="Santander Text" w:hAnsi="Santander Text" w:cs="Arial"/>
          <w:b/>
          <w:szCs w:val="18"/>
          <w:lang w:val="pt-PT"/>
        </w:rPr>
        <w:t>a</w:t>
      </w:r>
      <w:r w:rsidR="00552740" w:rsidRPr="000659FA">
        <w:rPr>
          <w:rFonts w:ascii="Santander Text" w:hAnsi="Santander Text" w:cs="Arial"/>
          <w:b/>
          <w:szCs w:val="18"/>
          <w:lang w:val="pt-PT"/>
        </w:rPr>
        <w:t>través da</w:t>
      </w:r>
      <w:r w:rsidRPr="000659FA">
        <w:rPr>
          <w:rFonts w:ascii="Santander Text" w:hAnsi="Santander Text" w:cs="Arial"/>
          <w:b/>
          <w:szCs w:val="18"/>
          <w:lang w:val="pt-PT"/>
        </w:rPr>
        <w:t xml:space="preserve"> </w:t>
      </w:r>
      <w:r w:rsidR="00BA628B" w:rsidRPr="000659FA">
        <w:rPr>
          <w:rFonts w:ascii="Santander Text" w:hAnsi="Santander Text" w:cs="Arial"/>
          <w:b/>
          <w:i/>
          <w:szCs w:val="18"/>
          <w:lang w:val="pt-PT"/>
        </w:rPr>
        <w:t>p</w:t>
      </w:r>
      <w:r w:rsidRPr="000659FA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659FA">
        <w:rPr>
          <w:rFonts w:ascii="Santander Text" w:hAnsi="Santander Text" w:cs="Arial"/>
          <w:szCs w:val="18"/>
          <w:lang w:val="pt-PT"/>
        </w:rPr>
        <w:t xml:space="preserve"> (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659FA">
        <w:rPr>
          <w:rFonts w:ascii="Santander Text" w:hAnsi="Santander Text" w:cs="Arial"/>
          <w:szCs w:val="18"/>
          <w:lang w:val="pt-PT"/>
        </w:rPr>
        <w:t xml:space="preserve">): </w:t>
      </w:r>
    </w:p>
    <w:p w14:paraId="61C40A9C" w14:textId="7200F22D" w:rsidR="000A143C" w:rsidRPr="000659FA" w:rsidRDefault="003A447F" w:rsidP="007E3521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</w:rPr>
        <w:t>1</w:t>
      </w:r>
      <w:r w:rsidR="000A143C" w:rsidRPr="000659FA">
        <w:rPr>
          <w:rFonts w:ascii="Santander Text" w:hAnsi="Santander Text" w:cs="Arial"/>
          <w:szCs w:val="18"/>
        </w:rPr>
        <w:t xml:space="preserve">.         </w:t>
      </w:r>
      <w:r w:rsidR="000A143C" w:rsidRPr="000659FA">
        <w:rPr>
          <w:rFonts w:ascii="Santander Text" w:hAnsi="Santander Text" w:cs="Arial"/>
          <w:b/>
          <w:bCs/>
          <w:szCs w:val="18"/>
        </w:rPr>
        <w:t>Obtenção do ‘cod_nutiii’:</w:t>
      </w:r>
    </w:p>
    <w:p w14:paraId="44EFC7A1" w14:textId="14EEA49A" w:rsidR="00CA36F0" w:rsidRPr="000659FA" w:rsidRDefault="000A143C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="00552740" w:rsidRPr="000659FA">
        <w:rPr>
          <w:rFonts w:ascii="Santander Text" w:hAnsi="Santander Text" w:cs="Arial"/>
          <w:iCs/>
          <w:szCs w:val="18"/>
          <w:lang w:val="pt-PT"/>
        </w:rPr>
        <w:t>a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="003A447F" w:rsidRPr="000659FA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="003A447F" w:rsidRPr="000659FA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(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="003A447F" w:rsidRPr="000659FA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="003A447F" w:rsidRPr="000659FA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;</w:t>
      </w:r>
    </w:p>
    <w:p w14:paraId="154F3723" w14:textId="222D634A" w:rsidR="00CA36F0" w:rsidRPr="000659FA" w:rsidRDefault="00CA36F0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0659FA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="00BA628B" w:rsidRPr="000659FA">
        <w:rPr>
          <w:rFonts w:ascii="Santander Text" w:hAnsi="Santander Text" w:cs="Arial"/>
          <w:szCs w:val="18"/>
          <w:lang w:val="pt-PT" w:eastAsia="pt-PT"/>
        </w:rPr>
        <w:t>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="00BA628B"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0659FA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0659FA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0659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szCs w:val="18"/>
          <w:lang w:val="pt-PT" w:eastAsia="pt-PT"/>
        </w:rPr>
        <w:t>.</w:t>
      </w:r>
    </w:p>
    <w:p w14:paraId="7A73D18A" w14:textId="4246E254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="00090E1A" w:rsidRPr="000659F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3B2A1EA0" w14:textId="67278602" w:rsidR="00552740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0659FA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lang w:val="pt-PT"/>
        </w:rPr>
        <w:t xml:space="preserve"> por ‘</w:t>
      </w:r>
      <w:r w:rsidRPr="000659FA">
        <w:rPr>
          <w:rFonts w:ascii="Santander Text" w:hAnsi="Santander Text" w:cs="Arial"/>
          <w:i/>
          <w:szCs w:val="18"/>
          <w:lang w:val="pt-PT"/>
        </w:rPr>
        <w:t>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659FA">
        <w:rPr>
          <w:rFonts w:ascii="Santander Text" w:hAnsi="Santander Text" w:cs="Arial"/>
          <w:i/>
          <w:szCs w:val="18"/>
          <w:lang w:val="pt-PT"/>
        </w:rPr>
        <w:t>cod_nutiii’</w:t>
      </w:r>
      <w:r w:rsidRPr="000659FA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="00CE0005" w:rsidRPr="000659FA">
        <w:rPr>
          <w:rFonts w:ascii="Santander Text" w:hAnsi="Santander Text" w:cs="Arial"/>
          <w:szCs w:val="18"/>
          <w:lang w:val="pt-PT"/>
        </w:rPr>
        <w:t>;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</w:p>
    <w:p w14:paraId="4ABC1239" w14:textId="2B1A2F1A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Via </w:t>
      </w:r>
      <w:r w:rsidR="00034DB1" w:rsidRPr="000659FA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659FA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="00BA628B" w:rsidRPr="000659FA">
        <w:rPr>
          <w:rFonts w:ascii="Santander Text" w:hAnsi="Santander Text" w:cs="Arial"/>
          <w:szCs w:val="18"/>
          <w:lang w:val="pt-PT"/>
        </w:rPr>
        <w:t>NUT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</w:t>
      </w:r>
      <w:r w:rsidRPr="000659FA">
        <w:rPr>
          <w:rFonts w:ascii="Santander Text" w:hAnsi="Santander Text" w:cs="Arial"/>
          <w:i/>
          <w:szCs w:val="18"/>
          <w:lang w:val="pt-PT"/>
        </w:rPr>
        <w:t>nput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por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i/>
          <w:szCs w:val="18"/>
          <w:lang w:val="pt-PT"/>
        </w:rPr>
        <w:t>‘cod_pais’</w:t>
      </w:r>
      <w:r w:rsidRPr="000659FA">
        <w:rPr>
          <w:rFonts w:ascii="Santander Text" w:hAnsi="Santander Text" w:cs="Arial"/>
          <w:szCs w:val="18"/>
          <w:lang w:val="pt-PT"/>
        </w:rPr>
        <w:t xml:space="preserve"> = ‘PT’,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cod_nace_esg’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="00BA628B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Secured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‘ </w:t>
      </w:r>
      <w:r w:rsidRPr="000659FA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3A94351C" w14:textId="03C06326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0659FA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0659FA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0659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14:paraId="6BB4D72C" w14:textId="30034851" w:rsidR="003A447F" w:rsidRPr="000659FA" w:rsidRDefault="003A447F" w:rsidP="008E5B92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14:paraId="55B692FA" w14:textId="461B4D15" w:rsidR="003A447F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14:paraId="2DEC4AFD" w14:textId="1177A975" w:rsidR="00ED3EF4" w:rsidRPr="000659FA" w:rsidRDefault="003A447F" w:rsidP="008E5B92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20516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20516" w:rsidRPr="000659FA">
        <w:rPr>
          <w:rFonts w:ascii="Santander Text" w:hAnsi="Santander Text" w:cs="Arial"/>
          <w:szCs w:val="18"/>
          <w:lang w:val="pt-PT"/>
        </w:rPr>
        <w:t xml:space="preserve"> disponibilizado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pela corporação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="00090E1A" w:rsidRPr="000659FA">
        <w:rPr>
          <w:rFonts w:ascii="Santander Text" w:hAnsi="Santander Text" w:cs="Arial"/>
          <w:szCs w:val="18"/>
          <w:lang w:val="pt-PT"/>
        </w:rPr>
        <w:t xml:space="preserve">é sujeita </w:t>
      </w:r>
      <w:r w:rsidRPr="000659FA">
        <w:rPr>
          <w:rFonts w:ascii="Santander Text" w:hAnsi="Santander Text" w:cs="Arial"/>
          <w:szCs w:val="18"/>
          <w:lang w:val="pt-PT"/>
        </w:rPr>
        <w:t xml:space="preserve">risco físico agudo </w:t>
      </w:r>
      <w:r w:rsidR="00090E1A" w:rsidRPr="000659FA">
        <w:rPr>
          <w:rFonts w:ascii="Santander Text" w:hAnsi="Santander Text" w:cs="Arial"/>
          <w:szCs w:val="18"/>
          <w:lang w:val="pt-PT"/>
        </w:rPr>
        <w:t>ou</w:t>
      </w:r>
      <w:r w:rsidRPr="000659FA">
        <w:rPr>
          <w:rFonts w:ascii="Santander Text" w:hAnsi="Santander Text" w:cs="Arial"/>
          <w:szCs w:val="18"/>
          <w:lang w:val="pt-PT"/>
        </w:rPr>
        <w:t xml:space="preserve"> crónico.</w:t>
      </w:r>
    </w:p>
    <w:p w14:paraId="64E7307B" w14:textId="1693D904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origem_flg_rsc_fsc_agd e origem_flg_rsc_fsc_crnc</w:t>
      </w:r>
    </w:p>
    <w:p w14:paraId="5D409A49" w14:textId="0640B59E" w:rsidR="003A447F" w:rsidRPr="000659FA" w:rsidRDefault="003A447F" w:rsidP="007E352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BA628B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="00BA628B" w:rsidRPr="000659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02427E57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for possível aprovisionar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Corporação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ZipCode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7BDDC45E" w14:textId="77777777" w:rsidR="00077305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Input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659FA">
        <w:rPr>
          <w:rFonts w:ascii="Santander Text" w:hAnsi="Santander Text" w:cs="Arial"/>
          <w:szCs w:val="18"/>
          <w:lang w:val="pt-PT"/>
        </w:rPr>
        <w:t>, então estes campos deverão ser aprovisionados com ‘Corporação</w:t>
      </w:r>
      <w:r w:rsidR="00552740" w:rsidRPr="000659FA">
        <w:rPr>
          <w:rFonts w:ascii="Santander Text" w:hAnsi="Santander Text" w:cs="Arial"/>
          <w:szCs w:val="18"/>
          <w:lang w:val="pt-PT"/>
        </w:rPr>
        <w:t xml:space="preserve"> - </w:t>
      </w:r>
      <w:r w:rsidR="00552740" w:rsidRPr="000659FA">
        <w:rPr>
          <w:rFonts w:ascii="Santander Text" w:hAnsi="Santander Text" w:cs="Arial"/>
          <w:i/>
          <w:szCs w:val="18"/>
          <w:lang w:val="pt-PT"/>
        </w:rPr>
        <w:t>Nuts</w:t>
      </w:r>
      <w:r w:rsidRPr="000659FA">
        <w:rPr>
          <w:rFonts w:ascii="Santander Text" w:hAnsi="Santander Text" w:cs="Arial"/>
          <w:szCs w:val="18"/>
          <w:lang w:val="pt-PT"/>
        </w:rPr>
        <w:t>’;</w:t>
      </w:r>
    </w:p>
    <w:p w14:paraId="1A3BA0B3" w14:textId="7621988E" w:rsidR="00077305" w:rsidRPr="000659FA" w:rsidRDefault="00552740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659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659FA">
        <w:rPr>
          <w:rFonts w:ascii="Santander Text" w:hAnsi="Santander Text" w:cs="Arial"/>
          <w:i/>
          <w:szCs w:val="18"/>
          <w:lang w:val="pt-PT"/>
        </w:rPr>
        <w:t>Input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="00BA628B" w:rsidRPr="000659FA">
        <w:rPr>
          <w:rFonts w:ascii="Santander Text" w:hAnsi="Santander Text" w:cs="Arial"/>
          <w:i/>
          <w:szCs w:val="18"/>
          <w:lang w:val="pt-PT"/>
        </w:rPr>
        <w:t>proxy</w:t>
      </w:r>
      <w:r w:rsidR="00BA628B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="003D72F9" w:rsidRPr="000659FA">
        <w:rPr>
          <w:rFonts w:ascii="Santander Text" w:hAnsi="Santander Text" w:cs="Arial"/>
          <w:szCs w:val="18"/>
          <w:lang w:val="pt-PT"/>
        </w:rPr>
        <w:t>Corporação</w:t>
      </w:r>
      <w:r w:rsidRPr="000659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659FA">
        <w:rPr>
          <w:rFonts w:ascii="Santander Text" w:hAnsi="Santander Text" w:cs="Arial"/>
          <w:i/>
          <w:szCs w:val="18"/>
          <w:lang w:val="pt-PT"/>
        </w:rPr>
        <w:t>Proxy</w:t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0B229F4C" w14:textId="3D3F9F45" w:rsidR="00ED3EF4" w:rsidRPr="000659FA" w:rsidRDefault="003A447F" w:rsidP="008E5B92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Sempre que não seja possível aplicar nenhuma das metodologias descritas, os c</w:t>
      </w:r>
      <w:r w:rsidR="00552740" w:rsidRPr="000659FA">
        <w:rPr>
          <w:rFonts w:ascii="Santander Text" w:hAnsi="Santander Text" w:cs="Arial"/>
          <w:szCs w:val="18"/>
          <w:lang w:val="pt-PT"/>
        </w:rPr>
        <w:t>ampos devem ser aprovisionados com</w:t>
      </w:r>
      <w:r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552740"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szCs w:val="18"/>
          <w:lang w:val="pt-PT"/>
        </w:rPr>
        <w:t>MISS</w:t>
      </w:r>
      <w:r w:rsidR="0055274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.</w:t>
      </w:r>
    </w:p>
    <w:p w14:paraId="5581298A" w14:textId="640E8001" w:rsidR="008435E7" w:rsidRPr="000659FA" w:rsidRDefault="008435E7" w:rsidP="007E3521">
      <w:pPr>
        <w:pStyle w:val="MyHeading3"/>
        <w:spacing w:after="120" w:line="360" w:lineRule="auto"/>
        <w:rPr>
          <w:color w:val="auto"/>
        </w:rPr>
      </w:pPr>
      <w:commentRangeStart w:id="477"/>
      <w:commentRangeStart w:id="478"/>
      <w:r w:rsidRPr="000659FA">
        <w:rPr>
          <w:color w:val="auto"/>
        </w:rPr>
        <w:t>scp1_emss, scp2_emss e scp3_emss</w:t>
      </w:r>
      <w:commentRangeEnd w:id="477"/>
      <w:r w:rsidR="00074DF3" w:rsidRPr="000659FA">
        <w:rPr>
          <w:rStyle w:val="CommentReference"/>
          <w:color w:val="auto"/>
          <w:sz w:val="18"/>
          <w:szCs w:val="22"/>
        </w:rPr>
        <w:commentReference w:id="477"/>
      </w:r>
      <w:commentRangeEnd w:id="478"/>
      <w:r w:rsidR="009F29BB" w:rsidRPr="000659FA">
        <w:rPr>
          <w:rStyle w:val="CommentReference"/>
          <w:color w:val="auto"/>
          <w:sz w:val="18"/>
          <w:szCs w:val="22"/>
        </w:rPr>
        <w:commentReference w:id="478"/>
      </w:r>
    </w:p>
    <w:p w14:paraId="3835DAD7" w14:textId="4CCDDCAD" w:rsidR="0025252E" w:rsidRPr="000659FA" w:rsidRDefault="00FC2B4F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Estas variáveis devem ser aprovisionadas recorrendo à tabela</w:t>
      </w:r>
      <w:r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iCs/>
          <w:lang w:val="pt-PT"/>
        </w:rPr>
        <w:t>modesg_inp_emss_bens_imoveis</w:t>
      </w:r>
      <w:r w:rsidR="00BD3165" w:rsidRPr="000659FA">
        <w:rPr>
          <w:rFonts w:ascii="Santander Text" w:hAnsi="Santander Text" w:cs="Arial"/>
          <w:lang w:val="pt-PT"/>
        </w:rPr>
        <w:t xml:space="preserve">. </w:t>
      </w:r>
    </w:p>
    <w:p w14:paraId="3DAD9995" w14:textId="0BAD04DA" w:rsidR="00EE29DB" w:rsidRPr="000659FA" w:rsidRDefault="0025252E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Numa primeira instância, </w:t>
      </w:r>
      <w:r w:rsidR="00EE29DB" w:rsidRPr="000659FA">
        <w:rPr>
          <w:rFonts w:ascii="Santander Text" w:hAnsi="Santander Text" w:cs="Arial"/>
          <w:lang w:val="pt-PT"/>
        </w:rPr>
        <w:t xml:space="preserve">para identificação dos fatores de emissão para </w:t>
      </w:r>
      <w:r w:rsidR="00EE29DB" w:rsidRPr="000659FA">
        <w:rPr>
          <w:rFonts w:ascii="Santander Text" w:hAnsi="Santander Text" w:cs="Arial"/>
          <w:i/>
          <w:lang w:val="pt-PT"/>
        </w:rPr>
        <w:t>scopes</w:t>
      </w:r>
      <w:r w:rsidR="00EE29DB" w:rsidRPr="000659FA">
        <w:rPr>
          <w:rFonts w:ascii="Santander Text" w:hAnsi="Santander Text" w:cs="Arial"/>
          <w:lang w:val="pt-PT"/>
        </w:rPr>
        <w:t xml:space="preserve"> 1 e 2 (variáveis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scp1_ftr_emss</w:t>
      </w:r>
      <w:r w:rsidR="00BA628B" w:rsidRPr="000659FA">
        <w:rPr>
          <w:rFonts w:ascii="Santander Text" w:hAnsi="Santander Text" w:cs="Arial"/>
          <w:i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lang w:val="pt-PT"/>
        </w:rPr>
        <w:t>‘</w:t>
      </w:r>
      <w:r w:rsidR="00EE29DB" w:rsidRPr="000659FA">
        <w:rPr>
          <w:rFonts w:ascii="Santander Text" w:hAnsi="Santander Text" w:cs="Arial"/>
          <w:i/>
          <w:lang w:val="pt-PT"/>
        </w:rPr>
        <w:t>scp2_ftr_emss</w:t>
      </w:r>
      <w:r w:rsidR="00BA628B" w:rsidRPr="000659FA">
        <w:rPr>
          <w:rFonts w:ascii="Santander Text" w:hAnsi="Santander Text" w:cs="Arial"/>
          <w:lang w:val="pt-PT"/>
        </w:rPr>
        <w:t>’</w:t>
      </w:r>
      <w:r w:rsidR="00EE29DB" w:rsidRPr="000659FA">
        <w:rPr>
          <w:rFonts w:ascii="Santander Text" w:hAnsi="Santander Text" w:cs="Arial"/>
          <w:lang w:val="pt-PT"/>
        </w:rPr>
        <w:t>), é necessária a obtenção das seguintes informações, utilizadas nas diferentes metodologias:</w:t>
      </w:r>
    </w:p>
    <w:p w14:paraId="6D769730" w14:textId="592C0D88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informação do certificado energético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epc’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Cruzar a tabela </w:t>
      </w:r>
      <w:r w:rsidRPr="000659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="008B4D67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com a tabela </w:t>
      </w:r>
      <w:r w:rsidRPr="000659FA">
        <w:rPr>
          <w:rFonts w:ascii="Santander Text" w:eastAsia="Times New Roman" w:hAnsi="Santander Text" w:cs="Arial"/>
          <w:i/>
          <w:szCs w:val="18"/>
          <w:lang w:val="pt-PT" w:eastAsia="pt-PT"/>
        </w:rPr>
        <w:t>property_energy_certificate</w:t>
      </w:r>
      <w:r w:rsidRPr="000659FA">
        <w:rPr>
          <w:rFonts w:ascii="Santander Text" w:eastAsia="Times New Roman" w:hAnsi="Santander Text" w:cs="Arial"/>
          <w:i/>
          <w:szCs w:val="18"/>
          <w:lang w:val="pt-PT" w:eastAsia="es-ES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(filtrada 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quality_score’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="008B4D67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(</w:t>
      </w:r>
      <w:r w:rsidR="008B4D67" w:rsidRPr="000659FA">
        <w:rPr>
          <w:rFonts w:ascii="Santander Text" w:hAnsi="Santander Text" w:cs="Arial"/>
          <w:szCs w:val="18"/>
          <w:lang w:val="pt-PT"/>
        </w:rPr>
        <w:t xml:space="preserve">campos </w:t>
      </w:r>
      <w:r w:rsidR="008B4D67" w:rsidRPr="000659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="00B02A40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12DBF742" w14:textId="7F870A8C" w:rsidR="00004D3F" w:rsidRPr="00095C0E" w:rsidRDefault="00004D3F" w:rsidP="00004D3F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highlight w:val="yellow"/>
          <w:lang w:val="pt-PT" w:eastAsia="es-ES"/>
        </w:rPr>
      </w:pPr>
      <w:r w:rsidRPr="00095C0E">
        <w:rPr>
          <w:rFonts w:ascii="Santander Text" w:eastAsia="Times New Roman" w:hAnsi="Santander Text" w:cs="Arial"/>
          <w:szCs w:val="18"/>
          <w:highlight w:val="yellow"/>
          <w:u w:val="single"/>
          <w:lang w:val="pt-PT" w:eastAsia="es-ES"/>
        </w:rPr>
        <w:t xml:space="preserve">Obter informação do </w:t>
      </w:r>
      <w:r w:rsidRPr="00095C0E">
        <w:rPr>
          <w:rFonts w:ascii="Santander Text" w:eastAsia="Times New Roman" w:hAnsi="Santander Text" w:cs="Arial"/>
          <w:i/>
          <w:szCs w:val="18"/>
          <w:highlight w:val="yellow"/>
          <w:u w:val="single"/>
          <w:lang w:val="pt-PT" w:eastAsia="es-ES"/>
        </w:rPr>
        <w:t>‘country_code’</w:t>
      </w:r>
      <w:r w:rsidRPr="00095C0E">
        <w:rPr>
          <w:rFonts w:ascii="Santander Text" w:eastAsia="Times New Roman" w:hAnsi="Santander Text" w:cs="Arial"/>
          <w:szCs w:val="18"/>
          <w:highlight w:val="yellow"/>
          <w:lang w:val="pt-PT" w:eastAsia="es-ES"/>
        </w:rPr>
        <w:t>:</w:t>
      </w:r>
      <w:r w:rsidR="008B3D65" w:rsidRPr="00095C0E">
        <w:rPr>
          <w:rFonts w:ascii="Santander Text" w:eastAsia="Times New Roman" w:hAnsi="Santander Text" w:cs="Arial"/>
          <w:szCs w:val="18"/>
          <w:highlight w:val="yellow"/>
          <w:lang w:val="pt-PT" w:eastAsia="es-ES"/>
        </w:rPr>
        <w:t xml:space="preserve"> </w:t>
      </w:r>
      <w:r w:rsidRPr="00095C0E">
        <w:rPr>
          <w:rFonts w:ascii="Santander Text" w:eastAsia="Times New Roman" w:hAnsi="Santander Text" w:cs="Arial"/>
          <w:szCs w:val="18"/>
          <w:highlight w:val="yellow"/>
          <w:lang w:val="pt-PT" w:eastAsia="es-ES"/>
        </w:rPr>
        <w:t xml:space="preserve">Cruzar a tabela </w:t>
      </w:r>
      <w:r w:rsidRPr="00095C0E">
        <w:rPr>
          <w:rStyle w:val="ui-provider"/>
          <w:rFonts w:ascii="Santander Text" w:hAnsi="Santander Text" w:cs="Arial"/>
          <w:i/>
          <w:szCs w:val="18"/>
          <w:highlight w:val="yellow"/>
          <w:lang w:val="pt-PT"/>
        </w:rPr>
        <w:t>modesg_inp_emss_bens_imoveis</w:t>
      </w:r>
      <w:r w:rsidRPr="00095C0E">
        <w:rPr>
          <w:rFonts w:ascii="Santander Text" w:eastAsia="Times New Roman" w:hAnsi="Santander Text" w:cs="Arial"/>
          <w:szCs w:val="18"/>
          <w:highlight w:val="yellow"/>
          <w:lang w:val="pt-PT" w:eastAsia="es-ES"/>
        </w:rPr>
        <w:t xml:space="preserve"> </w:t>
      </w:r>
      <w:r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(‘</w:t>
      </w:r>
      <w:r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cempbem’,‘ckbalbem’,’ckctabem’,’ckrefbem’</w:t>
      </w:r>
      <w:r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) </w:t>
      </w:r>
      <w:r w:rsidRPr="00095C0E">
        <w:rPr>
          <w:rFonts w:ascii="Santander Text" w:eastAsia="Times New Roman" w:hAnsi="Santander Text" w:cs="Arial"/>
          <w:szCs w:val="18"/>
          <w:highlight w:val="yellow"/>
          <w:lang w:val="pt-PT" w:eastAsia="es-ES"/>
        </w:rPr>
        <w:t xml:space="preserve">com a tabela </w:t>
      </w:r>
      <w:r w:rsidRPr="00095C0E">
        <w:rPr>
          <w:rFonts w:ascii="Santander Text" w:eastAsia="Times New Roman" w:hAnsi="Santander Text" w:cs="Arial"/>
          <w:i/>
          <w:szCs w:val="18"/>
          <w:highlight w:val="yellow"/>
          <w:lang w:val="pt-PT" w:eastAsia="pt-PT"/>
        </w:rPr>
        <w:t>property</w:t>
      </w:r>
      <w:r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através da chave do bem (</w:t>
      </w:r>
      <w:r w:rsidRPr="00095C0E">
        <w:rPr>
          <w:rFonts w:ascii="Santander Text" w:hAnsi="Santander Text" w:cs="Arial"/>
          <w:szCs w:val="18"/>
          <w:highlight w:val="yellow"/>
          <w:lang w:val="pt-PT"/>
        </w:rPr>
        <w:t xml:space="preserve">campos </w:t>
      </w:r>
      <w:r w:rsidRPr="00095C0E">
        <w:rPr>
          <w:rFonts w:ascii="Santander Text" w:hAnsi="Santander Text" w:cs="Arial"/>
          <w:i/>
          <w:iCs/>
          <w:szCs w:val="18"/>
          <w:highlight w:val="yellow"/>
          <w:lang w:val="pt-PT"/>
        </w:rPr>
        <w:t>'property_bank_id','property_branch_code','property_contract_id','property_reference_code')</w:t>
      </w:r>
      <w:r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para obter o campo </w:t>
      </w:r>
      <w:r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‘country_code’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 xml:space="preserve">. </w:t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Filtrar a tabela de parametrização </w:t>
      </w:r>
      <w:r w:rsidR="008B3D65" w:rsidRPr="00095C0E">
        <w:rPr>
          <w:rFonts w:ascii="Santander Text" w:hAnsi="Santander Text" w:cs="Arial"/>
          <w:i/>
          <w:highlight w:val="yellow"/>
          <w:lang w:val="pt-PT"/>
        </w:rPr>
        <w:t>modesg_param_codigos</w:t>
      </w:r>
      <w:r w:rsidR="008B3D65" w:rsidRPr="00095C0E">
        <w:rPr>
          <w:rFonts w:ascii="Santander Text" w:hAnsi="Santander Text" w:cs="Arial"/>
          <w:highlight w:val="yellow"/>
          <w:lang w:val="pt-PT"/>
        </w:rPr>
        <w:t xml:space="preserve"> </w:t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por </w:t>
      </w:r>
      <w:commentRangeStart w:id="479"/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‘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dimensao’</w:t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= 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’pais’</w:t>
      </w:r>
      <w:commentRangeEnd w:id="479"/>
      <w:r w:rsidR="003165DA" w:rsidRPr="00095C0E">
        <w:rPr>
          <w:rStyle w:val="CommentReference"/>
          <w:rFonts w:ascii="Santander Text" w:hAnsi="Santander Text" w:cs="Arial"/>
          <w:sz w:val="18"/>
          <w:szCs w:val="18"/>
          <w:highlight w:val="yellow"/>
          <w:shd w:val="clear" w:color="auto" w:fill="FFFFFF"/>
          <w:lang w:val="pt-PT"/>
        </w:rPr>
        <w:commentReference w:id="479"/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e cruzar o campo 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‘country_code’</w:t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com o campo ‘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 xml:space="preserve">valor_original’ </w:t>
      </w:r>
      <w:r w:rsidR="008B3D65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para obter o campo ‘</w:t>
      </w:r>
      <w:r w:rsidR="008B3D65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valor_mv’</w:t>
      </w:r>
      <w:r w:rsidR="000659FA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. Caso não seja possível apurar a informação do </w:t>
      </w:r>
      <w:r w:rsidR="000659FA" w:rsidRPr="00095C0E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‘country_code’</w:t>
      </w:r>
      <w:r w:rsidR="000659FA"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então deverá ser assumido o código de Portugal</w:t>
      </w:r>
      <w:r w:rsidRPr="00095C0E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;</w:t>
      </w:r>
    </w:p>
    <w:p w14:paraId="70EF6120" w14:textId="58BC715A" w:rsidR="00541C0C" w:rsidRPr="000659FA" w:rsidRDefault="00541C0C" w:rsidP="008E5B92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Obter o ‘</w:t>
      </w:r>
      <w:r w:rsidRPr="000659FA">
        <w:rPr>
          <w:rFonts w:ascii="Santander Text" w:eastAsia="Times New Roman" w:hAnsi="Santander Text" w:cs="Arial"/>
          <w:i/>
          <w:szCs w:val="18"/>
          <w:u w:val="single"/>
          <w:lang w:val="pt-PT" w:eastAsia="es-ES"/>
        </w:rPr>
        <w:t>tipo_finalidade_bem’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: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resultado através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valor_original’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‘</w:t>
      </w:r>
      <w:r w:rsidR="009F2928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property_purpose_code</w:t>
      </w:r>
      <w:r w:rsidR="009F2928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’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da tabela </w:t>
      </w:r>
      <w:r w:rsidR="00987C8D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(ex.: 1_01 – habitação com epc real) para obter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</w:t>
      </w:r>
    </w:p>
    <w:p w14:paraId="2DBC55C5" w14:textId="050D7004" w:rsidR="00541C0C" w:rsidRPr="000659FA" w:rsidRDefault="00EE29DB" w:rsidP="007E3521">
      <w:pPr>
        <w:spacing w:line="360" w:lineRule="auto"/>
        <w:ind w:left="720" w:hanging="720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>Após obter as informações supramencionadas aplicar de forma supl</w:t>
      </w:r>
      <w:r w:rsidR="00541C0C" w:rsidRPr="000659FA">
        <w:rPr>
          <w:rFonts w:ascii="Santander Text" w:eastAsia="Times New Roman" w:hAnsi="Santander Text" w:cs="Arial"/>
          <w:szCs w:val="18"/>
          <w:lang w:val="pt-PT" w:eastAsia="es-ES"/>
        </w:rPr>
        <w:t>etiva as seguintes metodologias:</w:t>
      </w:r>
    </w:p>
    <w:p w14:paraId="07A98ADD" w14:textId="4557E3FC" w:rsidR="00541C0C" w:rsidRPr="000659FA" w:rsidRDefault="00541C0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lógica deverá ser a seguinte:</w:t>
      </w:r>
    </w:p>
    <w:p w14:paraId="1D372954" w14:textId="2626374F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É conhecida a área útil: metodologia</w:t>
      </w:r>
      <w:r w:rsidR="00BC5D0E"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_Ref193104199 \r \h </w:instrText>
      </w:r>
      <w:r w:rsidR="00864D30" w:rsidRPr="000659FA">
        <w:rPr>
          <w:rFonts w:ascii="Santander Text" w:hAnsi="Santander Text" w:cs="Arial"/>
          <w:b/>
          <w:sz w:val="18"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 w:val="18"/>
          <w:szCs w:val="18"/>
        </w:rPr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7.1.3.3.2</w:t>
      </w:r>
      <w:r w:rsidR="008E165D" w:rsidRPr="000659FA">
        <w:rPr>
          <w:rFonts w:ascii="Santander Text" w:hAnsi="Santander Text" w:cs="Arial"/>
          <w:b/>
          <w:sz w:val="18"/>
          <w:szCs w:val="18"/>
        </w:rPr>
        <w:fldChar w:fldCharType="end"/>
      </w:r>
      <w:r w:rsidR="00077305" w:rsidRPr="000659FA">
        <w:rPr>
          <w:rFonts w:ascii="Santander Text" w:hAnsi="Santander Text" w:cs="Arial"/>
          <w:b/>
          <w:sz w:val="18"/>
          <w:szCs w:val="18"/>
        </w:rPr>
        <w:t>:</w:t>
      </w:r>
    </w:p>
    <w:p w14:paraId="712DA8CC" w14:textId="2E8019FA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É conhecido o EPC real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: </w:t>
      </w:r>
      <w:r w:rsidRPr="000659FA">
        <w:rPr>
          <w:rFonts w:ascii="Santander Text" w:hAnsi="Santander Text" w:cs="Arial"/>
          <w:sz w:val="18"/>
          <w:szCs w:val="18"/>
        </w:rPr>
        <w:t>metodologia</w:t>
      </w:r>
      <w:r w:rsidRPr="000659FA">
        <w:rPr>
          <w:rFonts w:ascii="Santander Text" w:hAnsi="Santander Text" w:cs="Arial"/>
          <w:b/>
          <w:sz w:val="18"/>
          <w:szCs w:val="18"/>
        </w:rPr>
        <w:t xml:space="preserve">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.1.3.3.2.1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;</w:t>
      </w:r>
    </w:p>
    <w:p w14:paraId="57FDB6C1" w14:textId="03716391" w:rsidR="00541C0C" w:rsidRPr="000659FA" w:rsidRDefault="00541C0C" w:rsidP="008E5B92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="00F6115B" w:rsidRPr="000659FA">
        <w:rPr>
          <w:rFonts w:ascii="Santander Text" w:hAnsi="Santander Text" w:cs="Arial"/>
          <w:b/>
          <w:sz w:val="18"/>
          <w:szCs w:val="18"/>
        </w:rPr>
        <w:t>7</w:t>
      </w:r>
      <w:r w:rsidRPr="000659FA">
        <w:rPr>
          <w:rFonts w:ascii="Santander Text" w:hAnsi="Santander Text" w:cs="Arial"/>
          <w:b/>
          <w:sz w:val="18"/>
          <w:szCs w:val="18"/>
        </w:rPr>
        <w:t>.1.3.3.2.2</w:t>
      </w:r>
      <w:r w:rsidR="00077305" w:rsidRPr="000659FA">
        <w:rPr>
          <w:rFonts w:ascii="Santander Text" w:hAnsi="Santander Text" w:cs="Arial"/>
          <w:b/>
          <w:sz w:val="18"/>
          <w:szCs w:val="18"/>
        </w:rPr>
        <w:t>.</w:t>
      </w:r>
    </w:p>
    <w:p w14:paraId="5BBE5DB1" w14:textId="23249FDA" w:rsidR="00541C0C" w:rsidRPr="000659FA" w:rsidRDefault="00541C0C" w:rsidP="008E5B92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="008E165D" w:rsidRPr="000659FA">
        <w:rPr>
          <w:rFonts w:ascii="Santander Text" w:hAnsi="Santander Text" w:cs="Arial"/>
          <w:b/>
          <w:szCs w:val="18"/>
        </w:rPr>
        <w:fldChar w:fldCharType="begin"/>
      </w:r>
      <w:r w:rsidR="008E165D" w:rsidRPr="000659FA">
        <w:rPr>
          <w:rFonts w:ascii="Santander Text" w:hAnsi="Santander Text" w:cs="Arial"/>
          <w:b/>
          <w:sz w:val="18"/>
          <w:szCs w:val="18"/>
        </w:rPr>
        <w:instrText xml:space="preserve"> REF _Ref193104227 \r \h </w:instrText>
      </w:r>
      <w:r w:rsidR="00864D30" w:rsidRPr="000659FA">
        <w:rPr>
          <w:rFonts w:ascii="Santander Text" w:hAnsi="Santander Text" w:cs="Arial"/>
          <w:b/>
          <w:szCs w:val="18"/>
        </w:rPr>
        <w:instrText xml:space="preserve"> \* MERGEFORMAT </w:instrText>
      </w:r>
      <w:r w:rsidR="008E165D" w:rsidRPr="000659FA">
        <w:rPr>
          <w:rFonts w:ascii="Santander Text" w:hAnsi="Santander Text" w:cs="Arial"/>
          <w:b/>
          <w:szCs w:val="18"/>
        </w:rPr>
      </w:r>
      <w:r w:rsidR="008E165D" w:rsidRPr="000659FA">
        <w:rPr>
          <w:rFonts w:ascii="Santander Text" w:hAnsi="Santander Text" w:cs="Arial"/>
          <w:b/>
          <w:szCs w:val="18"/>
        </w:rPr>
        <w:fldChar w:fldCharType="separate"/>
      </w:r>
      <w:r w:rsidR="008E165D" w:rsidRPr="000659FA">
        <w:rPr>
          <w:rFonts w:ascii="Santander Text" w:hAnsi="Santander Text" w:cs="Arial"/>
          <w:b/>
          <w:sz w:val="18"/>
          <w:szCs w:val="18"/>
        </w:rPr>
        <w:t>7.1.3.3.3</w:t>
      </w:r>
      <w:r w:rsidR="008E165D" w:rsidRPr="000659FA">
        <w:rPr>
          <w:rFonts w:ascii="Santander Text" w:hAnsi="Santander Text" w:cs="Arial"/>
          <w:b/>
          <w:szCs w:val="18"/>
        </w:rPr>
        <w:fldChar w:fldCharType="end"/>
      </w:r>
    </w:p>
    <w:p w14:paraId="5332F994" w14:textId="089720C7" w:rsidR="00DE000D" w:rsidRPr="000659FA" w:rsidRDefault="00034C5E" w:rsidP="007E3521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="006B5CE1" w:rsidRPr="000659FA">
        <w:rPr>
          <w:rFonts w:ascii="Santander Text" w:hAnsi="Santander Text" w:cs="Arial"/>
          <w:i/>
          <w:lang w:val="pt-PT"/>
        </w:rPr>
        <w:t>modesg_param_codigos</w:t>
      </w:r>
      <w:r w:rsidR="006B5CE1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0659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Adicionalmente, uma vez que os campos fatores de emissão (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="00723C61" w:rsidRPr="000659FA">
        <w:rPr>
          <w:rFonts w:ascii="Santander Text" w:hAnsi="Santander Text" w:cs="Arial"/>
          <w:i/>
          <w:szCs w:val="18"/>
          <w:lang w:val="pt-PT"/>
        </w:rPr>
        <w:t>‘scp3_ftr_emss’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scopes</w:t>
      </w:r>
      <w:r w:rsidR="00723C61" w:rsidRPr="000659FA">
        <w:rPr>
          <w:rFonts w:ascii="Santander Text" w:hAnsi="Santander Text" w:cs="Arial"/>
          <w:szCs w:val="18"/>
          <w:lang w:val="pt-PT"/>
        </w:rPr>
        <w:t xml:space="preserve"> no </w:t>
      </w:r>
      <w:r w:rsidR="00723C61" w:rsidRPr="000659FA">
        <w:rPr>
          <w:rFonts w:ascii="Santander Text" w:hAnsi="Santander Text" w:cs="Arial"/>
          <w:i/>
          <w:iCs/>
          <w:szCs w:val="18"/>
          <w:lang w:val="pt-PT"/>
        </w:rPr>
        <w:t>output</w:t>
      </w:r>
      <w:r w:rsidR="00723C61" w:rsidRPr="000659FA">
        <w:rPr>
          <w:rFonts w:ascii="Santander Text" w:hAnsi="Santander Text" w:cs="Arial"/>
          <w:szCs w:val="18"/>
          <w:lang w:val="pt-PT"/>
        </w:rPr>
        <w:t>.</w:t>
      </w:r>
    </w:p>
    <w:p w14:paraId="20F7F955" w14:textId="237F6790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r w:rsidRPr="000659FA">
        <w:rPr>
          <w:color w:val="auto"/>
        </w:rPr>
        <w:t>Actual building emissions</w:t>
      </w:r>
    </w:p>
    <w:p w14:paraId="16920F89" w14:textId="3E8D44D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80" w:name="_Toc179228257"/>
      <w:bookmarkStart w:id="481" w:name="_Toc188951212"/>
      <w:r w:rsidRPr="000659FA">
        <w:rPr>
          <w:rStyle w:val="Style6Char"/>
          <w:color w:val="auto"/>
        </w:rPr>
        <w:t>7</w:t>
      </w:r>
      <w:r w:rsidR="00541C0C" w:rsidRPr="000659FA">
        <w:rPr>
          <w:rStyle w:val="Style6Char"/>
          <w:color w:val="auto"/>
        </w:rPr>
        <w:t>.1.3.3.1.1</w:t>
      </w:r>
      <w:r w:rsidR="00541C0C" w:rsidRPr="000659FA">
        <w:rPr>
          <w:rFonts w:ascii="Santander Text" w:hAnsi="Santander Text" w:cs="Arial"/>
          <w:b/>
        </w:rPr>
        <w:t xml:space="preserve"> </w:t>
      </w:r>
      <w:r w:rsidR="00034C5E" w:rsidRPr="000659FA">
        <w:rPr>
          <w:rFonts w:ascii="Santander Text" w:hAnsi="Santander Text" w:cs="Arial"/>
          <w:b/>
        </w:rPr>
        <w:t>Supplier specific factors and energy consumption</w:t>
      </w:r>
      <w:bookmarkEnd w:id="480"/>
      <w:bookmarkEnd w:id="481"/>
    </w:p>
    <w:p w14:paraId="3D164949" w14:textId="6B72D039" w:rsidR="00DE000D" w:rsidRPr="000659FA" w:rsidRDefault="00034C5E" w:rsidP="007E3521">
      <w:pPr>
        <w:pStyle w:val="ListParagraph"/>
        <w:spacing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14:paraId="257483FF" w14:textId="77777777" w:rsidR="00034C5E" w:rsidRPr="000659FA" w:rsidRDefault="00034C5E" w:rsidP="007E3521">
      <w:pPr>
        <w:pStyle w:val="ListParagraph"/>
        <w:spacing w:after="0" w:line="360" w:lineRule="auto"/>
        <w:jc w:val="both"/>
        <w:rPr>
          <w:lang w:val="pt-PT" w:eastAsia="es-ES"/>
        </w:rPr>
      </w:pPr>
    </w:p>
    <w:p w14:paraId="3AB98AF1" w14:textId="2EAB0F99" w:rsidR="00034C5E" w:rsidRPr="000659FA" w:rsidRDefault="00F6115B" w:rsidP="007E3521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id="482" w:name="_Toc179228258"/>
      <w:bookmarkStart w:id="483" w:name="_Toc188951213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.1.3.3.1.2. </w:t>
      </w:r>
      <w:r w:rsidR="00034C5E" w:rsidRPr="000659FA">
        <w:rPr>
          <w:rFonts w:ascii="Santander Text" w:hAnsi="Santander Text" w:cs="Arial"/>
          <w:b/>
        </w:rPr>
        <w:t>Average emission factors and energy consumption</w:t>
      </w:r>
      <w:bookmarkEnd w:id="482"/>
      <w:bookmarkEnd w:id="483"/>
    </w:p>
    <w:p w14:paraId="34AB209E" w14:textId="14927BB0" w:rsidR="00DE000D" w:rsidRPr="000659FA" w:rsidRDefault="00034C5E" w:rsidP="007E3521">
      <w:pPr>
        <w:pStyle w:val="ListParagraph"/>
        <w:spacing w:before="240" w:after="0" w:line="360" w:lineRule="auto"/>
        <w:jc w:val="both"/>
        <w:rPr>
          <w:rFonts w:ascii="Santander Text" w:eastAsia="Times New Roman" w:hAnsi="Santander Text" w:cs="Arial"/>
          <w:i/>
          <w:iCs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Metodologia não aplicável devido a falta de informação real relativa ao valor médio dos fatore</w:t>
      </w:r>
      <w:r w:rsidR="0025252E"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s de emissão por fonte de energi</w:t>
      </w:r>
      <w:r w:rsidRPr="000659FA">
        <w:rPr>
          <w:rFonts w:ascii="Santander Text" w:eastAsia="Times New Roman" w:hAnsi="Santander Text" w:cs="Arial"/>
          <w:i/>
          <w:iCs/>
          <w:szCs w:val="18"/>
          <w:lang w:val="pt-PT" w:eastAsia="es-ES"/>
        </w:rPr>
        <w:t>a.</w:t>
      </w:r>
    </w:p>
    <w:p w14:paraId="4CB77EA9" w14:textId="77777777" w:rsidR="00034C5E" w:rsidRPr="000659FA" w:rsidRDefault="00034C5E" w:rsidP="007E3521">
      <w:pPr>
        <w:spacing w:after="0" w:line="360" w:lineRule="auto"/>
        <w:jc w:val="both"/>
        <w:rPr>
          <w:lang w:val="pt-PT" w:eastAsia="es-ES"/>
        </w:rPr>
      </w:pPr>
    </w:p>
    <w:p w14:paraId="3682E4B3" w14:textId="529FBCF1" w:rsidR="00034C5E" w:rsidRPr="000659FA" w:rsidRDefault="00034C5E" w:rsidP="007E3521">
      <w:pPr>
        <w:pStyle w:val="MyHeading4"/>
        <w:spacing w:after="120" w:line="360" w:lineRule="auto"/>
        <w:rPr>
          <w:color w:val="auto"/>
        </w:rPr>
      </w:pPr>
      <w:bookmarkStart w:id="484" w:name="_Toc179228259"/>
      <w:bookmarkStart w:id="485" w:name="_Toc188951214"/>
      <w:bookmarkStart w:id="486" w:name="_Ref193104199"/>
      <w:r w:rsidRPr="000659FA">
        <w:rPr>
          <w:color w:val="auto"/>
        </w:rPr>
        <w:t>Estimated based on floor area</w:t>
      </w:r>
      <w:bookmarkEnd w:id="484"/>
      <w:bookmarkEnd w:id="485"/>
      <w:bookmarkEnd w:id="486"/>
      <w:r w:rsidRPr="000659FA">
        <w:rPr>
          <w:color w:val="auto"/>
        </w:rPr>
        <w:t xml:space="preserve"> </w:t>
      </w:r>
    </w:p>
    <w:p w14:paraId="1797FD15" w14:textId="2AE9F1EC" w:rsidR="0093048B" w:rsidRPr="000659FA" w:rsidRDefault="00034C5E" w:rsidP="007E3521">
      <w:pPr>
        <w:tabs>
          <w:tab w:val="left" w:pos="1400"/>
        </w:tabs>
        <w:spacing w:after="12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.1.3.3.2.1</w:t>
      </w:r>
      <w:r w:rsidR="00077305" w:rsidRPr="000659FA">
        <w:rPr>
          <w:rFonts w:ascii="Santander Text" w:hAnsi="Santander Text" w:cs="Arial"/>
          <w:b/>
          <w:lang w:val="pt-PT"/>
        </w:rPr>
        <w:t>.</w:t>
      </w:r>
      <w:r w:rsidR="0093048B"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 </w:t>
      </w:r>
      <w:r w:rsidRPr="000659FA">
        <w:rPr>
          <w:rFonts w:ascii="Santander Text" w:eastAsia="Times New Roman" w:hAnsi="Santander Text" w:cs="Arial"/>
          <w:szCs w:val="18"/>
          <w:lang w:val="pt-PT" w:eastAsia="es-ES"/>
        </w:rPr>
        <w:t xml:space="preserve">Caso contrário, prosseguir com a metodologia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41C0C" w:rsidRPr="000659FA">
        <w:rPr>
          <w:rFonts w:ascii="Santander Text" w:hAnsi="Santander Text" w:cs="Arial"/>
          <w:b/>
          <w:lang w:val="pt-PT"/>
        </w:rPr>
        <w:t>.1.3.3.2.2</w:t>
      </w:r>
      <w:r w:rsidR="00077305" w:rsidRPr="000659FA">
        <w:rPr>
          <w:rFonts w:ascii="Santander Text" w:hAnsi="Santander Text" w:cs="Arial"/>
          <w:b/>
          <w:lang w:val="pt-PT"/>
        </w:rPr>
        <w:t>.</w:t>
      </w:r>
    </w:p>
    <w:p w14:paraId="1A1AE1F1" w14:textId="5E65249C" w:rsidR="00723C61" w:rsidRPr="000659FA" w:rsidRDefault="00FC27D9" w:rsidP="00FC27D9">
      <w:pPr>
        <w:spacing w:after="120" w:line="360" w:lineRule="auto"/>
        <w:ind w:firstLine="708"/>
        <w:jc w:val="both"/>
        <w:rPr>
          <w:rFonts w:ascii="Santander Text" w:hAnsi="Santander Text" w:cs="Arial"/>
          <w:b/>
          <w:lang w:val="pt-PT"/>
        </w:rPr>
      </w:pPr>
      <w:bookmarkStart w:id="487" w:name="_Toc179228260"/>
      <w:bookmarkStart w:id="488" w:name="_Toc188951215"/>
      <w:r>
        <w:rPr>
          <w:rFonts w:ascii="Santander Text" w:hAnsi="Santander Text" w:cs="Arial"/>
          <w:b/>
          <w:color w:val="000000" w:themeColor="text1"/>
          <w:lang w:val="pt-PT"/>
        </w:rPr>
        <w:t xml:space="preserve">7.1.3.3.2.1. </w:t>
      </w:r>
      <w:r w:rsidR="00034C5E" w:rsidRPr="000659FA">
        <w:rPr>
          <w:rFonts w:ascii="Santander Text" w:hAnsi="Santander Text" w:cs="Arial"/>
          <w:b/>
          <w:lang w:val="pt-PT"/>
        </w:rPr>
        <w:t>Average based on EPC label and floor area (o epc</w:t>
      </w:r>
      <w:r w:rsidR="00541C0C" w:rsidRPr="000659FA">
        <w:rPr>
          <w:rFonts w:ascii="Santander Text" w:hAnsi="Santander Text" w:cs="Arial"/>
          <w:b/>
          <w:lang w:val="pt-PT"/>
        </w:rPr>
        <w:t xml:space="preserve"> real</w:t>
      </w:r>
      <w:r w:rsidR="00034C5E" w:rsidRPr="000659FA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487"/>
      <w:bookmarkEnd w:id="488"/>
    </w:p>
    <w:p w14:paraId="6ACFD4FD" w14:textId="5753EC75" w:rsidR="00723C61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89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nome_unidade_funcional</w:t>
      </w:r>
      <w:r w:rsidR="00BA628B"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AREA’) </w:t>
      </w:r>
      <w:r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através do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campo</w:t>
      </w:r>
      <w:r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‘</w:t>
      </w:r>
      <w:r w:rsidR="00004D3F" w:rsidRPr="007E75F2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nome_pais’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com o campo obtido no ponto II,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 campo 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do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obtido no ponto I, para obter as </w:t>
      </w:r>
      <w:r w:rsidR="00090E1A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variáveis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14:paraId="4BC138B6" w14:textId="61F71F84" w:rsidR="008435E7" w:rsidRPr="000659FA" w:rsidRDefault="00034C5E" w:rsidP="008E5B92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Obter a </w:t>
      </w:r>
      <w:r w:rsidRPr="000659FA">
        <w:rPr>
          <w:rFonts w:ascii="Santander Text" w:eastAsia="Times New Roman" w:hAnsi="Santander Text" w:cs="Arial"/>
          <w:szCs w:val="18"/>
          <w:u w:val="single"/>
          <w:lang w:val="pt-PT" w:eastAsia="es-ES"/>
        </w:rPr>
        <w:t>área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0659FA">
        <w:rPr>
          <w:rFonts w:ascii="Santander Text" w:hAnsi="Santander Text" w:cs="Arial"/>
          <w:i/>
          <w:szCs w:val="18"/>
          <w:u w:val="single"/>
          <w:shd w:val="clear" w:color="auto" w:fill="FFFFFF"/>
          <w:lang w:val="pt-PT"/>
        </w:rPr>
        <w:t>scopes</w:t>
      </w:r>
      <w:r w:rsidRPr="000659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de emissão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: </w:t>
      </w:r>
      <w:r w:rsidRPr="000659FA">
        <w:rPr>
          <w:rFonts w:ascii="Santander Text" w:hAnsi="Santander Text" w:cs="Arial"/>
          <w:szCs w:val="18"/>
          <w:lang w:val="pt-PT"/>
        </w:rPr>
        <w:t>Multiplicar o campo</w:t>
      </w:r>
      <w:r w:rsidR="00CF502D"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net_floor_area</w:t>
      </w:r>
      <w:r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</w:t>
      </w:r>
      <w:r w:rsidR="00CF502D" w:rsidRPr="000659FA">
        <w:rPr>
          <w:rFonts w:ascii="Santander Text" w:hAnsi="Santander Text" w:cs="Arial"/>
          <w:i/>
          <w:szCs w:val="18"/>
          <w:lang w:val="pt-PT"/>
        </w:rPr>
        <w:t>property</w:t>
      </w:r>
      <w:r w:rsidRPr="000659FA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0659FA">
        <w:rPr>
          <w:rFonts w:ascii="Santander Text" w:hAnsi="Santander Text" w:cs="Arial"/>
          <w:i/>
          <w:szCs w:val="18"/>
          <w:lang w:val="pt-PT"/>
        </w:rPr>
        <w:t>scopes</w:t>
      </w:r>
      <w:r w:rsidRPr="000659FA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266AEC52" w14:textId="77777777" w:rsidR="00034C5E" w:rsidRPr="000659FA" w:rsidRDefault="00034C5E" w:rsidP="007E3521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</w:p>
    <w:p w14:paraId="57FEDCD3" w14:textId="17A063F0" w:rsidR="00034C5E" w:rsidRPr="000659FA" w:rsidRDefault="00F6115B" w:rsidP="007E3521">
      <w:pPr>
        <w:spacing w:after="120" w:line="360" w:lineRule="auto"/>
        <w:ind w:left="709"/>
        <w:jc w:val="both"/>
        <w:rPr>
          <w:rFonts w:ascii="Santander Text" w:eastAsia="Times New Roman" w:hAnsi="Santander Text" w:cs="Arial"/>
          <w:szCs w:val="18"/>
          <w:lang w:eastAsia="es-ES"/>
        </w:rPr>
      </w:pPr>
      <w:bookmarkStart w:id="490" w:name="_Toc179228261"/>
      <w:bookmarkStart w:id="491" w:name="_Toc188951216"/>
      <w:r w:rsidRPr="000659FA">
        <w:rPr>
          <w:rFonts w:ascii="Santander Text" w:hAnsi="Santander Text" w:cs="Arial"/>
          <w:b/>
        </w:rPr>
        <w:t>7</w:t>
      </w:r>
      <w:r w:rsidR="00541C0C" w:rsidRPr="000659FA">
        <w:rPr>
          <w:rFonts w:ascii="Santander Text" w:hAnsi="Santander Text" w:cs="Arial"/>
          <w:b/>
        </w:rPr>
        <w:t xml:space="preserve">.1.3.3.2.2 </w:t>
      </w:r>
      <w:r w:rsidR="00034C5E" w:rsidRPr="000659FA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="00541C0C" w:rsidRPr="000659FA">
        <w:rPr>
          <w:rFonts w:ascii="Santander Text" w:hAnsi="Santander Text" w:cs="Arial"/>
          <w:b/>
        </w:rPr>
        <w:t xml:space="preserve">real </w:t>
      </w:r>
      <w:r w:rsidR="00034C5E" w:rsidRPr="000659FA">
        <w:rPr>
          <w:rFonts w:ascii="Santander Text" w:hAnsi="Santander Text" w:cs="Arial"/>
          <w:b/>
        </w:rPr>
        <w:t>conhecido mas com área útil conhecida)</w:t>
      </w:r>
      <w:bookmarkEnd w:id="490"/>
      <w:bookmarkEnd w:id="491"/>
    </w:p>
    <w:p w14:paraId="77DD4499" w14:textId="388521EF" w:rsidR="00034C5E" w:rsidRPr="000659FA" w:rsidRDefault="00034C5E" w:rsidP="008E5B92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Cruzar o </w:t>
      </w:r>
      <w:r w:rsidRPr="000659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del w:id="492" w:author="Joana Rita Bentinho Silva" w:date="2025-04-07T18:34:00Z">
        <w:r w:rsidRPr="000659FA" w:rsidDel="0012229D">
          <w:rPr>
            <w:rFonts w:ascii="Santander Text" w:hAnsi="Santander Text" w:cs="Arial"/>
            <w:szCs w:val="18"/>
            <w:shd w:val="clear" w:color="auto" w:fill="FFFFFF"/>
            <w:lang w:val="pt-PT"/>
          </w:rPr>
          <w:delText xml:space="preserve"> </w:delText>
        </w:r>
      </w:del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‘nome_unidade_funcional’</w:t>
      </w:r>
      <w:r w:rsidR="00077305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’ = ‘’) </w:t>
      </w:r>
      <w:r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através do campo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‘</w:t>
      </w:r>
      <w:r w:rsidR="00004D3F" w:rsidRPr="007E75F2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nome_pais’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do campo 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‘tipo_finalidade_bem’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obtido no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ponto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II</w:t>
      </w:r>
      <w:r w:rsidR="00004D3F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, para obter as varíaveis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="00BA628B"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>);</w:t>
      </w:r>
    </w:p>
    <w:p w14:paraId="7E9D9365" w14:textId="77BA45C4" w:rsidR="00034C5E" w:rsidRPr="000659FA" w:rsidRDefault="00034C5E" w:rsidP="008E5B92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eastAsia="Times New Roman" w:hAnsi="Santander Text" w:cs="Arial"/>
          <w:szCs w:val="18"/>
          <w:lang w:val="pt-PT" w:eastAsia="es-ES"/>
        </w:rPr>
      </w:pPr>
      <w:r w:rsidRP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Replicar alínea b) do ponto </w:t>
      </w:r>
      <w:r w:rsidR="0043084C" w:rsidRPr="000659FA">
        <w:rPr>
          <w:rFonts w:ascii="Santander Text" w:hAnsi="Santander Text" w:cs="Arial"/>
          <w:b/>
          <w:lang w:val="pt-PT"/>
        </w:rPr>
        <w:t>7.1.3.3.2.1.</w:t>
      </w:r>
    </w:p>
    <w:p w14:paraId="43672764" w14:textId="12D6A202" w:rsidR="008435E7" w:rsidRPr="000659FA" w:rsidRDefault="008435E7" w:rsidP="007E3521">
      <w:pPr>
        <w:pStyle w:val="MyHeading4"/>
        <w:spacing w:after="120" w:line="360" w:lineRule="auto"/>
        <w:rPr>
          <w:color w:val="auto"/>
        </w:rPr>
      </w:pPr>
      <w:bookmarkStart w:id="493" w:name="_Ref193104227"/>
      <w:r w:rsidRPr="000659FA">
        <w:rPr>
          <w:color w:val="auto"/>
        </w:rPr>
        <w:t>Estimated based on number of buildings</w:t>
      </w:r>
      <w:bookmarkEnd w:id="493"/>
    </w:p>
    <w:p w14:paraId="3076B2E0" w14:textId="7703A09D" w:rsidR="00723C61" w:rsidRPr="000659FA" w:rsidRDefault="00F6115B" w:rsidP="007E3521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id="494" w:name="_Toc179228263"/>
      <w:bookmarkStart w:id="495" w:name="_Toc188951218"/>
      <w:r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580093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034C5E" w:rsidRPr="000659FA">
        <w:rPr>
          <w:rFonts w:ascii="Santander Text" w:hAnsi="Santander Text" w:cs="Arial"/>
          <w:b/>
          <w:lang w:val="pt-PT"/>
        </w:rPr>
        <w:t>Average based on number of buildings (</w:t>
      </w:r>
      <w:commentRangeStart w:id="496"/>
      <w:r w:rsidR="00034C5E" w:rsidRPr="000659FA">
        <w:rPr>
          <w:rFonts w:ascii="Santander Text" w:hAnsi="Santander Text" w:cs="Arial"/>
          <w:b/>
          <w:lang w:val="pt-PT"/>
        </w:rPr>
        <w:t xml:space="preserve">o epc </w:t>
      </w:r>
      <w:r w:rsidR="00541C0C" w:rsidRPr="000659FA">
        <w:rPr>
          <w:rFonts w:ascii="Santander Text" w:hAnsi="Santander Text" w:cs="Arial"/>
          <w:b/>
          <w:lang w:val="pt-PT"/>
        </w:rPr>
        <w:t xml:space="preserve">real </w:t>
      </w:r>
      <w:r w:rsidR="00034C5E" w:rsidRPr="000659FA">
        <w:rPr>
          <w:rFonts w:ascii="Santander Text" w:hAnsi="Santander Text" w:cs="Arial"/>
          <w:b/>
          <w:lang w:val="pt-PT"/>
        </w:rPr>
        <w:t>e área útil são desconhecidos</w:t>
      </w:r>
      <w:commentRangeEnd w:id="496"/>
      <w:r w:rsidR="00382CA4" w:rsidRPr="000659FA">
        <w:rPr>
          <w:rStyle w:val="CommentReference"/>
          <w:rFonts w:ascii="Santander Text" w:hAnsi="Santander Text" w:cs="Arial"/>
          <w:b/>
          <w:sz w:val="18"/>
          <w:szCs w:val="22"/>
          <w:lang w:val="pt-PT"/>
        </w:rPr>
        <w:commentReference w:id="496"/>
      </w:r>
      <w:r w:rsidR="00034C5E" w:rsidRPr="000659FA">
        <w:rPr>
          <w:rFonts w:ascii="Santander Text" w:hAnsi="Santander Text" w:cs="Arial"/>
          <w:b/>
          <w:lang w:val="pt-PT"/>
        </w:rPr>
        <w:t>)</w:t>
      </w:r>
      <w:bookmarkEnd w:id="494"/>
      <w:bookmarkEnd w:id="495"/>
    </w:p>
    <w:p w14:paraId="2BABC6A6" w14:textId="3879D3AC" w:rsidR="001E25BC" w:rsidRPr="000659FA" w:rsidRDefault="00723C61" w:rsidP="007E3521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a) Cruzar o input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 (filtrado por ‘</w:t>
      </w:r>
      <w:r w:rsidRPr="000659FA">
        <w:rPr>
          <w:rFonts w:ascii="Santander Text" w:hAnsi="Santander Text" w:cs="Arial"/>
          <w:i/>
          <w:lang w:val="pt-PT"/>
        </w:rPr>
        <w:t>nome_unidade_funcional’</w:t>
      </w:r>
      <w:r w:rsidRPr="000659FA">
        <w:rPr>
          <w:rFonts w:ascii="Santander Text" w:hAnsi="Santander Text" w:cs="Arial"/>
          <w:lang w:val="pt-PT"/>
        </w:rPr>
        <w:t xml:space="preserve"> = ‘</w:t>
      </w:r>
      <w:r w:rsidR="00475B2D" w:rsidRPr="000659FA">
        <w:rPr>
          <w:rFonts w:ascii="Santander Text" w:hAnsi="Santander Text" w:cs="Arial"/>
          <w:lang w:val="pt-PT"/>
        </w:rPr>
        <w:t>Number of buildings</w:t>
      </w:r>
      <w:r w:rsidR="00077305" w:rsidRPr="000659FA">
        <w:rPr>
          <w:rFonts w:ascii="Santander Text" w:hAnsi="Santander Text" w:cs="Arial"/>
          <w:lang w:val="pt-PT"/>
        </w:rPr>
        <w:t xml:space="preserve">’ </w:t>
      </w:r>
      <w:r w:rsidRPr="000659FA">
        <w:rPr>
          <w:rFonts w:ascii="Santander Text" w:hAnsi="Santander Text" w:cs="Arial"/>
          <w:lang w:val="pt-PT"/>
        </w:rPr>
        <w:t xml:space="preserve">e </w:t>
      </w:r>
      <w:r w:rsidR="00BA628B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>epc’</w:t>
      </w:r>
      <w:r w:rsidRPr="000659FA">
        <w:rPr>
          <w:rFonts w:ascii="Santander Text" w:hAnsi="Santander Text" w:cs="Arial"/>
          <w:lang w:val="pt-PT"/>
        </w:rPr>
        <w:t xml:space="preserve"> = ‘’) </w:t>
      </w:r>
      <w:r w:rsidRPr="007E75F2">
        <w:rPr>
          <w:rFonts w:ascii="Santander Text" w:hAnsi="Santander Text" w:cs="Arial"/>
          <w:highlight w:val="yellow"/>
          <w:lang w:val="pt-PT"/>
        </w:rPr>
        <w:t xml:space="preserve">através 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>do campo ‘</w:t>
      </w:r>
      <w:r w:rsidR="00004D3F" w:rsidRPr="007E75F2">
        <w:rPr>
          <w:rFonts w:ascii="Santander Text" w:hAnsi="Santander Text" w:cs="Arial"/>
          <w:i/>
          <w:szCs w:val="18"/>
          <w:highlight w:val="yellow"/>
          <w:shd w:val="clear" w:color="auto" w:fill="FFFFFF"/>
          <w:lang w:val="pt-PT"/>
        </w:rPr>
        <w:t>nome_pais’</w:t>
      </w:r>
      <w:r w:rsidR="00004D3F" w:rsidRPr="007E75F2">
        <w:rPr>
          <w:rFonts w:ascii="Santander Text" w:hAnsi="Santander Text" w:cs="Arial"/>
          <w:szCs w:val="18"/>
          <w:highlight w:val="yellow"/>
          <w:shd w:val="clear" w:color="auto" w:fill="FFFFFF"/>
          <w:lang w:val="pt-PT"/>
        </w:rPr>
        <w:t xml:space="preserve"> com o campo obtido no ponto II</w:t>
      </w:r>
      <w:r w:rsidR="00004D3F"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lang w:val="pt-PT"/>
        </w:rPr>
        <w:t>do campo</w:t>
      </w:r>
      <w:r w:rsidR="00004D3F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com o campo </w:t>
      </w:r>
      <w:r w:rsidRPr="000659FA">
        <w:rPr>
          <w:rFonts w:ascii="Santander Text" w:hAnsi="Santander Text" w:cs="Arial"/>
          <w:i/>
          <w:lang w:val="pt-PT"/>
        </w:rPr>
        <w:t xml:space="preserve">‘valor_mv’ </w:t>
      </w:r>
      <w:r w:rsidRPr="000659FA">
        <w:rPr>
          <w:rFonts w:ascii="Santander Text" w:hAnsi="Santander Text" w:cs="Arial"/>
          <w:lang w:val="pt-PT"/>
        </w:rPr>
        <w:t>obtido na alínea I</w:t>
      </w:r>
      <w:r w:rsidR="00004D3F" w:rsidRPr="000659FA">
        <w:rPr>
          <w:rFonts w:ascii="Santander Text" w:hAnsi="Santander Text" w:cs="Arial"/>
          <w:lang w:val="pt-PT"/>
        </w:rPr>
        <w:t>I</w:t>
      </w:r>
      <w:r w:rsidRPr="000659FA">
        <w:rPr>
          <w:rFonts w:ascii="Santander Text" w:hAnsi="Santander Text" w:cs="Arial"/>
          <w:lang w:val="pt-PT"/>
        </w:rPr>
        <w:t xml:space="preserve">I, para obter as </w:t>
      </w:r>
      <w:r w:rsidR="000F6A39" w:rsidRPr="000659FA">
        <w:rPr>
          <w:rFonts w:ascii="Santander Text" w:hAnsi="Santander Text" w:cs="Arial"/>
          <w:lang w:val="pt-PT"/>
        </w:rPr>
        <w:t>variáveis</w:t>
      </w:r>
      <w:r w:rsidRPr="000659FA">
        <w:rPr>
          <w:rFonts w:ascii="Santander Text" w:hAnsi="Santander Text" w:cs="Arial"/>
          <w:lang w:val="pt-PT"/>
        </w:rPr>
        <w:t xml:space="preserve"> ‘</w:t>
      </w:r>
      <w:r w:rsidRPr="000659FA">
        <w:rPr>
          <w:rFonts w:ascii="Santander Text" w:hAnsi="Santander Text" w:cs="Arial"/>
          <w:i/>
          <w:lang w:val="pt-PT"/>
        </w:rPr>
        <w:t>scp1_ftr_emss’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Pr="000659FA">
        <w:rPr>
          <w:rFonts w:ascii="Santander Text" w:hAnsi="Santander Text" w:cs="Arial"/>
          <w:i/>
          <w:lang w:val="pt-PT"/>
        </w:rPr>
        <w:t>‘scp2_ftr_emss’</w:t>
      </w:r>
      <w:r w:rsidRPr="000659FA">
        <w:rPr>
          <w:rFonts w:ascii="Santander Text" w:hAnsi="Santander Text" w:cs="Arial"/>
          <w:lang w:val="pt-PT"/>
        </w:rPr>
        <w:t xml:space="preserve"> do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>. Deve ser escolhido o registo com o max(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Pr="000659FA">
        <w:rPr>
          <w:rFonts w:ascii="Santander Text" w:hAnsi="Santander Text" w:cs="Arial"/>
          <w:lang w:val="pt-PT"/>
        </w:rPr>
        <w:t>). Quando o campo ‘</w:t>
      </w:r>
      <w:r w:rsidRPr="000659FA">
        <w:rPr>
          <w:rFonts w:ascii="Santander Text" w:hAnsi="Santander Text" w:cs="Arial"/>
          <w:i/>
          <w:lang w:val="pt-PT"/>
        </w:rPr>
        <w:t>valor_mv’</w:t>
      </w:r>
      <w:r w:rsidRPr="000659FA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modesg_inp_emss_bens_imoveis</w:t>
      </w:r>
      <w:r w:rsidRPr="000659FA">
        <w:rPr>
          <w:rFonts w:ascii="Santander Text" w:hAnsi="Santander Text" w:cs="Arial"/>
          <w:lang w:val="pt-PT"/>
        </w:rPr>
        <w:t xml:space="preserve">, então assumir o </w:t>
      </w:r>
      <w:r w:rsidRPr="000659FA">
        <w:rPr>
          <w:rFonts w:ascii="Santander Text" w:hAnsi="Santander Text" w:cs="Arial"/>
          <w:i/>
          <w:lang w:val="pt-PT"/>
        </w:rPr>
        <w:t>‘tipo_finalidade_bem’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1E25BC" w:rsidRPr="000659FA">
        <w:rPr>
          <w:rFonts w:ascii="Santander Text" w:hAnsi="Santander Text" w:cs="Arial"/>
          <w:lang w:val="pt-PT"/>
        </w:rPr>
        <w:t>= ‘Non-residential buildings’.</w:t>
      </w:r>
    </w:p>
    <w:p w14:paraId="54C1F098" w14:textId="3C21A756" w:rsidR="001E25BC" w:rsidRPr="000659FA" w:rsidRDefault="001E25BC" w:rsidP="007E3521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="000211D3" w:rsidRPr="000659FA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14:paraId="2F37E969" w14:textId="1D939BE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</w:t>
      </w:r>
      <w:r w:rsidRPr="000659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659FA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0659FA">
        <w:rPr>
          <w:rFonts w:ascii="Santander Text" w:hAnsi="Santander Text" w:cs="Arial"/>
          <w:i/>
          <w:szCs w:val="18"/>
          <w:lang w:val="pt-PT"/>
        </w:rPr>
        <w:t>inputs</w:t>
      </w:r>
      <w:r w:rsidRPr="000659FA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="00BA628B" w:rsidRPr="000659FA">
        <w:rPr>
          <w:rFonts w:ascii="Santander Text" w:hAnsi="Santander Text" w:cs="Arial"/>
          <w:szCs w:val="18"/>
          <w:lang w:val="pt-PT"/>
        </w:rPr>
        <w:t>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0F023418" w14:textId="4DE0AED0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 campo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409D057F" w14:textId="38198B44" w:rsidR="00E108D4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Após o mapeamento descrito na alínea I), caso o campo </w:t>
      </w:r>
      <w:r w:rsidRPr="000659FA">
        <w:rPr>
          <w:rFonts w:ascii="Santander Text" w:hAnsi="Santander Text" w:cs="Arial"/>
          <w:i/>
          <w:szCs w:val="18"/>
          <w:lang w:val="pt-PT"/>
        </w:rPr>
        <w:t>‘valor_mv’</w:t>
      </w:r>
      <w:r w:rsidRPr="000659FA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0659FA">
        <w:rPr>
          <w:rFonts w:ascii="Santander Text" w:hAnsi="Santander Text" w:cs="Arial"/>
          <w:i/>
          <w:lang w:val="pt-PT"/>
        </w:rPr>
        <w:t>modesg_param_codigos</w:t>
      </w:r>
      <w:r w:rsidRPr="000659FA">
        <w:rPr>
          <w:rFonts w:ascii="Santander Text" w:hAnsi="Santander Text" w:cs="Arial"/>
          <w:szCs w:val="18"/>
          <w:lang w:val="pt-PT"/>
        </w:rPr>
        <w:t xml:space="preserve"> associado ao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="00BA628B" w:rsidRPr="000659FA">
        <w:rPr>
          <w:rFonts w:ascii="Santander Text" w:hAnsi="Santander Text" w:cs="Arial"/>
          <w:szCs w:val="18"/>
          <w:lang w:val="pt-PT"/>
        </w:rPr>
        <w:t>.</w:t>
      </w:r>
    </w:p>
    <w:p w14:paraId="62123AB3" w14:textId="3044A24C" w:rsidR="008435E7" w:rsidRPr="000659FA" w:rsidRDefault="008435E7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origem_scp1_emss, origem_scp2_emss e origem_scp3_emss</w:t>
      </w:r>
    </w:p>
    <w:p w14:paraId="14AD6CF6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 variável ‘</w:t>
      </w:r>
      <w:r w:rsidRPr="000659FA">
        <w:rPr>
          <w:rFonts w:ascii="Santander Text" w:hAnsi="Santander Text" w:cs="Arial"/>
          <w:i/>
          <w:sz w:val="18"/>
          <w:szCs w:val="18"/>
        </w:rPr>
        <w:t>origem_scp3_emss’</w:t>
      </w:r>
      <w:r w:rsidRPr="000659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Aplicavel’.</w:t>
      </w:r>
    </w:p>
    <w:p w14:paraId="5C39DF6C" w14:textId="77777777" w:rsidR="001E25BC" w:rsidRPr="000659FA" w:rsidRDefault="001E25BC" w:rsidP="007E3521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>As variáveis ‘</w:t>
      </w:r>
      <w:r w:rsidRPr="000659FA">
        <w:rPr>
          <w:rFonts w:ascii="Santander Text" w:hAnsi="Santander Text" w:cs="Arial"/>
          <w:i/>
          <w:sz w:val="18"/>
          <w:szCs w:val="18"/>
        </w:rPr>
        <w:t>origem_scp1_emss’</w:t>
      </w:r>
      <w:r w:rsidRPr="000659FA">
        <w:rPr>
          <w:rFonts w:ascii="Santander Text" w:hAnsi="Santander Text" w:cs="Arial"/>
          <w:sz w:val="18"/>
          <w:szCs w:val="18"/>
        </w:rPr>
        <w:t xml:space="preserve"> e ‘</w:t>
      </w:r>
      <w:r w:rsidRPr="000659FA">
        <w:rPr>
          <w:rFonts w:ascii="Santander Text" w:hAnsi="Santander Text" w:cs="Arial"/>
          <w:i/>
          <w:sz w:val="18"/>
          <w:szCs w:val="18"/>
        </w:rPr>
        <w:t>origem_scp2_emss’</w:t>
      </w:r>
      <w:r w:rsidRPr="000659FA">
        <w:rPr>
          <w:rFonts w:ascii="Santander Text" w:hAnsi="Santander Text" w:cs="Arial"/>
        </w:rPr>
        <w:t xml:space="preserve"> </w:t>
      </w:r>
      <w:r w:rsidRPr="000659FA">
        <w:rPr>
          <w:rFonts w:ascii="Santander Text" w:hAnsi="Santander Text" w:cs="Arial"/>
          <w:sz w:val="18"/>
          <w:szCs w:val="18"/>
        </w:rPr>
        <w:t>devem ser aprovisionadas com os seguintes valores:</w:t>
      </w:r>
    </w:p>
    <w:p w14:paraId="4CD06F5A" w14:textId="56B24AA1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</w:t>
      </w: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não seja possível seguir nenhuma das abordagens [</w:t>
      </w:r>
      <w:r w:rsidRPr="000659FA">
        <w:rPr>
          <w:rFonts w:ascii="Santander Text" w:hAnsi="Santander Text" w:cs="Arial"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0659FA">
        <w:rPr>
          <w:rFonts w:ascii="Santander Text" w:hAnsi="Santander Text" w:cs="Arial"/>
          <w:szCs w:val="18"/>
          <w:lang w:val="pt-PT"/>
        </w:rPr>
        <w:t>’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5FC0168D" w14:textId="36E60ECD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scp3_emss’</w:t>
      </w:r>
      <w:r w:rsidRPr="000659FA">
        <w:rPr>
          <w:rFonts w:ascii="Santander Text" w:hAnsi="Santander Text" w:cs="Arial"/>
          <w:szCs w:val="18"/>
          <w:lang w:val="pt-PT"/>
        </w:rPr>
        <w:t xml:space="preserve"> = </w:t>
      </w:r>
      <w:r w:rsidRPr="000659FA">
        <w:rPr>
          <w:rFonts w:ascii="Santander Text" w:hAnsi="Santander Text" w:cs="Arial"/>
          <w:i/>
          <w:szCs w:val="18"/>
          <w:lang w:val="pt-PT"/>
        </w:rPr>
        <w:t>NULL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659FA">
        <w:rPr>
          <w:rFonts w:ascii="Santander Text" w:hAnsi="Santander Text" w:cs="Arial"/>
          <w:szCs w:val="18"/>
          <w:lang w:val="pt-PT"/>
        </w:rPr>
        <w:t xml:space="preserve"> = ‘Not applicable’,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="00BA628B" w:rsidRPr="000659FA">
        <w:rPr>
          <w:rFonts w:ascii="Santander Text" w:hAnsi="Santander Text" w:cs="Arial"/>
          <w:szCs w:val="18"/>
          <w:lang w:val="pt-PT"/>
        </w:rPr>
        <w:t>;</w:t>
      </w:r>
    </w:p>
    <w:p w14:paraId="64A0F2A8" w14:textId="00FF5E7C" w:rsidR="001E25BC" w:rsidRPr="000659FA" w:rsidRDefault="001E25BC" w:rsidP="008E5B92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os campos ‘</w:t>
      </w:r>
      <w:r w:rsidRPr="000659FA">
        <w:rPr>
          <w:rFonts w:ascii="Santander Text" w:hAnsi="Santander Text" w:cs="Arial"/>
          <w:i/>
          <w:szCs w:val="18"/>
          <w:lang w:val="pt-PT"/>
        </w:rPr>
        <w:t>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0659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659FA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14:paraId="6114F782" w14:textId="77777777" w:rsidR="00E108D4" w:rsidRPr="000659FA" w:rsidRDefault="00E108D4" w:rsidP="007E3521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659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utilizada: </w:t>
      </w:r>
    </w:p>
    <w:p w14:paraId="7C6815FB" w14:textId="5FD85D70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‘RE_DQS1_1A’,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.1.3.3.1.1;</w:t>
      </w:r>
    </w:p>
    <w:p w14:paraId="402043A2" w14:textId="0A8579D8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‘RE_DQS2_1B’,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1E25BC" w:rsidRPr="000659FA">
        <w:rPr>
          <w:rFonts w:ascii="Santander Text" w:hAnsi="Santander Text" w:cs="Arial"/>
          <w:b/>
          <w:lang w:val="pt-PT"/>
        </w:rPr>
        <w:t>.1.3.3.1.2;</w:t>
      </w:r>
    </w:p>
    <w:p w14:paraId="30CF64A9" w14:textId="3D9FFE7A" w:rsidR="00E108D4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‘RE_DQS3_2A’,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.1.3.3.2.1;</w:t>
      </w:r>
    </w:p>
    <w:p w14:paraId="613173E4" w14:textId="6D064792" w:rsidR="009F5D1E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eastAsia="Times New Roman" w:hAnsi="Santander Text" w:cs="Arial"/>
          <w:szCs w:val="18"/>
          <w:lang w:val="pt-PT" w:eastAsia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‘RE_DQS4_2B’, caso seja possível aplicar a abordagem descrita em </w:t>
      </w:r>
      <w:r w:rsidR="00F6115B" w:rsidRPr="000659FA">
        <w:rPr>
          <w:rFonts w:ascii="Santander Text" w:hAnsi="Santander Text" w:cs="Arial"/>
          <w:b/>
          <w:lang w:val="pt-PT"/>
        </w:rPr>
        <w:t>7</w:t>
      </w:r>
      <w:r w:rsidR="00580093" w:rsidRPr="000659FA">
        <w:rPr>
          <w:rFonts w:ascii="Santander Text" w:hAnsi="Santander Text" w:cs="Arial"/>
          <w:b/>
          <w:lang w:val="pt-PT"/>
        </w:rPr>
        <w:t>.1.3.3.2.2;</w:t>
      </w:r>
    </w:p>
    <w:p w14:paraId="78A8C8C7" w14:textId="5260A303" w:rsidR="008435E7" w:rsidRPr="000659FA" w:rsidRDefault="00E108D4" w:rsidP="008E5B92">
      <w:pPr>
        <w:numPr>
          <w:ilvl w:val="0"/>
          <w:numId w:val="12"/>
        </w:numPr>
        <w:spacing w:before="240" w:after="0" w:line="360" w:lineRule="auto"/>
        <w:jc w:val="both"/>
        <w:rPr>
          <w:lang w:val="pt-PT"/>
        </w:rPr>
      </w:pPr>
      <w:r w:rsidRPr="000659FA">
        <w:rPr>
          <w:rFonts w:ascii="Santander Text" w:eastAsia="Times New Roman" w:hAnsi="Santander Text" w:cs="Arial"/>
          <w:szCs w:val="18"/>
          <w:lang w:val="pt-PT" w:eastAsia="pt-PT"/>
        </w:rPr>
        <w:t>‘RE_DQS5_3’, caso seja segu</w:t>
      </w:r>
      <w:r w:rsidR="00580093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ida a abordagem descrita em </w:t>
      </w:r>
      <w:r w:rsidR="00F6115B" w:rsidRPr="000659FA">
        <w:rPr>
          <w:rFonts w:ascii="Santander Text" w:hAnsi="Santander Text" w:cs="Arial"/>
          <w:b/>
          <w:szCs w:val="18"/>
          <w:lang w:val="pt-PT"/>
        </w:rPr>
        <w:t>7</w:t>
      </w:r>
      <w:r w:rsidR="00580093" w:rsidRPr="000659FA">
        <w:rPr>
          <w:rFonts w:ascii="Santander Text" w:hAnsi="Santander Text" w:cs="Arial"/>
          <w:b/>
          <w:szCs w:val="18"/>
          <w:lang w:val="pt-PT"/>
        </w:rPr>
        <w:t>.1.3.3.3.1</w:t>
      </w:r>
      <w:r w:rsidR="00BA628B" w:rsidRPr="000659FA">
        <w:rPr>
          <w:rFonts w:ascii="Santander Text" w:eastAsia="Times New Roman" w:hAnsi="Santander Text" w:cs="Arial"/>
          <w:szCs w:val="18"/>
          <w:lang w:val="pt-PT" w:eastAsia="pt-PT"/>
        </w:rPr>
        <w:t xml:space="preserve">. </w:t>
      </w:r>
    </w:p>
    <w:p w14:paraId="594AAA3F" w14:textId="4EF47353" w:rsidR="00DE127D" w:rsidRPr="000659FA" w:rsidRDefault="00472C59" w:rsidP="007E3521">
      <w:pPr>
        <w:pStyle w:val="MyHeading3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>u</w:t>
      </w:r>
      <w:r w:rsidR="008435E7" w:rsidRPr="000659FA">
        <w:rPr>
          <w:color w:val="auto"/>
          <w:lang w:val="pt-PT"/>
        </w:rPr>
        <w:t>nidade_funcional_scp1_emss, unidade_funcional_scp2_emss, unidade_funcional_scp3_emss</w:t>
      </w:r>
    </w:p>
    <w:p w14:paraId="792FF68B" w14:textId="1B968700" w:rsidR="008435E7" w:rsidRPr="000659FA" w:rsidRDefault="00DE127D" w:rsidP="007E3521">
      <w:p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unidade_funcional_scp3_emss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estão preenchidos sempre que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aos campos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BA628B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(respetivamente)</w:t>
      </w:r>
      <w:r w:rsidR="00CD35EB" w:rsidRPr="000659FA">
        <w:rPr>
          <w:rFonts w:ascii="Santander Text" w:hAnsi="Santander Text" w:cs="Arial"/>
          <w:lang w:val="pt-PT"/>
        </w:rPr>
        <w:t>,</w:t>
      </w:r>
      <w:r w:rsidRPr="000659FA">
        <w:rPr>
          <w:rFonts w:ascii="Santander Text" w:hAnsi="Santander Text" w:cs="Arial"/>
          <w:lang w:val="pt-PT"/>
        </w:rPr>
        <w:t xml:space="preserve"> seja possível associar um valor.</w:t>
      </w:r>
    </w:p>
    <w:p w14:paraId="1C0E467B" w14:textId="56884091" w:rsidR="00DE127D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i/>
          <w:color w:val="auto"/>
          <w:lang w:val="pt-PT"/>
        </w:rPr>
      </w:pPr>
      <w:bookmarkStart w:id="497" w:name="_Toc194943249"/>
      <w:r w:rsidRPr="000659FA">
        <w:rPr>
          <w:rFonts w:cs="Arial"/>
          <w:color w:val="auto"/>
          <w:lang w:val="pt-PT"/>
        </w:rPr>
        <w:t xml:space="preserve">Emissões </w:t>
      </w:r>
      <w:r w:rsidRPr="000659FA">
        <w:rPr>
          <w:rFonts w:cs="Arial"/>
          <w:i/>
          <w:color w:val="auto"/>
          <w:lang w:val="pt-PT"/>
        </w:rPr>
        <w:t>scope</w:t>
      </w:r>
      <w:r w:rsidRPr="000659FA">
        <w:rPr>
          <w:rFonts w:cs="Arial"/>
          <w:color w:val="auto"/>
          <w:lang w:val="pt-PT"/>
        </w:rPr>
        <w:t xml:space="preserve"> 1 2 e para bens imóveis –</w:t>
      </w:r>
      <w:r w:rsidRPr="000659FA">
        <w:rPr>
          <w:rFonts w:cs="Arial"/>
          <w:i/>
          <w:color w:val="auto"/>
          <w:lang w:val="pt-PT"/>
        </w:rPr>
        <w:t xml:space="preserve"> modesg_inp_emss_bens_imoveis</w:t>
      </w:r>
      <w:bookmarkEnd w:id="497"/>
    </w:p>
    <w:p w14:paraId="67AE0B53" w14:textId="3F13F15E" w:rsidR="001F0D38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Este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 permite aos utilizadores de negócio carregar os fatores de emissão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 e 2</w:t>
      </w:r>
      <w:r w:rsidR="00DE127D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>por país, estado, tipo de bem e finalidade do bem. Esta informação é disponibilizada pelo PCAF (</w:t>
      </w:r>
      <w:r w:rsidRPr="000659FA">
        <w:rPr>
          <w:rFonts w:ascii="Santander Text" w:hAnsi="Santander Text" w:cs="Arial"/>
          <w:i/>
          <w:lang w:val="pt-PT"/>
        </w:rPr>
        <w:t>Partnership for Carbon Accounting Financials</w:t>
      </w:r>
      <w:r w:rsidRPr="000659FA">
        <w:rPr>
          <w:rFonts w:ascii="Santander Text" w:hAnsi="Santander Text" w:cs="Arial"/>
          <w:lang w:val="pt-PT"/>
        </w:rPr>
        <w:t xml:space="preserve">). Tratando-se de um </w:t>
      </w:r>
      <w:r w:rsidRPr="000659FA">
        <w:rPr>
          <w:rFonts w:ascii="Santander Text" w:hAnsi="Santander Text" w:cs="Arial"/>
          <w:i/>
          <w:lang w:val="pt-PT"/>
        </w:rPr>
        <w:t>input</w:t>
      </w:r>
      <w:r w:rsidRPr="000659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="000B70C5" w:rsidRPr="000659FA">
        <w:rPr>
          <w:rFonts w:ascii="Santander Text" w:hAnsi="Santander Text" w:cs="Arial"/>
          <w:i/>
          <w:lang w:val="pt-PT"/>
        </w:rPr>
        <w:t>front</w:t>
      </w:r>
      <w:r w:rsidR="000B70C5" w:rsidRPr="000659FA">
        <w:rPr>
          <w:rFonts w:ascii="Santander Text" w:hAnsi="Santander Text" w:cs="Arial"/>
          <w:lang w:val="pt-PT"/>
        </w:rPr>
        <w:t xml:space="preserve"> </w:t>
      </w:r>
      <w:r w:rsidRPr="000659FA">
        <w:rPr>
          <w:rFonts w:ascii="Santander Text" w:hAnsi="Santander Text" w:cs="Arial"/>
          <w:lang w:val="pt-PT"/>
        </w:rPr>
        <w:t xml:space="preserve">do </w:t>
      </w:r>
      <w:r w:rsidRPr="000659FA">
        <w:rPr>
          <w:rFonts w:ascii="Santander Text" w:hAnsi="Santander Text" w:cs="Arial"/>
          <w:i/>
          <w:lang w:val="pt-PT"/>
        </w:rPr>
        <w:t>Data Lake</w:t>
      </w:r>
      <w:r w:rsidRPr="000659FA">
        <w:rPr>
          <w:rFonts w:ascii="Santander Text" w:hAnsi="Santander Text" w:cs="Arial"/>
          <w:lang w:val="pt-PT"/>
        </w:rPr>
        <w:t xml:space="preserve">. O seu </w:t>
      </w:r>
      <w:r w:rsidR="00027146" w:rsidRPr="000659FA">
        <w:rPr>
          <w:rFonts w:ascii="Santander Text" w:hAnsi="Santander Text" w:cs="Arial"/>
          <w:lang w:val="pt-PT"/>
        </w:rPr>
        <w:t xml:space="preserve">Modelo de </w:t>
      </w:r>
      <w:r w:rsidR="00CD35EB" w:rsidRPr="000659FA">
        <w:rPr>
          <w:rFonts w:ascii="Santander Text" w:hAnsi="Santander Text" w:cs="Arial"/>
          <w:lang w:val="pt-PT"/>
        </w:rPr>
        <w:t>D</w:t>
      </w:r>
      <w:r w:rsidR="00027146" w:rsidRPr="000659FA">
        <w:rPr>
          <w:rFonts w:ascii="Santander Text" w:hAnsi="Santander Text" w:cs="Arial"/>
          <w:lang w:val="pt-PT"/>
        </w:rPr>
        <w:t>ados</w:t>
      </w:r>
      <w:r w:rsidRPr="000659FA">
        <w:rPr>
          <w:rFonts w:ascii="Santander Text" w:hAnsi="Santander Text" w:cs="Arial"/>
          <w:lang w:val="pt-PT"/>
        </w:rPr>
        <w:t xml:space="preserve"> encontra-se detalhado no ficheiro </w:t>
      </w:r>
      <w:r w:rsidR="000B70C5" w:rsidRPr="000659FA">
        <w:rPr>
          <w:rFonts w:ascii="Santander Text" w:hAnsi="Santander Text" w:cs="Arial"/>
          <w:lang w:val="pt-PT"/>
        </w:rPr>
        <w:t>“</w:t>
      </w:r>
      <w:r w:rsidRPr="000659FA">
        <w:rPr>
          <w:rFonts w:ascii="Santander Text" w:hAnsi="Santander Text" w:cs="Arial"/>
          <w:lang w:val="pt-PT"/>
        </w:rPr>
        <w:t xml:space="preserve">BST ESG </w:t>
      </w:r>
      <w:r w:rsidR="00027146" w:rsidRPr="000659FA">
        <w:rPr>
          <w:rFonts w:ascii="Santander Text" w:hAnsi="Santander Text" w:cs="Arial"/>
          <w:lang w:val="pt-PT"/>
        </w:rPr>
        <w:t>Modelo de dados</w:t>
      </w:r>
      <w:r w:rsidRPr="000659FA">
        <w:rPr>
          <w:rFonts w:ascii="Santander Text" w:hAnsi="Santander Text" w:cs="Arial"/>
          <w:lang w:val="pt-PT"/>
        </w:rPr>
        <w:t>.xlsx</w:t>
      </w:r>
      <w:r w:rsidR="000B70C5" w:rsidRPr="000659FA">
        <w:rPr>
          <w:rFonts w:ascii="Santander Text" w:hAnsi="Santander Text" w:cs="Arial"/>
          <w:lang w:val="pt-PT"/>
        </w:rPr>
        <w:t>”</w:t>
      </w:r>
      <w:r w:rsidRPr="000659FA">
        <w:rPr>
          <w:rFonts w:ascii="Santander Text" w:hAnsi="Santander Text" w:cs="Arial"/>
          <w:lang w:val="pt-PT"/>
        </w:rPr>
        <w:t xml:space="preserve">. </w:t>
      </w:r>
    </w:p>
    <w:p w14:paraId="11B74D11" w14:textId="77777777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14:paraId="70922C6C" w14:textId="77777777" w:rsidR="00FD3835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14:paraId="7C610778" w14:textId="6C576A34" w:rsidR="001F0D38" w:rsidRPr="000659FA" w:rsidRDefault="001F0D38" w:rsidP="008E5B9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14:paraId="285E8DBE" w14:textId="5757F81C" w:rsidR="00FD3835" w:rsidRPr="000659FA" w:rsidRDefault="001F0D38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É ainda relevante assegurar os seguintes controlos:</w:t>
      </w:r>
      <w:r w:rsidR="00D20DDA">
        <w:rPr>
          <w:rFonts w:ascii="Santander Text" w:hAnsi="Santander Text" w:cs="Arial"/>
          <w:lang w:val="pt-PT"/>
        </w:rPr>
        <w:t>_</w:t>
      </w:r>
    </w:p>
    <w:p w14:paraId="10C6802A" w14:textId="7B1F6CA6" w:rsidR="00EA4E7A" w:rsidRPr="000659FA" w:rsidRDefault="001F0D38" w:rsidP="008E5B9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valores associados às variáveis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="00FD3835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devem ser superiores a 0</w:t>
      </w:r>
      <w:r w:rsidR="000B70C5" w:rsidRPr="000659FA">
        <w:rPr>
          <w:rFonts w:ascii="Santander Text" w:hAnsi="Santander Text" w:cs="Arial"/>
          <w:lang w:val="pt-PT"/>
        </w:rPr>
        <w:t>;</w:t>
      </w:r>
    </w:p>
    <w:p w14:paraId="7ABE25AE" w14:textId="22352D76" w:rsidR="00ED6600" w:rsidRPr="00043B16" w:rsidRDefault="00DE127D" w:rsidP="00ED6600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nome_pais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tipo_finalidade_bem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nome_unidade_funcional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ano_fator_emissao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lang w:val="pt-PT"/>
        </w:rPr>
        <w:t>.</w:t>
      </w:r>
    </w:p>
    <w:p w14:paraId="75B40F4B" w14:textId="4652CDA2" w:rsidR="008E5B92" w:rsidRPr="000659FA" w:rsidRDefault="008E5B92" w:rsidP="007E3521">
      <w:pPr>
        <w:pStyle w:val="Contentstitle"/>
        <w:spacing w:after="120" w:line="360" w:lineRule="auto"/>
        <w:rPr>
          <w:color w:val="auto"/>
          <w:lang w:val="pt-PT"/>
        </w:rPr>
      </w:pPr>
      <w:bookmarkStart w:id="498" w:name="_Toc192777750"/>
      <w:bookmarkStart w:id="499" w:name="_Toc192777866"/>
      <w:bookmarkStart w:id="500" w:name="_Toc194943250"/>
      <w:bookmarkEnd w:id="498"/>
      <w:bookmarkEnd w:id="499"/>
      <w:r w:rsidRPr="000659FA">
        <w:rPr>
          <w:color w:val="auto"/>
          <w:lang w:val="pt-PT"/>
        </w:rPr>
        <w:t>Emissões financiadas</w:t>
      </w:r>
    </w:p>
    <w:p w14:paraId="79F29689" w14:textId="204D2147" w:rsidR="008E5B92" w:rsidRPr="000659FA" w:rsidRDefault="008E5B92" w:rsidP="008E5B92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01" w:name="_Toc192777834"/>
      <w:r w:rsidRPr="000659FA">
        <w:rPr>
          <w:color w:val="auto"/>
          <w:lang w:val="pt-PT"/>
        </w:rPr>
        <w:t xml:space="preserve">Informação de emissões financiadas - </w:t>
      </w:r>
      <w:r w:rsidRPr="000659FA">
        <w:rPr>
          <w:i/>
          <w:color w:val="auto"/>
          <w:lang w:val="pt-PT"/>
        </w:rPr>
        <w:t>modesg_out_emss_</w:t>
      </w:r>
      <w:bookmarkEnd w:id="501"/>
      <w:commentRangeStart w:id="502"/>
      <w:commentRangeStart w:id="503"/>
      <w:r w:rsidRPr="000659FA">
        <w:rPr>
          <w:i/>
          <w:color w:val="auto"/>
          <w:lang w:val="pt-PT"/>
        </w:rPr>
        <w:t>fncd</w:t>
      </w:r>
      <w:commentRangeEnd w:id="502"/>
      <w:r w:rsidR="00E151AE" w:rsidRPr="000659FA">
        <w:rPr>
          <w:rStyle w:val="CommentReference"/>
          <w:color w:val="auto"/>
          <w:sz w:val="20"/>
          <w:szCs w:val="28"/>
          <w:lang w:val="pt-PT"/>
        </w:rPr>
        <w:commentReference w:id="502"/>
      </w:r>
      <w:commentRangeEnd w:id="503"/>
      <w:r w:rsidR="00BE276C" w:rsidRPr="000659FA">
        <w:rPr>
          <w:rStyle w:val="CommentReference"/>
          <w:color w:val="auto"/>
          <w:sz w:val="20"/>
          <w:szCs w:val="28"/>
          <w:lang w:val="pt-PT"/>
        </w:rPr>
        <w:commentReference w:id="503"/>
      </w:r>
    </w:p>
    <w:p w14:paraId="6A85FABB" w14:textId="77777777" w:rsidR="008E5B92" w:rsidRPr="000659FA" w:rsidRDefault="008E5B92" w:rsidP="008E5B92">
      <w:pPr>
        <w:pStyle w:val="MyHeading2"/>
        <w:spacing w:after="120" w:line="360" w:lineRule="auto"/>
        <w:jc w:val="both"/>
        <w:rPr>
          <w:color w:val="auto"/>
          <w:lang w:val="pt-PT"/>
        </w:rPr>
      </w:pPr>
      <w:r w:rsidRPr="000659FA">
        <w:rPr>
          <w:color w:val="auto"/>
        </w:rPr>
        <w:t>Conceito</w:t>
      </w:r>
    </w:p>
    <w:p w14:paraId="6D2DA119" w14:textId="486644E4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0659FA">
        <w:rPr>
          <w:rFonts w:ascii="Santander Text" w:hAnsi="Santander Text" w:cs="Arial"/>
          <w:i/>
          <w:lang w:val="pt-PT"/>
        </w:rPr>
        <w:t>scopes</w:t>
      </w:r>
      <w:r w:rsidRPr="000659FA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14:paraId="1FFFE6A7" w14:textId="0C1DC57A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Granularidade</w:t>
      </w:r>
    </w:p>
    <w:p w14:paraId="37404CF1" w14:textId="69B66CBA" w:rsidR="008E5B92" w:rsidRPr="000659FA" w:rsidRDefault="008E5B92" w:rsidP="008E5B9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Cada registo nesta tabela irá representar um contrato desgaregado por bem móvel ou imóvel (no caso do contrato possuir </w:t>
      </w:r>
      <w:r w:rsidR="004F578F" w:rsidRPr="000659FA">
        <w:rPr>
          <w:rFonts w:ascii="Santander Text" w:hAnsi="Santander Text" w:cs="Arial"/>
          <w:szCs w:val="18"/>
          <w:lang w:val="pt-PT"/>
        </w:rPr>
        <w:t>colaterais</w:t>
      </w:r>
      <w:r w:rsidRPr="000659FA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="00A839B2" w:rsidRPr="000659FA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0659FA">
        <w:rPr>
          <w:rFonts w:ascii="Santander Text" w:hAnsi="Santander Text" w:cs="Arial"/>
          <w:szCs w:val="18"/>
          <w:lang w:val="pt-PT"/>
        </w:rPr>
        <w:t xml:space="preserve">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0659FA">
        <w:rPr>
          <w:rFonts w:ascii="Santander Text" w:hAnsi="Santander Text" w:cs="Arial"/>
          <w:szCs w:val="18"/>
          <w:lang w:val="pt-PT"/>
        </w:rPr>
        <w:t>,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0659FA">
        <w:rPr>
          <w:rFonts w:ascii="Santander Text" w:hAnsi="Santander Text" w:cs="Arial"/>
          <w:szCs w:val="18"/>
          <w:lang w:val="pt-PT"/>
        </w:rPr>
        <w:t xml:space="preserve"> e ‘</w:t>
      </w:r>
      <w:r w:rsidRPr="000659FA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0659FA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0659FA">
        <w:rPr>
          <w:rFonts w:ascii="Santander Text" w:hAnsi="Santander Text" w:cs="Arial"/>
          <w:i/>
          <w:szCs w:val="18"/>
          <w:lang w:val="pt-PT"/>
        </w:rPr>
        <w:t>ref_date</w:t>
      </w:r>
      <w:r w:rsidRPr="000659FA">
        <w:rPr>
          <w:rFonts w:ascii="Santander Text" w:hAnsi="Santander Text" w:cs="Arial"/>
          <w:szCs w:val="18"/>
          <w:lang w:val="pt-PT"/>
        </w:rPr>
        <w:t>’).</w:t>
      </w:r>
    </w:p>
    <w:p w14:paraId="38D47CD6" w14:textId="47F66AF2" w:rsidR="008E5B92" w:rsidRPr="000659FA" w:rsidRDefault="008E5B92" w:rsidP="008E5B9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r w:rsidRPr="000659FA">
        <w:rPr>
          <w:rFonts w:cs="Arial"/>
          <w:color w:val="auto"/>
          <w:szCs w:val="20"/>
          <w:lang w:val="pt-PT"/>
        </w:rPr>
        <w:t>Aprovisionamento</w:t>
      </w:r>
    </w:p>
    <w:p w14:paraId="61164251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</w:t>
      </w:r>
      <w:commentRangeStart w:id="504"/>
      <w:r w:rsidRPr="000659FA">
        <w:rPr>
          <w:rFonts w:ascii="Santander Text" w:hAnsi="Santander Text" w:cs="Arial"/>
          <w:szCs w:val="18"/>
          <w:lang w:val="pt-PT"/>
        </w:rPr>
        <w:t>associados</w:t>
      </w:r>
      <w:commentRangeEnd w:id="504"/>
      <w:r w:rsidR="00D40D5B" w:rsidRPr="000659FA">
        <w:rPr>
          <w:rStyle w:val="CommentReference"/>
          <w:rFonts w:ascii="Santander Text" w:hAnsi="Santander Text" w:cs="Arial"/>
          <w:sz w:val="18"/>
          <w:szCs w:val="18"/>
          <w:lang w:val="pt-PT"/>
        </w:rPr>
        <w:commentReference w:id="504"/>
      </w:r>
      <w:r w:rsidRPr="000659FA">
        <w:rPr>
          <w:rFonts w:ascii="Santander Text" w:hAnsi="Santander Text" w:cs="Arial"/>
          <w:szCs w:val="18"/>
          <w:lang w:val="pt-PT"/>
        </w:rPr>
        <w:t>:</w:t>
      </w:r>
    </w:p>
    <w:p w14:paraId="2DFB117E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14:paraId="13DAD01D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14:paraId="4C6EAAFF" w14:textId="77777777" w:rsidR="00A839B2" w:rsidRPr="000659FA" w:rsidRDefault="00A839B2" w:rsidP="00A839B2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14:paraId="4CA2D6E5" w14:textId="77777777" w:rsidR="00A839B2" w:rsidRPr="000659FA" w:rsidRDefault="00A839B2" w:rsidP="00A839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Caso não seja possível efetuar o cruzamento anterior, deverá ser feito entre a tabela </w:t>
      </w:r>
      <w:r w:rsidRPr="000659FA">
        <w:rPr>
          <w:rFonts w:ascii="Santander Text" w:hAnsi="Santander Text" w:cs="Arial"/>
          <w:i/>
          <w:szCs w:val="18"/>
          <w:lang w:val="pt-PT"/>
        </w:rPr>
        <w:t>ct085_univ_cto_d</w:t>
      </w:r>
      <w:r w:rsidRPr="000659FA">
        <w:rPr>
          <w:rFonts w:ascii="Santander Text" w:hAnsi="Santander Text" w:cs="Arial"/>
          <w:szCs w:val="18"/>
          <w:lang w:val="pt-PT"/>
        </w:rPr>
        <w:t xml:space="preserve"> com as tabelas </w:t>
      </w:r>
      <w:r w:rsidRPr="000659FA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0659FA">
        <w:rPr>
          <w:rFonts w:ascii="Santander Text" w:hAnsi="Santander Text" w:cs="Arial"/>
          <w:szCs w:val="18"/>
          <w:lang w:val="pt-PT"/>
        </w:rPr>
        <w:t xml:space="preserve"> e </w:t>
      </w:r>
      <w:r w:rsidRPr="000659FA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0659FA">
        <w:rPr>
          <w:rFonts w:ascii="Santander Text" w:hAnsi="Santander Text" w:cs="Arial"/>
          <w:szCs w:val="18"/>
          <w:lang w:val="pt-PT"/>
        </w:rPr>
        <w:t xml:space="preserve"> para obtenção de todas as relações entre contratos e bens associados:</w:t>
      </w:r>
    </w:p>
    <w:p w14:paraId="1E1AFC5D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14:paraId="0C504837" w14:textId="77777777" w:rsidR="00A839B2" w:rsidRPr="000659FA" w:rsidRDefault="00A839B2" w:rsidP="00A839B2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Posteriormente, cruzar a chave do processo obtida com a chave do processo ('process_bank_id','process_branch_code','process_account_id','process_reference_code') da tabela process_property_rel, filtrar o campo ‘collateral_property_ind’ = 1 e obter a chave do bem ('property_bank_id','property_branch_code','property_contract_id','property_reference_code').</w:t>
      </w:r>
    </w:p>
    <w:p w14:paraId="537196E9" w14:textId="77777777" w:rsidR="00A839B2" w:rsidRPr="000659FA" w:rsidRDefault="00A839B2" w:rsidP="00A839B2">
      <w:pPr>
        <w:rPr>
          <w:lang w:val="pt-PT"/>
        </w:rPr>
      </w:pPr>
    </w:p>
    <w:p w14:paraId="48015C2F" w14:textId="5F014385" w:rsidR="00B22368" w:rsidRPr="000659FA" w:rsidRDefault="00B22368" w:rsidP="008E5B92">
      <w:pPr>
        <w:pStyle w:val="MyHeading3"/>
        <w:spacing w:after="120" w:line="360" w:lineRule="auto"/>
        <w:jc w:val="both"/>
        <w:rPr>
          <w:rFonts w:cs="Arial"/>
          <w:i/>
          <w:color w:val="auto"/>
          <w:sz w:val="20"/>
          <w:szCs w:val="20"/>
          <w:lang w:val="pt-PT"/>
        </w:rPr>
      </w:pPr>
      <w:r w:rsidRPr="000659FA">
        <w:rPr>
          <w:rFonts w:cs="Arial"/>
          <w:i/>
          <w:color w:val="auto"/>
          <w:sz w:val="20"/>
          <w:szCs w:val="20"/>
          <w:lang w:val="pt-PT"/>
        </w:rPr>
        <w:t>Amount</w:t>
      </w:r>
      <w:r w:rsidR="009A6FE4" w:rsidRPr="000659FA">
        <w:rPr>
          <w:rFonts w:cs="Arial"/>
          <w:i/>
          <w:color w:val="auto"/>
          <w:sz w:val="20"/>
          <w:szCs w:val="20"/>
          <w:lang w:val="pt-PT"/>
        </w:rPr>
        <w:t>,</w:t>
      </w:r>
      <w:r w:rsidR="00311806" w:rsidRPr="000659FA">
        <w:rPr>
          <w:rFonts w:cs="Arial"/>
          <w:i/>
          <w:color w:val="auto"/>
          <w:sz w:val="20"/>
          <w:szCs w:val="20"/>
          <w:lang w:val="pt-PT"/>
        </w:rPr>
        <w:t xml:space="preserve"> nome_perimetro</w:t>
      </w:r>
    </w:p>
    <w:p w14:paraId="1A4C78C6" w14:textId="2346AF80" w:rsidR="00B22368" w:rsidRPr="000659FA" w:rsidRDefault="00311806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B22368" w:rsidRPr="000659FA">
        <w:rPr>
          <w:rFonts w:ascii="Santander Text" w:hAnsi="Santander Text"/>
          <w:szCs w:val="18"/>
          <w:lang w:val="pt-PT"/>
        </w:rPr>
        <w:t xml:space="preserve"> deverá ser resultante da repartição do montante de </w:t>
      </w:r>
      <w:commentRangeStart w:id="505"/>
      <w:r w:rsidR="00B22368" w:rsidRPr="000659FA">
        <w:rPr>
          <w:rFonts w:ascii="Santander Text" w:hAnsi="Santander Text"/>
          <w:i/>
          <w:szCs w:val="18"/>
          <w:lang w:val="pt-PT"/>
        </w:rPr>
        <w:t xml:space="preserve">gross </w:t>
      </w:r>
      <w:commentRangeEnd w:id="505"/>
      <w:r w:rsidR="008617C9" w:rsidRPr="000659FA">
        <w:rPr>
          <w:rStyle w:val="CommentReference"/>
          <w:rFonts w:ascii="Santander Text" w:hAnsi="Santander Text"/>
          <w:i/>
          <w:sz w:val="18"/>
          <w:szCs w:val="18"/>
          <w:lang w:val="pt-PT"/>
        </w:rPr>
        <w:commentReference w:id="505"/>
      </w:r>
      <w:r w:rsidR="00B22368" w:rsidRPr="000659FA">
        <w:rPr>
          <w:rFonts w:ascii="Santander Text" w:hAnsi="Santander Text"/>
          <w:i/>
          <w:szCs w:val="18"/>
          <w:lang w:val="pt-PT"/>
        </w:rPr>
        <w:t>carrying amount</w:t>
      </w:r>
      <w:r w:rsidR="00B22368" w:rsidRPr="000659FA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14:paraId="3CCEAF30" w14:textId="6E557389" w:rsidR="00B22368" w:rsidRPr="000659FA" w:rsidRDefault="00B22368" w:rsidP="00B2236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0659FA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0659FA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0659FA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0659FA">
        <w:rPr>
          <w:rFonts w:ascii="Santander Text" w:hAnsi="Santander Text"/>
          <w:szCs w:val="18"/>
          <w:lang w:val="pt-PT"/>
        </w:rPr>
        <w:t>). Para obter o val</w:t>
      </w:r>
      <w:r w:rsidR="001C2986" w:rsidRPr="000659FA">
        <w:rPr>
          <w:rFonts w:ascii="Santander Text" w:hAnsi="Santander Text"/>
          <w:szCs w:val="18"/>
          <w:lang w:val="pt-PT"/>
        </w:rPr>
        <w:t>o</w:t>
      </w:r>
      <w:r w:rsidRPr="000659FA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="001C06E9" w:rsidRPr="000659FA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="001C06E9" w:rsidRPr="000659FA">
        <w:rPr>
          <w:rFonts w:ascii="Santander Text" w:hAnsi="Santander Text"/>
          <w:i/>
          <w:szCs w:val="18"/>
          <w:lang w:val="pt-PT"/>
        </w:rPr>
        <w:t>ct001_univ_saldo</w:t>
      </w:r>
      <w:r w:rsidR="001C06E9" w:rsidRPr="000659FA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="001C06E9" w:rsidRPr="000659FA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="001C06E9" w:rsidRPr="000659FA">
        <w:rPr>
          <w:rFonts w:ascii="Santander Text" w:hAnsi="Santander Text"/>
          <w:szCs w:val="18"/>
          <w:lang w:val="pt-PT"/>
        </w:rPr>
        <w:t>:</w:t>
      </w:r>
    </w:p>
    <w:p w14:paraId="1AB6A3F9" w14:textId="471A7D3E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14:paraId="5E4389B0" w14:textId="3D200907" w:rsidR="001C06E9" w:rsidRPr="000659FA" w:rsidRDefault="001C06E9" w:rsidP="001C06E9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14:paraId="76F4C841" w14:textId="05CCC114" w:rsidR="009F3404" w:rsidRPr="000659FA" w:rsidRDefault="00F05770" w:rsidP="00EE52C4">
      <w:pPr>
        <w:spacing w:line="360" w:lineRule="auto"/>
        <w:ind w:left="360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aplicação dos filtros definidos acima </w:t>
      </w:r>
      <w:r w:rsidR="00EE52C4" w:rsidRPr="000659FA">
        <w:rPr>
          <w:rFonts w:ascii="Santander Text" w:hAnsi="Santander Text"/>
          <w:szCs w:val="18"/>
          <w:lang w:val="pt-PT"/>
        </w:rPr>
        <w:t xml:space="preserve">na tabela </w:t>
      </w:r>
      <w:r w:rsidR="00EE52C4" w:rsidRPr="000659FA">
        <w:rPr>
          <w:i/>
          <w:sz w:val="16"/>
          <w:lang w:val="pt-PT"/>
        </w:rPr>
        <w:t>fr802_pl_contas</w:t>
      </w:r>
      <w:r w:rsidR="00EE52C4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devem ser parametrizados </w:t>
      </w:r>
      <w:r w:rsidR="00EE52C4" w:rsidRPr="000659FA">
        <w:rPr>
          <w:rFonts w:ascii="Santander Text" w:hAnsi="Santander Text"/>
          <w:szCs w:val="18"/>
          <w:lang w:val="pt-PT"/>
        </w:rPr>
        <w:t>através da</w:t>
      </w:r>
      <w:r w:rsidRPr="000659FA">
        <w:rPr>
          <w:rFonts w:ascii="Santander Text" w:hAnsi="Santander Text"/>
          <w:szCs w:val="18"/>
          <w:lang w:val="pt-PT"/>
        </w:rPr>
        <w:t xml:space="preserve"> tabela </w:t>
      </w:r>
      <w:r w:rsidR="009F3404" w:rsidRPr="000659FA">
        <w:rPr>
          <w:rFonts w:ascii="Santander Text" w:hAnsi="Santander Text"/>
          <w:i/>
          <w:szCs w:val="18"/>
          <w:lang w:val="pt-PT"/>
        </w:rPr>
        <w:t xml:space="preserve">ct872_reg_conct </w:t>
      </w:r>
      <w:r w:rsidR="009F3404" w:rsidRPr="000659FA">
        <w:rPr>
          <w:rFonts w:ascii="Santander Text" w:hAnsi="Santander Text"/>
          <w:szCs w:val="18"/>
          <w:lang w:val="pt-PT"/>
        </w:rPr>
        <w:t>(aplicando o filtro conceito_saldo in ('EXP_ON_A_CJ','EXP_ON_A_RESTO'))</w:t>
      </w:r>
      <w:r w:rsidR="00EE52C4" w:rsidRPr="000659FA">
        <w:rPr>
          <w:rFonts w:ascii="Santander Text" w:hAnsi="Santander Text"/>
          <w:szCs w:val="18"/>
          <w:lang w:val="pt-PT"/>
        </w:rPr>
        <w:t>. Neste sentido, o processo deverá estar preparado de forma automática a alterar os filtros caso sejam alterados na respectiva parametrização.</w:t>
      </w:r>
      <w:r w:rsidR="00EE52C4" w:rsidRPr="000659FA">
        <w:rPr>
          <w:rFonts w:ascii="Santander Text" w:hAnsi="Santander Text"/>
          <w:i/>
          <w:szCs w:val="18"/>
          <w:lang w:val="pt-PT"/>
        </w:rPr>
        <w:t xml:space="preserve"> </w:t>
      </w:r>
    </w:p>
    <w:p w14:paraId="044CE41F" w14:textId="2C1016BA" w:rsidR="00AD28D1" w:rsidRPr="000659FA" w:rsidRDefault="009032FD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="00A55261" w:rsidRPr="000659FA">
        <w:rPr>
          <w:rFonts w:ascii="Santander Text" w:hAnsi="Santander Text"/>
          <w:szCs w:val="18"/>
          <w:lang w:val="pt-PT"/>
        </w:rPr>
        <w:t xml:space="preserve">repartido </w:t>
      </w:r>
      <w:r w:rsidRPr="000659FA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0659FA">
        <w:rPr>
          <w:rFonts w:ascii="Santander Text" w:hAnsi="Santander Text"/>
          <w:i/>
          <w:szCs w:val="18"/>
          <w:lang w:val="pt-PT"/>
        </w:rPr>
        <w:t>‘m</w:t>
      </w:r>
      <w:r w:rsidR="00A767FC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vali</w:t>
      </w:r>
      <w:r w:rsidR="00A55261" w:rsidRPr="000659FA">
        <w:rPr>
          <w:rFonts w:ascii="Santander Text" w:hAnsi="Santander Text"/>
          <w:i/>
          <w:szCs w:val="18"/>
          <w:lang w:val="pt-PT"/>
        </w:rPr>
        <w:t>a</w:t>
      </w:r>
      <w:r w:rsidRPr="000659FA">
        <w:rPr>
          <w:rFonts w:ascii="Santander Text" w:hAnsi="Santander Text"/>
          <w:i/>
          <w:szCs w:val="18"/>
          <w:lang w:val="pt-PT"/>
        </w:rPr>
        <w:t>a’</w:t>
      </w:r>
      <w:r w:rsidRPr="000659FA">
        <w:rPr>
          <w:rFonts w:ascii="Santander Text" w:hAnsi="Santander Text"/>
          <w:szCs w:val="18"/>
          <w:lang w:val="pt-PT"/>
        </w:rPr>
        <w:t xml:space="preserve"> presente na tabela </w:t>
      </w:r>
      <w:r w:rsidRPr="000659FA">
        <w:rPr>
          <w:rFonts w:ascii="Santander Text" w:hAnsi="Santander Text"/>
          <w:i/>
          <w:szCs w:val="18"/>
          <w:lang w:val="pt-PT"/>
        </w:rPr>
        <w:t>gt018_rateio_</w:t>
      </w:r>
      <w:commentRangeStart w:id="506"/>
      <w:r w:rsidRPr="000659FA">
        <w:rPr>
          <w:rFonts w:ascii="Santander Text" w:hAnsi="Santander Text"/>
          <w:i/>
          <w:szCs w:val="18"/>
          <w:lang w:val="pt-PT"/>
        </w:rPr>
        <w:t>aval</w:t>
      </w:r>
      <w:commentRangeEnd w:id="506"/>
      <w:r w:rsidR="00F10F62" w:rsidRPr="000659FA">
        <w:rPr>
          <w:rStyle w:val="CommentReference"/>
          <w:rFonts w:ascii="Santander Text" w:hAnsi="Santander Text"/>
          <w:sz w:val="18"/>
          <w:szCs w:val="18"/>
          <w:lang w:val="pt-PT"/>
        </w:rPr>
        <w:commentReference w:id="506"/>
      </w:r>
      <w:r w:rsidR="00AD28D1" w:rsidRPr="000659FA">
        <w:rPr>
          <w:rFonts w:ascii="Santander Text" w:hAnsi="Santander Text"/>
          <w:szCs w:val="18"/>
          <w:lang w:val="pt-PT"/>
        </w:rPr>
        <w:t>.</w:t>
      </w:r>
    </w:p>
    <w:p w14:paraId="6027A2AE" w14:textId="4023AE5C" w:rsidR="00C7431C" w:rsidRPr="000659FA" w:rsidRDefault="00C7431C" w:rsidP="00AD28D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commentRangeStart w:id="507"/>
      <w:r w:rsidRPr="000659FA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="00AD28D1" w:rsidRPr="000659FA">
        <w:rPr>
          <w:rFonts w:ascii="Santander Text" w:hAnsi="Santander Text"/>
          <w:szCs w:val="18"/>
          <w:lang w:val="pt-PT"/>
        </w:rPr>
        <w:t>respetivo bem pela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AD28D1" w:rsidRPr="000659FA">
        <w:rPr>
          <w:rFonts w:ascii="Santander Text" w:hAnsi="Santander Text"/>
          <w:szCs w:val="18"/>
          <w:lang w:val="pt-PT"/>
        </w:rPr>
        <w:t>soma dos montantes de todos os colaterais associados a este mesmo</w:t>
      </w:r>
      <w:r w:rsidRPr="000659FA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</w:t>
      </w:r>
      <w:r w:rsidR="00B01184">
        <w:rPr>
          <w:rFonts w:ascii="Santander Text" w:hAnsi="Santander Text"/>
          <w:szCs w:val="18"/>
          <w:lang w:val="pt-PT"/>
        </w:rPr>
        <w:tab/>
      </w:r>
      <w:r w:rsidRPr="000659FA">
        <w:rPr>
          <w:rFonts w:ascii="Santander Text" w:hAnsi="Santander Text"/>
          <w:szCs w:val="18"/>
          <w:lang w:val="pt-PT"/>
        </w:rPr>
        <w:t>.</w:t>
      </w:r>
      <w:commentRangeEnd w:id="507"/>
      <w:r w:rsidR="007F5C7D" w:rsidRPr="000659FA">
        <w:rPr>
          <w:rStyle w:val="CommentReference"/>
          <w:rFonts w:ascii="Santander Text" w:hAnsi="Santander Text"/>
          <w:sz w:val="18"/>
          <w:szCs w:val="18"/>
          <w:lang w:val="pt-PT"/>
        </w:rPr>
        <w:commentReference w:id="507"/>
      </w:r>
    </w:p>
    <w:p w14:paraId="78096FE5" w14:textId="0008DD4F" w:rsidR="00C7431C" w:rsidRPr="000659FA" w:rsidRDefault="00C7431C" w:rsidP="00C7431C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251CCF0" w14:textId="77777777" w:rsidR="004E7773" w:rsidRPr="000659FA" w:rsidRDefault="004E7773" w:rsidP="004E777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>deverá ser resultante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do método de obtenção da variável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Pr="000659FA">
        <w:rPr>
          <w:rFonts w:ascii="Santander Text" w:hAnsi="Santander Text"/>
          <w:szCs w:val="18"/>
          <w:lang w:val="pt-PT"/>
        </w:rPr>
        <w:t>. O valor de aprosionamento deverá respeitar as seguintes condições:</w:t>
      </w:r>
    </w:p>
    <w:p w14:paraId="572FE72E" w14:textId="643D789B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‘ST SGPS Cons’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3C4C14D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0E388EE7" w14:textId="77777777" w:rsidR="004E7773" w:rsidRPr="000659FA" w:rsidRDefault="004E7773" w:rsidP="004E7773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</w:t>
      </w:r>
      <w:r w:rsidRPr="000659FA">
        <w:rPr>
          <w:rFonts w:ascii="Santander Text" w:hAnsi="Santander Text"/>
          <w:i/>
          <w:szCs w:val="18"/>
          <w:lang w:val="pt-PT"/>
        </w:rPr>
        <w:t>ST SGPS Cons; Individual Idcomb’</w:t>
      </w:r>
      <w:r w:rsidRPr="000659FA">
        <w:rPr>
          <w:rFonts w:ascii="Santander Text" w:hAnsi="Santander Text"/>
          <w:szCs w:val="18"/>
          <w:lang w:val="pt-PT"/>
        </w:rPr>
        <w:t>;</w:t>
      </w:r>
    </w:p>
    <w:p w14:paraId="6F1EC53C" w14:textId="6847F124" w:rsidR="004E7773" w:rsidRPr="000659FA" w:rsidRDefault="004E7773" w:rsidP="00C7431C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contrário, deverá ser aprovisionado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2AFADD4D" w14:textId="6F7C3FD8" w:rsidR="00B20516" w:rsidRPr="000659FA" w:rsidRDefault="00B20516" w:rsidP="00B2051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Denote-se que caso o valor bruto e alvo de reporte no perímetro local seja diferente do valor bruto alvo de reporte no perímetro corporativo e o contrato esteja associado a </w:t>
      </w:r>
      <w:r w:rsidR="00F85D59" w:rsidRPr="000659FA">
        <w:rPr>
          <w:rFonts w:ascii="Santander Text" w:hAnsi="Santander Text"/>
          <w:szCs w:val="18"/>
          <w:lang w:val="pt-PT"/>
        </w:rPr>
        <w:t xml:space="preserve">pelo menos um bem imóvel ou móvel então deverá constar na tabela as relações contrato/bens referente a cada perímetro de forma isolada. </w:t>
      </w:r>
    </w:p>
    <w:p w14:paraId="4523E5EE" w14:textId="3A5E2013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r w:rsidRPr="000659FA">
        <w:rPr>
          <w:i/>
          <w:color w:val="auto"/>
          <w:lang w:val="pt-PT"/>
        </w:rPr>
        <w:t>origem_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scp1_emss, 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scp2_emss</w:t>
      </w:r>
      <w:r w:rsidRPr="000659FA">
        <w:rPr>
          <w:rFonts w:cs="Arial"/>
          <w:color w:val="auto"/>
          <w:sz w:val="20"/>
          <w:szCs w:val="20"/>
          <w:lang w:val="pt-PT"/>
        </w:rPr>
        <w:t xml:space="preserve"> e </w:t>
      </w:r>
      <w:r w:rsidRPr="000659FA">
        <w:rPr>
          <w:rFonts w:cs="Arial"/>
          <w:i/>
          <w:color w:val="auto"/>
          <w:sz w:val="20"/>
          <w:szCs w:val="20"/>
          <w:lang w:val="pt-PT"/>
        </w:rPr>
        <w:t>o</w:t>
      </w:r>
      <w:r w:rsidRPr="000659FA">
        <w:rPr>
          <w:i/>
          <w:color w:val="auto"/>
          <w:lang w:val="pt-PT"/>
        </w:rPr>
        <w:t>rigem_</w:t>
      </w:r>
      <w:r w:rsidRPr="000659FA">
        <w:rPr>
          <w:rFonts w:cs="Arial"/>
          <w:i/>
          <w:color w:val="auto"/>
          <w:sz w:val="20"/>
          <w:szCs w:val="20"/>
          <w:lang w:val="pt-PT"/>
        </w:rPr>
        <w:t>scp3_emss</w:t>
      </w:r>
    </w:p>
    <w:p w14:paraId="0D38AE09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Variáveis aprovisionadas com base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modesg_out_bens_imoveis.</w:t>
      </w:r>
      <w:r w:rsidRPr="000659FA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14:paraId="426ABFCC" w14:textId="77777777" w:rsidR="0064563B" w:rsidRPr="000659FA" w:rsidRDefault="008E5B92" w:rsidP="0064563B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modesg_out_emss_fncd</w:t>
      </w:r>
      <w:r w:rsidRPr="000659FA">
        <w:rPr>
          <w:rFonts w:ascii="Santander Text" w:hAnsi="Santander Text"/>
          <w:szCs w:val="18"/>
          <w:lang w:val="pt-PT"/>
        </w:rPr>
        <w:t xml:space="preserve">, com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‘ckrefbem’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>(caso o bem</w:t>
      </w:r>
      <w:r w:rsidR="00C72170" w:rsidRPr="000659FA">
        <w:rPr>
          <w:rFonts w:ascii="Santander Text" w:hAnsi="Santander Text"/>
          <w:szCs w:val="18"/>
          <w:lang w:val="pt-PT"/>
        </w:rPr>
        <w:t xml:space="preserve"> financiado seja um bem imóvel);</w:t>
      </w:r>
    </w:p>
    <w:p w14:paraId="25A11A54" w14:textId="658C25AC" w:rsidR="0064563B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Face ao último ponto referido, apenas deverá ser aprovisionado os valores presentes nos </w:t>
      </w:r>
      <w:commentRangeStart w:id="508"/>
      <w:r w:rsidRPr="000659FA">
        <w:rPr>
          <w:rFonts w:ascii="Santander Text" w:hAnsi="Santander Text"/>
          <w:szCs w:val="18"/>
          <w:lang w:val="pt-PT"/>
        </w:rPr>
        <w:t>campos</w:t>
      </w:r>
      <w:commentRangeEnd w:id="508"/>
      <w:r w:rsidR="002D56A1" w:rsidRPr="000659FA">
        <w:rPr>
          <w:rStyle w:val="CommentReference"/>
          <w:rFonts w:ascii="Santander Text" w:hAnsi="Santander Text"/>
          <w:sz w:val="18"/>
          <w:szCs w:val="18"/>
          <w:lang w:val="pt-PT"/>
        </w:rPr>
        <w:commentReference w:id="508"/>
      </w:r>
      <w:r w:rsidRPr="000659FA">
        <w:rPr>
          <w:rFonts w:ascii="Santander Text" w:hAnsi="Santander Text"/>
          <w:szCs w:val="18"/>
          <w:lang w:val="pt-PT"/>
        </w:rPr>
        <w:t xml:space="preserve">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659FA">
        <w:rPr>
          <w:rFonts w:ascii="Santander Text" w:hAnsi="Santander Text"/>
          <w:szCs w:val="18"/>
          <w:lang w:val="pt-PT"/>
        </w:rPr>
        <w:t xml:space="preserve">caso a variável </w:t>
      </w:r>
      <w:r w:rsidRPr="000659FA">
        <w:rPr>
          <w:rFonts w:ascii="Santander Text" w:hAnsi="Santander Text"/>
          <w:i/>
          <w:szCs w:val="18"/>
          <w:lang w:val="pt-PT"/>
        </w:rPr>
        <w:t>‘purpose_code’</w:t>
      </w:r>
      <w:r w:rsidRPr="000659FA">
        <w:rPr>
          <w:rFonts w:ascii="Santander Text" w:hAnsi="Santander Text"/>
          <w:szCs w:val="18"/>
          <w:lang w:val="pt-PT"/>
        </w:rPr>
        <w:t xml:space="preserve"> da tabela </w:t>
      </w:r>
      <w:r w:rsidRPr="000659FA">
        <w:rPr>
          <w:rFonts w:ascii="Santander Text" w:hAnsi="Santander Text"/>
          <w:i/>
          <w:szCs w:val="18"/>
          <w:lang w:val="pt-PT"/>
        </w:rPr>
        <w:t>ct004_univ_cto</w:t>
      </w:r>
      <w:r w:rsidRPr="000659FA">
        <w:rPr>
          <w:rFonts w:ascii="Santander Text" w:hAnsi="Santander Text"/>
          <w:szCs w:val="18"/>
          <w:lang w:val="pt-PT"/>
        </w:rPr>
        <w:t xml:space="preserve"> associada ao contrato possua um dos seguintes valores </w:t>
      </w:r>
      <w:r w:rsidRPr="000659FA">
        <w:rPr>
          <w:rFonts w:ascii="Santander Text" w:hAnsi="Santander Text"/>
          <w:i/>
          <w:szCs w:val="18"/>
          <w:lang w:val="pt-PT"/>
        </w:rPr>
        <w:t>'Habitacao'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'CRE_FC'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>'CRE_OUTRO'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onde </w:t>
      </w:r>
      <w:r w:rsidR="008F34A9" w:rsidRPr="000659FA">
        <w:rPr>
          <w:rFonts w:ascii="Santander Text" w:hAnsi="Santander Text"/>
          <w:szCs w:val="18"/>
          <w:lang w:val="pt-PT"/>
        </w:rPr>
        <w:t xml:space="preserve">apresente pelo menos um valor </w:t>
      </w:r>
      <w:r w:rsidR="00263988" w:rsidRPr="000659FA">
        <w:rPr>
          <w:rFonts w:ascii="Santander Text" w:hAnsi="Santander Text"/>
          <w:szCs w:val="18"/>
          <w:lang w:val="pt-PT"/>
        </w:rPr>
        <w:t xml:space="preserve">diferente de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origens;</w:t>
      </w:r>
    </w:p>
    <w:p w14:paraId="323A0B31" w14:textId="778BE88B" w:rsidR="00C72170" w:rsidRPr="000659FA" w:rsidRDefault="00C72170" w:rsidP="0064563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dos valores presentes nos campos ‘</w:t>
      </w:r>
      <w:r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da tabela </w:t>
      </w:r>
      <w:r w:rsidR="004221AC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apenas deverão ser aprovisionados se </w:t>
      </w:r>
      <w:r w:rsidR="000F7605" w:rsidRPr="000659FA">
        <w:rPr>
          <w:rFonts w:ascii="Santander Text" w:hAnsi="Santander Text"/>
          <w:szCs w:val="18"/>
          <w:lang w:val="pt-PT"/>
        </w:rPr>
        <w:t xml:space="preserve">o campo </w:t>
      </w:r>
      <w:r w:rsidR="000F7605" w:rsidRPr="000659FA">
        <w:rPr>
          <w:rFonts w:ascii="Santander Text" w:hAnsi="Santander Text"/>
          <w:i/>
          <w:szCs w:val="18"/>
          <w:lang w:val="pt-PT"/>
        </w:rPr>
        <w:t>‘purpose_code’</w:t>
      </w:r>
      <w:r w:rsidR="000F7605" w:rsidRPr="000659FA">
        <w:rPr>
          <w:rFonts w:ascii="Santander Text" w:hAnsi="Santander Text"/>
          <w:szCs w:val="18"/>
          <w:lang w:val="pt-PT"/>
        </w:rPr>
        <w:t xml:space="preserve"> da tabela </w:t>
      </w:r>
      <w:r w:rsidR="000F7605" w:rsidRPr="000659FA">
        <w:rPr>
          <w:rFonts w:ascii="Santander Text" w:hAnsi="Santander Text"/>
          <w:i/>
          <w:szCs w:val="18"/>
          <w:lang w:val="pt-PT"/>
        </w:rPr>
        <w:t xml:space="preserve">ct004_univ_cto </w:t>
      </w:r>
      <w:r w:rsidR="000F7605" w:rsidRPr="000659FA">
        <w:rPr>
          <w:rFonts w:ascii="Santander Text" w:hAnsi="Santander Text"/>
          <w:szCs w:val="18"/>
          <w:lang w:val="pt-PT"/>
        </w:rPr>
        <w:t xml:space="preserve">não possuir um dos seguintes valores </w:t>
      </w:r>
      <w:r w:rsidR="000F7605" w:rsidRPr="000659FA">
        <w:rPr>
          <w:rFonts w:ascii="Santander Text" w:hAnsi="Santander Text"/>
          <w:i/>
          <w:szCs w:val="18"/>
          <w:lang w:val="pt-PT"/>
        </w:rPr>
        <w:t>'Habitacao'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'CRE_FC'</w:t>
      </w:r>
      <w:r w:rsidR="000F7605" w:rsidRPr="000659FA">
        <w:rPr>
          <w:rFonts w:ascii="Santander Text" w:hAnsi="Santander Text"/>
          <w:szCs w:val="18"/>
          <w:lang w:val="pt-PT"/>
        </w:rPr>
        <w:t>,</w:t>
      </w:r>
      <w:r w:rsidR="000F7605" w:rsidRPr="000659FA">
        <w:rPr>
          <w:rFonts w:ascii="Santander Text" w:hAnsi="Santander Text"/>
          <w:i/>
          <w:szCs w:val="18"/>
          <w:lang w:val="pt-PT"/>
        </w:rPr>
        <w:t>'CRE_OUTRO'</w:t>
      </w:r>
      <w:r w:rsidR="000F7605" w:rsidRPr="000659FA">
        <w:rPr>
          <w:rFonts w:ascii="Santander Text" w:hAnsi="Santander Text"/>
          <w:szCs w:val="18"/>
          <w:lang w:val="pt-PT"/>
        </w:rPr>
        <w:t xml:space="preserve"> ou </w:t>
      </w:r>
      <w:r w:rsidR="000F7605" w:rsidRPr="000659FA">
        <w:rPr>
          <w:rFonts w:ascii="Santander Text" w:hAnsi="Santander Text"/>
          <w:i/>
          <w:szCs w:val="18"/>
          <w:lang w:val="pt-PT"/>
        </w:rPr>
        <w:t>'CRE'</w:t>
      </w:r>
      <w:r w:rsidR="00263988" w:rsidRPr="000659FA">
        <w:rPr>
          <w:rFonts w:ascii="Santander Text" w:hAnsi="Santander Text"/>
          <w:szCs w:val="18"/>
          <w:lang w:val="pt-PT"/>
        </w:rPr>
        <w:t xml:space="preserve"> e em simultâneo o contrato possuir pelo menos um bem associado </w:t>
      </w:r>
      <w:r w:rsidR="008F34A9" w:rsidRPr="000659FA">
        <w:rPr>
          <w:rFonts w:ascii="Santander Text" w:hAnsi="Santander Text"/>
          <w:szCs w:val="18"/>
          <w:lang w:val="pt-PT"/>
        </w:rPr>
        <w:t xml:space="preserve">onde apresente pelo menos um valor diferente de </w:t>
      </w:r>
      <w:r w:rsidR="008F34A9"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="008F34A9" w:rsidRPr="000659FA">
        <w:rPr>
          <w:rFonts w:ascii="Santander Text" w:hAnsi="Santander Text"/>
          <w:szCs w:val="18"/>
          <w:lang w:val="pt-PT"/>
        </w:rPr>
        <w:t>em qualquer um dos campos das origens</w:t>
      </w:r>
      <w:r w:rsidR="00263988" w:rsidRPr="000659FA">
        <w:rPr>
          <w:rFonts w:ascii="Santander Text" w:hAnsi="Santander Text"/>
          <w:szCs w:val="18"/>
          <w:lang w:val="pt-PT"/>
        </w:rPr>
        <w:t>.</w:t>
      </w:r>
    </w:p>
    <w:p w14:paraId="11F99FF1" w14:textId="245DA93B" w:rsidR="008E5B92" w:rsidRPr="000659FA" w:rsidRDefault="008E5B92" w:rsidP="008E5B92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Caso não seja possível </w:t>
      </w:r>
      <w:r w:rsidR="000F7605" w:rsidRPr="000659FA">
        <w:rPr>
          <w:rFonts w:ascii="Santander Text" w:hAnsi="Santander Text"/>
          <w:szCs w:val="18"/>
          <w:lang w:val="pt-PT"/>
        </w:rPr>
        <w:t>efetuar a ligação evidenciada nos</w:t>
      </w:r>
      <w:r w:rsidRPr="000659FA">
        <w:rPr>
          <w:rFonts w:ascii="Santander Text" w:hAnsi="Santander Text"/>
          <w:szCs w:val="18"/>
          <w:lang w:val="pt-PT"/>
        </w:rPr>
        <w:t xml:space="preserve"> ponto</w:t>
      </w:r>
      <w:r w:rsidR="000F7605" w:rsidRPr="000659FA">
        <w:rPr>
          <w:rFonts w:ascii="Santander Text" w:hAnsi="Santander Text"/>
          <w:szCs w:val="18"/>
          <w:lang w:val="pt-PT"/>
        </w:rPr>
        <w:t>s</w:t>
      </w:r>
      <w:r w:rsidRPr="000659FA">
        <w:rPr>
          <w:rFonts w:ascii="Santander Text" w:hAnsi="Santander Text"/>
          <w:szCs w:val="18"/>
          <w:lang w:val="pt-PT"/>
        </w:rPr>
        <w:t xml:space="preserve"> supra</w:t>
      </w:r>
      <w:r w:rsidR="000F7605" w:rsidRPr="000659FA">
        <w:rPr>
          <w:rFonts w:ascii="Santander Text" w:hAnsi="Santander Text"/>
          <w:szCs w:val="18"/>
          <w:lang w:val="pt-PT"/>
        </w:rPr>
        <w:t>mencionados</w:t>
      </w:r>
      <w:r w:rsidRPr="000659FA">
        <w:rPr>
          <w:rFonts w:ascii="Santander Text" w:hAnsi="Santander Text"/>
          <w:szCs w:val="18"/>
          <w:lang w:val="pt-PT"/>
        </w:rPr>
        <w:t xml:space="preserve">, deverá ser efetuado o cruzamento com a informação da tabela presente na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 de ambas as tabelas.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</w:p>
    <w:p w14:paraId="0C658599" w14:textId="35D5A39A" w:rsidR="000F7605" w:rsidRPr="000659FA" w:rsidRDefault="000F7605" w:rsidP="000F7605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Denote-se que no caso da linha do contrato não coberta por nenhum bem, ou seja</w:t>
      </w:r>
      <w:r w:rsidR="00B20516"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szCs w:val="18"/>
          <w:lang w:val="pt-PT"/>
        </w:rPr>
        <w:t xml:space="preserve"> o montante total de avaliação dos bens não cobrir a totalidade de montante em divida,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263988" w:rsidRPr="000659FA">
        <w:rPr>
          <w:rFonts w:ascii="Santander Text" w:hAnsi="Santander Text"/>
          <w:szCs w:val="18"/>
          <w:lang w:val="pt-PT"/>
        </w:rPr>
        <w:t>então as variáveis ‘</w:t>
      </w:r>
      <w:r w:rsidR="00263988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="00263988"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="00263988"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="00263988" w:rsidRPr="000659FA">
        <w:rPr>
          <w:rFonts w:ascii="Santander Text" w:hAnsi="Santander Text"/>
          <w:szCs w:val="18"/>
          <w:lang w:val="pt-PT"/>
        </w:rPr>
        <w:t xml:space="preserve">. Este tratamento deverá somente </w:t>
      </w:r>
      <w:r w:rsidR="008F34A9" w:rsidRPr="000659FA">
        <w:rPr>
          <w:rFonts w:ascii="Santander Text" w:hAnsi="Santander Text"/>
          <w:szCs w:val="18"/>
          <w:lang w:val="pt-PT"/>
        </w:rPr>
        <w:t xml:space="preserve">ser </w:t>
      </w:r>
      <w:r w:rsidR="00263988" w:rsidRPr="000659FA">
        <w:rPr>
          <w:rFonts w:ascii="Santander Text" w:hAnsi="Santander Text"/>
          <w:szCs w:val="18"/>
          <w:lang w:val="pt-PT"/>
        </w:rPr>
        <w:t xml:space="preserve">aplicado se nas linhas do contrato cobertas por um bem tenha sido possível efectuar um cruzamento com as tabelas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="00263988" w:rsidRPr="000659FA">
        <w:rPr>
          <w:rFonts w:ascii="Santander Text" w:hAnsi="Santander Text"/>
          <w:szCs w:val="18"/>
          <w:lang w:val="pt-PT"/>
        </w:rPr>
        <w:t xml:space="preserve"> ou </w:t>
      </w:r>
      <w:r w:rsidR="00263988"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="00263988" w:rsidRPr="000659FA">
        <w:rPr>
          <w:rFonts w:ascii="Santander Text" w:hAnsi="Santander Text"/>
          <w:szCs w:val="18"/>
          <w:lang w:val="pt-PT"/>
        </w:rPr>
        <w:t xml:space="preserve"> de acordo com as regras supramencionadas. </w:t>
      </w:r>
      <w:r w:rsidRPr="000659FA">
        <w:rPr>
          <w:rFonts w:ascii="Santander Text" w:hAnsi="Santander Text"/>
          <w:szCs w:val="18"/>
          <w:lang w:val="pt-PT"/>
        </w:rPr>
        <w:t>Conforme indicado no capítulo</w:t>
      </w:r>
      <w:r w:rsidR="00B20516" w:rsidRPr="000659FA">
        <w:rPr>
          <w:rFonts w:ascii="Santander Text" w:hAnsi="Santander Text"/>
          <w:szCs w:val="18"/>
          <w:lang w:val="pt-PT"/>
        </w:rPr>
        <w:t xml:space="preserve"> </w:t>
      </w:r>
      <w:r w:rsidR="00B20516" w:rsidRPr="000659FA">
        <w:rPr>
          <w:rFonts w:ascii="Santander Text" w:hAnsi="Santander Text"/>
          <w:szCs w:val="18"/>
          <w:lang w:val="pt-PT"/>
        </w:rPr>
        <w:fldChar w:fldCharType="begin"/>
      </w:r>
      <w:r w:rsidR="00B20516" w:rsidRPr="000659FA">
        <w:rPr>
          <w:rFonts w:ascii="Santander Text" w:hAnsi="Santander Text"/>
          <w:szCs w:val="18"/>
          <w:lang w:val="pt-PT"/>
        </w:rPr>
        <w:instrText xml:space="preserve"> REF _Ref204350564 \r \h  \* MERGEFORMAT </w:instrText>
      </w:r>
      <w:r w:rsidR="00B20516" w:rsidRPr="000659FA">
        <w:rPr>
          <w:rFonts w:ascii="Santander Text" w:hAnsi="Santander Text"/>
          <w:szCs w:val="18"/>
          <w:lang w:val="pt-PT"/>
        </w:rPr>
      </w:r>
      <w:r w:rsidR="00B20516" w:rsidRPr="000659FA">
        <w:rPr>
          <w:rFonts w:ascii="Santander Text" w:hAnsi="Santander Text"/>
          <w:szCs w:val="18"/>
          <w:lang w:val="pt-PT"/>
        </w:rPr>
        <w:fldChar w:fldCharType="separate"/>
      </w:r>
      <w:r w:rsidR="00B20516" w:rsidRPr="000659FA">
        <w:rPr>
          <w:rFonts w:ascii="Santander Text" w:hAnsi="Santander Text"/>
          <w:szCs w:val="18"/>
          <w:lang w:val="pt-PT"/>
        </w:rPr>
        <w:t>8.1.3.3</w:t>
      </w:r>
      <w:r w:rsidR="00B20516" w:rsidRPr="000659FA">
        <w:rPr>
          <w:rFonts w:ascii="Santander Text" w:hAnsi="Santander Text"/>
          <w:szCs w:val="18"/>
          <w:lang w:val="pt-PT"/>
        </w:rPr>
        <w:fldChar w:fldCharType="end"/>
      </w:r>
      <w:r w:rsidRPr="000659FA">
        <w:rPr>
          <w:rFonts w:ascii="Santander Text" w:hAnsi="Santander Text"/>
          <w:szCs w:val="18"/>
          <w:lang w:val="pt-PT"/>
        </w:rPr>
        <w:t xml:space="preserve"> o montante associado a esta linha será incluído no cálculo da emissão referente ao bem imóvel ou móvel.  </w:t>
      </w:r>
    </w:p>
    <w:p w14:paraId="22D0B294" w14:textId="6B422FDC" w:rsidR="00DE75FD" w:rsidRPr="000659FA" w:rsidRDefault="00DE75FD" w:rsidP="00DE75FD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="00847BF0" w:rsidRPr="000659FA">
        <w:rPr>
          <w:rFonts w:ascii="Santander Text" w:hAnsi="Santander Text"/>
          <w:szCs w:val="18"/>
          <w:lang w:val="pt-PT"/>
        </w:rPr>
        <w:t>seja</w:t>
      </w:r>
      <w:r w:rsidRPr="000659FA">
        <w:rPr>
          <w:rFonts w:ascii="Santander Text" w:hAnsi="Santander Text"/>
          <w:szCs w:val="18"/>
          <w:lang w:val="pt-PT"/>
        </w:rPr>
        <w:t xml:space="preserve"> o valor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</w:t>
      </w:r>
      <w:r w:rsidR="00847BF0" w:rsidRPr="000659FA">
        <w:rPr>
          <w:rFonts w:ascii="Santander Text" w:hAnsi="Santander Text"/>
          <w:szCs w:val="18"/>
          <w:lang w:val="pt-PT"/>
        </w:rPr>
        <w:t xml:space="preserve">as </w:t>
      </w:r>
      <w:r w:rsidRPr="000659FA">
        <w:rPr>
          <w:rFonts w:ascii="Santander Text" w:hAnsi="Santander Text"/>
          <w:szCs w:val="18"/>
          <w:lang w:val="pt-PT"/>
        </w:rPr>
        <w:t xml:space="preserve">variáveis </w:t>
      </w:r>
      <w:r w:rsidR="00847BF0" w:rsidRPr="000659FA">
        <w:rPr>
          <w:rFonts w:ascii="Santander Text" w:hAnsi="Santander Text"/>
          <w:szCs w:val="18"/>
          <w:lang w:val="pt-PT"/>
        </w:rPr>
        <w:t>‘</w:t>
      </w:r>
      <w:r w:rsidR="00847BF0" w:rsidRPr="000659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659FA">
        <w:rPr>
          <w:rFonts w:ascii="Santander Text" w:hAnsi="Santander Text"/>
          <w:szCs w:val="18"/>
          <w:lang w:val="pt-PT"/>
        </w:rPr>
        <w:t xml:space="preserve">devem ser aprovionadas com o valor </w:t>
      </w:r>
      <w:r w:rsidRPr="000659FA">
        <w:rPr>
          <w:rFonts w:ascii="Santander Text" w:hAnsi="Santander Text"/>
          <w:i/>
          <w:szCs w:val="18"/>
          <w:lang w:val="pt-PT"/>
        </w:rPr>
        <w:t>‘Nao Aplicavel’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0798A70" w14:textId="77777777" w:rsidR="008E5B92" w:rsidRPr="000659FA" w:rsidRDefault="008E5B92" w:rsidP="008E5B92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bookmarkStart w:id="509" w:name="_Ref204350564"/>
      <w:r w:rsidRPr="000659FA">
        <w:rPr>
          <w:rFonts w:cs="Arial"/>
          <w:i/>
          <w:color w:val="auto"/>
          <w:sz w:val="20"/>
          <w:szCs w:val="20"/>
          <w:lang w:val="pt-PT"/>
        </w:rPr>
        <w:t>scp1_emss_fncd, scp2_emss_fncd e scp3_emss_fncd</w:t>
      </w:r>
      <w:bookmarkEnd w:id="509"/>
    </w:p>
    <w:p w14:paraId="41C0B2C5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0659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659FA">
        <w:rPr>
          <w:rFonts w:ascii="Santander Text" w:hAnsi="Santander Text"/>
          <w:szCs w:val="18"/>
          <w:lang w:val="pt-PT"/>
        </w:rPr>
        <w:t xml:space="preserve"> ou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0659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896FF5E" w14:textId="77777777" w:rsidR="008E5B92" w:rsidRPr="000659FA" w:rsidRDefault="008E5B92" w:rsidP="008E5B92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14:paraId="042C50A5" w14:textId="65D521DB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valor igual a </w:t>
      </w:r>
      <w:r w:rsidR="004E7773" w:rsidRPr="000659FA">
        <w:rPr>
          <w:rFonts w:ascii="Santander Text" w:hAnsi="Santander Text"/>
          <w:szCs w:val="18"/>
          <w:lang w:val="pt-PT"/>
        </w:rPr>
        <w:t xml:space="preserve">‘MVL_DQS3_2B’, ‘MVL_DQS4_3A’, </w:t>
      </w:r>
      <w:r w:rsidRPr="000659FA">
        <w:rPr>
          <w:rFonts w:ascii="Santander Text" w:hAnsi="Santander Text"/>
          <w:szCs w:val="18"/>
          <w:lang w:val="pt-PT"/>
        </w:rPr>
        <w:t>‘MVL_DQS4_3B’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ou ‘MVL_DQS5_3B’</w:t>
      </w:r>
      <w:r w:rsidRPr="000659FA">
        <w:rPr>
          <w:rFonts w:ascii="Santander Text" w:hAnsi="Santander Text"/>
          <w:szCs w:val="18"/>
          <w:lang w:val="pt-PT"/>
        </w:rPr>
        <w:t xml:space="preserve">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chave contrato/bem móvel pelo rácio entre o valor </w:t>
      </w:r>
      <w:r w:rsidR="004E7773" w:rsidRPr="000659FA">
        <w:rPr>
          <w:rFonts w:ascii="Santander Text" w:hAnsi="Santander Text"/>
          <w:szCs w:val="18"/>
          <w:lang w:val="pt-PT"/>
        </w:rPr>
        <w:t xml:space="preserve">total </w:t>
      </w:r>
      <w:r w:rsidRPr="000659FA">
        <w:rPr>
          <w:rFonts w:ascii="Santander Text" w:hAnsi="Santander Text"/>
          <w:szCs w:val="18"/>
          <w:lang w:val="pt-PT"/>
        </w:rPr>
        <w:t xml:space="preserve">de exposição associado ao financiamento do </w:t>
      </w:r>
      <w:r w:rsidR="00533EC2" w:rsidRPr="000659FA">
        <w:rPr>
          <w:rFonts w:ascii="Santander Text" w:hAnsi="Santander Text"/>
          <w:szCs w:val="18"/>
          <w:lang w:val="pt-PT"/>
        </w:rPr>
        <w:t>contrato</w:t>
      </w:r>
      <w:r w:rsidRPr="000659FA">
        <w:rPr>
          <w:rFonts w:ascii="Santander Text" w:hAnsi="Santander Text"/>
          <w:szCs w:val="18"/>
          <w:lang w:val="pt-PT"/>
        </w:rPr>
        <w:t xml:space="preserve"> (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</w:t>
      </w:r>
      <w:r w:rsidRPr="000659FA">
        <w:rPr>
          <w:rFonts w:ascii="Santander Text" w:hAnsi="Santander Text"/>
          <w:szCs w:val="18"/>
          <w:lang w:val="pt-PT"/>
        </w:rPr>
        <w:t>’</w:t>
      </w:r>
      <w:r w:rsidR="004E7773" w:rsidRPr="000659FA">
        <w:rPr>
          <w:rFonts w:ascii="Santander Text" w:hAnsi="Santander Text"/>
          <w:szCs w:val="18"/>
          <w:lang w:val="pt-PT"/>
        </w:rPr>
        <w:t xml:space="preserve"> por chave de contrato</w:t>
      </w:r>
      <w:r w:rsidRPr="000659FA">
        <w:rPr>
          <w:rFonts w:ascii="Santander Text" w:hAnsi="Santander Text"/>
          <w:szCs w:val="18"/>
          <w:lang w:val="pt-PT"/>
        </w:rPr>
        <w:t xml:space="preserve">) e o </w:t>
      </w:r>
      <w:r w:rsidR="004E7773" w:rsidRPr="000659FA">
        <w:rPr>
          <w:rFonts w:ascii="Santander Text" w:hAnsi="Santander Text"/>
          <w:szCs w:val="18"/>
          <w:lang w:val="pt-PT"/>
        </w:rPr>
        <w:t xml:space="preserve">somatório do </w:t>
      </w:r>
      <w:r w:rsidR="004221AC" w:rsidRPr="000659FA">
        <w:rPr>
          <w:rFonts w:ascii="Santander Text" w:hAnsi="Santander Text"/>
          <w:szCs w:val="18"/>
          <w:lang w:val="pt-PT"/>
        </w:rPr>
        <w:t xml:space="preserve">valor de aquisição de todos os bens associados ao contrato. Para obter o valor de aquisição de cada bem utilizar em primeira instância 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preco_aquisicao</w:t>
      </w:r>
      <w:r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tabelas)</w:t>
      </w:r>
      <w:r w:rsidR="004E7773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</w:p>
    <w:p w14:paraId="73CF7DC8" w14:textId="2FF89580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modesg_out_emss_vcls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6C8C1C46" w14:textId="521F9071" w:rsidR="004221AC" w:rsidRPr="000659FA" w:rsidRDefault="008E5B92" w:rsidP="004221AC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origem_scp2_emss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’) associado à respetiva chave contrato/bem imóvel pelo rácio entre o valor</w:t>
      </w:r>
      <w:r w:rsidR="004E7773" w:rsidRPr="000659FA">
        <w:rPr>
          <w:rFonts w:ascii="Santander Text" w:hAnsi="Santander Text"/>
          <w:szCs w:val="18"/>
          <w:lang w:val="pt-PT"/>
        </w:rPr>
        <w:t xml:space="preserve"> total</w:t>
      </w:r>
      <w:r w:rsidRPr="000659FA">
        <w:rPr>
          <w:rFonts w:ascii="Santander Text" w:hAnsi="Santander Text"/>
          <w:szCs w:val="18"/>
          <w:lang w:val="pt-PT"/>
        </w:rPr>
        <w:t xml:space="preserve"> de exposição associado ao financiamento </w:t>
      </w:r>
      <w:r w:rsidR="004E7773" w:rsidRPr="000659FA">
        <w:rPr>
          <w:rFonts w:ascii="Santander Text" w:hAnsi="Santander Text"/>
          <w:szCs w:val="18"/>
          <w:lang w:val="pt-PT"/>
        </w:rPr>
        <w:t>(somatório do campo ‘</w:t>
      </w:r>
      <w:r w:rsidR="004E7773" w:rsidRPr="000659FA">
        <w:rPr>
          <w:rFonts w:ascii="Santander Text" w:hAnsi="Santander Text"/>
          <w:i/>
          <w:szCs w:val="18"/>
          <w:lang w:val="pt-PT"/>
        </w:rPr>
        <w:t>amount</w:t>
      </w:r>
      <w:r w:rsidR="004E7773" w:rsidRPr="000659FA">
        <w:rPr>
          <w:rFonts w:ascii="Santander Text" w:hAnsi="Santander Text"/>
          <w:szCs w:val="18"/>
          <w:lang w:val="pt-PT"/>
        </w:rPr>
        <w:t xml:space="preserve">’ por chave de contrato) e </w:t>
      </w:r>
      <w:r w:rsidR="004221AC" w:rsidRPr="000659FA">
        <w:rPr>
          <w:rFonts w:ascii="Santander Text" w:hAnsi="Santander Text"/>
          <w:szCs w:val="18"/>
          <w:lang w:val="pt-PT"/>
        </w:rPr>
        <w:t>o somatório do valor de aquisição de todos os bens associados ao contrato. Para obter o valor de aquisição de cada bem utilizar em primeira instância o campo ‘</w:t>
      </w:r>
      <w:r w:rsidR="004221AC" w:rsidRPr="000659FA">
        <w:rPr>
          <w:rFonts w:ascii="Santander Text" w:hAnsi="Santander Text"/>
          <w:i/>
          <w:szCs w:val="18"/>
          <w:lang w:val="pt-PT"/>
        </w:rPr>
        <w:t>preco_aquisicao</w:t>
      </w:r>
      <w:r w:rsidR="004221AC" w:rsidRPr="000659FA">
        <w:rPr>
          <w:rFonts w:ascii="Santander Text" w:hAnsi="Santander Text"/>
          <w:szCs w:val="18"/>
          <w:lang w:val="pt-PT"/>
        </w:rPr>
        <w:t xml:space="preserve">’ proveniente da tabela </w:t>
      </w:r>
      <w:r w:rsidR="004221AC" w:rsidRPr="000659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="004221AC" w:rsidRPr="000659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="004221AC"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="004221AC" w:rsidRPr="000659FA">
        <w:rPr>
          <w:rFonts w:ascii="Santander Text" w:hAnsi="Santander Text"/>
          <w:szCs w:val="18"/>
          <w:lang w:val="pt-PT"/>
        </w:rPr>
        <w:t xml:space="preserve"> </w:t>
      </w:r>
      <w:r w:rsidR="004221AC" w:rsidRPr="000659FA">
        <w:rPr>
          <w:rFonts w:ascii="Santander Text" w:hAnsi="Santander Text"/>
          <w:i/>
          <w:szCs w:val="18"/>
          <w:lang w:val="pt-PT"/>
        </w:rPr>
        <w:t>‘ckctabem’</w:t>
      </w:r>
      <w:r w:rsidR="004221AC" w:rsidRPr="000659FA">
        <w:rPr>
          <w:rFonts w:ascii="Santander Text" w:hAnsi="Santander Text"/>
          <w:szCs w:val="18"/>
          <w:lang w:val="pt-PT"/>
        </w:rPr>
        <w:t xml:space="preserve"> e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="004221AC" w:rsidRPr="000659FA">
        <w:rPr>
          <w:rFonts w:ascii="Santander Text" w:hAnsi="Santander Text"/>
          <w:szCs w:val="18"/>
          <w:lang w:val="pt-PT"/>
        </w:rPr>
        <w:t xml:space="preserve">de ambas as tabelas) </w:t>
      </w:r>
      <w:commentRangeStart w:id="510"/>
      <w:r w:rsidR="004221AC" w:rsidRPr="000659FA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="004221AC" w:rsidRPr="000659FA">
        <w:rPr>
          <w:rFonts w:ascii="Santander Text" w:hAnsi="Santander Text"/>
          <w:i/>
          <w:szCs w:val="18"/>
          <w:lang w:val="pt-PT"/>
        </w:rPr>
        <w:t xml:space="preserve">‘mavalia’ </w:t>
      </w:r>
      <w:r w:rsidR="004221AC" w:rsidRPr="000659FA">
        <w:rPr>
          <w:rFonts w:ascii="Santander Text" w:hAnsi="Santander Text"/>
          <w:szCs w:val="18"/>
          <w:lang w:val="pt-PT"/>
        </w:rPr>
        <w:t>por contrato e bem proveniente da mesma tabela.</w:t>
      </w:r>
      <w:commentRangeEnd w:id="510"/>
      <w:r w:rsidR="005E12F8" w:rsidRPr="000659FA">
        <w:rPr>
          <w:rStyle w:val="CommentReference"/>
          <w:rFonts w:ascii="Santander Text" w:hAnsi="Santander Text"/>
          <w:sz w:val="18"/>
          <w:szCs w:val="18"/>
          <w:lang w:val="pt-PT"/>
        </w:rPr>
        <w:commentReference w:id="510"/>
      </w:r>
    </w:p>
    <w:p w14:paraId="7A194A2E" w14:textId="27804B92" w:rsidR="008E5B92" w:rsidRPr="000659FA" w:rsidRDefault="008E5B92" w:rsidP="004221AC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modesg_out_bens_imoveis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i/>
          <w:szCs w:val="18"/>
          <w:lang w:val="pt-PT"/>
        </w:rPr>
        <w:t>‘ckctabem’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659FA">
        <w:rPr>
          <w:rFonts w:ascii="Santander Text" w:hAnsi="Santander Text"/>
          <w:szCs w:val="18"/>
          <w:lang w:val="pt-PT"/>
        </w:rPr>
        <w:t>de ambas as tabelas</w:t>
      </w:r>
      <w:r w:rsidR="001A6787" w:rsidRPr="000659FA">
        <w:rPr>
          <w:rFonts w:ascii="Santander Text" w:hAnsi="Santander Text"/>
          <w:szCs w:val="18"/>
          <w:lang w:val="pt-PT"/>
        </w:rPr>
        <w:t xml:space="preserve">. </w:t>
      </w:r>
    </w:p>
    <w:p w14:paraId="373FAF89" w14:textId="5897A3E2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origem_scp2_emss’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valor igual a ‘BCL_DQS1_SCIB’, ‘BCL_DQS2_SCIB’, ‘BCL_DQS3_SCIB’, ‘BCL_DQS4_SCIB’, ‘PF_DQS1_SCIB’, ‘PF_DQS2_SCIB’, ‘PF_DQS3_SCIB’ ou ‘PF_DQS4_SCIB’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 (ou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 ou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 xml:space="preserve">’) associado à respetiva contraparte pelo rácio entre o </w:t>
      </w:r>
      <w:r w:rsidR="0047726F" w:rsidRPr="000659FA">
        <w:rPr>
          <w:rFonts w:ascii="Santander Text" w:hAnsi="Santander Text"/>
          <w:szCs w:val="18"/>
          <w:lang w:val="pt-PT"/>
        </w:rPr>
        <w:t xml:space="preserve">rácio do </w:t>
      </w:r>
      <w:r w:rsidRPr="000659FA">
        <w:rPr>
          <w:rFonts w:ascii="Santander Text" w:hAnsi="Santander Text"/>
          <w:szCs w:val="18"/>
          <w:lang w:val="pt-PT"/>
        </w:rPr>
        <w:t>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="0047726F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47726F" w:rsidRPr="000659FA">
        <w:rPr>
          <w:rFonts w:ascii="Santander Text" w:hAnsi="Santander Text"/>
          <w:szCs w:val="18"/>
          <w:lang w:val="pt-PT"/>
        </w:rPr>
        <w:t xml:space="preserve">por 1.000.000 </w:t>
      </w:r>
      <w:r w:rsidRPr="000659FA">
        <w:rPr>
          <w:rFonts w:ascii="Santander Text" w:hAnsi="Santander Text"/>
          <w:szCs w:val="18"/>
          <w:lang w:val="pt-PT"/>
        </w:rPr>
        <w:t>e a soma dos campos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>’</w:t>
      </w:r>
      <w:r w:rsidRPr="000659FA">
        <w:rPr>
          <w:rFonts w:ascii="Santander Text" w:hAnsi="Santander Text"/>
          <w:i/>
          <w:szCs w:val="18"/>
          <w:lang w:val="pt-PT"/>
        </w:rPr>
        <w:t xml:space="preserve">. </w:t>
      </w:r>
      <w:r w:rsidRPr="000659FA">
        <w:rPr>
          <w:rFonts w:ascii="Santander Text" w:hAnsi="Santander Text"/>
          <w:szCs w:val="18"/>
          <w:lang w:val="pt-PT"/>
        </w:rPr>
        <w:t>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scp1_emss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scp2_emss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scp3_emss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divida_total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capital_proprio</w:t>
      </w:r>
      <w:r w:rsidRPr="000659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tabelas;</w:t>
      </w:r>
    </w:p>
    <w:p w14:paraId="213DF91B" w14:textId="75D628CF" w:rsidR="008E5B92" w:rsidRPr="000659FA" w:rsidRDefault="008E5B92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‘BCL_DQS4_3A’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>de ambas as tabelas) pelo rácio entre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produto do</w:t>
      </w:r>
      <w:r w:rsidRPr="000659FA">
        <w:rPr>
          <w:rFonts w:ascii="Santander Text" w:hAnsi="Santander Text"/>
          <w:szCs w:val="18"/>
          <w:lang w:val="pt-PT"/>
        </w:rPr>
        <w:t xml:space="preserve"> campo ‘</w:t>
      </w:r>
      <w:r w:rsidRPr="000659FA">
        <w:rPr>
          <w:rFonts w:ascii="Santander Text" w:hAnsi="Santander Text"/>
          <w:i/>
          <w:szCs w:val="18"/>
          <w:lang w:val="pt-PT"/>
        </w:rPr>
        <w:t>amount’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F221CA" w:rsidRPr="000659FA">
        <w:rPr>
          <w:rFonts w:ascii="Santander Text" w:hAnsi="Santander Text"/>
          <w:szCs w:val="18"/>
          <w:lang w:val="pt-PT"/>
        </w:rPr>
        <w:t>e o</w:t>
      </w:r>
      <w:r w:rsidR="0047726F" w:rsidRPr="000659FA">
        <w:rPr>
          <w:rFonts w:ascii="Santander Text" w:hAnsi="Santander Text"/>
          <w:szCs w:val="18"/>
          <w:lang w:val="pt-PT"/>
        </w:rPr>
        <w:t xml:space="preserve"> campo </w:t>
      </w:r>
      <w:r w:rsidR="00F221CA" w:rsidRPr="000659FA">
        <w:rPr>
          <w:rFonts w:ascii="Santander Text" w:hAnsi="Santander Text" w:cs="Arial"/>
          <w:szCs w:val="18"/>
          <w:lang w:val="pt-PT"/>
        </w:rPr>
        <w:t>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revenues’ </w:t>
      </w:r>
      <w:r w:rsidR="00F221CA" w:rsidRPr="000659FA">
        <w:rPr>
          <w:rFonts w:ascii="Santander Text" w:hAnsi="Santander Text" w:cs="Arial"/>
          <w:szCs w:val="18"/>
          <w:lang w:val="pt-PT"/>
        </w:rPr>
        <w:t>(corresponde ao quociente do campo ‘</w:t>
      </w:r>
      <w:r w:rsidR="00F221CA" w:rsidRPr="000659FA">
        <w:rPr>
          <w:rFonts w:ascii="Santander Text" w:hAnsi="Santander Text" w:cs="Arial"/>
          <w:i/>
          <w:szCs w:val="18"/>
          <w:lang w:val="pt-PT"/>
        </w:rPr>
        <w:t xml:space="preserve">fatr_indv’ 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por 1.000.000 obtido no cruzamento com a tabela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 xml:space="preserve">ct063_univ_pme 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 xml:space="preserve">através do campo </w:t>
      </w:r>
      <w:r w:rsidR="00F221CA" w:rsidRPr="000659FA">
        <w:rPr>
          <w:rFonts w:ascii="Santander Text" w:hAnsi="Santander Text" w:cs="Arial"/>
          <w:i/>
          <w:iCs/>
          <w:szCs w:val="18"/>
          <w:lang w:val="pt-PT"/>
        </w:rPr>
        <w:t>‘zcliente’</w:t>
      </w:r>
      <w:r w:rsidR="00F221CA" w:rsidRPr="000659FA">
        <w:rPr>
          <w:rFonts w:ascii="Santander Text" w:hAnsi="Santander Text" w:cs="Arial"/>
          <w:iCs/>
          <w:szCs w:val="18"/>
          <w:lang w:val="pt-PT"/>
        </w:rPr>
        <w:t>)</w:t>
      </w:r>
      <w:r w:rsidR="00F221CA" w:rsidRPr="000659FA">
        <w:rPr>
          <w:rFonts w:ascii="Santander Text" w:hAnsi="Santander Text" w:cs="Arial"/>
          <w:szCs w:val="18"/>
          <w:lang w:val="pt-PT"/>
        </w:rPr>
        <w:t xml:space="preserve">  </w:t>
      </w:r>
      <w:r w:rsidR="00F221CA" w:rsidRPr="000659FA">
        <w:rPr>
          <w:rFonts w:ascii="Santander Text" w:hAnsi="Santander Text"/>
          <w:szCs w:val="18"/>
          <w:lang w:val="pt-PT"/>
        </w:rPr>
        <w:t>pela</w:t>
      </w:r>
      <w:r w:rsidRPr="000659FA">
        <w:rPr>
          <w:rFonts w:ascii="Santander Text" w:hAnsi="Santander Text"/>
          <w:szCs w:val="18"/>
          <w:lang w:val="pt-PT"/>
        </w:rPr>
        <w:t xml:space="preserve"> soma dos campos ‘</w:t>
      </w:r>
      <w:r w:rsidRPr="000659FA">
        <w:rPr>
          <w:rFonts w:ascii="Santander Text" w:hAnsi="Santander Text"/>
          <w:i/>
          <w:szCs w:val="18"/>
          <w:lang w:val="pt-PT"/>
        </w:rPr>
        <w:t>client_own_funds</w:t>
      </w:r>
      <w:r w:rsidRPr="000659FA">
        <w:rPr>
          <w:rFonts w:ascii="Santander Text" w:hAnsi="Santander Text"/>
          <w:szCs w:val="18"/>
          <w:lang w:val="pt-PT"/>
        </w:rPr>
        <w:t>’ (corresponde ao campo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 e ‘</w:t>
      </w:r>
      <w:r w:rsidRPr="000659FA">
        <w:rPr>
          <w:rFonts w:ascii="Santander Text" w:hAnsi="Santander Text"/>
          <w:i/>
          <w:szCs w:val="18"/>
          <w:lang w:val="pt-PT"/>
        </w:rPr>
        <w:t>client_debt</w:t>
      </w:r>
      <w:r w:rsidRPr="000659FA">
        <w:rPr>
          <w:rFonts w:ascii="Santander Text" w:hAnsi="Santander Text"/>
          <w:szCs w:val="18"/>
          <w:lang w:val="pt-PT"/>
        </w:rPr>
        <w:t>’ (corresponde à soma dos campos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 xml:space="preserve">’ da tabela </w:t>
      </w:r>
      <w:r w:rsidRPr="000659FA">
        <w:rPr>
          <w:rFonts w:ascii="Santander Text" w:hAnsi="Santander Text"/>
          <w:i/>
          <w:szCs w:val="18"/>
          <w:lang w:val="pt-PT"/>
        </w:rPr>
        <w:t>rsv176sa1_balanco</w:t>
      </w:r>
      <w:r w:rsidRPr="000659FA">
        <w:rPr>
          <w:rFonts w:ascii="Santander Text" w:hAnsi="Santander Text"/>
          <w:szCs w:val="18"/>
          <w:lang w:val="pt-PT"/>
        </w:rPr>
        <w:t>). Para obtenção dos campos ‘</w:t>
      </w:r>
      <w:r w:rsidRPr="000659FA">
        <w:rPr>
          <w:rFonts w:ascii="Santander Text" w:hAnsi="Santander Text"/>
          <w:i/>
          <w:szCs w:val="18"/>
          <w:lang w:val="pt-PT"/>
        </w:rPr>
        <w:t>vcpim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vpnpaslf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vpnopfin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vpcicsfin</w:t>
      </w:r>
      <w:r w:rsidRPr="000659FA">
        <w:rPr>
          <w:rFonts w:ascii="Santander Text" w:hAnsi="Santander Text"/>
          <w:szCs w:val="18"/>
          <w:lang w:val="pt-PT"/>
        </w:rPr>
        <w:t>’, ‘</w:t>
      </w:r>
      <w:r w:rsidRPr="000659FA">
        <w:rPr>
          <w:rFonts w:ascii="Santander Text" w:hAnsi="Santander Text"/>
          <w:i/>
          <w:szCs w:val="18"/>
          <w:lang w:val="pt-PT"/>
        </w:rPr>
        <w:t>vpcopfin</w:t>
      </w:r>
      <w:r w:rsidRPr="000659FA">
        <w:rPr>
          <w:rFonts w:ascii="Santander Text" w:hAnsi="Santander Text"/>
          <w:szCs w:val="18"/>
          <w:lang w:val="pt-PT"/>
        </w:rPr>
        <w:t>’ e ‘</w:t>
      </w:r>
      <w:r w:rsidRPr="000659FA">
        <w:rPr>
          <w:rFonts w:ascii="Santander Text" w:hAnsi="Santander Text"/>
          <w:i/>
          <w:szCs w:val="18"/>
          <w:lang w:val="pt-PT"/>
        </w:rPr>
        <w:t>vpcpaslf</w:t>
      </w:r>
      <w:r w:rsidRPr="000659FA">
        <w:rPr>
          <w:rFonts w:ascii="Santander Text" w:hAnsi="Santander Text"/>
          <w:szCs w:val="18"/>
          <w:lang w:val="pt-PT"/>
        </w:rPr>
        <w:t>’ são necessárias as seguintes etapas:</w:t>
      </w:r>
    </w:p>
    <w:p w14:paraId="618A4E95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Obtenção dos </w:t>
      </w:r>
      <w:r w:rsidRPr="000659FA">
        <w:rPr>
          <w:rFonts w:ascii="Santander Text" w:hAnsi="Santander Text"/>
          <w:i/>
          <w:szCs w:val="18"/>
          <w:lang w:val="pt-PT"/>
        </w:rPr>
        <w:t>‘ccli_grupo’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659FA">
        <w:rPr>
          <w:rFonts w:ascii="Santander Text" w:hAnsi="Santander Text"/>
          <w:szCs w:val="18"/>
          <w:lang w:val="pt-PT"/>
        </w:rPr>
        <w:t>(data de constituição do cliente)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de cada </w:t>
      </w:r>
      <w:r w:rsidRPr="000659FA">
        <w:rPr>
          <w:rFonts w:ascii="Santander Text" w:hAnsi="Santander Text"/>
          <w:i/>
          <w:szCs w:val="18"/>
          <w:lang w:val="pt-PT"/>
        </w:rPr>
        <w:t>‘zcliente’</w:t>
      </w:r>
      <w:r w:rsidRPr="000659FA">
        <w:rPr>
          <w:rFonts w:ascii="Santander Text" w:hAnsi="Santander Text"/>
          <w:szCs w:val="18"/>
          <w:lang w:val="pt-PT"/>
        </w:rPr>
        <w:t xml:space="preserve">: cruzar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659FA">
        <w:rPr>
          <w:rFonts w:ascii="Santander Text" w:hAnsi="Santander Text"/>
          <w:szCs w:val="18"/>
          <w:lang w:val="pt-PT"/>
        </w:rPr>
        <w:t>com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659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659FA">
        <w:rPr>
          <w:rFonts w:ascii="Santander Text" w:hAnsi="Santander Text"/>
          <w:szCs w:val="18"/>
          <w:lang w:val="pt-PT"/>
        </w:rPr>
        <w:t>e</w:t>
      </w:r>
      <w:r w:rsidRPr="000659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14:paraId="11F598CD" w14:textId="77777777" w:rsidR="008E5B92" w:rsidRPr="000659FA" w:rsidRDefault="008E5B92" w:rsidP="008E5B92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Cruzamento entre a tabela obtida</w:t>
      </w:r>
      <w:r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659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659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659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659FA">
        <w:rPr>
          <w:rFonts w:ascii="Santander Text" w:hAnsi="Santander Text"/>
          <w:szCs w:val="18"/>
          <w:lang w:val="pt-PT"/>
        </w:rPr>
        <w:t>= '212' e ‘</w:t>
      </w:r>
      <w:r w:rsidRPr="000659FA">
        <w:rPr>
          <w:rFonts w:ascii="Santander Text" w:hAnsi="Santander Text"/>
          <w:i/>
          <w:szCs w:val="18"/>
          <w:lang w:val="pt-PT"/>
        </w:rPr>
        <w:t>itip_inf’</w:t>
      </w:r>
      <w:r w:rsidRPr="000659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659FA">
        <w:rPr>
          <w:rFonts w:ascii="Santander Text" w:hAnsi="Santander Text"/>
          <w:i/>
          <w:szCs w:val="18"/>
          <w:lang w:val="pt-PT"/>
        </w:rPr>
        <w:t>‘ccligrupo’</w:t>
      </w:r>
      <w:r w:rsidRPr="000659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659FA">
        <w:rPr>
          <w:rFonts w:ascii="Santander Text" w:hAnsi="Santander Text"/>
          <w:i/>
          <w:szCs w:val="18"/>
          <w:lang w:val="pt-PT"/>
        </w:rPr>
        <w:t>‘data_date_part’</w:t>
      </w:r>
      <w:r w:rsidRPr="000659FA">
        <w:rPr>
          <w:rFonts w:ascii="Santander Text" w:hAnsi="Santander Text"/>
          <w:szCs w:val="18"/>
          <w:lang w:val="pt-PT"/>
        </w:rPr>
        <w:t>) e a data de constituição do cliente (</w:t>
      </w:r>
      <w:r w:rsidRPr="000659FA">
        <w:rPr>
          <w:rFonts w:ascii="Santander Text" w:hAnsi="Santander Text"/>
          <w:i/>
          <w:szCs w:val="18"/>
          <w:lang w:val="pt-PT"/>
        </w:rPr>
        <w:t>‘dconstituicao’</w:t>
      </w:r>
      <w:r w:rsidRPr="000659FA">
        <w:rPr>
          <w:rFonts w:ascii="Santander Text" w:hAnsi="Santander Text"/>
          <w:szCs w:val="18"/>
          <w:lang w:val="pt-PT"/>
        </w:rPr>
        <w:t>).</w:t>
      </w:r>
    </w:p>
    <w:p w14:paraId="12CC7EE2" w14:textId="605C21D6" w:rsidR="00790DC9" w:rsidRPr="000659FA" w:rsidRDefault="00790DC9" w:rsidP="008E5B9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é efetuada a multiplicação do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Pr="000659FA">
        <w:rPr>
          <w:rFonts w:ascii="Santander Text" w:hAnsi="Santander Text"/>
          <w:szCs w:val="18"/>
          <w:lang w:val="pt-PT"/>
        </w:rPr>
        <w:t xml:space="preserve"> (ou ‘</w:t>
      </w:r>
      <w:r w:rsidRPr="000659FA">
        <w:rPr>
          <w:rFonts w:ascii="Santander Text" w:hAnsi="Santander Text"/>
          <w:i/>
          <w:szCs w:val="18"/>
          <w:lang w:val="pt-PT"/>
        </w:rPr>
        <w:t>scp2_emss’</w:t>
      </w:r>
      <w:r w:rsidRPr="000659FA">
        <w:rPr>
          <w:rFonts w:ascii="Santander Text" w:hAnsi="Santander Text"/>
          <w:szCs w:val="18"/>
          <w:lang w:val="pt-PT"/>
        </w:rPr>
        <w:t xml:space="preserve"> ou ‘</w:t>
      </w:r>
      <w:r w:rsidRPr="000659FA">
        <w:rPr>
          <w:rFonts w:ascii="Santander Text" w:hAnsi="Santander Text"/>
          <w:i/>
          <w:szCs w:val="18"/>
          <w:lang w:val="pt-PT"/>
        </w:rPr>
        <w:t>scp3_emss’</w:t>
      </w:r>
      <w:r w:rsidRPr="000659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659FA">
        <w:rPr>
          <w:rFonts w:ascii="Santander Text" w:hAnsi="Santander Text"/>
          <w:szCs w:val="18"/>
          <w:lang w:val="pt-PT"/>
        </w:rPr>
        <w:t xml:space="preserve">de ambas as tabelas) pelo </w:t>
      </w:r>
      <w:r w:rsidR="002938D6" w:rsidRPr="000659FA">
        <w:rPr>
          <w:rFonts w:ascii="Santander Text" w:hAnsi="Santander Text"/>
          <w:szCs w:val="18"/>
          <w:lang w:val="pt-PT"/>
        </w:rPr>
        <w:t xml:space="preserve">rácio entre o </w:t>
      </w:r>
      <w:r w:rsidRPr="000659FA">
        <w:rPr>
          <w:rFonts w:ascii="Santander Text" w:hAnsi="Santander Text"/>
          <w:szCs w:val="18"/>
          <w:lang w:val="pt-PT"/>
        </w:rPr>
        <w:t xml:space="preserve">campo calculado </w:t>
      </w:r>
      <w:r w:rsidRPr="000659FA">
        <w:rPr>
          <w:rFonts w:ascii="Santander Text" w:hAnsi="Santander Text"/>
          <w:i/>
          <w:szCs w:val="18"/>
          <w:lang w:val="pt-PT"/>
        </w:rPr>
        <w:t>‘amount’</w:t>
      </w:r>
      <w:r w:rsidR="002938D6" w:rsidRPr="000659FA">
        <w:rPr>
          <w:rFonts w:ascii="Santander Text" w:hAnsi="Santander Text"/>
          <w:i/>
          <w:szCs w:val="18"/>
          <w:lang w:val="pt-PT"/>
        </w:rPr>
        <w:t xml:space="preserve"> </w:t>
      </w:r>
      <w:r w:rsidR="002938D6" w:rsidRPr="000659FA">
        <w:rPr>
          <w:rFonts w:ascii="Santander Text" w:hAnsi="Santander Text"/>
          <w:szCs w:val="18"/>
          <w:lang w:val="pt-PT"/>
        </w:rPr>
        <w:t>e 1.000.000</w:t>
      </w:r>
      <w:r w:rsidRPr="000659FA">
        <w:rPr>
          <w:rFonts w:ascii="Santander Text" w:hAnsi="Santander Text"/>
          <w:szCs w:val="18"/>
          <w:lang w:val="pt-PT"/>
        </w:rPr>
        <w:t>.</w:t>
      </w:r>
    </w:p>
    <w:p w14:paraId="3FE16F20" w14:textId="3DCA3702" w:rsidR="002938D6" w:rsidRPr="000659FA" w:rsidRDefault="002938D6" w:rsidP="007725F3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possuir o valor ‘</w:t>
      </w:r>
      <w:r w:rsidRPr="000659FA">
        <w:rPr>
          <w:rFonts w:ascii="Santander Text" w:hAnsi="Santander Text" w:cs="Arial"/>
          <w:szCs w:val="18"/>
          <w:lang w:val="pt-PT"/>
        </w:rPr>
        <w:t>PF_DQS1_1A</w:t>
      </w:r>
      <w:r w:rsidRPr="000659FA">
        <w:rPr>
          <w:rFonts w:ascii="Santander Text" w:hAnsi="Santander Text"/>
          <w:szCs w:val="18"/>
          <w:lang w:val="pt-PT"/>
        </w:rPr>
        <w:t xml:space="preserve">’ para obtenção das emissões financiadas é </w:t>
      </w:r>
      <w:r w:rsidR="00DE75FD" w:rsidRPr="000659FA">
        <w:rPr>
          <w:rFonts w:ascii="Santander Text" w:hAnsi="Santander Text"/>
          <w:szCs w:val="18"/>
          <w:lang w:val="pt-PT"/>
        </w:rPr>
        <w:t>utilizado</w:t>
      </w:r>
      <w:r w:rsidRPr="000659FA">
        <w:rPr>
          <w:rFonts w:ascii="Santander Text" w:hAnsi="Santander Text"/>
          <w:szCs w:val="18"/>
          <w:lang w:val="pt-PT"/>
        </w:rPr>
        <w:t xml:space="preserve"> o campo ‘</w:t>
      </w:r>
      <w:r w:rsidRPr="000659FA">
        <w:rPr>
          <w:rFonts w:ascii="Santander Text" w:hAnsi="Santander Text"/>
          <w:i/>
          <w:szCs w:val="18"/>
          <w:lang w:val="pt-PT"/>
        </w:rPr>
        <w:t>scp1_emss’</w:t>
      </w:r>
      <w:r w:rsidR="00DE75FD" w:rsidRPr="000659FA">
        <w:rPr>
          <w:rFonts w:ascii="Santander Text" w:hAnsi="Santander Text"/>
          <w:szCs w:val="18"/>
          <w:lang w:val="pt-PT"/>
        </w:rPr>
        <w:t xml:space="preserve"> </w:t>
      </w:r>
      <w:r w:rsidRPr="000659FA">
        <w:rPr>
          <w:rFonts w:ascii="Santander Text" w:hAnsi="Santander Text"/>
          <w:szCs w:val="18"/>
          <w:lang w:val="pt-PT"/>
        </w:rPr>
        <w:t xml:space="preserve">(obtidos através do cruzamento com a tabela </w:t>
      </w:r>
      <w:r w:rsidRPr="000659FA">
        <w:rPr>
          <w:rFonts w:ascii="Santander Text" w:hAnsi="Santander Text"/>
          <w:i/>
          <w:szCs w:val="18"/>
          <w:lang w:val="pt-PT"/>
        </w:rPr>
        <w:t>modesg_out_empr_info_nfin</w:t>
      </w:r>
      <w:r w:rsidRPr="000659FA">
        <w:rPr>
          <w:rFonts w:ascii="Santander Text" w:hAnsi="Santander Text"/>
          <w:szCs w:val="18"/>
          <w:lang w:val="pt-PT"/>
        </w:rPr>
        <w:t xml:space="preserve"> através dos campos </w:t>
      </w:r>
      <w:r w:rsidRPr="000659FA">
        <w:rPr>
          <w:rFonts w:ascii="Santander Text" w:hAnsi="Santander Text"/>
          <w:i/>
          <w:szCs w:val="18"/>
          <w:lang w:val="pt-PT"/>
        </w:rPr>
        <w:t xml:space="preserve">‘zcliente’ </w:t>
      </w:r>
      <w:r w:rsidR="00DE75FD" w:rsidRPr="000659FA">
        <w:rPr>
          <w:rFonts w:ascii="Santander Text" w:hAnsi="Santander Text"/>
          <w:szCs w:val="18"/>
          <w:lang w:val="pt-PT"/>
        </w:rPr>
        <w:t>de ambas as tabelas).</w:t>
      </w:r>
    </w:p>
    <w:p w14:paraId="27B006F5" w14:textId="08918D6C" w:rsidR="002938D6" w:rsidRPr="000659FA" w:rsidRDefault="00DE75FD" w:rsidP="00DE75FD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>No caso de o campo ‘</w:t>
      </w:r>
      <w:r w:rsidRPr="000659FA">
        <w:rPr>
          <w:rFonts w:ascii="Santander Text" w:hAnsi="Santander Text"/>
          <w:i/>
          <w:szCs w:val="18"/>
          <w:lang w:val="pt-PT"/>
        </w:rPr>
        <w:t>origem_scp1_emss</w:t>
      </w:r>
      <w:r w:rsidRPr="000659FA">
        <w:rPr>
          <w:rFonts w:ascii="Santander Text" w:hAnsi="Santander Text"/>
          <w:szCs w:val="18"/>
          <w:lang w:val="pt-PT"/>
        </w:rPr>
        <w:t>’ (ou ‘origem_scp2_emss’ ou ‘</w:t>
      </w:r>
      <w:r w:rsidRPr="000659FA">
        <w:rPr>
          <w:rFonts w:ascii="Santander Text" w:hAnsi="Santander Text"/>
          <w:i/>
          <w:szCs w:val="18"/>
          <w:lang w:val="pt-PT"/>
        </w:rPr>
        <w:t>origem_scp3_emss</w:t>
      </w:r>
      <w:r w:rsidRPr="000659FA">
        <w:rPr>
          <w:rFonts w:ascii="Santander Text" w:hAnsi="Santander Text"/>
          <w:szCs w:val="18"/>
          <w:lang w:val="pt-PT"/>
        </w:rPr>
        <w:t xml:space="preserve">’) possuir o valor ‘Não Aplicavel’ ou ‘MISS’ não deverá ser reportado qualquer valor. </w:t>
      </w:r>
    </w:p>
    <w:p w14:paraId="7FA214ED" w14:textId="423DD350" w:rsidR="001A6787" w:rsidRPr="000659FA" w:rsidRDefault="00790DC9" w:rsidP="00B20516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659FA">
        <w:rPr>
          <w:rFonts w:ascii="Santander Text" w:hAnsi="Santander Text" w:cs="Arial"/>
          <w:b/>
          <w:bCs/>
          <w:szCs w:val="18"/>
          <w:lang w:val="pt-PT"/>
        </w:rPr>
        <w:t xml:space="preserve">Notas Gerais aplicáveis a todas as metodologias: </w:t>
      </w:r>
    </w:p>
    <w:p w14:paraId="71A8A2F3" w14:textId="7F33C1E3" w:rsidR="00790DC9" w:rsidRPr="000659FA" w:rsidRDefault="00DE75FD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Se </w:t>
      </w:r>
      <w:r w:rsidR="00847BF0" w:rsidRPr="000659FA">
        <w:rPr>
          <w:rFonts w:ascii="Santander Text" w:hAnsi="Santander Text" w:cs="Arial"/>
          <w:szCs w:val="18"/>
          <w:lang w:val="pt-PT"/>
        </w:rPr>
        <w:t>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847BF0" w:rsidRPr="000659FA">
        <w:rPr>
          <w:rFonts w:ascii="Santander Text" w:hAnsi="Santander Text" w:cs="Arial"/>
          <w:szCs w:val="18"/>
          <w:lang w:val="pt-PT"/>
        </w:rPr>
        <w:t>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>seja positivo (ou seja, um saldo contranatura) então o valor da emissão financiada deverá ser 0;</w:t>
      </w:r>
    </w:p>
    <w:p w14:paraId="7B86B7EC" w14:textId="4A086A09" w:rsidR="00790DC9" w:rsidRPr="000659FA" w:rsidRDefault="00847BF0" w:rsidP="00790DC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Se a variável calculada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 </w:t>
      </w:r>
      <w:r w:rsidR="00790DC9" w:rsidRPr="000659FA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="00790DC9" w:rsidRPr="000659FA">
        <w:rPr>
          <w:rFonts w:ascii="Santander Text" w:hAnsi="Santander Text" w:cs="Arial"/>
          <w:szCs w:val="18"/>
          <w:lang w:val="pt-PT"/>
        </w:rPr>
        <w:t xml:space="preserve">seja negativo </w:t>
      </w:r>
      <w:r w:rsidRPr="000659FA">
        <w:rPr>
          <w:rFonts w:ascii="Santander Text" w:hAnsi="Santander Text" w:cs="Arial"/>
          <w:szCs w:val="18"/>
          <w:lang w:val="pt-PT"/>
        </w:rPr>
        <w:t xml:space="preserve">então </w:t>
      </w:r>
      <w:r w:rsidR="00790DC9" w:rsidRPr="000659FA">
        <w:rPr>
          <w:rFonts w:ascii="Santander Text" w:hAnsi="Santander Text" w:cs="Arial"/>
          <w:szCs w:val="18"/>
          <w:lang w:val="pt-PT"/>
        </w:rPr>
        <w:t>deve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rá ser considerado o módulo deste </w:t>
      </w:r>
      <w:r w:rsidR="00790DC9" w:rsidRPr="000659FA">
        <w:rPr>
          <w:rFonts w:ascii="Santander Text" w:hAnsi="Santander Text" w:cs="Arial"/>
          <w:szCs w:val="18"/>
          <w:lang w:val="pt-PT"/>
        </w:rPr>
        <w:t>valor n</w:t>
      </w:r>
      <w:r w:rsidR="002938D6" w:rsidRPr="000659FA">
        <w:rPr>
          <w:rFonts w:ascii="Santander Text" w:hAnsi="Santander Text" w:cs="Arial"/>
          <w:szCs w:val="18"/>
          <w:lang w:val="pt-PT"/>
        </w:rPr>
        <w:t xml:space="preserve">o cálculo da emissão financiada. </w:t>
      </w:r>
    </w:p>
    <w:p w14:paraId="31F96AE2" w14:textId="0F1FE12E" w:rsidR="00847BF0" w:rsidRPr="000659FA" w:rsidRDefault="00847BF0" w:rsidP="00847BF0">
      <w:pPr>
        <w:pStyle w:val="ListParagraph"/>
        <w:numPr>
          <w:ilvl w:val="0"/>
          <w:numId w:val="121"/>
        </w:numPr>
        <w:rPr>
          <w:rFonts w:ascii="Santander Text" w:hAnsi="Santander Text"/>
          <w:szCs w:val="18"/>
          <w:lang w:val="pt-PT"/>
        </w:rPr>
      </w:pPr>
      <w:r w:rsidRPr="000659FA">
        <w:rPr>
          <w:rFonts w:ascii="Santander Text" w:hAnsi="Santander Text"/>
          <w:szCs w:val="18"/>
          <w:lang w:val="pt-PT"/>
        </w:rPr>
        <w:t xml:space="preserve">Adicionalmente, caso a variável calculada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659FA">
        <w:rPr>
          <w:rFonts w:ascii="Santander Text" w:hAnsi="Santander Text"/>
          <w:szCs w:val="18"/>
          <w:lang w:val="pt-PT"/>
        </w:rPr>
        <w:t xml:space="preserve">seja </w:t>
      </w:r>
      <w:r w:rsidRPr="000659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659FA">
        <w:rPr>
          <w:rFonts w:ascii="Santander Text" w:hAnsi="Santander Text"/>
          <w:szCs w:val="18"/>
          <w:lang w:val="pt-PT"/>
        </w:rPr>
        <w:t xml:space="preserve">então as variáveis </w:t>
      </w:r>
      <w:r w:rsidRPr="000659FA">
        <w:rPr>
          <w:rFonts w:ascii="Santander Text" w:hAnsi="Santander Text"/>
          <w:i/>
          <w:szCs w:val="18"/>
          <w:lang w:val="pt-PT"/>
        </w:rPr>
        <w:t>’scp1_emss_fncd’</w:t>
      </w:r>
      <w:r w:rsidRPr="000659FA">
        <w:rPr>
          <w:rFonts w:ascii="Santander Text" w:hAnsi="Santander Text"/>
          <w:szCs w:val="18"/>
          <w:lang w:val="pt-PT"/>
        </w:rPr>
        <w:t>,</w:t>
      </w:r>
      <w:r w:rsidRPr="000659FA">
        <w:rPr>
          <w:rFonts w:ascii="Santander Text" w:hAnsi="Santander Text"/>
          <w:i/>
          <w:szCs w:val="18"/>
          <w:lang w:val="pt-PT"/>
        </w:rPr>
        <w:t xml:space="preserve"> ‘scp2_emss_fncd’</w:t>
      </w:r>
      <w:r w:rsidRPr="000659FA">
        <w:rPr>
          <w:rFonts w:ascii="Santander Text" w:hAnsi="Santander Text"/>
          <w:szCs w:val="18"/>
          <w:lang w:val="pt-PT"/>
        </w:rPr>
        <w:t xml:space="preserve"> e </w:t>
      </w:r>
      <w:r w:rsidRPr="000659FA">
        <w:rPr>
          <w:rFonts w:ascii="Santander Text" w:hAnsi="Santander Text"/>
          <w:i/>
          <w:szCs w:val="18"/>
          <w:lang w:val="pt-PT"/>
        </w:rPr>
        <w:t>‘scp3_emss_fncd’</w:t>
      </w:r>
      <w:r w:rsidRPr="000659FA">
        <w:rPr>
          <w:rFonts w:ascii="Santander Text" w:hAnsi="Santander Text"/>
          <w:szCs w:val="18"/>
          <w:lang w:val="pt-PT"/>
        </w:rPr>
        <w:t xml:space="preserve"> </w:t>
      </w:r>
      <w:r w:rsidR="002B12C9" w:rsidRPr="000659FA">
        <w:rPr>
          <w:rFonts w:ascii="Santander Text" w:hAnsi="Santander Text"/>
          <w:szCs w:val="18"/>
          <w:lang w:val="pt-PT"/>
        </w:rPr>
        <w:t xml:space="preserve">não devem </w:t>
      </w:r>
      <w:r w:rsidRPr="000659FA">
        <w:rPr>
          <w:rFonts w:ascii="Santander Text" w:hAnsi="Santander Text"/>
          <w:szCs w:val="18"/>
          <w:lang w:val="pt-PT"/>
        </w:rPr>
        <w:t xml:space="preserve">ser aprovionadas com </w:t>
      </w:r>
      <w:r w:rsidR="002B12C9" w:rsidRPr="000659FA">
        <w:rPr>
          <w:rFonts w:ascii="Santander Text" w:hAnsi="Santander Text"/>
          <w:szCs w:val="18"/>
          <w:lang w:val="pt-PT"/>
        </w:rPr>
        <w:t xml:space="preserve">nenhum valor. </w:t>
      </w:r>
    </w:p>
    <w:p w14:paraId="1C6AE6E9" w14:textId="5FE41C5A" w:rsidR="00790DC9" w:rsidRPr="000659FA" w:rsidRDefault="00790DC9" w:rsidP="00790DC9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CC548E8" w14:textId="43BE46EF" w:rsidR="008435E7" w:rsidRPr="000659FA" w:rsidRDefault="008435E7" w:rsidP="007E3521">
      <w:pPr>
        <w:pStyle w:val="Contentstitle"/>
        <w:spacing w:after="120" w:line="360" w:lineRule="auto"/>
        <w:rPr>
          <w:color w:val="auto"/>
          <w:lang w:val="pt-PT"/>
        </w:rPr>
      </w:pPr>
      <w:r w:rsidRPr="000659FA">
        <w:rPr>
          <w:color w:val="auto"/>
          <w:lang w:val="pt-PT"/>
        </w:rPr>
        <w:t xml:space="preserve">Guia Carregamento </w:t>
      </w:r>
      <w:r w:rsidRPr="000659FA">
        <w:rPr>
          <w:i/>
          <w:color w:val="auto"/>
          <w:lang w:val="pt-PT"/>
        </w:rPr>
        <w:t>Inputs</w:t>
      </w:r>
      <w:bookmarkEnd w:id="500"/>
    </w:p>
    <w:p w14:paraId="173607CA" w14:textId="2DE428F5" w:rsidR="00580093" w:rsidRPr="000659FA" w:rsidRDefault="008435E7" w:rsidP="007E3521">
      <w:pPr>
        <w:pStyle w:val="MyHeading1"/>
        <w:spacing w:after="120" w:line="360" w:lineRule="auto"/>
        <w:jc w:val="both"/>
        <w:rPr>
          <w:rFonts w:cs="Arial"/>
          <w:color w:val="auto"/>
          <w:lang w:val="pt-PT"/>
        </w:rPr>
      </w:pPr>
      <w:bookmarkStart w:id="511" w:name="_Ref193107114"/>
      <w:bookmarkStart w:id="512" w:name="_Toc194943251"/>
      <w:r w:rsidRPr="000659FA">
        <w:rPr>
          <w:rFonts w:cs="Arial"/>
          <w:color w:val="auto"/>
          <w:lang w:val="pt-PT"/>
        </w:rPr>
        <w:t xml:space="preserve">Riscos físicos agudo e crónico via NUTS – </w:t>
      </w:r>
      <w:r w:rsidRPr="000659FA">
        <w:rPr>
          <w:rFonts w:cs="Arial"/>
          <w:i/>
          <w:color w:val="auto"/>
          <w:lang w:val="pt-PT"/>
        </w:rPr>
        <w:t>modesg_inp_risco_fisico</w:t>
      </w:r>
      <w:bookmarkEnd w:id="511"/>
      <w:bookmarkEnd w:id="512"/>
    </w:p>
    <w:p w14:paraId="27B51934" w14:textId="7703F509" w:rsidR="00394492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Junção da informação das </w:t>
      </w:r>
      <w:r w:rsidRPr="000659FA">
        <w:rPr>
          <w:rFonts w:ascii="Santander Text" w:hAnsi="Santander Text" w:cs="Arial"/>
          <w:i/>
          <w:szCs w:val="18"/>
          <w:lang w:val="pt-PT"/>
        </w:rPr>
        <w:t>sheets</w:t>
      </w:r>
      <w:r w:rsidRPr="000659FA">
        <w:rPr>
          <w:rFonts w:ascii="Santander Text" w:hAnsi="Santander Text" w:cs="Arial"/>
          <w:szCs w:val="18"/>
          <w:lang w:val="pt-PT"/>
        </w:rPr>
        <w:t xml:space="preserve"> ‘NUTS’ e ‘Proxy_Country’ numa só;</w:t>
      </w:r>
    </w:p>
    <w:p w14:paraId="42F17952" w14:textId="77777777" w:rsidR="002A0C2F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>: retirar os pontos e os zeros à esquerda.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283406E6" w14:textId="17BBA108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8121172" w14:textId="241C0C4A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14:paraId="141D6436" w14:textId="77F00A70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A1</w:t>
            </w:r>
          </w:p>
        </w:tc>
      </w:tr>
      <w:tr w:rsidR="002A0C2F" w:rsidRPr="000659FA" w14:paraId="74B5D611" w14:textId="469A16DA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EF98024" w14:textId="14BFAAB7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14:paraId="206B7B9E" w14:textId="5212D05B" w:rsidR="002A0C2F" w:rsidRPr="000659FA" w:rsidRDefault="002A0C2F" w:rsidP="0094020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C10</w:t>
            </w:r>
          </w:p>
        </w:tc>
      </w:tr>
    </w:tbl>
    <w:p w14:paraId="2417DC67" w14:textId="06D535CA" w:rsidR="004E7DFE" w:rsidRPr="000659FA" w:rsidRDefault="004E7DFE" w:rsidP="007E3521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14:paraId="4A07756E" w14:textId="01D00336" w:rsidR="00FA3E1F" w:rsidRPr="000659FA" w:rsidRDefault="00FA3E1F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="000659FA" w:rsidRPr="000659FA" w14:paraId="187AF24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B2E40DB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0E89BBE7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FADED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cod_nutiii</w:t>
            </w:r>
          </w:p>
        </w:tc>
      </w:tr>
      <w:tr w:rsidR="000659FA" w:rsidRPr="000659FA" w14:paraId="22F1ECEC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54FA573F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3E89F36B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61AD5D4" w14:textId="77777777" w:rsidR="00FA3E1F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7BCF74F8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4D4C1BB3" w14:textId="42884245" w:rsidR="000D6C78" w:rsidRPr="000659FA" w:rsidRDefault="00FA3E1F" w:rsidP="007E3521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0D449A98" w14:textId="17CCD7B1" w:rsidR="00580093" w:rsidRPr="000659FA" w:rsidRDefault="008435E7" w:rsidP="007E3521">
      <w:pPr>
        <w:pStyle w:val="MyHeading1"/>
        <w:spacing w:before="240" w:after="120" w:line="360" w:lineRule="auto"/>
        <w:jc w:val="both"/>
        <w:rPr>
          <w:rFonts w:cs="Arial"/>
          <w:color w:val="auto"/>
          <w:lang w:val="pt-PT"/>
        </w:rPr>
      </w:pPr>
      <w:bookmarkStart w:id="513" w:name="_Toc192777753"/>
      <w:bookmarkStart w:id="514" w:name="_Toc192777869"/>
      <w:bookmarkStart w:id="515" w:name="_Toc194943252"/>
      <w:bookmarkEnd w:id="513"/>
      <w:bookmarkEnd w:id="514"/>
      <w:r w:rsidRPr="000659FA">
        <w:rPr>
          <w:rFonts w:cs="Arial"/>
          <w:color w:val="auto"/>
          <w:lang w:val="pt-PT"/>
        </w:rPr>
        <w:t xml:space="preserve">Riscos físicos agudo e crónico via </w:t>
      </w:r>
      <w:r w:rsidRPr="000659FA">
        <w:rPr>
          <w:rFonts w:cs="Arial"/>
          <w:i/>
          <w:color w:val="auto"/>
          <w:lang w:val="pt-PT"/>
        </w:rPr>
        <w:t xml:space="preserve">Zip Code </w:t>
      </w:r>
      <w:r w:rsidRPr="000659FA">
        <w:rPr>
          <w:rFonts w:cs="Arial"/>
          <w:color w:val="auto"/>
          <w:lang w:val="pt-PT"/>
        </w:rPr>
        <w:t xml:space="preserve">– </w:t>
      </w:r>
      <w:r w:rsidRPr="000659FA">
        <w:rPr>
          <w:rFonts w:cs="Arial"/>
          <w:i/>
          <w:color w:val="auto"/>
          <w:lang w:val="pt-PT"/>
        </w:rPr>
        <w:t>modesg_inp_risco_fisico_zipcode</w:t>
      </w:r>
      <w:bookmarkEnd w:id="515"/>
    </w:p>
    <w:p w14:paraId="16376FF6" w14:textId="4F1532FB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Os códigos Nace (campo </w:t>
      </w:r>
      <w:r w:rsidRPr="000659FA">
        <w:rPr>
          <w:rFonts w:ascii="Santander Text" w:hAnsi="Santander Text" w:cs="Arial"/>
          <w:i/>
          <w:lang w:val="pt-PT"/>
        </w:rPr>
        <w:t>‘cod_nace_esg’</w:t>
      </w:r>
      <w:r w:rsidRPr="000659FA">
        <w:rPr>
          <w:rFonts w:ascii="Santander Text" w:hAnsi="Santander Text" w:cs="Arial"/>
          <w:lang w:val="pt-PT"/>
        </w:rPr>
        <w:t>) têm de ser alterados manualmente, garantindo a uniformidade com o formato dos códigos utilizados internamente</w:t>
      </w:r>
      <w:r w:rsidR="002A0C2F" w:rsidRPr="000659FA">
        <w:rPr>
          <w:rFonts w:ascii="Santander Text" w:hAnsi="Santander Text" w:cs="Arial"/>
          <w:lang w:val="pt-PT"/>
        </w:rPr>
        <w:t xml:space="preserve">, conforme descrito na secção </w:t>
      </w:r>
      <w:r w:rsidR="002A0C2F" w:rsidRPr="000659FA">
        <w:rPr>
          <w:rFonts w:ascii="Santander Text" w:hAnsi="Santander Text" w:cs="Arial"/>
          <w:lang w:val="pt-PT"/>
        </w:rPr>
        <w:fldChar w:fldCharType="begin"/>
      </w:r>
      <w:r w:rsidR="002A0C2F" w:rsidRPr="000659FA">
        <w:rPr>
          <w:rFonts w:ascii="Santander Text" w:hAnsi="Santander Text" w:cs="Arial"/>
          <w:lang w:val="pt-PT"/>
        </w:rPr>
        <w:instrText xml:space="preserve"> REF _Ref193107114 \r \h </w:instrText>
      </w:r>
      <w:r w:rsidR="00864D30" w:rsidRPr="000659FA">
        <w:rPr>
          <w:rFonts w:ascii="Santander Text" w:hAnsi="Santander Text" w:cs="Arial"/>
          <w:lang w:val="pt-PT"/>
        </w:rPr>
        <w:instrText xml:space="preserve"> \* MERGEFORMAT </w:instrText>
      </w:r>
      <w:r w:rsidR="002A0C2F" w:rsidRPr="000659FA">
        <w:rPr>
          <w:rFonts w:ascii="Santander Text" w:hAnsi="Santander Text" w:cs="Arial"/>
          <w:lang w:val="pt-PT"/>
        </w:rPr>
      </w:r>
      <w:r w:rsidR="002A0C2F" w:rsidRPr="000659FA">
        <w:rPr>
          <w:rFonts w:ascii="Santander Text" w:hAnsi="Santander Text" w:cs="Arial"/>
          <w:lang w:val="pt-PT"/>
        </w:rPr>
        <w:fldChar w:fldCharType="separate"/>
      </w:r>
      <w:r w:rsidR="002A0C2F" w:rsidRPr="000659FA">
        <w:rPr>
          <w:rFonts w:ascii="Santander Text" w:hAnsi="Santander Text" w:cs="Arial"/>
          <w:lang w:val="pt-PT"/>
        </w:rPr>
        <w:t>8.1</w:t>
      </w:r>
      <w:r w:rsidR="002A0C2F" w:rsidRPr="000659FA">
        <w:rPr>
          <w:rFonts w:ascii="Santander Text" w:hAnsi="Santander Text" w:cs="Arial"/>
          <w:lang w:val="pt-PT"/>
        </w:rPr>
        <w:fldChar w:fldCharType="end"/>
      </w:r>
      <w:r w:rsidRPr="000659FA">
        <w:rPr>
          <w:rFonts w:ascii="Santander Text" w:hAnsi="Santander Text" w:cs="Arial"/>
          <w:szCs w:val="18"/>
          <w:lang w:val="pt-PT"/>
        </w:rPr>
        <w:t>;</w:t>
      </w:r>
    </w:p>
    <w:p w14:paraId="21B043CA" w14:textId="77777777" w:rsidR="004E7DFE" w:rsidRPr="000659FA" w:rsidRDefault="004E7DFE" w:rsidP="008E5B9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1950D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C46C234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cod_pais</w:t>
            </w:r>
          </w:p>
        </w:tc>
      </w:tr>
      <w:tr w:rsidR="000659FA" w:rsidRPr="000659FA" w14:paraId="343BAB4D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E41FAB5" w14:textId="6D91CA6E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localizacao</w:t>
            </w:r>
          </w:p>
        </w:tc>
      </w:tr>
      <w:tr w:rsidR="000659FA" w:rsidRPr="000659FA" w14:paraId="33F2585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276FA1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2A4AD57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333EE53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flg_rsc_fsc_agd</w:t>
            </w:r>
          </w:p>
        </w:tc>
      </w:tr>
      <w:tr w:rsidR="000659FA" w:rsidRPr="000659FA" w14:paraId="0FBC47A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3ED3FFB" w14:textId="77777777" w:rsidR="004E7DFE" w:rsidRPr="000659FA" w:rsidRDefault="004E7DF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flg_rsc_fsc_crnc</w:t>
            </w:r>
          </w:p>
        </w:tc>
      </w:tr>
    </w:tbl>
    <w:p w14:paraId="6AEBB322" w14:textId="03D4EF9B" w:rsidR="005663CE" w:rsidRPr="000659FA" w:rsidRDefault="005663CE" w:rsidP="0012229D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16" w:name="_Toc192777755"/>
      <w:bookmarkStart w:id="517" w:name="_Toc192777871"/>
      <w:bookmarkStart w:id="518" w:name="_Toc192777756"/>
      <w:bookmarkStart w:id="519" w:name="_Toc192777872"/>
      <w:bookmarkStart w:id="520" w:name="_Toc194943253"/>
      <w:bookmarkEnd w:id="516"/>
      <w:bookmarkEnd w:id="517"/>
      <w:bookmarkEnd w:id="518"/>
      <w:bookmarkEnd w:id="519"/>
      <w:r w:rsidRPr="000659FA">
        <w:rPr>
          <w:color w:val="auto"/>
          <w:lang w:val="pt-PT"/>
        </w:rPr>
        <w:t xml:space="preserve">Marcação CSRD e Rácio de Alinhamento – </w:t>
      </w:r>
      <w:r w:rsidRPr="000659FA">
        <w:rPr>
          <w:i/>
          <w:color w:val="auto"/>
          <w:lang w:val="pt-PT"/>
        </w:rPr>
        <w:t>modesg_inp_csrd_alinhamento_tax</w:t>
      </w:r>
      <w:bookmarkEnd w:id="520"/>
    </w:p>
    <w:p w14:paraId="6778AEDB" w14:textId="75105716" w:rsidR="00653E1F" w:rsidRPr="000659FA" w:rsidRDefault="0065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0659FA">
        <w:rPr>
          <w:rFonts w:ascii="Santander Text" w:hAnsi="Santander Text" w:cs="Arial"/>
          <w:i/>
          <w:lang w:val="pt-PT"/>
        </w:rPr>
        <w:t xml:space="preserve">ccli_kgl’ </w:t>
      </w:r>
      <w:r w:rsidRPr="000659FA">
        <w:rPr>
          <w:rFonts w:ascii="Santander Text" w:hAnsi="Santander Text" w:cs="Arial"/>
          <w:lang w:val="pt-PT"/>
        </w:rPr>
        <w:t>e ‘</w:t>
      </w:r>
      <w:r w:rsidRPr="000659FA">
        <w:rPr>
          <w:rFonts w:ascii="Santander Text" w:hAnsi="Santander Text" w:cs="Arial"/>
          <w:i/>
          <w:lang w:val="pt-PT"/>
        </w:rPr>
        <w:t>clei’</w:t>
      </w:r>
      <w:r w:rsidRPr="000659FA">
        <w:rPr>
          <w:rFonts w:ascii="Santander Text" w:hAnsi="Santander Text" w:cs="Arial"/>
          <w:lang w:val="pt-PT"/>
        </w:rPr>
        <w:t xml:space="preserve"> não estejam preenchidos</w:t>
      </w:r>
      <w:r w:rsidR="00C5409A" w:rsidRPr="000659FA">
        <w:rPr>
          <w:rFonts w:ascii="Santander Text" w:hAnsi="Santander Text" w:cs="Arial"/>
          <w:lang w:val="pt-PT"/>
        </w:rPr>
        <w:t xml:space="preserve"> simultaneamente</w:t>
      </w:r>
      <w:r w:rsidRPr="000659FA">
        <w:rPr>
          <w:rFonts w:ascii="Santander Text" w:hAnsi="Santander Text" w:cs="Arial"/>
          <w:lang w:val="pt-PT"/>
        </w:rPr>
        <w:t xml:space="preserve">; </w:t>
      </w:r>
    </w:p>
    <w:p w14:paraId="761E7A7D" w14:textId="7BFF3A5B" w:rsidR="00725430" w:rsidRPr="000659FA" w:rsidRDefault="00FA3E1F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 xml:space="preserve">Campo </w:t>
      </w:r>
      <w:r w:rsidRPr="000659FA">
        <w:rPr>
          <w:rFonts w:ascii="Santander Text" w:hAnsi="Santander Text" w:cs="Arial"/>
          <w:i/>
          <w:szCs w:val="18"/>
          <w:lang w:val="pt-PT"/>
        </w:rPr>
        <w:t>'flg_csrd'</w:t>
      </w:r>
      <w:r w:rsidRPr="000659FA">
        <w:rPr>
          <w:rFonts w:ascii="Santander Text" w:hAnsi="Santander Text" w:cs="Arial"/>
          <w:szCs w:val="18"/>
          <w:lang w:val="pt-PT"/>
        </w:rPr>
        <w:t xml:space="preserve"> é representado por 0 se o valor do campo </w:t>
      </w:r>
      <w:r w:rsidR="00725430" w:rsidRPr="000659FA">
        <w:rPr>
          <w:rFonts w:ascii="Santander Text" w:hAnsi="Santander Text" w:cs="Arial"/>
          <w:szCs w:val="18"/>
          <w:lang w:val="pt-PT"/>
        </w:rPr>
        <w:t>‘</w:t>
      </w:r>
      <w:r w:rsidR="00D568B9" w:rsidRPr="000659FA">
        <w:rPr>
          <w:rFonts w:ascii="Santander Text" w:hAnsi="Santander Text" w:cs="Arial"/>
          <w:szCs w:val="18"/>
          <w:lang w:val="pt-PT"/>
        </w:rPr>
        <w:t>CSRD</w:t>
      </w:r>
      <w:r w:rsidR="00725430" w:rsidRPr="000659FA">
        <w:rPr>
          <w:rFonts w:ascii="Santander Text" w:hAnsi="Santander Text" w:cs="Arial"/>
          <w:szCs w:val="18"/>
          <w:lang w:val="pt-PT"/>
        </w:rPr>
        <w:t>.</w:t>
      </w:r>
      <w:r w:rsidRPr="000659FA">
        <w:rPr>
          <w:rFonts w:ascii="Santander Text" w:hAnsi="Santander Text" w:cs="Arial"/>
          <w:szCs w:val="18"/>
          <w:lang w:val="pt-PT"/>
        </w:rPr>
        <w:t>VALUE</w:t>
      </w:r>
      <w:r w:rsidR="0072543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fo</w:t>
      </w:r>
      <w:r w:rsidR="00725430" w:rsidRPr="000659FA">
        <w:rPr>
          <w:rFonts w:ascii="Santander Text" w:hAnsi="Santander Text" w:cs="Arial"/>
          <w:szCs w:val="18"/>
          <w:lang w:val="pt-PT"/>
        </w:rPr>
        <w:t>r FALSE e 1 se o valor for TRUE;</w:t>
      </w:r>
    </w:p>
    <w:p w14:paraId="583D6300" w14:textId="48483170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C</w:t>
      </w:r>
      <w:r w:rsidR="004E7DFE" w:rsidRPr="000659FA">
        <w:rPr>
          <w:rFonts w:ascii="Santander Text" w:hAnsi="Santander Text" w:cs="Arial"/>
          <w:szCs w:val="18"/>
          <w:lang w:val="pt-PT"/>
        </w:rPr>
        <w:t>ampos decimais (t</w:t>
      </w:r>
      <w:r w:rsidRPr="000659FA">
        <w:rPr>
          <w:rFonts w:ascii="Santander Text" w:hAnsi="Santander Text" w:cs="Arial"/>
          <w:szCs w:val="18"/>
          <w:lang w:val="pt-PT"/>
        </w:rPr>
        <w:t xml:space="preserve">odos os rácios de </w:t>
      </w:r>
      <w:r w:rsidR="00F00CD3" w:rsidRPr="000659FA">
        <w:rPr>
          <w:rFonts w:ascii="Santander Text" w:hAnsi="Santander Text" w:cs="Arial"/>
          <w:szCs w:val="18"/>
          <w:lang w:val="pt-PT"/>
        </w:rPr>
        <w:t>elegibilidade</w:t>
      </w:r>
      <w:r w:rsidRPr="000659FA">
        <w:rPr>
          <w:rFonts w:ascii="Santander Text" w:hAnsi="Santander Text" w:cs="Arial"/>
          <w:szCs w:val="18"/>
          <w:lang w:val="pt-PT"/>
        </w:rPr>
        <w:t xml:space="preserve"> - campos desde 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cca_trnvr_ttl_elgbl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 xml:space="preserve"> até ao </w:t>
      </w:r>
      <w:r w:rsidR="00762880" w:rsidRPr="000659FA">
        <w:rPr>
          <w:rFonts w:ascii="Santander Text" w:hAnsi="Santander Text" w:cs="Arial"/>
          <w:i/>
          <w:szCs w:val="18"/>
          <w:lang w:val="pt-PT"/>
        </w:rPr>
        <w:t>‘</w:t>
      </w:r>
      <w:r w:rsidRPr="000659FA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="00762880" w:rsidRPr="000659FA">
        <w:rPr>
          <w:rFonts w:ascii="Santander Text" w:hAnsi="Santander Text" w:cs="Arial"/>
          <w:szCs w:val="18"/>
          <w:lang w:val="pt-PT"/>
        </w:rPr>
        <w:t>’</w:t>
      </w:r>
      <w:r w:rsidRPr="000659FA">
        <w:rPr>
          <w:rFonts w:ascii="Santander Text" w:hAnsi="Santander Text" w:cs="Arial"/>
          <w:szCs w:val="18"/>
          <w:lang w:val="pt-PT"/>
        </w:rPr>
        <w:t>) devem ter 20 casas decimais e as casas decimais devem estar representadas com um ponto e não com uma vírgula;</w:t>
      </w:r>
    </w:p>
    <w:p w14:paraId="53B8A367" w14:textId="77777777" w:rsidR="00725430" w:rsidRPr="000659FA" w:rsidRDefault="00725430" w:rsidP="008E5B9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659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="000659FA" w:rsidRPr="000659FA" w14:paraId="6A6DE7A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AC749F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14E959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55C670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4D60A53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14A09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perm_id</w:t>
            </w:r>
          </w:p>
        </w:tc>
      </w:tr>
      <w:tr w:rsidR="000659FA" w:rsidRPr="000659FA" w14:paraId="5E675AD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AF980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1F3D2B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3F8D0" w14:textId="7B1ADE14" w:rsidR="00725430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flg_cs</w:t>
            </w:r>
            <w:r w:rsidR="00725430"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rd</w:t>
            </w:r>
          </w:p>
        </w:tc>
      </w:tr>
      <w:tr w:rsidR="000659FA" w:rsidRPr="000659FA" w14:paraId="30FAC9A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8AEB24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cca_trnvr_ttl_elgbl</w:t>
            </w:r>
          </w:p>
        </w:tc>
      </w:tr>
      <w:tr w:rsidR="000659FA" w:rsidRPr="000659FA" w14:paraId="04088CB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015EBE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cca_trnvr_enblng_alignd</w:t>
            </w:r>
          </w:p>
        </w:tc>
      </w:tr>
      <w:tr w:rsidR="000659FA" w:rsidRPr="000659FA" w14:paraId="321BB3BA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709E82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cca_turnover_own_prfrmnce_algnd</w:t>
            </w:r>
          </w:p>
        </w:tc>
      </w:tr>
      <w:tr w:rsidR="000659FA" w:rsidRPr="000659FA" w14:paraId="58DD5500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BCAA9B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cca_capex_ttl_elgbl</w:t>
            </w:r>
          </w:p>
        </w:tc>
      </w:tr>
      <w:tr w:rsidR="000659FA" w:rsidRPr="000659FA" w14:paraId="72AFF81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E12CF8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cca_capex_enblng_algnd</w:t>
            </w:r>
          </w:p>
        </w:tc>
      </w:tr>
      <w:tr w:rsidR="000659FA" w:rsidRPr="000659FA" w14:paraId="4FFE51D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3CD248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cca_capex_own_prfrmnce_algnd</w:t>
            </w:r>
          </w:p>
        </w:tc>
      </w:tr>
      <w:tr w:rsidR="000659FA" w:rsidRPr="000659FA" w14:paraId="27915E1E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966AF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ccm_trnvr_ttl_elgbl</w:t>
            </w:r>
          </w:p>
        </w:tc>
      </w:tr>
      <w:tr w:rsidR="000659FA" w:rsidRPr="000659FA" w14:paraId="0729203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D4721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ccm_trnvr_enblng_algnd</w:t>
            </w:r>
          </w:p>
        </w:tc>
      </w:tr>
      <w:tr w:rsidR="000659FA" w:rsidRPr="000659FA" w14:paraId="47BD6B0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FC4B0B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ccm_trnvr_trnstn_alignd</w:t>
            </w:r>
          </w:p>
        </w:tc>
      </w:tr>
      <w:tr w:rsidR="000659FA" w:rsidRPr="000659FA" w14:paraId="7B1BEAC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BFA4A3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ccm_trnvr_own_prfrmnce_algnd</w:t>
            </w:r>
          </w:p>
        </w:tc>
      </w:tr>
      <w:tr w:rsidR="000659FA" w:rsidRPr="000659FA" w14:paraId="3AA1BDE8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90B1E9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ccm_capex_ttl_elgbl</w:t>
            </w:r>
          </w:p>
        </w:tc>
      </w:tr>
      <w:tr w:rsidR="000659FA" w:rsidRPr="000659FA" w14:paraId="7FE8527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FF3D87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ccm_capex_enblng_algnd</w:t>
            </w:r>
          </w:p>
        </w:tc>
      </w:tr>
      <w:tr w:rsidR="000659FA" w:rsidRPr="000659FA" w14:paraId="441EBD54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B15536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ccm_capex_trnstn_algnd</w:t>
            </w:r>
          </w:p>
        </w:tc>
      </w:tr>
      <w:tr w:rsidR="000659FA" w:rsidRPr="000659FA" w14:paraId="6822869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A5208A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ccm_capex_own_prfrmnce_algnd</w:t>
            </w:r>
          </w:p>
        </w:tc>
      </w:tr>
      <w:tr w:rsidR="000659FA" w:rsidRPr="000659FA" w14:paraId="581DF529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F9166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ppc_trnvr_ttl_elgbl</w:t>
            </w:r>
          </w:p>
        </w:tc>
      </w:tr>
      <w:tr w:rsidR="000659FA" w:rsidRPr="000659FA" w14:paraId="5BC1FA1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05303B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ppc_turnover_own_prfrmnce_algnd</w:t>
            </w:r>
          </w:p>
        </w:tc>
      </w:tr>
      <w:tr w:rsidR="000659FA" w:rsidRPr="000659FA" w14:paraId="4657B50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BA50FB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ppc_capex_ttl_elgbl</w:t>
            </w:r>
          </w:p>
        </w:tc>
      </w:tr>
      <w:tr w:rsidR="000659FA" w:rsidRPr="000659FA" w14:paraId="78F4A01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C851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ppc_capex_own_prfrmnce_algnd</w:t>
            </w:r>
          </w:p>
        </w:tc>
      </w:tr>
      <w:tr w:rsidR="000659FA" w:rsidRPr="000659FA" w14:paraId="51E8F8E7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BAE89C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bio_trnvr_ttl_elgbl</w:t>
            </w:r>
          </w:p>
        </w:tc>
      </w:tr>
      <w:tr w:rsidR="000659FA" w:rsidRPr="000659FA" w14:paraId="5D9EFC7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71A18CAF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bio_turnover_own_prfrmnce_algnd</w:t>
            </w:r>
          </w:p>
        </w:tc>
      </w:tr>
      <w:tr w:rsidR="000659FA" w:rsidRPr="000659FA" w14:paraId="5454A1F2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747B0C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bio_capex_ttl_elgbl</w:t>
            </w:r>
          </w:p>
        </w:tc>
      </w:tr>
      <w:tr w:rsidR="000659FA" w:rsidRPr="000659FA" w14:paraId="18481CA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DD5A5D8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bio_capex_own_prfrmnce_algnd</w:t>
            </w:r>
          </w:p>
        </w:tc>
      </w:tr>
      <w:tr w:rsidR="000659FA" w:rsidRPr="000659FA" w14:paraId="3D71676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17FC3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wtr_trnvr_ttl_elgbl</w:t>
            </w:r>
          </w:p>
        </w:tc>
      </w:tr>
      <w:tr w:rsidR="000659FA" w:rsidRPr="000659FA" w14:paraId="550EA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297CFE0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wtr_trnvr_enblng_alignd</w:t>
            </w:r>
          </w:p>
        </w:tc>
      </w:tr>
      <w:tr w:rsidR="000659FA" w:rsidRPr="000659FA" w14:paraId="55C766DB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2DB00BF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wtr_turnover_own_prfrmnce_algnd</w:t>
            </w:r>
          </w:p>
        </w:tc>
      </w:tr>
      <w:tr w:rsidR="000659FA" w:rsidRPr="000659FA" w14:paraId="6E6AB3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5DC1C9E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wtr_capex_ttl_elgbl</w:t>
            </w:r>
          </w:p>
        </w:tc>
      </w:tr>
      <w:tr w:rsidR="000659FA" w:rsidRPr="000659FA" w14:paraId="70747746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E6C6BE9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wtr_capex_enblng_algnd</w:t>
            </w:r>
          </w:p>
        </w:tc>
      </w:tr>
      <w:tr w:rsidR="000659FA" w:rsidRPr="000659FA" w14:paraId="7D5769B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F10AA05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wtr_capex_own_prfrmnce_algnd</w:t>
            </w:r>
          </w:p>
        </w:tc>
      </w:tr>
      <w:tr w:rsidR="000659FA" w:rsidRPr="000659FA" w14:paraId="64244F5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1D807564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ce_trnvr_ttl_elgbl</w:t>
            </w:r>
          </w:p>
        </w:tc>
      </w:tr>
      <w:tr w:rsidR="000659FA" w:rsidRPr="000659FA" w14:paraId="5E31B801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005EBB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ce_trnvr_enblng_alignd</w:t>
            </w:r>
          </w:p>
        </w:tc>
      </w:tr>
      <w:tr w:rsidR="000659FA" w:rsidRPr="000659FA" w14:paraId="529A476D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346CF25A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ce_turnover_own_prfrmnce_algnd</w:t>
            </w:r>
          </w:p>
        </w:tc>
      </w:tr>
      <w:tr w:rsidR="000659FA" w:rsidRPr="000659FA" w14:paraId="071B6B63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03B30D8C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ce_capex_ttl_elgbl</w:t>
            </w:r>
          </w:p>
        </w:tc>
      </w:tr>
      <w:tr w:rsidR="000659FA" w:rsidRPr="000659FA" w14:paraId="2FA7837F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1F358EE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ce_capex_enblng_algnd</w:t>
            </w:r>
          </w:p>
        </w:tc>
      </w:tr>
      <w:tr w:rsidR="000659FA" w:rsidRPr="000659FA" w14:paraId="7FF4B3D5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486C5B3B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eastAsia="pt-PT"/>
              </w:rPr>
              <w:t>ce_capex_own_prfrmnce_algnd</w:t>
            </w:r>
          </w:p>
        </w:tc>
      </w:tr>
      <w:tr w:rsidR="000659FA" w:rsidRPr="000659FA" w14:paraId="4F8487FC" w14:textId="77777777" w:rsidTr="007E3521">
        <w:trPr>
          <w:trHeight w:val="170"/>
        </w:trPr>
        <w:tc>
          <w:tcPr>
            <w:tcW w:w="2984" w:type="dxa"/>
            <w:noWrap/>
            <w:hideMark/>
          </w:tcPr>
          <w:p w14:paraId="69A3E491" w14:textId="77777777" w:rsidR="00725430" w:rsidRPr="000659FA" w:rsidRDefault="0072543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5FB73BBD" w14:textId="5DB47C55" w:rsidR="007E49BE" w:rsidRPr="000659FA" w:rsidRDefault="00BF5159" w:rsidP="007E3521">
      <w:pPr>
        <w:pStyle w:val="MyHeading1"/>
        <w:spacing w:before="240" w:after="120" w:line="360" w:lineRule="auto"/>
        <w:jc w:val="both"/>
        <w:rPr>
          <w:i/>
          <w:color w:val="auto"/>
          <w:lang w:val="pt-PT"/>
        </w:rPr>
      </w:pPr>
      <w:bookmarkStart w:id="521" w:name="_Toc194943254"/>
      <w:r w:rsidRPr="000659FA">
        <w:rPr>
          <w:color w:val="auto"/>
          <w:lang w:val="pt-PT"/>
        </w:rPr>
        <w:t xml:space="preserve">Empresas </w:t>
      </w:r>
      <w:r w:rsidR="00472C59" w:rsidRPr="000659FA">
        <w:rPr>
          <w:color w:val="auto"/>
          <w:lang w:val="pt-PT"/>
        </w:rPr>
        <w:t>E</w:t>
      </w:r>
      <w:r w:rsidRPr="000659FA">
        <w:rPr>
          <w:color w:val="auto"/>
          <w:lang w:val="pt-PT"/>
        </w:rPr>
        <w:t>xcluídas do Acordo de Paris –</w:t>
      </w:r>
      <w:r w:rsidRPr="000659FA">
        <w:rPr>
          <w:i/>
          <w:color w:val="auto"/>
          <w:lang w:val="pt-PT"/>
        </w:rPr>
        <w:t>modesg_inp_empr_excl_paris</w:t>
      </w:r>
      <w:bookmarkEnd w:id="521"/>
    </w:p>
    <w:p w14:paraId="703507CC" w14:textId="7CE49E4B" w:rsidR="00BF5159" w:rsidRPr="000659FA" w:rsidRDefault="00BF5159" w:rsidP="008E5B92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Junção das</w:t>
      </w:r>
      <w:r w:rsidRPr="000659FA">
        <w:rPr>
          <w:rFonts w:ascii="Santander Text" w:hAnsi="Santander Text" w:cs="Arial"/>
          <w:i/>
          <w:lang w:val="pt-PT"/>
        </w:rPr>
        <w:t xml:space="preserve"> sheets</w:t>
      </w:r>
      <w:r w:rsidRPr="000659FA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="004E7DFE" w:rsidRPr="000659FA">
        <w:rPr>
          <w:rFonts w:ascii="Santander Text" w:hAnsi="Santander Text" w:cs="Arial"/>
          <w:lang w:val="pt-PT"/>
        </w:rPr>
        <w:t xml:space="preserve">nando o campo </w:t>
      </w:r>
      <w:r w:rsidR="004E7DFE" w:rsidRPr="000659FA">
        <w:rPr>
          <w:rFonts w:ascii="Santander Text" w:hAnsi="Santander Text" w:cs="Arial"/>
          <w:i/>
          <w:lang w:val="pt-PT"/>
        </w:rPr>
        <w:t>'flg_scib'</w:t>
      </w:r>
      <w:r w:rsidR="004E7DFE" w:rsidRPr="000659FA">
        <w:rPr>
          <w:rFonts w:ascii="Santander Text" w:hAnsi="Santander Text" w:cs="Arial"/>
          <w:lang w:val="pt-PT"/>
        </w:rPr>
        <w:t xml:space="preserve"> que é aprovisionado</w:t>
      </w:r>
      <w:r w:rsidRPr="000659FA">
        <w:rPr>
          <w:rFonts w:ascii="Santander Text" w:hAnsi="Santander Text" w:cs="Arial"/>
          <w:lang w:val="pt-PT"/>
        </w:rPr>
        <w:t xml:space="preserve"> por 0 se o cliente for Non-SCIB e 1 se o cliente for SCIB;</w:t>
      </w:r>
    </w:p>
    <w:p w14:paraId="0020BB5F" w14:textId="77777777" w:rsidR="00BF5159" w:rsidRPr="000659FA" w:rsidRDefault="00BF5159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0DDC84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68E6C4F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4B8AF42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758FA67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1DD6C2C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CC50828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A25F6F6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2FACA0B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</w:t>
            </w:r>
          </w:p>
        </w:tc>
      </w:tr>
      <w:tr w:rsidR="000659FA" w:rsidRPr="000659FA" w14:paraId="5B88811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D803BF2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flg_scib</w:t>
            </w:r>
          </w:p>
        </w:tc>
      </w:tr>
      <w:tr w:rsidR="000659FA" w:rsidRPr="000659FA" w14:paraId="1A0C067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1ECC2DF6" w14:textId="77777777" w:rsidR="00BF5159" w:rsidRPr="000659FA" w:rsidRDefault="00BF5159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</w:tbl>
    <w:p w14:paraId="2B027423" w14:textId="6F8296D0" w:rsidR="008435E7" w:rsidRPr="000659FA" w:rsidRDefault="008435E7" w:rsidP="007E3521">
      <w:pPr>
        <w:pStyle w:val="MyHeading1"/>
        <w:spacing w:before="240" w:after="120" w:line="360" w:lineRule="auto"/>
        <w:rPr>
          <w:color w:val="auto"/>
          <w:lang w:val="pt-PT"/>
        </w:rPr>
      </w:pPr>
      <w:bookmarkStart w:id="522" w:name="_Toc192760834"/>
      <w:bookmarkStart w:id="523" w:name="_Toc192777759"/>
      <w:bookmarkStart w:id="524" w:name="_Toc192777875"/>
      <w:bookmarkStart w:id="525" w:name="_Toc192777760"/>
      <w:bookmarkStart w:id="526" w:name="_Toc192777876"/>
      <w:bookmarkStart w:id="527" w:name="_Toc194943255"/>
      <w:bookmarkEnd w:id="522"/>
      <w:bookmarkEnd w:id="523"/>
      <w:bookmarkEnd w:id="524"/>
      <w:bookmarkEnd w:id="525"/>
      <w:bookmarkEnd w:id="526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 e 2 para bens imóveis – </w:t>
      </w:r>
      <w:r w:rsidRPr="000659FA">
        <w:rPr>
          <w:i/>
          <w:color w:val="auto"/>
          <w:lang w:val="pt-PT"/>
        </w:rPr>
        <w:t>modesg_inp_emss_bens_imoveis</w:t>
      </w:r>
      <w:bookmarkEnd w:id="527"/>
    </w:p>
    <w:p w14:paraId="72C02DCA" w14:textId="3162E4C4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</w:t>
      </w:r>
      <w:r w:rsidR="0094566A" w:rsidRPr="000659FA">
        <w:rPr>
          <w:rFonts w:ascii="Santander Text" w:hAnsi="Santander Text" w:cs="Arial"/>
          <w:lang w:val="pt-PT"/>
        </w:rPr>
        <w:t xml:space="preserve"> d</w:t>
      </w:r>
      <w:r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C3674F" w:rsidRPr="000659FA">
        <w:rPr>
          <w:rFonts w:ascii="Santander Text" w:hAnsi="Santander Text" w:cs="Arial"/>
          <w:lang w:val="pt-PT"/>
        </w:rPr>
        <w:t>;</w:t>
      </w:r>
    </w:p>
    <w:p w14:paraId="71009AFF" w14:textId="77777777" w:rsidR="00EA6D90" w:rsidRPr="000659FA" w:rsidRDefault="00EA6D90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398343DE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2BE2DE9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5ECD05B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BCF67C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2B80B9CF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A62631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tipo_bem</w:t>
            </w:r>
          </w:p>
        </w:tc>
      </w:tr>
      <w:tr w:rsidR="000659FA" w:rsidRPr="000659FA" w14:paraId="30E1C1C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464FA44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tipo_finalidade_bem</w:t>
            </w:r>
          </w:p>
        </w:tc>
      </w:tr>
      <w:tr w:rsidR="000659FA" w:rsidRPr="000659FA" w14:paraId="7180AA0B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FD4605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epc</w:t>
            </w:r>
          </w:p>
        </w:tc>
      </w:tr>
      <w:tr w:rsidR="000659FA" w:rsidRPr="000659FA" w14:paraId="0908F28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00849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17A2D47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74CC80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4FDF719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5CBCBE5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nome_fator_emissao</w:t>
            </w:r>
          </w:p>
        </w:tc>
      </w:tr>
      <w:tr w:rsidR="000659FA" w:rsidRPr="000659FA" w14:paraId="360694B8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4A15811A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2816603C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35841B4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4CC64D0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7D76AC8B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20368B85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E85DB2F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12695CE7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7932117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662DB86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6F1DD2D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tipo_fator_emissao</w:t>
            </w:r>
          </w:p>
        </w:tc>
      </w:tr>
      <w:tr w:rsidR="000659FA" w:rsidRPr="000659FA" w14:paraId="43397090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3071EE9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regiao</w:t>
            </w:r>
          </w:p>
        </w:tc>
      </w:tr>
      <w:tr w:rsidR="000659FA" w:rsidRPr="000659FA" w14:paraId="54DF4DC1" w14:textId="77777777" w:rsidTr="007E3521">
        <w:trPr>
          <w:trHeight w:val="170"/>
        </w:trPr>
        <w:tc>
          <w:tcPr>
            <w:tcW w:w="2364" w:type="dxa"/>
            <w:noWrap/>
            <w:hideMark/>
          </w:tcPr>
          <w:p w14:paraId="0DA02CB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ano_fator_emissao</w:t>
            </w:r>
          </w:p>
        </w:tc>
      </w:tr>
    </w:tbl>
    <w:p w14:paraId="2B14697F" w14:textId="6AAB114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28" w:name="_Toc192760837"/>
      <w:bookmarkStart w:id="529" w:name="_Toc192777762"/>
      <w:bookmarkStart w:id="530" w:name="_Toc192777878"/>
      <w:bookmarkStart w:id="531" w:name="_Toc194943256"/>
      <w:bookmarkEnd w:id="528"/>
      <w:bookmarkEnd w:id="529"/>
      <w:bookmarkEnd w:id="530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por código NACE - </w:t>
      </w:r>
      <w:r w:rsidRPr="000659FA">
        <w:rPr>
          <w:i/>
          <w:color w:val="auto"/>
          <w:lang w:val="pt-PT"/>
        </w:rPr>
        <w:t>modesg_inp_emss_nace</w:t>
      </w:r>
      <w:bookmarkEnd w:id="531"/>
    </w:p>
    <w:p w14:paraId="4F546A6E" w14:textId="688B369E" w:rsidR="00EA6D90" w:rsidRPr="000659FA" w:rsidRDefault="0094566A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EA6D90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EA6D90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EA6D90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vírgula;</w:t>
      </w:r>
    </w:p>
    <w:p w14:paraId="08CFA6A7" w14:textId="7088B4E3" w:rsidR="006D3BC9" w:rsidRPr="000659FA" w:rsidRDefault="00E544A4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Os códigos Nace (campo ‘</w:t>
      </w:r>
      <w:r w:rsidRPr="000659FA">
        <w:rPr>
          <w:rFonts w:ascii="Santander Text" w:hAnsi="Santander Text" w:cs="Arial"/>
          <w:i/>
          <w:lang w:val="pt-PT"/>
        </w:rPr>
        <w:t>cod_nace_esg’</w:t>
      </w:r>
      <w:r w:rsidRPr="000659FA">
        <w:rPr>
          <w:rFonts w:ascii="Santander Text" w:hAnsi="Santander Text" w:cs="Arial"/>
          <w:lang w:val="pt-PT"/>
        </w:rPr>
        <w:t>) t</w:t>
      </w:r>
      <w:r w:rsidR="0020233A" w:rsidRPr="000659FA">
        <w:rPr>
          <w:rFonts w:ascii="Santander Text" w:hAnsi="Santander Text" w:cs="Arial"/>
          <w:lang w:val="pt-PT"/>
        </w:rPr>
        <w:t xml:space="preserve">êm de ser alterados manualmente, </w:t>
      </w:r>
      <w:r w:rsidR="0094566A" w:rsidRPr="000659FA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="006D3BC9" w:rsidRPr="000659FA">
        <w:rPr>
          <w:rFonts w:ascii="Santander Text" w:hAnsi="Santander Text" w:cs="Arial"/>
          <w:lang w:val="pt-PT"/>
        </w:rPr>
        <w:t>: retirar o primero ponto entre a letra e o número, retirar os zeros à esquerda, acrescentar a letra no início e acrescentar os pontos para cada nível de nace. Exemplo: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="000659FA" w:rsidRPr="000659FA" w14:paraId="1381665D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3EE4C7B1" w14:textId="5B87A3B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  <w:tc>
          <w:tcPr>
            <w:tcW w:w="2324" w:type="dxa"/>
            <w:vAlign w:val="center"/>
          </w:tcPr>
          <w:p w14:paraId="69CDB40E" w14:textId="2510BCD7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</w:t>
            </w:r>
          </w:p>
        </w:tc>
      </w:tr>
      <w:tr w:rsidR="000659FA" w:rsidRPr="000659FA" w14:paraId="2C5CA000" w14:textId="77777777" w:rsidTr="007E3521">
        <w:trPr>
          <w:trHeight w:val="170"/>
        </w:trPr>
        <w:tc>
          <w:tcPr>
            <w:tcW w:w="2324" w:type="dxa"/>
            <w:noWrap/>
            <w:vAlign w:val="center"/>
            <w:hideMark/>
          </w:tcPr>
          <w:p w14:paraId="6640B920" w14:textId="61B5B93A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01</w:t>
            </w:r>
          </w:p>
        </w:tc>
        <w:tc>
          <w:tcPr>
            <w:tcW w:w="2324" w:type="dxa"/>
            <w:vAlign w:val="center"/>
          </w:tcPr>
          <w:p w14:paraId="5C0AFB6E" w14:textId="0D6E978F" w:rsidR="006D3BC9" w:rsidRPr="000659FA" w:rsidRDefault="006D3BC9" w:rsidP="006D3BC9">
            <w:pPr>
              <w:spacing w:after="0" w:line="360" w:lineRule="auto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t>A1</w:t>
            </w:r>
          </w:p>
        </w:tc>
      </w:tr>
      <w:tr w:rsidR="000659FA" w:rsidRPr="000659FA" w14:paraId="7AC4AB1C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48824A24" w14:textId="66B91141" w:rsidR="006D3BC9" w:rsidRPr="000659FA" w:rsidRDefault="006D3BC9" w:rsidP="006D3BC9">
            <w:pPr>
              <w:spacing w:after="0" w:line="360" w:lineRule="auto"/>
            </w:pPr>
            <w:r w:rsidRPr="000659FA">
              <w:t>01.1</w:t>
            </w:r>
          </w:p>
        </w:tc>
        <w:tc>
          <w:tcPr>
            <w:tcW w:w="2324" w:type="dxa"/>
            <w:vAlign w:val="center"/>
          </w:tcPr>
          <w:p w14:paraId="49631FB8" w14:textId="64D7CF51" w:rsidR="006D3BC9" w:rsidRPr="000659FA" w:rsidRDefault="006D3BC9" w:rsidP="006D3BC9">
            <w:pPr>
              <w:spacing w:after="0" w:line="360" w:lineRule="auto"/>
            </w:pPr>
            <w:r w:rsidRPr="000659FA">
              <w:t>A1.1</w:t>
            </w:r>
          </w:p>
        </w:tc>
      </w:tr>
      <w:tr w:rsidR="000659FA" w:rsidRPr="000659FA" w14:paraId="1D562586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65E54622" w14:textId="4639350F" w:rsidR="006D3BC9" w:rsidRPr="000659FA" w:rsidRDefault="006D3BC9" w:rsidP="006D3BC9">
            <w:pPr>
              <w:spacing w:after="0" w:line="360" w:lineRule="auto"/>
            </w:pPr>
            <w:r w:rsidRPr="000659FA">
              <w:t>01.11</w:t>
            </w:r>
          </w:p>
        </w:tc>
        <w:tc>
          <w:tcPr>
            <w:tcW w:w="2324" w:type="dxa"/>
            <w:vAlign w:val="center"/>
          </w:tcPr>
          <w:p w14:paraId="27C07506" w14:textId="1BB56A1A" w:rsidR="006D3BC9" w:rsidRPr="000659FA" w:rsidRDefault="006D3BC9" w:rsidP="006D3BC9">
            <w:pPr>
              <w:spacing w:after="0" w:line="360" w:lineRule="auto"/>
            </w:pPr>
            <w:r w:rsidRPr="000659FA">
              <w:t>A1.1.1</w:t>
            </w:r>
          </w:p>
        </w:tc>
      </w:tr>
      <w:tr w:rsidR="000659FA" w:rsidRPr="000659FA" w14:paraId="2548E9AA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1EE46173" w14:textId="19B41F45" w:rsidR="006D3BC9" w:rsidRPr="000659FA" w:rsidRDefault="006D3BC9" w:rsidP="006D3BC9">
            <w:pPr>
              <w:spacing w:after="0" w:line="360" w:lineRule="auto"/>
            </w:pPr>
            <w:r w:rsidRPr="000659FA">
              <w:t>15.12</w:t>
            </w:r>
          </w:p>
        </w:tc>
        <w:tc>
          <w:tcPr>
            <w:tcW w:w="2324" w:type="dxa"/>
            <w:vAlign w:val="center"/>
          </w:tcPr>
          <w:p w14:paraId="3A7B3FBC" w14:textId="2E2059E8" w:rsidR="006D3BC9" w:rsidRPr="000659FA" w:rsidRDefault="006D3BC9" w:rsidP="006D3BC9">
            <w:pPr>
              <w:spacing w:after="0" w:line="360" w:lineRule="auto"/>
            </w:pPr>
            <w:r w:rsidRPr="000659FA">
              <w:t>C15.1.2</w:t>
            </w:r>
          </w:p>
        </w:tc>
      </w:tr>
      <w:tr w:rsidR="000659FA" w:rsidRPr="000659FA" w14:paraId="69AC52B3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7938D47A" w14:textId="2A25E9D5" w:rsidR="006D3BC9" w:rsidRPr="000659FA" w:rsidRDefault="006D3BC9" w:rsidP="006D3BC9">
            <w:pPr>
              <w:spacing w:after="0" w:line="360" w:lineRule="auto"/>
            </w:pPr>
            <w:r w:rsidRPr="000659FA">
              <w:t>15.2</w:t>
            </w:r>
          </w:p>
        </w:tc>
        <w:tc>
          <w:tcPr>
            <w:tcW w:w="2324" w:type="dxa"/>
            <w:vAlign w:val="center"/>
          </w:tcPr>
          <w:p w14:paraId="143C5598" w14:textId="0B884DF9" w:rsidR="006D3BC9" w:rsidRPr="000659FA" w:rsidRDefault="006D3BC9" w:rsidP="006D3BC9">
            <w:pPr>
              <w:spacing w:after="0" w:line="360" w:lineRule="auto"/>
            </w:pPr>
            <w:r w:rsidRPr="000659FA">
              <w:t>C15.2</w:t>
            </w:r>
          </w:p>
        </w:tc>
      </w:tr>
      <w:tr w:rsidR="006D3BC9" w:rsidRPr="000659FA" w14:paraId="1ABA9E85" w14:textId="77777777" w:rsidTr="00940209">
        <w:trPr>
          <w:trHeight w:val="170"/>
        </w:trPr>
        <w:tc>
          <w:tcPr>
            <w:tcW w:w="2324" w:type="dxa"/>
            <w:noWrap/>
            <w:vAlign w:val="center"/>
          </w:tcPr>
          <w:p w14:paraId="361A0831" w14:textId="072408C6" w:rsidR="006D3BC9" w:rsidRPr="000659FA" w:rsidRDefault="006D3BC9" w:rsidP="006D3BC9">
            <w:pPr>
              <w:spacing w:after="0" w:line="360" w:lineRule="auto"/>
            </w:pPr>
            <w:r w:rsidRPr="000659FA">
              <w:t>15.20</w:t>
            </w:r>
          </w:p>
        </w:tc>
        <w:tc>
          <w:tcPr>
            <w:tcW w:w="2324" w:type="dxa"/>
            <w:vAlign w:val="center"/>
          </w:tcPr>
          <w:p w14:paraId="1FB9172B" w14:textId="0C715A11" w:rsidR="006D3BC9" w:rsidRPr="000659FA" w:rsidRDefault="006D3BC9" w:rsidP="006D3BC9">
            <w:pPr>
              <w:spacing w:after="0" w:line="360" w:lineRule="auto"/>
            </w:pPr>
            <w:r w:rsidRPr="000659FA">
              <w:t>C15.2.0</w:t>
            </w:r>
          </w:p>
        </w:tc>
      </w:tr>
    </w:tbl>
    <w:p w14:paraId="5F2EE7CC" w14:textId="043BDFEB" w:rsidR="0094566A" w:rsidRPr="000659FA" w:rsidRDefault="0094566A" w:rsidP="007E3521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27F09D5D" w14:textId="214BFA0B" w:rsidR="00EA6D90" w:rsidRPr="000659FA" w:rsidRDefault="00EA6D90" w:rsidP="008E5B9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="000659FA" w:rsidRPr="000659FA" w14:paraId="3CFC38EB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08945136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7C34DC83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332060F8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cod_class_indust</w:t>
            </w:r>
          </w:p>
        </w:tc>
      </w:tr>
      <w:tr w:rsidR="000659FA" w:rsidRPr="000659FA" w14:paraId="7CB9036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2FC864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cod_nace_esg</w:t>
            </w:r>
          </w:p>
        </w:tc>
      </w:tr>
      <w:tr w:rsidR="000659FA" w:rsidRPr="000659FA" w14:paraId="1AB7E759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184B458D" w14:textId="4A1CB234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1CBE3D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1C48F66" w14:textId="2E76BEAE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unidades_fator_de_emissao</w:t>
            </w:r>
          </w:p>
        </w:tc>
      </w:tr>
      <w:tr w:rsidR="000659FA" w:rsidRPr="000659FA" w14:paraId="12FC902A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4959BEE1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040E0E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7E33473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4DDB10BC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400CD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5F1C66D0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81DED1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0659FA" w:rsidRPr="000659FA" w14:paraId="421EA055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FA117E5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</w:t>
            </w:r>
          </w:p>
        </w:tc>
      </w:tr>
      <w:tr w:rsidR="000659FA" w:rsidRPr="000659FA" w14:paraId="2342E0C8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2BF9A530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nivel_classificacao_1</w:t>
            </w:r>
          </w:p>
        </w:tc>
      </w:tr>
      <w:tr w:rsidR="000659FA" w:rsidRPr="000659FA" w14:paraId="7EB43DBE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57B610ED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classe_ativo</w:t>
            </w:r>
          </w:p>
        </w:tc>
      </w:tr>
      <w:tr w:rsidR="000659FA" w:rsidRPr="000659FA" w14:paraId="31501551" w14:textId="77777777" w:rsidTr="007E3521">
        <w:trPr>
          <w:trHeight w:val="290"/>
        </w:trPr>
        <w:tc>
          <w:tcPr>
            <w:tcW w:w="2416" w:type="dxa"/>
            <w:noWrap/>
            <w:hideMark/>
          </w:tcPr>
          <w:p w14:paraId="63B1A692" w14:textId="77777777" w:rsidR="00EA6D90" w:rsidRPr="000659FA" w:rsidRDefault="00EA6D90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opcao_metodologia</w:t>
            </w:r>
          </w:p>
        </w:tc>
      </w:tr>
    </w:tbl>
    <w:p w14:paraId="2C05C834" w14:textId="6F00BB13" w:rsidR="00EA6D90" w:rsidRPr="000659FA" w:rsidRDefault="00EA6D90" w:rsidP="007E3521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id="532" w:name="_Toc194943257"/>
      <w:r w:rsidRPr="000659FA">
        <w:rPr>
          <w:color w:val="auto"/>
          <w:lang w:val="pt-PT"/>
        </w:rPr>
        <w:t xml:space="preserve">Emissões </w:t>
      </w:r>
      <w:r w:rsidRPr="000659FA">
        <w:rPr>
          <w:i/>
          <w:color w:val="auto"/>
          <w:lang w:val="pt-PT"/>
        </w:rPr>
        <w:t>scope</w:t>
      </w:r>
      <w:r w:rsidRPr="000659FA">
        <w:rPr>
          <w:color w:val="auto"/>
          <w:lang w:val="pt-PT"/>
        </w:rPr>
        <w:t xml:space="preserve"> 1, 2 e 3 para entidades SCIB - </w:t>
      </w:r>
      <w:r w:rsidRPr="000659FA">
        <w:rPr>
          <w:i/>
          <w:color w:val="auto"/>
          <w:lang w:val="pt-PT"/>
        </w:rPr>
        <w:t>modesg_inp_emss_scib</w:t>
      </w:r>
      <w:bookmarkEnd w:id="532"/>
    </w:p>
    <w:p w14:paraId="04D0F120" w14:textId="66BA2BFD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scp1_emss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scp2_emss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scp3_emss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i/>
          <w:lang w:val="pt-PT"/>
        </w:rPr>
        <w:t xml:space="preserve">,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divida_total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capital_proprio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D92B39" w:rsidRPr="000659FA">
        <w:rPr>
          <w:rFonts w:ascii="Santander Text" w:hAnsi="Santander Text" w:cs="Arial"/>
          <w:lang w:val="pt-PT"/>
        </w:rPr>
        <w:t>;</w:t>
      </w:r>
    </w:p>
    <w:p w14:paraId="43A4DD6A" w14:textId="77777777" w:rsidR="00EA6D90" w:rsidRPr="000659FA" w:rsidRDefault="00EA6D90" w:rsidP="008E5B92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478116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0041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ccli_kgl</w:t>
            </w:r>
          </w:p>
        </w:tc>
      </w:tr>
      <w:tr w:rsidR="000659FA" w:rsidRPr="000659FA" w14:paraId="7FA9E93A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E3E861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nome_grupo</w:t>
            </w:r>
          </w:p>
        </w:tc>
      </w:tr>
      <w:tr w:rsidR="000659FA" w:rsidRPr="000659FA" w14:paraId="2F13088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46558F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isin</w:t>
            </w:r>
          </w:p>
        </w:tc>
      </w:tr>
      <w:tr w:rsidR="000659FA" w:rsidRPr="000659FA" w14:paraId="50424C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83ABBC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clei</w:t>
            </w:r>
          </w:p>
        </w:tc>
      </w:tr>
      <w:tr w:rsidR="000659FA" w:rsidRPr="000659FA" w14:paraId="691E7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A70815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scp1_emss</w:t>
            </w:r>
          </w:p>
        </w:tc>
      </w:tr>
      <w:tr w:rsidR="000659FA" w:rsidRPr="000659FA" w14:paraId="4E28EC89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1809D8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scp2_emss</w:t>
            </w:r>
          </w:p>
        </w:tc>
      </w:tr>
      <w:tr w:rsidR="000659FA" w:rsidRPr="000659FA" w14:paraId="119AABC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307141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scp3_emss</w:t>
            </w:r>
          </w:p>
        </w:tc>
      </w:tr>
      <w:tr w:rsidR="000659FA" w:rsidRPr="000659FA" w14:paraId="592AE5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5BC703E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score_scp1</w:t>
            </w:r>
          </w:p>
        </w:tc>
      </w:tr>
      <w:tr w:rsidR="000659FA" w:rsidRPr="000659FA" w14:paraId="06009D2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DC2674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score_scp2</w:t>
            </w:r>
          </w:p>
        </w:tc>
      </w:tr>
      <w:tr w:rsidR="000659FA" w:rsidRPr="000659FA" w14:paraId="2C2E462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09AC2C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score_scp3</w:t>
            </w:r>
          </w:p>
        </w:tc>
      </w:tr>
      <w:tr w:rsidR="000659FA" w:rsidRPr="000659FA" w14:paraId="673C3C6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646DA95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ano_info</w:t>
            </w:r>
          </w:p>
        </w:tc>
      </w:tr>
      <w:tr w:rsidR="000659FA" w:rsidRPr="000659FA" w14:paraId="4C7784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E51C33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origem_scp1</w:t>
            </w:r>
          </w:p>
        </w:tc>
      </w:tr>
      <w:tr w:rsidR="000659FA" w:rsidRPr="000659FA" w14:paraId="21CBD3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0240B2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origem_scp2</w:t>
            </w:r>
          </w:p>
        </w:tc>
      </w:tr>
      <w:tr w:rsidR="000659FA" w:rsidRPr="000659FA" w14:paraId="6B095E1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38CC90B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origem_scp3</w:t>
            </w:r>
          </w:p>
        </w:tc>
      </w:tr>
      <w:tr w:rsidR="000659FA" w:rsidRPr="000659FA" w14:paraId="7CD5FD7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16BBA4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divida_total</w:t>
            </w:r>
          </w:p>
        </w:tc>
      </w:tr>
      <w:tr w:rsidR="005B57CE" w:rsidRPr="000659FA" w14:paraId="78BF5387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86AEAD2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capital_proprio</w:t>
            </w:r>
          </w:p>
        </w:tc>
      </w:tr>
    </w:tbl>
    <w:p w14:paraId="0F321D55" w14:textId="316BD831" w:rsidR="008435E7" w:rsidRPr="000659FA" w:rsidRDefault="008435E7" w:rsidP="007E3521">
      <w:pPr>
        <w:rPr>
          <w:lang w:val="pt-PT"/>
        </w:rPr>
      </w:pPr>
    </w:p>
    <w:p w14:paraId="4FE92520" w14:textId="1E7B616C" w:rsidR="005B57CE" w:rsidRPr="000659FA" w:rsidRDefault="008435E7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33" w:name="_Toc194943258"/>
      <w:r w:rsidRPr="000659FA">
        <w:rPr>
          <w:color w:val="auto"/>
          <w:lang w:val="pt-PT"/>
        </w:rPr>
        <w:t xml:space="preserve">Emissões por país/marca/modelo/subgrupo – </w:t>
      </w:r>
      <w:r w:rsidRPr="000659FA">
        <w:rPr>
          <w:i/>
          <w:color w:val="auto"/>
          <w:lang w:val="pt-PT"/>
        </w:rPr>
        <w:t>modesg_inp_emss_vcls</w:t>
      </w:r>
      <w:bookmarkEnd w:id="533"/>
    </w:p>
    <w:p w14:paraId="7042AB48" w14:textId="0B9D9D61" w:rsidR="00653E1F" w:rsidRPr="000659FA" w:rsidRDefault="00653E1F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Em primeira instância, deverão ser eliminados todos os registos da tabela cujo campo ‘</w:t>
      </w:r>
      <w:r w:rsidRPr="000659FA">
        <w:rPr>
          <w:rFonts w:ascii="Santander Text" w:hAnsi="Santander Text" w:cs="Arial"/>
          <w:i/>
          <w:lang w:val="pt-PT"/>
        </w:rPr>
        <w:t>nome_pais’ &lt;&gt; ‘Portugal’</w:t>
      </w:r>
      <w:r w:rsidRPr="000659FA">
        <w:rPr>
          <w:rFonts w:ascii="Santander Text" w:hAnsi="Santander Text" w:cs="Arial"/>
          <w:lang w:val="pt-PT"/>
        </w:rPr>
        <w:t>;</w:t>
      </w:r>
    </w:p>
    <w:p w14:paraId="5E908E5D" w14:textId="14613533" w:rsidR="005B57CE" w:rsidRPr="000659FA" w:rsidRDefault="0094566A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d</w:t>
      </w:r>
      <w:r w:rsidR="005B57CE" w:rsidRPr="000659FA">
        <w:rPr>
          <w:rFonts w:ascii="Santander Text" w:hAnsi="Santander Text" w:cs="Arial"/>
          <w:lang w:val="pt-PT"/>
        </w:rPr>
        <w:t>ecimais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scp1_ftr_emss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scp2_ftr_emss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="005B57CE" w:rsidRPr="000659FA">
        <w:rPr>
          <w:rFonts w:ascii="Santander Text" w:hAnsi="Santander Text" w:cs="Arial"/>
          <w:i/>
          <w:lang w:val="pt-PT"/>
        </w:rPr>
        <w:t>scp3_ftr_emss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="005B57CE" w:rsidRPr="000659FA">
        <w:rPr>
          <w:rFonts w:ascii="Santander Text" w:hAnsi="Santander Text" w:cs="Arial"/>
          <w:lang w:val="pt-PT"/>
        </w:rPr>
        <w:t>) devem ter 20 casas decimais e as casas decimais devem estar representadas com um ponto e não com uma vírgula</w:t>
      </w:r>
      <w:r w:rsidR="0058665E" w:rsidRPr="000659FA">
        <w:rPr>
          <w:rFonts w:ascii="Santander Text" w:hAnsi="Santander Text" w:cs="Arial"/>
          <w:lang w:val="pt-PT"/>
        </w:rPr>
        <w:t>. Dar nota que por vezes ao realizar esta alteração os dados ficam em notação científica e é necessário realizar tratamento para voltar a colocar sem notação científica</w:t>
      </w:r>
      <w:r w:rsidR="005B57CE" w:rsidRPr="000659FA">
        <w:rPr>
          <w:rFonts w:ascii="Santander Text" w:hAnsi="Santander Text" w:cs="Arial"/>
          <w:lang w:val="pt-PT"/>
        </w:rPr>
        <w:t>;</w:t>
      </w:r>
    </w:p>
    <w:p w14:paraId="182E9137" w14:textId="6B09D8BC" w:rsidR="005B57CE" w:rsidRPr="000659FA" w:rsidRDefault="005B57CE" w:rsidP="008E5B92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2D9553C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F370A5C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6186842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4BC93FF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nome_regiao</w:t>
            </w:r>
          </w:p>
        </w:tc>
      </w:tr>
      <w:tr w:rsidR="000659FA" w:rsidRPr="000659FA" w14:paraId="011F553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0881F2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nome_estado</w:t>
            </w:r>
          </w:p>
        </w:tc>
      </w:tr>
      <w:tr w:rsidR="000659FA" w:rsidRPr="000659FA" w14:paraId="559C2828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13D34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tipo_veiculo</w:t>
            </w:r>
          </w:p>
        </w:tc>
      </w:tr>
      <w:tr w:rsidR="000659FA" w:rsidRPr="000659FA" w14:paraId="19E2B326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2BD794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6AF24BEE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8FF732D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modelo</w:t>
            </w:r>
          </w:p>
        </w:tc>
      </w:tr>
      <w:tr w:rsidR="000659FA" w:rsidRPr="000659FA" w14:paraId="7E876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6C57C75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marca</w:t>
            </w:r>
          </w:p>
        </w:tc>
      </w:tr>
      <w:tr w:rsidR="000659FA" w:rsidRPr="000659FA" w14:paraId="395168E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C3CF36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nome_unidade_funcional</w:t>
            </w:r>
          </w:p>
        </w:tc>
      </w:tr>
      <w:tr w:rsidR="000659FA" w:rsidRPr="000659FA" w14:paraId="2723FDB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331C374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unidade_funcional</w:t>
            </w:r>
          </w:p>
        </w:tc>
      </w:tr>
      <w:tr w:rsidR="000659FA" w:rsidRPr="000659FA" w14:paraId="6D52610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C89D97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nome_fator_emissao</w:t>
            </w:r>
          </w:p>
        </w:tc>
      </w:tr>
      <w:tr w:rsidR="000659FA" w:rsidRPr="000659FA" w14:paraId="614CDA54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0C60313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unidade_fator_de_emissao</w:t>
            </w:r>
          </w:p>
        </w:tc>
      </w:tr>
      <w:tr w:rsidR="000659FA" w:rsidRPr="000659FA" w14:paraId="044F571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C60B011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scp1_ftr_emss</w:t>
            </w:r>
          </w:p>
        </w:tc>
      </w:tr>
      <w:tr w:rsidR="000659FA" w:rsidRPr="000659FA" w14:paraId="1375D47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2CBE750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scp2_ftr_emss</w:t>
            </w:r>
          </w:p>
        </w:tc>
      </w:tr>
      <w:tr w:rsidR="000659FA" w:rsidRPr="000659FA" w14:paraId="1003CB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A656C98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scp3_ftr_emss</w:t>
            </w:r>
          </w:p>
        </w:tc>
      </w:tr>
      <w:tr w:rsidR="000659FA" w:rsidRPr="000659FA" w14:paraId="2BF88101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C8F9949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score_qualidade</w:t>
            </w:r>
          </w:p>
        </w:tc>
      </w:tr>
      <w:tr w:rsidR="005B57CE" w:rsidRPr="000659FA" w14:paraId="1562110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79C406" w14:textId="77777777" w:rsidR="005B57CE" w:rsidRPr="000659FA" w:rsidRDefault="005B57CE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73CC8806" w14:textId="77777777" w:rsidR="005B57CE" w:rsidRPr="000659FA" w:rsidRDefault="005B57CE" w:rsidP="007E3521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14:paraId="0EE5AC1E" w14:textId="6F2A926F" w:rsidR="005B57CE" w:rsidRPr="000659FA" w:rsidRDefault="005B57CE" w:rsidP="007E3521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534" w:name="_Toc194943259"/>
      <w:r w:rsidRPr="000659FA">
        <w:rPr>
          <w:color w:val="auto"/>
          <w:lang w:val="pt-PT"/>
        </w:rPr>
        <w:t xml:space="preserve">Emissões médias e </w:t>
      </w:r>
      <w:r w:rsidR="00472C59" w:rsidRPr="000659FA">
        <w:rPr>
          <w:color w:val="auto"/>
          <w:lang w:val="pt-PT"/>
        </w:rPr>
        <w:t>k</w:t>
      </w:r>
      <w:r w:rsidRPr="000659FA">
        <w:rPr>
          <w:color w:val="auto"/>
          <w:lang w:val="pt-PT"/>
        </w:rPr>
        <w:t xml:space="preserve">m’s por tipo de motor/tipo de veículo/país/subgrupo - </w:t>
      </w:r>
      <w:r w:rsidR="0094566A" w:rsidRPr="000659FA">
        <w:rPr>
          <w:i/>
          <w:color w:val="auto"/>
          <w:lang w:val="pt-PT"/>
        </w:rPr>
        <w:t>modesg_inp_km_medios_emss_vcls</w:t>
      </w:r>
      <w:bookmarkEnd w:id="534"/>
    </w:p>
    <w:p w14:paraId="09C979D0" w14:textId="3EB569EE" w:rsidR="00D841F6" w:rsidRPr="000659FA" w:rsidRDefault="005B57CE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</w:t>
      </w:r>
      <w:r w:rsidR="0094566A" w:rsidRPr="000659FA">
        <w:rPr>
          <w:rFonts w:ascii="Santander Text" w:hAnsi="Santander Text" w:cs="Arial"/>
          <w:lang w:val="pt-PT"/>
        </w:rPr>
        <w:t>ampos d</w:t>
      </w:r>
      <w:r w:rsidRPr="000659FA">
        <w:rPr>
          <w:rFonts w:ascii="Santander Text" w:hAnsi="Santander Text" w:cs="Arial"/>
          <w:lang w:val="pt-PT"/>
        </w:rPr>
        <w:t>ecimais (</w:t>
      </w:r>
      <w:r w:rsidR="00F00CD3" w:rsidRPr="000659FA">
        <w:rPr>
          <w:rFonts w:ascii="Santander Text" w:hAnsi="Santander Text" w:cs="Arial"/>
          <w:i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media_km</w:t>
      </w:r>
      <w:r w:rsidR="00F00CD3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ter 20 casas decimais e as casas decimais devem estar representadas com</w:t>
      </w:r>
      <w:r w:rsidR="00D841F6" w:rsidRPr="000659FA">
        <w:rPr>
          <w:rFonts w:ascii="Santander Text" w:hAnsi="Santander Text" w:cs="Arial"/>
          <w:lang w:val="pt-PT"/>
        </w:rPr>
        <w:t xml:space="preserve"> um ponto e não com uma vírgula;</w:t>
      </w:r>
    </w:p>
    <w:p w14:paraId="7F8DEBFF" w14:textId="3024842B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Campos (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media_scp1_emss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,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media_scp2_emss</w:t>
      </w:r>
      <w:r w:rsidR="000B70C5" w:rsidRPr="000659FA">
        <w:rPr>
          <w:rFonts w:ascii="Santander Text" w:hAnsi="Santander Text" w:cs="Arial"/>
          <w:i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 xml:space="preserve"> e </w:t>
      </w:r>
      <w:r w:rsidR="000B70C5" w:rsidRPr="000659FA">
        <w:rPr>
          <w:rFonts w:ascii="Santander Text" w:hAnsi="Santander Text" w:cs="Arial"/>
          <w:lang w:val="pt-PT"/>
        </w:rPr>
        <w:t>‘</w:t>
      </w:r>
      <w:r w:rsidRPr="000659FA">
        <w:rPr>
          <w:rFonts w:ascii="Santander Text" w:hAnsi="Santander Text" w:cs="Arial"/>
          <w:i/>
          <w:lang w:val="pt-PT"/>
        </w:rPr>
        <w:t>media_scp3_emss</w:t>
      </w:r>
      <w:r w:rsidR="000B70C5" w:rsidRPr="000659FA">
        <w:rPr>
          <w:rFonts w:ascii="Santander Text" w:hAnsi="Santander Text" w:cs="Arial"/>
          <w:lang w:val="pt-PT"/>
        </w:rPr>
        <w:t>’</w:t>
      </w:r>
      <w:r w:rsidRPr="000659FA">
        <w:rPr>
          <w:rFonts w:ascii="Santander Text" w:hAnsi="Santander Text" w:cs="Arial"/>
          <w:lang w:val="pt-PT"/>
        </w:rPr>
        <w:t>) devem estar aprovisionados a vazio;</w:t>
      </w:r>
    </w:p>
    <w:p w14:paraId="02D75134" w14:textId="15124F50" w:rsidR="00D841F6" w:rsidRPr="000659FA" w:rsidRDefault="00D841F6" w:rsidP="008E5B92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0C6F181D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531CA191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nome_pais</w:t>
            </w:r>
          </w:p>
        </w:tc>
      </w:tr>
      <w:tr w:rsidR="000659FA" w:rsidRPr="000659FA" w14:paraId="26A827E5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FCBB3F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tipo_vcl</w:t>
            </w:r>
          </w:p>
        </w:tc>
      </w:tr>
      <w:tr w:rsidR="000659FA" w:rsidRPr="000659FA" w14:paraId="10D7BFF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C0F4506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tipo_motor</w:t>
            </w:r>
          </w:p>
        </w:tc>
      </w:tr>
      <w:tr w:rsidR="000659FA" w:rsidRPr="000659FA" w14:paraId="399D0BBB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FEB1BFA" w14:textId="77777777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media_km</w:t>
            </w:r>
          </w:p>
        </w:tc>
      </w:tr>
      <w:tr w:rsidR="000659FA" w:rsidRPr="000659FA" w14:paraId="64CC7F7C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77CF3FB8" w14:textId="506DE9B1" w:rsidR="00D841F6" w:rsidRPr="000659FA" w:rsidRDefault="00D841F6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subgrupo</w:t>
            </w:r>
          </w:p>
        </w:tc>
      </w:tr>
    </w:tbl>
    <w:p w14:paraId="3D01F564" w14:textId="536F261C" w:rsidR="00D841F6" w:rsidRPr="000659FA" w:rsidRDefault="00D841F6" w:rsidP="007E3521">
      <w:pPr>
        <w:pStyle w:val="MyHeading1"/>
        <w:spacing w:before="240" w:after="120" w:line="360" w:lineRule="auto"/>
        <w:jc w:val="both"/>
        <w:rPr>
          <w:color w:val="auto"/>
        </w:rPr>
      </w:pPr>
      <w:bookmarkStart w:id="535" w:name="_Toc192760843"/>
      <w:bookmarkStart w:id="536" w:name="_Toc192777767"/>
      <w:bookmarkStart w:id="537" w:name="_Toc192777883"/>
      <w:bookmarkStart w:id="538" w:name="_Toc192760844"/>
      <w:bookmarkStart w:id="539" w:name="_Toc192777768"/>
      <w:bookmarkStart w:id="540" w:name="_Toc192777884"/>
      <w:bookmarkStart w:id="541" w:name="_Toc194943260"/>
      <w:bookmarkEnd w:id="535"/>
      <w:bookmarkEnd w:id="536"/>
      <w:bookmarkEnd w:id="537"/>
      <w:bookmarkEnd w:id="538"/>
      <w:bookmarkEnd w:id="539"/>
      <w:bookmarkEnd w:id="540"/>
      <w:r w:rsidRPr="000659FA">
        <w:rPr>
          <w:i/>
          <w:color w:val="auto"/>
        </w:rPr>
        <w:t>Project Finance</w:t>
      </w:r>
      <w:r w:rsidRPr="000659FA">
        <w:rPr>
          <w:color w:val="auto"/>
        </w:rPr>
        <w:t xml:space="preserve"> - </w:t>
      </w:r>
      <w:r w:rsidRPr="000659FA">
        <w:rPr>
          <w:i/>
          <w:color w:val="auto"/>
        </w:rPr>
        <w:t>modesg_inp_project_finance</w:t>
      </w:r>
      <w:bookmarkEnd w:id="541"/>
    </w:p>
    <w:p w14:paraId="3952F4CD" w14:textId="4849CC17" w:rsidR="00EA6D90" w:rsidRPr="000659FA" w:rsidRDefault="00F30F35" w:rsidP="008E5B92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Ordem das colunas a carregar e respetivos nomes deverá ser a seguinte: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="000659FA" w:rsidRPr="000659FA" w14:paraId="09894388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D8142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</w:t>
            </w:r>
          </w:p>
        </w:tc>
      </w:tr>
      <w:tr w:rsidR="000659FA" w:rsidRPr="000659FA" w14:paraId="3019C6C2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71F0708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nome_unidade</w:t>
            </w:r>
          </w:p>
        </w:tc>
      </w:tr>
      <w:tr w:rsidR="000659FA" w:rsidRPr="000659FA" w14:paraId="33E95396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7EAC08A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</w:t>
            </w:r>
          </w:p>
        </w:tc>
      </w:tr>
      <w:tr w:rsidR="000659FA" w:rsidRPr="000659FA" w14:paraId="268A016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938791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nome_legal_kgl</w:t>
            </w:r>
          </w:p>
        </w:tc>
      </w:tr>
      <w:tr w:rsidR="000659FA" w:rsidRPr="000659FA" w14:paraId="34BFA62E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1765BAE5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kgl_top_entidade_principal</w:t>
            </w:r>
          </w:p>
        </w:tc>
      </w:tr>
      <w:tr w:rsidR="000659FA" w:rsidRPr="000659FA" w14:paraId="1E02B781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6F506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kgl_entidade_principal</w:t>
            </w:r>
          </w:p>
        </w:tc>
      </w:tr>
      <w:tr w:rsidR="000659FA" w:rsidRPr="000659FA" w14:paraId="554B42A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69469EE9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nome_top_entidade_principal</w:t>
            </w:r>
          </w:p>
        </w:tc>
      </w:tr>
      <w:tr w:rsidR="000659FA" w:rsidRPr="000659FA" w14:paraId="0D920EEC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434A1EF2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codigo_unidade_operativa</w:t>
            </w:r>
          </w:p>
        </w:tc>
      </w:tr>
      <w:tr w:rsidR="00F30F35" w:rsidRPr="000659FA" w14:paraId="0B399E1F" w14:textId="77777777" w:rsidTr="007E3521">
        <w:trPr>
          <w:trHeight w:val="290"/>
        </w:trPr>
        <w:tc>
          <w:tcPr>
            <w:tcW w:w="2514" w:type="dxa"/>
            <w:noWrap/>
            <w:hideMark/>
          </w:tcPr>
          <w:p w14:paraId="37532184" w14:textId="77777777" w:rsidR="00F30F35" w:rsidRPr="000659FA" w:rsidRDefault="00F30F35" w:rsidP="007E3521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nome_entidade_operativa</w:t>
            </w:r>
          </w:p>
        </w:tc>
      </w:tr>
    </w:tbl>
    <w:p w14:paraId="5090489B" w14:textId="63C4FE81" w:rsidR="00EA6D90" w:rsidRPr="000659FA" w:rsidRDefault="00EA6D90" w:rsidP="007E3521">
      <w:pPr>
        <w:spacing w:line="360" w:lineRule="auto"/>
        <w:jc w:val="both"/>
        <w:rPr>
          <w:rFonts w:ascii="Santander Text" w:hAnsi="Santander Text" w:cs="Arial"/>
        </w:rPr>
      </w:pPr>
    </w:p>
    <w:p w14:paraId="710F9E88" w14:textId="29D4F246" w:rsidR="00472C59" w:rsidRPr="000659FA" w:rsidRDefault="00472C59" w:rsidP="007E3521">
      <w:pPr>
        <w:pStyle w:val="MyHeading1"/>
        <w:spacing w:after="120" w:line="360" w:lineRule="auto"/>
        <w:rPr>
          <w:rFonts w:cs="Arial"/>
          <w:i/>
          <w:color w:val="auto"/>
          <w:szCs w:val="18"/>
          <w:lang w:val="pt-PT"/>
        </w:rPr>
      </w:pPr>
      <w:bookmarkStart w:id="542" w:name="_Toc194943261"/>
      <w:r w:rsidRPr="000659FA">
        <w:rPr>
          <w:color w:val="auto"/>
          <w:lang w:val="pt-PT"/>
        </w:rPr>
        <w:t xml:space="preserve">Tabela de Parametrização - </w:t>
      </w:r>
      <w:r w:rsidRPr="000659FA">
        <w:rPr>
          <w:rFonts w:cs="Arial"/>
          <w:i/>
          <w:color w:val="auto"/>
          <w:szCs w:val="18"/>
          <w:lang w:val="pt-PT"/>
        </w:rPr>
        <w:t>modesg_param_codigos</w:t>
      </w:r>
      <w:bookmarkEnd w:id="542"/>
    </w:p>
    <w:p w14:paraId="30062BED" w14:textId="6A3D5686" w:rsidR="00CD35EB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>Esta tabela serve para</w:t>
      </w:r>
      <w:r w:rsidR="00CD35EB" w:rsidRPr="000659FA">
        <w:rPr>
          <w:rFonts w:ascii="Santander Text" w:hAnsi="Santander Text" w:cs="Arial"/>
          <w:lang w:val="pt-PT"/>
        </w:rPr>
        <w:t xml:space="preserve"> efetuar o</w:t>
      </w:r>
      <w:r w:rsidRPr="000659FA">
        <w:rPr>
          <w:rFonts w:ascii="Santander Text" w:hAnsi="Santander Text" w:cs="Arial"/>
          <w:lang w:val="pt-PT"/>
        </w:rPr>
        <w:t xml:space="preserve"> mapeamento dos valores dos campos do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Pr="000659FA">
        <w:rPr>
          <w:rFonts w:ascii="Santander Text" w:hAnsi="Santander Text" w:cs="Arial"/>
          <w:lang w:val="pt-PT"/>
        </w:rPr>
        <w:t xml:space="preserve"> com os valores dos campos homólogos dos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 xml:space="preserve"> mencionados nesta seção.</w:t>
      </w:r>
      <w:r w:rsidR="00CD35EB" w:rsidRPr="000659FA">
        <w:rPr>
          <w:rFonts w:ascii="Santander Text" w:hAnsi="Santander Text" w:cs="Arial"/>
          <w:lang w:val="pt-PT"/>
        </w:rPr>
        <w:t xml:space="preserve"> Apresentando a seguinte estrutura:</w:t>
      </w:r>
    </w:p>
    <w:p w14:paraId="72800EFE" w14:textId="38FFFA3C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‘dimensão’</w:t>
      </w:r>
      <w:r w:rsidRPr="000659FA">
        <w:rPr>
          <w:rFonts w:ascii="Santander Text" w:hAnsi="Santander Text" w:cs="Arial"/>
          <w:lang w:val="pt-PT"/>
        </w:rPr>
        <w:t xml:space="preserve"> diz respeito</w:t>
      </w:r>
      <w:r w:rsidR="00130EA0" w:rsidRPr="000659FA">
        <w:rPr>
          <w:rFonts w:ascii="Santander Text" w:hAnsi="Santander Text" w:cs="Arial"/>
          <w:lang w:val="pt-PT"/>
        </w:rPr>
        <w:t xml:space="preserve"> à informação que queremos obter;</w:t>
      </w:r>
    </w:p>
    <w:p w14:paraId="1C53F4DA" w14:textId="7243C71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‘valor_original’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>-</w:t>
      </w:r>
      <w:r w:rsidRPr="000659FA">
        <w:rPr>
          <w:rFonts w:ascii="Santander Text" w:hAnsi="Santander Text" w:cs="Arial"/>
          <w:lang w:val="pt-PT"/>
        </w:rPr>
        <w:t xml:space="preserve"> valores que o campo assume no </w:t>
      </w:r>
      <w:r w:rsidRPr="000659FA">
        <w:rPr>
          <w:rFonts w:ascii="Santander Text" w:hAnsi="Santander Text" w:cs="Arial"/>
          <w:i/>
          <w:lang w:val="pt-PT"/>
        </w:rPr>
        <w:t>Data</w:t>
      </w:r>
      <w:r w:rsidR="00CD35EB" w:rsidRPr="000659FA">
        <w:rPr>
          <w:rFonts w:ascii="Santander Text" w:hAnsi="Santander Text" w:cs="Arial"/>
          <w:i/>
          <w:lang w:val="pt-PT"/>
        </w:rPr>
        <w:t xml:space="preserve"> </w:t>
      </w:r>
      <w:r w:rsidRPr="000659FA">
        <w:rPr>
          <w:rFonts w:ascii="Santander Text" w:hAnsi="Santander Text" w:cs="Arial"/>
          <w:i/>
          <w:lang w:val="pt-PT"/>
        </w:rPr>
        <w:t>Lake</w:t>
      </w:r>
      <w:r w:rsidR="006D3BC9" w:rsidRPr="000659FA">
        <w:rPr>
          <w:rFonts w:ascii="Santander Text" w:hAnsi="Santander Text" w:cs="Arial"/>
          <w:i/>
          <w:lang w:val="pt-PT"/>
        </w:rPr>
        <w:t xml:space="preserve">, </w:t>
      </w:r>
      <w:r w:rsidR="006D3BC9" w:rsidRPr="000659FA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0659FA">
        <w:rPr>
          <w:rFonts w:ascii="Santander Text" w:hAnsi="Santander Text" w:cs="Arial"/>
          <w:lang w:val="pt-PT"/>
        </w:rPr>
        <w:t>;</w:t>
      </w:r>
    </w:p>
    <w:p w14:paraId="33EA0533" w14:textId="41880EB7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‘valor_mv’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valores que o campo assume nos </w:t>
      </w:r>
      <w:r w:rsidRPr="000659FA">
        <w:rPr>
          <w:rFonts w:ascii="Santander Text" w:hAnsi="Santander Text" w:cs="Arial"/>
          <w:i/>
          <w:lang w:val="pt-PT"/>
        </w:rPr>
        <w:t>inputs</w:t>
      </w:r>
      <w:r w:rsidRPr="000659FA">
        <w:rPr>
          <w:rFonts w:ascii="Santander Text" w:hAnsi="Santander Text" w:cs="Arial"/>
          <w:lang w:val="pt-PT"/>
        </w:rPr>
        <w:t>;</w:t>
      </w:r>
    </w:p>
    <w:p w14:paraId="47E0B03F" w14:textId="21F7454E" w:rsidR="009B7255" w:rsidRPr="000659FA" w:rsidRDefault="009B7255" w:rsidP="008E5B92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i/>
          <w:lang w:val="pt-PT"/>
        </w:rPr>
        <w:t>‘descritivo_mv’</w:t>
      </w:r>
      <w:r w:rsidRPr="000659FA">
        <w:rPr>
          <w:rFonts w:ascii="Santander Text" w:hAnsi="Santander Text" w:cs="Arial"/>
          <w:lang w:val="pt-PT"/>
        </w:rPr>
        <w:t xml:space="preserve"> </w:t>
      </w:r>
      <w:r w:rsidR="00CD35EB" w:rsidRPr="000659FA">
        <w:rPr>
          <w:rFonts w:ascii="Santander Text" w:hAnsi="Santander Text" w:cs="Arial"/>
          <w:lang w:val="pt-PT"/>
        </w:rPr>
        <w:t xml:space="preserve">- </w:t>
      </w:r>
      <w:r w:rsidRPr="000659FA">
        <w:rPr>
          <w:rFonts w:ascii="Santander Text" w:hAnsi="Santander Text" w:cs="Arial"/>
          <w:lang w:val="pt-PT"/>
        </w:rPr>
        <w:t xml:space="preserve">valor presente na coluna </w:t>
      </w:r>
      <w:r w:rsidRPr="000659FA">
        <w:rPr>
          <w:rFonts w:ascii="Santander Text" w:hAnsi="Santander Text" w:cs="Arial"/>
          <w:i/>
          <w:lang w:val="pt-PT"/>
        </w:rPr>
        <w:t>‘valor_mv’</w:t>
      </w:r>
      <w:r w:rsidR="00CD35EB" w:rsidRPr="000659FA">
        <w:rPr>
          <w:rFonts w:ascii="Santander Text" w:hAnsi="Santander Text" w:cs="Arial"/>
          <w:lang w:val="pt-PT"/>
        </w:rPr>
        <w:t>.</w:t>
      </w:r>
    </w:p>
    <w:p w14:paraId="61409CA4" w14:textId="4A203CCF" w:rsidR="00130EA0" w:rsidRPr="000659FA" w:rsidRDefault="00472C59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Aquando do carregamento, deverá ser garantido que </w:t>
      </w:r>
      <w:r w:rsidR="009B7255" w:rsidRPr="000659FA">
        <w:rPr>
          <w:rFonts w:ascii="Santander Text" w:hAnsi="Santander Text" w:cs="Arial"/>
          <w:lang w:val="pt-PT"/>
        </w:rPr>
        <w:t xml:space="preserve">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‘valor_mv’</w:t>
      </w:r>
      <w:r w:rsidR="009B7255" w:rsidRPr="000659FA">
        <w:rPr>
          <w:rFonts w:ascii="Santander Text" w:hAnsi="Santander Text" w:cs="Arial"/>
          <w:lang w:val="pt-PT"/>
        </w:rPr>
        <w:t xml:space="preserve"> correspondem a valores iguais do campo </w:t>
      </w:r>
      <w:r w:rsidR="009B7255" w:rsidRPr="000659FA">
        <w:rPr>
          <w:rFonts w:ascii="Santander Text" w:hAnsi="Santander Text" w:cs="Arial"/>
          <w:i/>
          <w:lang w:val="pt-PT"/>
        </w:rPr>
        <w:t>‘descritivo_mv’</w:t>
      </w:r>
      <w:r w:rsidR="009B7255" w:rsidRPr="000659FA">
        <w:rPr>
          <w:rFonts w:ascii="Santander Text" w:hAnsi="Santander Text" w:cs="Arial"/>
          <w:lang w:val="pt-PT"/>
        </w:rPr>
        <w:t>.</w:t>
      </w:r>
    </w:p>
    <w:p w14:paraId="51C9A2B8" w14:textId="77777777" w:rsidR="00CD35EB" w:rsidRPr="000659FA" w:rsidRDefault="00CD35EB" w:rsidP="007E3521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="000659FA" w:rsidRPr="000659FA" w14:paraId="68195212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3D7C641C" w14:textId="2455B7D7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dimensao</w:t>
            </w:r>
          </w:p>
        </w:tc>
      </w:tr>
      <w:tr w:rsidR="000659FA" w:rsidRPr="000659FA" w14:paraId="5FB73690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2E6E7CD1" w14:textId="7B58546B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valor_original</w:t>
            </w:r>
          </w:p>
        </w:tc>
      </w:tr>
      <w:tr w:rsidR="000659FA" w:rsidRPr="000659FA" w14:paraId="4BB06B83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12B52DF3" w14:textId="795D9898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valor_mv</w:t>
            </w:r>
          </w:p>
        </w:tc>
      </w:tr>
      <w:tr w:rsidR="00472C59" w:rsidRPr="000659FA" w14:paraId="4CCB3BCF" w14:textId="77777777" w:rsidTr="007E3521">
        <w:trPr>
          <w:trHeight w:val="290"/>
        </w:trPr>
        <w:tc>
          <w:tcPr>
            <w:tcW w:w="2364" w:type="dxa"/>
            <w:noWrap/>
            <w:hideMark/>
          </w:tcPr>
          <w:p w14:paraId="4A196F2F" w14:textId="3A141F1E" w:rsidR="00472C59" w:rsidRPr="000659FA" w:rsidRDefault="00472C59" w:rsidP="00B5243E">
            <w:pPr>
              <w:spacing w:after="0" w:line="360" w:lineRule="auto"/>
              <w:jc w:val="both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0659F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descritivo_mv</w:t>
            </w:r>
          </w:p>
        </w:tc>
      </w:tr>
    </w:tbl>
    <w:p w14:paraId="3713CAA4" w14:textId="4C6DCDD4" w:rsidR="00472C59" w:rsidRPr="000659FA" w:rsidRDefault="00472C59" w:rsidP="007E3521">
      <w:pPr>
        <w:rPr>
          <w:lang w:val="pt-PT"/>
        </w:rPr>
      </w:pPr>
    </w:p>
    <w:sectPr w:rsidR="00472C59" w:rsidRPr="000659FA" w:rsidSect="007E3521">
      <w:footerReference w:type="even" r:id="rId19"/>
      <w:footerReference w:type="default" r:id="rId20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73" w:author="Marta Rafaela Teixeira Nunes" w:date="2025-12-09T10:40:00Z" w:initials="MN">
    <w:p w14:paraId="42BA3668" w14:textId="1FB41B77" w:rsidR="005E4935" w:rsidRDefault="005E4935" w:rsidP="005E4935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De forma generalizada, é necessário incorporar condições de não aplicabilidade</w:t>
      </w:r>
    </w:p>
  </w:comment>
  <w:comment w:id="477" w:author="Ana Rita Geraldo de Caguerelho" w:date="2025-12-03T17:33:00Z" w:initials="AC">
    <w:p w14:paraId="5E45AEE2" w14:textId="77777777" w:rsidR="00074DF3" w:rsidRDefault="00074DF3" w:rsidP="00074DF3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Referir qual o universo não aplicável</w:t>
      </w:r>
    </w:p>
  </w:comment>
  <w:comment w:id="478" w:author="Ana Rita Geraldo de Caguerelho" w:date="2025-12-03T17:45:00Z" w:initials="AC">
    <w:p w14:paraId="1C5618C5" w14:textId="77777777" w:rsidR="009F29BB" w:rsidRDefault="009F29BB" w:rsidP="009F29BB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Ou seja, referir quando é que o valor do scp1_emss é definido como 'não aplicavel'</w:t>
      </w:r>
    </w:p>
  </w:comment>
  <w:comment w:id="479" w:author="Ana Rita Geraldo de Caguerelho" w:date="2025-12-02T15:42:00Z" w:initials="AC">
    <w:p w14:paraId="78C3BB45" w14:textId="5C77DF64" w:rsidR="003165DA" w:rsidRDefault="003165DA" w:rsidP="003165DA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Não está atualizado</w:t>
      </w:r>
    </w:p>
  </w:comment>
  <w:comment w:id="496" w:author="Ana Rita Geraldo de Caguerelho" w:date="2025-12-04T10:23:00Z" w:initials="AC">
    <w:p w14:paraId="1D450463" w14:textId="77777777" w:rsidR="00382CA4" w:rsidRDefault="00382CA4" w:rsidP="00382CA4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Epc real é desconhecido? Nesta não olhamos para o EPC, devíamos retirar a referencia de que é desconhecido, porque não sabemos se é ou não</w:t>
      </w:r>
    </w:p>
  </w:comment>
  <w:comment w:id="502" w:author="Marta Rafaela Teixeira Nunes" w:date="2025-12-09T10:59:00Z" w:initials="MN">
    <w:p w14:paraId="48DCA4DF" w14:textId="77777777" w:rsidR="001B3C10" w:rsidRDefault="00E151AE" w:rsidP="001B3C10">
      <w:pPr>
        <w:pStyle w:val="CommentText"/>
      </w:pPr>
      <w:r>
        <w:rPr>
          <w:rStyle w:val="CommentReference"/>
        </w:rPr>
        <w:annotationRef/>
      </w:r>
      <w:r w:rsidR="001B3C10">
        <w:rPr>
          <w:lang w:val="pt-PT"/>
        </w:rPr>
        <w:t xml:space="preserve">Incorporar detalhe na classificação dos scores. </w:t>
      </w:r>
    </w:p>
    <w:p w14:paraId="49409804" w14:textId="77777777" w:rsidR="001B3C10" w:rsidRDefault="001B3C10" w:rsidP="001B3C10">
      <w:pPr>
        <w:pStyle w:val="CommentText"/>
      </w:pPr>
      <w:r>
        <w:rPr>
          <w:lang w:val="pt-PT"/>
        </w:rPr>
        <w:t>Explicar o racional dos valores Null e considerar diferenças de Null para 0. Por exemplo, no caso da área do piso do edifício ser = 0. Este valor deveria ser Null? Se for 0, o que acontece? Deveria cair em que score, no Score 5?</w:t>
      </w:r>
      <w:r>
        <w:rPr>
          <w:lang w:val="pt-PT"/>
        </w:rPr>
        <w:br/>
      </w:r>
      <w:r>
        <w:rPr>
          <w:lang w:val="pt-PT"/>
        </w:rPr>
        <w:br/>
        <w:t>Deixar isto bem explícito</w:t>
      </w:r>
    </w:p>
  </w:comment>
  <w:comment w:id="503" w:author="Marta Rafaela Teixeira Nunes" w:date="2025-12-09T11:57:00Z" w:initials="MN">
    <w:p w14:paraId="414A94DC" w14:textId="77777777" w:rsidR="00BE276C" w:rsidRDefault="00BE276C" w:rsidP="00BE276C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Adicionar informação relativa ás tabelas tat de mapeamento</w:t>
      </w:r>
    </w:p>
  </w:comment>
  <w:comment w:id="504" w:author="Marta Rafaela Teixeira Nunes" w:date="2025-12-09T10:22:00Z" w:initials="MN">
    <w:p w14:paraId="14BB203E" w14:textId="2031804E" w:rsidR="00D40D5B" w:rsidRDefault="00D40D5B" w:rsidP="00D40D5B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Necessidade de expandir o universo para não contemplar apenas o local</w:t>
      </w:r>
    </w:p>
  </w:comment>
  <w:comment w:id="505" w:author="Marta Rafaela Teixeira Nunes" w:date="2025-12-09T10:15:00Z" w:initials="MN">
    <w:p w14:paraId="6F4BB536" w14:textId="4D905CB6" w:rsidR="00411EB6" w:rsidRDefault="008617C9" w:rsidP="00411EB6">
      <w:pPr>
        <w:pStyle w:val="CommentText"/>
      </w:pPr>
      <w:r>
        <w:rPr>
          <w:rStyle w:val="CommentReference"/>
        </w:rPr>
        <w:annotationRef/>
      </w:r>
      <w:r w:rsidR="00411EB6">
        <w:rPr>
          <w:lang w:val="pt-PT"/>
        </w:rPr>
        <w:t xml:space="preserve">Não temos detalhe/indicação do que é considerado para a definição do </w:t>
      </w:r>
      <w:r w:rsidR="00411EB6">
        <w:rPr>
          <w:i/>
          <w:iCs/>
          <w:lang w:val="pt-PT"/>
        </w:rPr>
        <w:t>outstanding amunt</w:t>
      </w:r>
    </w:p>
  </w:comment>
  <w:comment w:id="506" w:author="Marta Rafaela Teixeira Nunes" w:date="2025-12-09T10:17:00Z" w:initials="MN">
    <w:p w14:paraId="3306B1EA" w14:textId="77777777" w:rsidR="00F10F62" w:rsidRDefault="00F10F62" w:rsidP="00F10F62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Adicionar detalhe sobre a data de avaliação a ser considerada</w:t>
      </w:r>
    </w:p>
  </w:comment>
  <w:comment w:id="507" w:author="Marta Rafaela Teixeira Nunes" w:date="2025-12-09T14:47:00Z" w:initials="MN">
    <w:p w14:paraId="77F8B036" w14:textId="77777777" w:rsidR="0069190F" w:rsidRDefault="007F5C7D" w:rsidP="0069190F">
      <w:pPr>
        <w:pStyle w:val="CommentText"/>
      </w:pPr>
      <w:r>
        <w:rPr>
          <w:rStyle w:val="CommentReference"/>
        </w:rPr>
        <w:annotationRef/>
      </w:r>
      <w:r w:rsidR="0069190F">
        <w:rPr>
          <w:lang w:val="pt-PT"/>
        </w:rPr>
        <w:t xml:space="preserve">Explicar melhor, estamos a ter o peso mas não é para a combinação de cada contrato/bem. Faz sentido, neste caso, manter o tema da repartição? </w:t>
      </w:r>
    </w:p>
  </w:comment>
  <w:comment w:id="508" w:author="Marta Rafaela Teixeira Nunes" w:date="2025-12-09T11:47:00Z" w:initials="MN">
    <w:p w14:paraId="328F0CF6" w14:textId="77777777" w:rsidR="002D56A1" w:rsidRDefault="002D56A1" w:rsidP="002D56A1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Adicionar detalhe relativo ao aprovisionamento dos campos. Garantir alinhamento e explicação do racional para utilizarmos o campo purpose_code da tabela ct004 VS. Property_purpose_code da tabela property</w:t>
      </w:r>
    </w:p>
  </w:comment>
  <w:comment w:id="510" w:author="Marta Rafaela Teixeira Nunes" w:date="2025-12-03T19:26:00Z" w:initials="MN">
    <w:p w14:paraId="28DA1660" w14:textId="5F1C10AB" w:rsidR="00213C26" w:rsidRDefault="005E12F8" w:rsidP="00213C26">
      <w:pPr>
        <w:pStyle w:val="CommentText"/>
      </w:pPr>
      <w:r>
        <w:rPr>
          <w:rStyle w:val="CommentReference"/>
        </w:rPr>
        <w:annotationRef/>
      </w:r>
      <w:r w:rsidR="00213C26">
        <w:rPr>
          <w:lang w:val="pt-PT"/>
        </w:rPr>
        <w:t>Adicionar detalhe sobre qual a data de avaliação considerada para ir buscar o montante que estamos a considerar neste ponto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BA3668" w15:done="0"/>
  <w15:commentEx w15:paraId="5E45AEE2" w15:done="0"/>
  <w15:commentEx w15:paraId="1C5618C5" w15:paraIdParent="5E45AEE2" w15:done="0"/>
  <w15:commentEx w15:paraId="78C3BB45" w15:done="0"/>
  <w15:commentEx w15:paraId="1D450463" w15:done="0"/>
  <w15:commentEx w15:paraId="49409804" w15:done="0"/>
  <w15:commentEx w15:paraId="414A94DC" w15:paraIdParent="49409804" w15:done="0"/>
  <w15:commentEx w15:paraId="14BB203E" w15:done="0"/>
  <w15:commentEx w15:paraId="6F4BB536" w15:done="0"/>
  <w15:commentEx w15:paraId="3306B1EA" w15:done="0"/>
  <w15:commentEx w15:paraId="77F8B036" w15:done="0"/>
  <w15:commentEx w15:paraId="328F0CF6" w15:done="0"/>
  <w15:commentEx w15:paraId="28DA16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D4BA0" w16cex:dateUtc="2025-12-09T10:40:00Z"/>
  <w16cex:commentExtensible w16cex:durableId="57DACE54" w16cex:dateUtc="2025-12-03T17:33:00Z"/>
  <w16cex:commentExtensible w16cex:durableId="4BA04F3A" w16cex:dateUtc="2025-12-03T17:45:00Z"/>
  <w16cex:commentExtensible w16cex:durableId="3CCD15AB" w16cex:dateUtc="2025-12-02T15:42:00Z"/>
  <w16cex:commentExtensible w16cex:durableId="0550756B" w16cex:dateUtc="2025-12-04T10:23:00Z"/>
  <w16cex:commentExtensible w16cex:durableId="09DF40E3" w16cex:dateUtc="2025-12-09T10:59:00Z"/>
  <w16cex:commentExtensible w16cex:durableId="104CAFE1" w16cex:dateUtc="2025-12-09T11:57:00Z"/>
  <w16cex:commentExtensible w16cex:durableId="31C739E1" w16cex:dateUtc="2025-12-09T10:22:00Z"/>
  <w16cex:commentExtensible w16cex:durableId="74C2E56E" w16cex:dateUtc="2025-12-09T10:15:00Z"/>
  <w16cex:commentExtensible w16cex:durableId="6EB4DD5D" w16cex:dateUtc="2025-12-09T10:17:00Z"/>
  <w16cex:commentExtensible w16cex:durableId="54B72B4B" w16cex:dateUtc="2025-12-09T14:47:00Z"/>
  <w16cex:commentExtensible w16cex:durableId="1990ED7F" w16cex:dateUtc="2025-12-09T11:47:00Z"/>
  <w16cex:commentExtensible w16cex:durableId="7E8ADAAC" w16cex:dateUtc="2025-12-03T19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BA3668" w16cid:durableId="2CCD4BA0"/>
  <w16cid:commentId w16cid:paraId="5E45AEE2" w16cid:durableId="57DACE54"/>
  <w16cid:commentId w16cid:paraId="1C5618C5" w16cid:durableId="4BA04F3A"/>
  <w16cid:commentId w16cid:paraId="78C3BB45" w16cid:durableId="3CCD15AB"/>
  <w16cid:commentId w16cid:paraId="1D450463" w16cid:durableId="0550756B"/>
  <w16cid:commentId w16cid:paraId="49409804" w16cid:durableId="09DF40E3"/>
  <w16cid:commentId w16cid:paraId="414A94DC" w16cid:durableId="104CAFE1"/>
  <w16cid:commentId w16cid:paraId="14BB203E" w16cid:durableId="31C739E1"/>
  <w16cid:commentId w16cid:paraId="6F4BB536" w16cid:durableId="74C2E56E"/>
  <w16cid:commentId w16cid:paraId="3306B1EA" w16cid:durableId="6EB4DD5D"/>
  <w16cid:commentId w16cid:paraId="77F8B036" w16cid:durableId="54B72B4B"/>
  <w16cid:commentId w16cid:paraId="328F0CF6" w16cid:durableId="1990ED7F"/>
  <w16cid:commentId w16cid:paraId="28DA1660" w16cid:durableId="7E8ADAA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9F21B" w14:textId="77777777" w:rsidR="00783CC6" w:rsidRDefault="00783CC6" w:rsidP="00C702C7">
      <w:pPr>
        <w:spacing w:after="0" w:line="240" w:lineRule="auto"/>
      </w:pPr>
      <w:r>
        <w:separator/>
      </w:r>
    </w:p>
  </w:endnote>
  <w:endnote w:type="continuationSeparator" w:id="0">
    <w:p w14:paraId="097F580C" w14:textId="77777777" w:rsidR="00783CC6" w:rsidRDefault="00783CC6" w:rsidP="00C702C7">
      <w:pPr>
        <w:spacing w:after="0" w:line="240" w:lineRule="auto"/>
      </w:pPr>
      <w:r>
        <w:continuationSeparator/>
      </w:r>
    </w:p>
  </w:endnote>
  <w:endnote w:type="continuationNotice" w:id="1">
    <w:p w14:paraId="38A94E1F" w14:textId="77777777" w:rsidR="00783CC6" w:rsidRDefault="00783C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BD90C" w14:textId="77777777" w:rsidR="00783CC6" w:rsidRDefault="00783CC6" w:rsidP="00C702C7">
      <w:pPr>
        <w:spacing w:after="0" w:line="240" w:lineRule="auto"/>
      </w:pPr>
      <w:r>
        <w:separator/>
      </w:r>
    </w:p>
  </w:footnote>
  <w:footnote w:type="continuationSeparator" w:id="0">
    <w:p w14:paraId="69608799" w14:textId="77777777" w:rsidR="00783CC6" w:rsidRDefault="00783CC6" w:rsidP="00C702C7">
      <w:pPr>
        <w:spacing w:after="0" w:line="240" w:lineRule="auto"/>
      </w:pPr>
      <w:r>
        <w:continuationSeparator/>
      </w:r>
    </w:p>
  </w:footnote>
  <w:footnote w:type="continuationNotice" w:id="1">
    <w:p w14:paraId="035725AA" w14:textId="77777777" w:rsidR="00783CC6" w:rsidRDefault="00783CC6">
      <w:pPr>
        <w:spacing w:after="0" w:line="240" w:lineRule="auto"/>
      </w:pPr>
    </w:p>
  </w:footnote>
  <w:footnote w:id="2">
    <w:p w14:paraId="18CC720E" w14:textId="77777777" w:rsidR="0043084C" w:rsidRPr="007E3521" w:rsidRDefault="0043084C" w:rsidP="007E3521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14:paraId="3E385DC8" w14:textId="4AE4367E" w:rsidR="0043084C" w:rsidRPr="007E3521" w:rsidRDefault="0043084C" w:rsidP="007E3521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14:paraId="35FD072C" w14:textId="3BB8E047" w:rsidR="0043084C" w:rsidRPr="007E3521" w:rsidRDefault="0043084C">
      <w:pPr>
        <w:pStyle w:val="FootnoteText"/>
        <w:rPr>
          <w:lang w:val="pt-PT"/>
        </w:rPr>
      </w:pPr>
    </w:p>
  </w:footnote>
  <w:footnote w:id="4">
    <w:p w14:paraId="4DDA2ADB" w14:textId="3862AD00" w:rsidR="0043084C" w:rsidRPr="001C06E9" w:rsidRDefault="0043084C" w:rsidP="001C06E9">
      <w:pPr>
        <w:spacing w:line="360" w:lineRule="auto"/>
        <w:jc w:val="both"/>
        <w:rPr>
          <w:lang w:val="pt-PT"/>
        </w:rPr>
      </w:pPr>
      <w:r w:rsidRPr="00B20516">
        <w:rPr>
          <w:rStyle w:val="FootnoteReference"/>
        </w:rPr>
        <w:footnoteRef/>
      </w:r>
      <w:r w:rsidRPr="00B20516">
        <w:rPr>
          <w:lang w:val="pt-PT"/>
        </w:rPr>
        <w:t xml:space="preserve"> </w:t>
      </w:r>
      <w:r w:rsidRPr="00B20516">
        <w:rPr>
          <w:rFonts w:ascii="Santander Text" w:hAnsi="Santander Text"/>
          <w:sz w:val="16"/>
          <w:szCs w:val="18"/>
          <w:lang w:val="pt-PT"/>
        </w:rPr>
        <w:t>Para</w:t>
      </w:r>
      <w:r w:rsidRPr="00B20516">
        <w:rPr>
          <w:sz w:val="16"/>
          <w:lang w:val="pt-PT"/>
        </w:rPr>
        <w:t xml:space="preserve"> obtenção dos atributos por conta contabilística, para o perímetro local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‘ST_SGPS_CONS’) através dos campos </w:t>
      </w:r>
      <w:r w:rsidRPr="00B20516">
        <w:rPr>
          <w:i/>
          <w:sz w:val="16"/>
          <w:lang w:val="pt-PT"/>
        </w:rPr>
        <w:t xml:space="preserve">’ccontab_final_st_sgps’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 xml:space="preserve">’conta’ </w:t>
      </w:r>
      <w:r w:rsidRPr="00B20516">
        <w:rPr>
          <w:sz w:val="16"/>
          <w:lang w:val="pt-PT"/>
        </w:rPr>
        <w:t xml:space="preserve">e para o perímetro corporativo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‘BST_IDCOMB’) através dos campos </w:t>
      </w:r>
      <w:r w:rsidRPr="00B20516">
        <w:rPr>
          <w:i/>
          <w:sz w:val="16"/>
          <w:lang w:val="pt-PT"/>
        </w:rPr>
        <w:t xml:space="preserve">’ccontab_final_idcomb’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>’conta’</w:t>
      </w:r>
      <w:r w:rsidRPr="00B20516">
        <w:rPr>
          <w:sz w:val="16"/>
          <w:lang w:val="pt-PT"/>
        </w:rPr>
        <w:t xml:space="preserve"> .</w:t>
      </w:r>
      <w:r>
        <w:rPr>
          <w:sz w:val="16"/>
          <w:lang w:val="pt-PT"/>
        </w:rPr>
        <w:t xml:space="preserve"> 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0A0935A6"/>
    <w:multiLevelType w:val="hybridMultilevel"/>
    <w:tmpl w:val="9198D812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EB20B2BA">
      <w:start w:val="1"/>
      <w:numFmt w:val="lowerLetter"/>
      <w:lvlText w:val="%2."/>
      <w:lvlJc w:val="left"/>
      <w:pPr>
        <w:ind w:left="2856" w:hanging="360"/>
      </w:pPr>
      <w:rPr>
        <w:b w:val="0"/>
      </w:r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eastAsia="Aptos" w:hAnsi="Arial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4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9" w15:restartNumberingAfterBreak="0">
    <w:nsid w:val="25D7635F"/>
    <w:multiLevelType w:val="hybridMultilevel"/>
    <w:tmpl w:val="0914A1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DB0337"/>
    <w:multiLevelType w:val="hybridMultilevel"/>
    <w:tmpl w:val="22544D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D12FD2"/>
    <w:multiLevelType w:val="hybridMultilevel"/>
    <w:tmpl w:val="6DDC1DF8"/>
    <w:lvl w:ilvl="0" w:tplc="08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7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eastAsia="Calibri" w:hAnsi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60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1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62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eastAsia="Times New Roman" w:hAnsi="Arial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3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eastAsia="Aptos" w:hAnsi="Arial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8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ascii="Arial" w:eastAsia="Times New Roman" w:hAnsi="Arial" w:cs="Arial"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eastAsia="Times New Roman" w:hAnsi="Arial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5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79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ascii="Santander Text" w:hAnsi="Santander Text" w:cs="Courier New" w:hint="default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eastAsia="Times New Roman" w:hAnsi="Arial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7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ascii="Arial" w:eastAsia="Times New Roman" w:hAnsi="Arial" w:cs="Arial" w:hint="default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3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6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7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9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0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6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1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6526">
    <w:abstractNumId w:val="3"/>
  </w:num>
  <w:num w:numId="2" w16cid:durableId="715814868">
    <w:abstractNumId w:val="1"/>
  </w:num>
  <w:num w:numId="3" w16cid:durableId="2120174556">
    <w:abstractNumId w:val="2"/>
  </w:num>
  <w:num w:numId="4" w16cid:durableId="1084643972">
    <w:abstractNumId w:val="0"/>
  </w:num>
  <w:num w:numId="5" w16cid:durableId="2127651857">
    <w:abstractNumId w:val="53"/>
  </w:num>
  <w:num w:numId="6" w16cid:durableId="1657491390">
    <w:abstractNumId w:val="6"/>
  </w:num>
  <w:num w:numId="7" w16cid:durableId="268858785">
    <w:abstractNumId w:val="30"/>
  </w:num>
  <w:num w:numId="8" w16cid:durableId="1866093613">
    <w:abstractNumId w:val="34"/>
  </w:num>
  <w:num w:numId="9" w16cid:durableId="111093642">
    <w:abstractNumId w:val="108"/>
  </w:num>
  <w:num w:numId="10" w16cid:durableId="332225389">
    <w:abstractNumId w:val="109"/>
  </w:num>
  <w:num w:numId="11" w16cid:durableId="1148790397">
    <w:abstractNumId w:val="4"/>
  </w:num>
  <w:num w:numId="12" w16cid:durableId="1103233510">
    <w:abstractNumId w:val="87"/>
  </w:num>
  <w:num w:numId="13" w16cid:durableId="351956116">
    <w:abstractNumId w:val="82"/>
  </w:num>
  <w:num w:numId="14" w16cid:durableId="2106612975">
    <w:abstractNumId w:val="77"/>
  </w:num>
  <w:num w:numId="15" w16cid:durableId="183592989">
    <w:abstractNumId w:val="70"/>
  </w:num>
  <w:num w:numId="16" w16cid:durableId="1463033472">
    <w:abstractNumId w:val="47"/>
  </w:num>
  <w:num w:numId="17" w16cid:durableId="998658810">
    <w:abstractNumId w:val="48"/>
  </w:num>
  <w:num w:numId="18" w16cid:durableId="1598443786">
    <w:abstractNumId w:val="111"/>
  </w:num>
  <w:num w:numId="19" w16cid:durableId="1593126745">
    <w:abstractNumId w:val="65"/>
  </w:num>
  <w:num w:numId="20" w16cid:durableId="1675065241">
    <w:abstractNumId w:val="81"/>
  </w:num>
  <w:num w:numId="21" w16cid:durableId="638070519">
    <w:abstractNumId w:val="113"/>
  </w:num>
  <w:num w:numId="22" w16cid:durableId="1371884002">
    <w:abstractNumId w:val="12"/>
  </w:num>
  <w:num w:numId="23" w16cid:durableId="1362826300">
    <w:abstractNumId w:val="68"/>
  </w:num>
  <w:num w:numId="24" w16cid:durableId="1810971688">
    <w:abstractNumId w:val="73"/>
  </w:num>
  <w:num w:numId="25" w16cid:durableId="1012301727">
    <w:abstractNumId w:val="75"/>
  </w:num>
  <w:num w:numId="26" w16cid:durableId="1858689724">
    <w:abstractNumId w:val="43"/>
  </w:num>
  <w:num w:numId="27" w16cid:durableId="1873152532">
    <w:abstractNumId w:val="27"/>
  </w:num>
  <w:num w:numId="28" w16cid:durableId="400061127">
    <w:abstractNumId w:val="11"/>
  </w:num>
  <w:num w:numId="29" w16cid:durableId="173111064">
    <w:abstractNumId w:val="71"/>
  </w:num>
  <w:num w:numId="30" w16cid:durableId="1278485138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44546972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33392104">
    <w:abstractNumId w:val="56"/>
  </w:num>
  <w:num w:numId="33" w16cid:durableId="951938179">
    <w:abstractNumId w:val="22"/>
  </w:num>
  <w:num w:numId="34" w16cid:durableId="497811511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94890017">
    <w:abstractNumId w:val="100"/>
  </w:num>
  <w:num w:numId="36" w16cid:durableId="820121074">
    <w:abstractNumId w:val="66"/>
  </w:num>
  <w:num w:numId="37" w16cid:durableId="1109466791">
    <w:abstractNumId w:val="105"/>
  </w:num>
  <w:num w:numId="38" w16cid:durableId="1156260688">
    <w:abstractNumId w:val="99"/>
  </w:num>
  <w:num w:numId="39" w16cid:durableId="17033535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488639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32333682">
    <w:abstractNumId w:val="54"/>
  </w:num>
  <w:num w:numId="42" w16cid:durableId="998192857">
    <w:abstractNumId w:val="16"/>
  </w:num>
  <w:num w:numId="43" w16cid:durableId="1609004242">
    <w:abstractNumId w:val="33"/>
  </w:num>
  <w:num w:numId="44" w16cid:durableId="220405707">
    <w:abstractNumId w:val="49"/>
  </w:num>
  <w:num w:numId="45" w16cid:durableId="1288969872">
    <w:abstractNumId w:val="19"/>
  </w:num>
  <w:num w:numId="46" w16cid:durableId="1254432996">
    <w:abstractNumId w:val="96"/>
  </w:num>
  <w:num w:numId="47" w16cid:durableId="1915898481">
    <w:abstractNumId w:val="38"/>
  </w:num>
  <w:num w:numId="48" w16cid:durableId="1459374979">
    <w:abstractNumId w:val="67"/>
  </w:num>
  <w:num w:numId="49" w16cid:durableId="1917203202">
    <w:abstractNumId w:val="92"/>
  </w:num>
  <w:num w:numId="50" w16cid:durableId="1887066822">
    <w:abstractNumId w:val="76"/>
  </w:num>
  <w:num w:numId="51" w16cid:durableId="77290794">
    <w:abstractNumId w:val="21"/>
  </w:num>
  <w:num w:numId="52" w16cid:durableId="697118913">
    <w:abstractNumId w:val="98"/>
  </w:num>
  <w:num w:numId="53" w16cid:durableId="684013449">
    <w:abstractNumId w:val="14"/>
  </w:num>
  <w:num w:numId="54" w16cid:durableId="889535224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0831526">
    <w:abstractNumId w:val="79"/>
  </w:num>
  <w:num w:numId="56" w16cid:durableId="1682901164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90152030">
    <w:abstractNumId w:val="22"/>
  </w:num>
  <w:num w:numId="58" w16cid:durableId="1554652825">
    <w:abstractNumId w:val="107"/>
  </w:num>
  <w:num w:numId="59" w16cid:durableId="377555929">
    <w:abstractNumId w:val="97"/>
  </w:num>
  <w:num w:numId="60" w16cid:durableId="1931346984">
    <w:abstractNumId w:val="40"/>
  </w:num>
  <w:num w:numId="61" w16cid:durableId="1598100268">
    <w:abstractNumId w:val="8"/>
  </w:num>
  <w:num w:numId="62" w16cid:durableId="1254819784">
    <w:abstractNumId w:val="84"/>
  </w:num>
  <w:num w:numId="63" w16cid:durableId="914506947">
    <w:abstractNumId w:val="112"/>
  </w:num>
  <w:num w:numId="64" w16cid:durableId="59253641">
    <w:abstractNumId w:val="41"/>
  </w:num>
  <w:num w:numId="65" w16cid:durableId="568540458">
    <w:abstractNumId w:val="9"/>
  </w:num>
  <w:num w:numId="66" w16cid:durableId="2044209760">
    <w:abstractNumId w:val="104"/>
  </w:num>
  <w:num w:numId="67" w16cid:durableId="1342702322">
    <w:abstractNumId w:val="26"/>
  </w:num>
  <w:num w:numId="68" w16cid:durableId="1303540299">
    <w:abstractNumId w:val="91"/>
  </w:num>
  <w:num w:numId="69" w16cid:durableId="962346652">
    <w:abstractNumId w:val="55"/>
  </w:num>
  <w:num w:numId="70" w16cid:durableId="979311808">
    <w:abstractNumId w:val="37"/>
  </w:num>
  <w:num w:numId="71" w16cid:durableId="535967997">
    <w:abstractNumId w:val="110"/>
  </w:num>
  <w:num w:numId="72" w16cid:durableId="252713242">
    <w:abstractNumId w:val="80"/>
  </w:num>
  <w:num w:numId="73" w16cid:durableId="1096099336">
    <w:abstractNumId w:val="42"/>
  </w:num>
  <w:num w:numId="74" w16cid:durableId="468597590">
    <w:abstractNumId w:val="91"/>
  </w:num>
  <w:num w:numId="75" w16cid:durableId="1436754789">
    <w:abstractNumId w:val="37"/>
  </w:num>
  <w:num w:numId="76" w16cid:durableId="1442265252">
    <w:abstractNumId w:val="80"/>
  </w:num>
  <w:num w:numId="77" w16cid:durableId="174151330">
    <w:abstractNumId w:val="110"/>
  </w:num>
  <w:num w:numId="78" w16cid:durableId="297801894">
    <w:abstractNumId w:val="17"/>
  </w:num>
  <w:num w:numId="79" w16cid:durableId="1213734560">
    <w:abstractNumId w:val="10"/>
  </w:num>
  <w:num w:numId="80" w16cid:durableId="1622685456">
    <w:abstractNumId w:val="69"/>
  </w:num>
  <w:num w:numId="81" w16cid:durableId="1913807837">
    <w:abstractNumId w:val="89"/>
  </w:num>
  <w:num w:numId="82" w16cid:durableId="927621283">
    <w:abstractNumId w:val="60"/>
  </w:num>
  <w:num w:numId="83" w16cid:durableId="466095527">
    <w:abstractNumId w:val="103"/>
  </w:num>
  <w:num w:numId="84" w16cid:durableId="1025054868">
    <w:abstractNumId w:val="85"/>
  </w:num>
  <w:num w:numId="85" w16cid:durableId="856581485">
    <w:abstractNumId w:val="5"/>
  </w:num>
  <w:num w:numId="86" w16cid:durableId="1740592040">
    <w:abstractNumId w:val="57"/>
  </w:num>
  <w:num w:numId="87" w16cid:durableId="2145809482">
    <w:abstractNumId w:val="90"/>
  </w:num>
  <w:num w:numId="88" w16cid:durableId="379522921">
    <w:abstractNumId w:val="94"/>
  </w:num>
  <w:num w:numId="89" w16cid:durableId="1597707388">
    <w:abstractNumId w:val="20"/>
  </w:num>
  <w:num w:numId="90" w16cid:durableId="1374186838">
    <w:abstractNumId w:val="18"/>
  </w:num>
  <w:num w:numId="91" w16cid:durableId="1247112942">
    <w:abstractNumId w:val="13"/>
  </w:num>
  <w:num w:numId="92" w16cid:durableId="2032105551">
    <w:abstractNumId w:val="64"/>
  </w:num>
  <w:num w:numId="93" w16cid:durableId="780534756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253121091">
    <w:abstractNumId w:val="36"/>
  </w:num>
  <w:num w:numId="95" w16cid:durableId="1170367820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227499123">
    <w:abstractNumId w:val="106"/>
  </w:num>
  <w:num w:numId="97" w16cid:durableId="384990680">
    <w:abstractNumId w:val="72"/>
  </w:num>
  <w:num w:numId="98" w16cid:durableId="1216891403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9457820">
    <w:abstractNumId w:val="23"/>
  </w:num>
  <w:num w:numId="100" w16cid:durableId="479081183">
    <w:abstractNumId w:val="61"/>
  </w:num>
  <w:num w:numId="101" w16cid:durableId="1955625989">
    <w:abstractNumId w:val="5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613288387">
    <w:abstractNumId w:val="32"/>
  </w:num>
  <w:num w:numId="103" w16cid:durableId="850219029">
    <w:abstractNumId w:val="83"/>
  </w:num>
  <w:num w:numId="104" w16cid:durableId="455872674">
    <w:abstractNumId w:val="114"/>
  </w:num>
  <w:num w:numId="105" w16cid:durableId="1078555857">
    <w:abstractNumId w:val="31"/>
  </w:num>
  <w:num w:numId="106" w16cid:durableId="1928269982">
    <w:abstractNumId w:val="25"/>
  </w:num>
  <w:num w:numId="107" w16cid:durableId="1296835071">
    <w:abstractNumId w:val="88"/>
  </w:num>
  <w:num w:numId="108" w16cid:durableId="1260677927">
    <w:abstractNumId w:val="115"/>
  </w:num>
  <w:num w:numId="109" w16cid:durableId="367342730">
    <w:abstractNumId w:val="28"/>
  </w:num>
  <w:num w:numId="110" w16cid:durableId="956914522">
    <w:abstractNumId w:val="101"/>
  </w:num>
  <w:num w:numId="111" w16cid:durableId="305085927">
    <w:abstractNumId w:val="63"/>
  </w:num>
  <w:num w:numId="112" w16cid:durableId="841890972">
    <w:abstractNumId w:val="24"/>
  </w:num>
  <w:num w:numId="113" w16cid:durableId="269632101">
    <w:abstractNumId w:val="58"/>
  </w:num>
  <w:num w:numId="114" w16cid:durableId="1372804421">
    <w:abstractNumId w:val="93"/>
  </w:num>
  <w:num w:numId="115" w16cid:durableId="971906844">
    <w:abstractNumId w:val="51"/>
  </w:num>
  <w:num w:numId="116" w16cid:durableId="102001198">
    <w:abstractNumId w:val="4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 w16cid:durableId="19794511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85812175">
    <w:abstractNumId w:val="50"/>
  </w:num>
  <w:num w:numId="119" w16cid:durableId="374891909">
    <w:abstractNumId w:val="35"/>
  </w:num>
  <w:num w:numId="120" w16cid:durableId="2104643070">
    <w:abstractNumId w:val="46"/>
  </w:num>
  <w:num w:numId="121" w16cid:durableId="991450009">
    <w:abstractNumId w:val="39"/>
  </w:num>
  <w:num w:numId="122" w16cid:durableId="675036746">
    <w:abstractNumId w:val="15"/>
  </w:num>
  <w:num w:numId="123" w16cid:durableId="41174264">
    <w:abstractNumId w:val="44"/>
  </w:num>
  <w:numIdMacAtCleanup w:val="1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a Rafaela Teixeira Nunes">
    <w15:presenceInfo w15:providerId="AD" w15:userId="S::E808119@corp.santander.pt::fecb1cbf-9054-4e8a-94b9-f17588734626"/>
  </w15:person>
  <w15:person w15:author="Ana Rita Geraldo de Caguerelho">
    <w15:presenceInfo w15:providerId="AD" w15:userId="S::E804781@corp.santander.pt::2951bc9c-db75-437b-948a-01cf3305cb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5FE"/>
    <w:rsid w:val="00001F51"/>
    <w:rsid w:val="00001FDA"/>
    <w:rsid w:val="000020D6"/>
    <w:rsid w:val="000034CE"/>
    <w:rsid w:val="0000355C"/>
    <w:rsid w:val="000045DA"/>
    <w:rsid w:val="0000473E"/>
    <w:rsid w:val="00004906"/>
    <w:rsid w:val="00004D3F"/>
    <w:rsid w:val="00004F02"/>
    <w:rsid w:val="00005886"/>
    <w:rsid w:val="00005C81"/>
    <w:rsid w:val="00005EE7"/>
    <w:rsid w:val="000072C0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2D0C"/>
    <w:rsid w:val="00043B16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75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9FA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C75"/>
    <w:rsid w:val="00074DF3"/>
    <w:rsid w:val="00076A27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5C0E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8C8"/>
    <w:rsid w:val="000A5B56"/>
    <w:rsid w:val="000A7F05"/>
    <w:rsid w:val="000B12E4"/>
    <w:rsid w:val="000B1853"/>
    <w:rsid w:val="000B2001"/>
    <w:rsid w:val="000B20D4"/>
    <w:rsid w:val="000B3FA2"/>
    <w:rsid w:val="000B5162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2904"/>
    <w:rsid w:val="000F37F2"/>
    <w:rsid w:val="000F42FE"/>
    <w:rsid w:val="000F4FB1"/>
    <w:rsid w:val="000F5C22"/>
    <w:rsid w:val="000F662A"/>
    <w:rsid w:val="000F6A39"/>
    <w:rsid w:val="000F7605"/>
    <w:rsid w:val="000F7B0C"/>
    <w:rsid w:val="000F7B86"/>
    <w:rsid w:val="001007F3"/>
    <w:rsid w:val="00100A2B"/>
    <w:rsid w:val="00100F14"/>
    <w:rsid w:val="0010113D"/>
    <w:rsid w:val="001016AC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5629"/>
    <w:rsid w:val="001159AF"/>
    <w:rsid w:val="00116251"/>
    <w:rsid w:val="00116BB9"/>
    <w:rsid w:val="00116F2D"/>
    <w:rsid w:val="00117B54"/>
    <w:rsid w:val="001203CC"/>
    <w:rsid w:val="0012151E"/>
    <w:rsid w:val="0012229D"/>
    <w:rsid w:val="00122D9D"/>
    <w:rsid w:val="0012396F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0EA0"/>
    <w:rsid w:val="00131244"/>
    <w:rsid w:val="00131DE3"/>
    <w:rsid w:val="001330A1"/>
    <w:rsid w:val="00135844"/>
    <w:rsid w:val="00135BD4"/>
    <w:rsid w:val="00136294"/>
    <w:rsid w:val="001362CB"/>
    <w:rsid w:val="00137ADD"/>
    <w:rsid w:val="00137B09"/>
    <w:rsid w:val="00137D73"/>
    <w:rsid w:val="00141861"/>
    <w:rsid w:val="001426E5"/>
    <w:rsid w:val="001430CD"/>
    <w:rsid w:val="00143EFD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678C1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D45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D1C"/>
    <w:rsid w:val="001A15B0"/>
    <w:rsid w:val="001A1611"/>
    <w:rsid w:val="001A1812"/>
    <w:rsid w:val="001A2A0E"/>
    <w:rsid w:val="001A39D1"/>
    <w:rsid w:val="001A3B2D"/>
    <w:rsid w:val="001A3B37"/>
    <w:rsid w:val="001A3D3C"/>
    <w:rsid w:val="001A45CF"/>
    <w:rsid w:val="001A632C"/>
    <w:rsid w:val="001A6787"/>
    <w:rsid w:val="001A7956"/>
    <w:rsid w:val="001A7C46"/>
    <w:rsid w:val="001B0185"/>
    <w:rsid w:val="001B03C5"/>
    <w:rsid w:val="001B0931"/>
    <w:rsid w:val="001B0F94"/>
    <w:rsid w:val="001B253A"/>
    <w:rsid w:val="001B25C2"/>
    <w:rsid w:val="001B3C10"/>
    <w:rsid w:val="001B44BA"/>
    <w:rsid w:val="001B47AA"/>
    <w:rsid w:val="001B5C19"/>
    <w:rsid w:val="001B5FA8"/>
    <w:rsid w:val="001B6B19"/>
    <w:rsid w:val="001B7A41"/>
    <w:rsid w:val="001C069A"/>
    <w:rsid w:val="001C06E9"/>
    <w:rsid w:val="001C0DFA"/>
    <w:rsid w:val="001C1267"/>
    <w:rsid w:val="001C1C19"/>
    <w:rsid w:val="001C22C5"/>
    <w:rsid w:val="001C24BF"/>
    <w:rsid w:val="001C2986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2D"/>
    <w:rsid w:val="001D788E"/>
    <w:rsid w:val="001E016B"/>
    <w:rsid w:val="001E15B1"/>
    <w:rsid w:val="001E1885"/>
    <w:rsid w:val="001E1EB6"/>
    <w:rsid w:val="001E25BC"/>
    <w:rsid w:val="001E2BAD"/>
    <w:rsid w:val="001E3051"/>
    <w:rsid w:val="001E468E"/>
    <w:rsid w:val="001E53DA"/>
    <w:rsid w:val="001E5E1D"/>
    <w:rsid w:val="001E685A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26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4A74"/>
    <w:rsid w:val="00225054"/>
    <w:rsid w:val="00225A21"/>
    <w:rsid w:val="00227532"/>
    <w:rsid w:val="00227F1F"/>
    <w:rsid w:val="0023130B"/>
    <w:rsid w:val="00231B44"/>
    <w:rsid w:val="00232F8E"/>
    <w:rsid w:val="0023312E"/>
    <w:rsid w:val="002340B6"/>
    <w:rsid w:val="0023454A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0EC4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34CE"/>
    <w:rsid w:val="002535D8"/>
    <w:rsid w:val="00253D2A"/>
    <w:rsid w:val="0025578B"/>
    <w:rsid w:val="00255D53"/>
    <w:rsid w:val="00256829"/>
    <w:rsid w:val="002570A5"/>
    <w:rsid w:val="00257143"/>
    <w:rsid w:val="00257B50"/>
    <w:rsid w:val="00260F8F"/>
    <w:rsid w:val="0026278B"/>
    <w:rsid w:val="00263988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8D6"/>
    <w:rsid w:val="00293C24"/>
    <w:rsid w:val="00294252"/>
    <w:rsid w:val="00294BBA"/>
    <w:rsid w:val="00295B4E"/>
    <w:rsid w:val="00295B52"/>
    <w:rsid w:val="00295CDB"/>
    <w:rsid w:val="00296089"/>
    <w:rsid w:val="00296116"/>
    <w:rsid w:val="002971B1"/>
    <w:rsid w:val="00297214"/>
    <w:rsid w:val="002973D6"/>
    <w:rsid w:val="00297CF9"/>
    <w:rsid w:val="002A06FC"/>
    <w:rsid w:val="002A0C2F"/>
    <w:rsid w:val="002A0D11"/>
    <w:rsid w:val="002A0F99"/>
    <w:rsid w:val="002A130F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67A"/>
    <w:rsid w:val="002A6BC6"/>
    <w:rsid w:val="002B020D"/>
    <w:rsid w:val="002B02BB"/>
    <w:rsid w:val="002B12C9"/>
    <w:rsid w:val="002B17B7"/>
    <w:rsid w:val="002B1BC5"/>
    <w:rsid w:val="002B1C78"/>
    <w:rsid w:val="002B1CE8"/>
    <w:rsid w:val="002B227D"/>
    <w:rsid w:val="002B2376"/>
    <w:rsid w:val="002B4054"/>
    <w:rsid w:val="002B4D02"/>
    <w:rsid w:val="002B5142"/>
    <w:rsid w:val="002B589C"/>
    <w:rsid w:val="002B5DDC"/>
    <w:rsid w:val="002B674C"/>
    <w:rsid w:val="002B6D2E"/>
    <w:rsid w:val="002B6FB6"/>
    <w:rsid w:val="002C0794"/>
    <w:rsid w:val="002C0D42"/>
    <w:rsid w:val="002C1511"/>
    <w:rsid w:val="002C3077"/>
    <w:rsid w:val="002C3847"/>
    <w:rsid w:val="002C39A0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56A1"/>
    <w:rsid w:val="002D6F68"/>
    <w:rsid w:val="002D78F3"/>
    <w:rsid w:val="002E004B"/>
    <w:rsid w:val="002E01BC"/>
    <w:rsid w:val="002E06F5"/>
    <w:rsid w:val="002E1C00"/>
    <w:rsid w:val="002E2168"/>
    <w:rsid w:val="002E247E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17AD"/>
    <w:rsid w:val="002F228E"/>
    <w:rsid w:val="002F2460"/>
    <w:rsid w:val="002F2771"/>
    <w:rsid w:val="002F34F8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7E90"/>
    <w:rsid w:val="00310784"/>
    <w:rsid w:val="00311806"/>
    <w:rsid w:val="003121C1"/>
    <w:rsid w:val="00312AD9"/>
    <w:rsid w:val="00313882"/>
    <w:rsid w:val="00313DF5"/>
    <w:rsid w:val="003141CF"/>
    <w:rsid w:val="003155BB"/>
    <w:rsid w:val="00315BAD"/>
    <w:rsid w:val="003160E7"/>
    <w:rsid w:val="00316266"/>
    <w:rsid w:val="003165DA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C19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36E9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211F"/>
    <w:rsid w:val="00362D9D"/>
    <w:rsid w:val="00364BED"/>
    <w:rsid w:val="00366045"/>
    <w:rsid w:val="00366ADB"/>
    <w:rsid w:val="00371217"/>
    <w:rsid w:val="00372516"/>
    <w:rsid w:val="00372589"/>
    <w:rsid w:val="0037260D"/>
    <w:rsid w:val="00372979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9E5"/>
    <w:rsid w:val="00377AE4"/>
    <w:rsid w:val="0038156B"/>
    <w:rsid w:val="00382CA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5A0E"/>
    <w:rsid w:val="00396CB7"/>
    <w:rsid w:val="003970E1"/>
    <w:rsid w:val="00397443"/>
    <w:rsid w:val="003A1168"/>
    <w:rsid w:val="003A12FF"/>
    <w:rsid w:val="003A175F"/>
    <w:rsid w:val="003A24DA"/>
    <w:rsid w:val="003A2912"/>
    <w:rsid w:val="003A3001"/>
    <w:rsid w:val="003A3509"/>
    <w:rsid w:val="003A447F"/>
    <w:rsid w:val="003A44E9"/>
    <w:rsid w:val="003A480E"/>
    <w:rsid w:val="003A494E"/>
    <w:rsid w:val="003A5461"/>
    <w:rsid w:val="003A58BD"/>
    <w:rsid w:val="003A6383"/>
    <w:rsid w:val="003A68FF"/>
    <w:rsid w:val="003A6DDC"/>
    <w:rsid w:val="003A74D0"/>
    <w:rsid w:val="003A77BD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E0E"/>
    <w:rsid w:val="003D251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4D05"/>
    <w:rsid w:val="003F528F"/>
    <w:rsid w:val="003F5473"/>
    <w:rsid w:val="003F5B38"/>
    <w:rsid w:val="003F6580"/>
    <w:rsid w:val="003F6F6C"/>
    <w:rsid w:val="003F71E7"/>
    <w:rsid w:val="003F7A19"/>
    <w:rsid w:val="0040155E"/>
    <w:rsid w:val="00402A6C"/>
    <w:rsid w:val="00402D02"/>
    <w:rsid w:val="00402DB1"/>
    <w:rsid w:val="004032D7"/>
    <w:rsid w:val="00404297"/>
    <w:rsid w:val="004052BC"/>
    <w:rsid w:val="00405B09"/>
    <w:rsid w:val="004066C3"/>
    <w:rsid w:val="0040694A"/>
    <w:rsid w:val="00406A84"/>
    <w:rsid w:val="00410594"/>
    <w:rsid w:val="00410990"/>
    <w:rsid w:val="00411264"/>
    <w:rsid w:val="0041158B"/>
    <w:rsid w:val="00411EB6"/>
    <w:rsid w:val="00411F19"/>
    <w:rsid w:val="00412EA0"/>
    <w:rsid w:val="00413F73"/>
    <w:rsid w:val="0041431D"/>
    <w:rsid w:val="004145F0"/>
    <w:rsid w:val="004160A8"/>
    <w:rsid w:val="00416D1A"/>
    <w:rsid w:val="00417295"/>
    <w:rsid w:val="00417983"/>
    <w:rsid w:val="00421265"/>
    <w:rsid w:val="004221AC"/>
    <w:rsid w:val="00422504"/>
    <w:rsid w:val="00424E47"/>
    <w:rsid w:val="0042728E"/>
    <w:rsid w:val="00430014"/>
    <w:rsid w:val="00430304"/>
    <w:rsid w:val="0043084C"/>
    <w:rsid w:val="00431398"/>
    <w:rsid w:val="004314E1"/>
    <w:rsid w:val="00431D10"/>
    <w:rsid w:val="00432002"/>
    <w:rsid w:val="00432096"/>
    <w:rsid w:val="00435AD6"/>
    <w:rsid w:val="00437F10"/>
    <w:rsid w:val="00437FFB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CA2"/>
    <w:rsid w:val="00453EA2"/>
    <w:rsid w:val="00454F87"/>
    <w:rsid w:val="004555A9"/>
    <w:rsid w:val="00456ED7"/>
    <w:rsid w:val="00457258"/>
    <w:rsid w:val="00457605"/>
    <w:rsid w:val="00460ECC"/>
    <w:rsid w:val="00464B1D"/>
    <w:rsid w:val="00464B60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B2D"/>
    <w:rsid w:val="00475DE6"/>
    <w:rsid w:val="004771A7"/>
    <w:rsid w:val="0047726F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88B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6BBE"/>
    <w:rsid w:val="004975AD"/>
    <w:rsid w:val="00497F42"/>
    <w:rsid w:val="004A079C"/>
    <w:rsid w:val="004A0DCC"/>
    <w:rsid w:val="004A1658"/>
    <w:rsid w:val="004A2272"/>
    <w:rsid w:val="004A2DD1"/>
    <w:rsid w:val="004A2F7A"/>
    <w:rsid w:val="004A319F"/>
    <w:rsid w:val="004A4844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3F9D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773"/>
    <w:rsid w:val="004E7DFE"/>
    <w:rsid w:val="004F0294"/>
    <w:rsid w:val="004F3AB0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30F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3EC2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C0C"/>
    <w:rsid w:val="00542505"/>
    <w:rsid w:val="005438CC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577C7"/>
    <w:rsid w:val="0056006A"/>
    <w:rsid w:val="005602AE"/>
    <w:rsid w:val="005616D9"/>
    <w:rsid w:val="00561BEC"/>
    <w:rsid w:val="0056352D"/>
    <w:rsid w:val="00563622"/>
    <w:rsid w:val="00563C6F"/>
    <w:rsid w:val="00564F21"/>
    <w:rsid w:val="00566344"/>
    <w:rsid w:val="005663CE"/>
    <w:rsid w:val="00566A97"/>
    <w:rsid w:val="005672E0"/>
    <w:rsid w:val="00567A94"/>
    <w:rsid w:val="00567FBD"/>
    <w:rsid w:val="005701A4"/>
    <w:rsid w:val="0057040D"/>
    <w:rsid w:val="0057122F"/>
    <w:rsid w:val="0057141A"/>
    <w:rsid w:val="00571E6C"/>
    <w:rsid w:val="0057211F"/>
    <w:rsid w:val="00572760"/>
    <w:rsid w:val="00572911"/>
    <w:rsid w:val="00572D39"/>
    <w:rsid w:val="00573556"/>
    <w:rsid w:val="00573A9E"/>
    <w:rsid w:val="00573D2F"/>
    <w:rsid w:val="00574816"/>
    <w:rsid w:val="00576099"/>
    <w:rsid w:val="0057776A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B40"/>
    <w:rsid w:val="00587B81"/>
    <w:rsid w:val="00590A33"/>
    <w:rsid w:val="00590D91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A6CF4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2C82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2F8"/>
    <w:rsid w:val="005E172C"/>
    <w:rsid w:val="005E1CDF"/>
    <w:rsid w:val="005E3501"/>
    <w:rsid w:val="005E38C3"/>
    <w:rsid w:val="005E4569"/>
    <w:rsid w:val="005E46CD"/>
    <w:rsid w:val="005E4935"/>
    <w:rsid w:val="005E5264"/>
    <w:rsid w:val="005E7D9A"/>
    <w:rsid w:val="005F0788"/>
    <w:rsid w:val="005F1616"/>
    <w:rsid w:val="005F1908"/>
    <w:rsid w:val="005F1FAA"/>
    <w:rsid w:val="005F2390"/>
    <w:rsid w:val="005F268C"/>
    <w:rsid w:val="005F2CB5"/>
    <w:rsid w:val="005F2FC3"/>
    <w:rsid w:val="005F382A"/>
    <w:rsid w:val="005F38A6"/>
    <w:rsid w:val="005F3BBA"/>
    <w:rsid w:val="005F3D7B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0518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5FF8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4F30"/>
    <w:rsid w:val="00635E80"/>
    <w:rsid w:val="00636B12"/>
    <w:rsid w:val="00636ED8"/>
    <w:rsid w:val="006378DC"/>
    <w:rsid w:val="00640E5E"/>
    <w:rsid w:val="0064280C"/>
    <w:rsid w:val="00644063"/>
    <w:rsid w:val="00644BB1"/>
    <w:rsid w:val="0064563B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6CE"/>
    <w:rsid w:val="006526F8"/>
    <w:rsid w:val="006528C9"/>
    <w:rsid w:val="00653E1F"/>
    <w:rsid w:val="00654971"/>
    <w:rsid w:val="00654BC6"/>
    <w:rsid w:val="00654C7B"/>
    <w:rsid w:val="00655D78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1C"/>
    <w:rsid w:val="0068744A"/>
    <w:rsid w:val="0068748E"/>
    <w:rsid w:val="006875A0"/>
    <w:rsid w:val="006876E7"/>
    <w:rsid w:val="006901BC"/>
    <w:rsid w:val="00690915"/>
    <w:rsid w:val="00690EA9"/>
    <w:rsid w:val="006917D6"/>
    <w:rsid w:val="0069183D"/>
    <w:rsid w:val="0069190F"/>
    <w:rsid w:val="00691C32"/>
    <w:rsid w:val="006931CC"/>
    <w:rsid w:val="006933AA"/>
    <w:rsid w:val="006939B5"/>
    <w:rsid w:val="00693F2E"/>
    <w:rsid w:val="0069656D"/>
    <w:rsid w:val="006A0068"/>
    <w:rsid w:val="006A06FC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FC1"/>
    <w:rsid w:val="006C2E8B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2F9F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6A0D"/>
    <w:rsid w:val="00707007"/>
    <w:rsid w:val="0070755A"/>
    <w:rsid w:val="0070781D"/>
    <w:rsid w:val="007109FF"/>
    <w:rsid w:val="0071277C"/>
    <w:rsid w:val="0071281F"/>
    <w:rsid w:val="007132BD"/>
    <w:rsid w:val="00713CB3"/>
    <w:rsid w:val="00714505"/>
    <w:rsid w:val="0071511A"/>
    <w:rsid w:val="0071594B"/>
    <w:rsid w:val="00715D05"/>
    <w:rsid w:val="00716103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3D59"/>
    <w:rsid w:val="00734204"/>
    <w:rsid w:val="007342AA"/>
    <w:rsid w:val="00734C1B"/>
    <w:rsid w:val="00735808"/>
    <w:rsid w:val="00736A12"/>
    <w:rsid w:val="00736C5B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25F3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CC6"/>
    <w:rsid w:val="00783D29"/>
    <w:rsid w:val="007846B7"/>
    <w:rsid w:val="007846F1"/>
    <w:rsid w:val="00784EB7"/>
    <w:rsid w:val="0078579B"/>
    <w:rsid w:val="00785B3E"/>
    <w:rsid w:val="0078611B"/>
    <w:rsid w:val="00787191"/>
    <w:rsid w:val="00790DC9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2AC"/>
    <w:rsid w:val="007A099C"/>
    <w:rsid w:val="007A0C1E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BFF"/>
    <w:rsid w:val="007E2E60"/>
    <w:rsid w:val="007E3521"/>
    <w:rsid w:val="007E49BE"/>
    <w:rsid w:val="007E529C"/>
    <w:rsid w:val="007E568A"/>
    <w:rsid w:val="007E5BCD"/>
    <w:rsid w:val="007E6436"/>
    <w:rsid w:val="007E738B"/>
    <w:rsid w:val="007E740D"/>
    <w:rsid w:val="007E74BB"/>
    <w:rsid w:val="007E753D"/>
    <w:rsid w:val="007E75F2"/>
    <w:rsid w:val="007F0D03"/>
    <w:rsid w:val="007F1B52"/>
    <w:rsid w:val="007F2053"/>
    <w:rsid w:val="007F22C0"/>
    <w:rsid w:val="007F299F"/>
    <w:rsid w:val="007F3102"/>
    <w:rsid w:val="007F3610"/>
    <w:rsid w:val="007F4828"/>
    <w:rsid w:val="007F5C7D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6A1F"/>
    <w:rsid w:val="00807054"/>
    <w:rsid w:val="0080728A"/>
    <w:rsid w:val="008107C5"/>
    <w:rsid w:val="00810A36"/>
    <w:rsid w:val="00812C51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7D92"/>
    <w:rsid w:val="00830022"/>
    <w:rsid w:val="00831521"/>
    <w:rsid w:val="008323E3"/>
    <w:rsid w:val="00833DC1"/>
    <w:rsid w:val="00833E22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57A6"/>
    <w:rsid w:val="00846428"/>
    <w:rsid w:val="008475C5"/>
    <w:rsid w:val="00847BF0"/>
    <w:rsid w:val="00850023"/>
    <w:rsid w:val="0085025E"/>
    <w:rsid w:val="00850783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C07"/>
    <w:rsid w:val="00860F92"/>
    <w:rsid w:val="008617C9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3D65"/>
    <w:rsid w:val="008B4026"/>
    <w:rsid w:val="008B4D67"/>
    <w:rsid w:val="008B614F"/>
    <w:rsid w:val="008B7468"/>
    <w:rsid w:val="008C0B76"/>
    <w:rsid w:val="008C0EAA"/>
    <w:rsid w:val="008C1E15"/>
    <w:rsid w:val="008C25F1"/>
    <w:rsid w:val="008C2B00"/>
    <w:rsid w:val="008C2C98"/>
    <w:rsid w:val="008C33E2"/>
    <w:rsid w:val="008C3B65"/>
    <w:rsid w:val="008C572D"/>
    <w:rsid w:val="008C5970"/>
    <w:rsid w:val="008C5A91"/>
    <w:rsid w:val="008C7465"/>
    <w:rsid w:val="008C75EF"/>
    <w:rsid w:val="008C7B85"/>
    <w:rsid w:val="008C7D63"/>
    <w:rsid w:val="008D0D97"/>
    <w:rsid w:val="008D14DA"/>
    <w:rsid w:val="008D3325"/>
    <w:rsid w:val="008D3B76"/>
    <w:rsid w:val="008D3DC1"/>
    <w:rsid w:val="008D3FD6"/>
    <w:rsid w:val="008D440D"/>
    <w:rsid w:val="008D60B8"/>
    <w:rsid w:val="008D62D3"/>
    <w:rsid w:val="008D68FF"/>
    <w:rsid w:val="008D71E6"/>
    <w:rsid w:val="008D7A4D"/>
    <w:rsid w:val="008E000B"/>
    <w:rsid w:val="008E10ED"/>
    <w:rsid w:val="008E10F8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31F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34A9"/>
    <w:rsid w:val="008F5799"/>
    <w:rsid w:val="008F62C6"/>
    <w:rsid w:val="008F6B13"/>
    <w:rsid w:val="008F7D1C"/>
    <w:rsid w:val="008F7EA5"/>
    <w:rsid w:val="00902A72"/>
    <w:rsid w:val="00902ED8"/>
    <w:rsid w:val="009032F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2E0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1C55"/>
    <w:rsid w:val="009423C8"/>
    <w:rsid w:val="009426ED"/>
    <w:rsid w:val="0094566A"/>
    <w:rsid w:val="009456D6"/>
    <w:rsid w:val="00947218"/>
    <w:rsid w:val="00947560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388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1AC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A699F"/>
    <w:rsid w:val="009A6FE4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315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C5D8A"/>
    <w:rsid w:val="009C7E8C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5E71"/>
    <w:rsid w:val="009E64E0"/>
    <w:rsid w:val="009E6C8A"/>
    <w:rsid w:val="009F0903"/>
    <w:rsid w:val="009F27F2"/>
    <w:rsid w:val="009F2928"/>
    <w:rsid w:val="009F29BB"/>
    <w:rsid w:val="009F2B36"/>
    <w:rsid w:val="009F3404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07AFC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29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39F8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51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31F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336"/>
    <w:rsid w:val="00A80CBD"/>
    <w:rsid w:val="00A80E26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C76"/>
    <w:rsid w:val="00AA0DDB"/>
    <w:rsid w:val="00AA1AB1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B6B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474D"/>
    <w:rsid w:val="00AD52BA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18B5"/>
    <w:rsid w:val="00AF37D9"/>
    <w:rsid w:val="00AF4221"/>
    <w:rsid w:val="00AF6A6C"/>
    <w:rsid w:val="00AF7105"/>
    <w:rsid w:val="00AF7244"/>
    <w:rsid w:val="00AF77A8"/>
    <w:rsid w:val="00B00C61"/>
    <w:rsid w:val="00B01184"/>
    <w:rsid w:val="00B01500"/>
    <w:rsid w:val="00B0169D"/>
    <w:rsid w:val="00B020E4"/>
    <w:rsid w:val="00B02839"/>
    <w:rsid w:val="00B02A40"/>
    <w:rsid w:val="00B02C6D"/>
    <w:rsid w:val="00B03F9F"/>
    <w:rsid w:val="00B04029"/>
    <w:rsid w:val="00B050B6"/>
    <w:rsid w:val="00B052F2"/>
    <w:rsid w:val="00B05403"/>
    <w:rsid w:val="00B055B1"/>
    <w:rsid w:val="00B06020"/>
    <w:rsid w:val="00B0660D"/>
    <w:rsid w:val="00B06697"/>
    <w:rsid w:val="00B066B0"/>
    <w:rsid w:val="00B06EED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516"/>
    <w:rsid w:val="00B20E03"/>
    <w:rsid w:val="00B2162A"/>
    <w:rsid w:val="00B21E4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C23"/>
    <w:rsid w:val="00B33CB7"/>
    <w:rsid w:val="00B34D82"/>
    <w:rsid w:val="00B34EB0"/>
    <w:rsid w:val="00B34F17"/>
    <w:rsid w:val="00B352FA"/>
    <w:rsid w:val="00B35960"/>
    <w:rsid w:val="00B36104"/>
    <w:rsid w:val="00B36B5C"/>
    <w:rsid w:val="00B36D31"/>
    <w:rsid w:val="00B37610"/>
    <w:rsid w:val="00B40C71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6CB4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1DA"/>
    <w:rsid w:val="00BB7F30"/>
    <w:rsid w:val="00BC0047"/>
    <w:rsid w:val="00BC0FB4"/>
    <w:rsid w:val="00BC1D59"/>
    <w:rsid w:val="00BC266F"/>
    <w:rsid w:val="00BC3B6F"/>
    <w:rsid w:val="00BC494F"/>
    <w:rsid w:val="00BC4EAB"/>
    <w:rsid w:val="00BC5795"/>
    <w:rsid w:val="00BC5D0E"/>
    <w:rsid w:val="00BC607F"/>
    <w:rsid w:val="00BC6BEA"/>
    <w:rsid w:val="00BC78E4"/>
    <w:rsid w:val="00BC7A5A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76C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0E4"/>
    <w:rsid w:val="00C02CA5"/>
    <w:rsid w:val="00C035B3"/>
    <w:rsid w:val="00C03FC8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20686"/>
    <w:rsid w:val="00C2123A"/>
    <w:rsid w:val="00C21279"/>
    <w:rsid w:val="00C232B2"/>
    <w:rsid w:val="00C23359"/>
    <w:rsid w:val="00C23990"/>
    <w:rsid w:val="00C23E1C"/>
    <w:rsid w:val="00C24078"/>
    <w:rsid w:val="00C24AEB"/>
    <w:rsid w:val="00C25D6B"/>
    <w:rsid w:val="00C25EC1"/>
    <w:rsid w:val="00C27BD0"/>
    <w:rsid w:val="00C27E6B"/>
    <w:rsid w:val="00C301FD"/>
    <w:rsid w:val="00C304C5"/>
    <w:rsid w:val="00C3077A"/>
    <w:rsid w:val="00C317FC"/>
    <w:rsid w:val="00C320A8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0E3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55EEF"/>
    <w:rsid w:val="00C61402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08AC"/>
    <w:rsid w:val="00C72170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197E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4A4"/>
    <w:rsid w:val="00C96976"/>
    <w:rsid w:val="00C96DC0"/>
    <w:rsid w:val="00C970B3"/>
    <w:rsid w:val="00C974FA"/>
    <w:rsid w:val="00CA192F"/>
    <w:rsid w:val="00CA2D28"/>
    <w:rsid w:val="00CA361E"/>
    <w:rsid w:val="00CA36F0"/>
    <w:rsid w:val="00CA3FBA"/>
    <w:rsid w:val="00CA4935"/>
    <w:rsid w:val="00CA4A4C"/>
    <w:rsid w:val="00CA4E63"/>
    <w:rsid w:val="00CA55E6"/>
    <w:rsid w:val="00CA58A2"/>
    <w:rsid w:val="00CA5B05"/>
    <w:rsid w:val="00CB00CB"/>
    <w:rsid w:val="00CB068E"/>
    <w:rsid w:val="00CB1C3D"/>
    <w:rsid w:val="00CB2468"/>
    <w:rsid w:val="00CB2CE2"/>
    <w:rsid w:val="00CB311B"/>
    <w:rsid w:val="00CB3761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A06"/>
    <w:rsid w:val="00CC4FC1"/>
    <w:rsid w:val="00CC50C7"/>
    <w:rsid w:val="00CC5901"/>
    <w:rsid w:val="00CC5E8F"/>
    <w:rsid w:val="00CC5EE6"/>
    <w:rsid w:val="00CC605C"/>
    <w:rsid w:val="00CC682D"/>
    <w:rsid w:val="00CC6DD5"/>
    <w:rsid w:val="00CC7493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E0005"/>
    <w:rsid w:val="00CE01EA"/>
    <w:rsid w:val="00CE0CFC"/>
    <w:rsid w:val="00CE0E59"/>
    <w:rsid w:val="00CE1D9F"/>
    <w:rsid w:val="00CE3B84"/>
    <w:rsid w:val="00CE438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193"/>
    <w:rsid w:val="00D1032A"/>
    <w:rsid w:val="00D13769"/>
    <w:rsid w:val="00D14401"/>
    <w:rsid w:val="00D1440C"/>
    <w:rsid w:val="00D150C7"/>
    <w:rsid w:val="00D1522A"/>
    <w:rsid w:val="00D15373"/>
    <w:rsid w:val="00D15FA1"/>
    <w:rsid w:val="00D166D8"/>
    <w:rsid w:val="00D171E8"/>
    <w:rsid w:val="00D172B0"/>
    <w:rsid w:val="00D202CB"/>
    <w:rsid w:val="00D20DDA"/>
    <w:rsid w:val="00D212DE"/>
    <w:rsid w:val="00D2284F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6ED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0D5B"/>
    <w:rsid w:val="00D418F2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612C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592"/>
    <w:rsid w:val="00D77DBC"/>
    <w:rsid w:val="00D8071A"/>
    <w:rsid w:val="00D8088C"/>
    <w:rsid w:val="00D8098D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11A"/>
    <w:rsid w:val="00D955F3"/>
    <w:rsid w:val="00D95A69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5A65"/>
    <w:rsid w:val="00DB5D79"/>
    <w:rsid w:val="00DB5DFE"/>
    <w:rsid w:val="00DB62F8"/>
    <w:rsid w:val="00DB67B5"/>
    <w:rsid w:val="00DB7346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1425"/>
    <w:rsid w:val="00DD15A2"/>
    <w:rsid w:val="00DD17D7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E75FD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1AE"/>
    <w:rsid w:val="00E15343"/>
    <w:rsid w:val="00E15595"/>
    <w:rsid w:val="00E15CFD"/>
    <w:rsid w:val="00E15DEF"/>
    <w:rsid w:val="00E15E9E"/>
    <w:rsid w:val="00E1610D"/>
    <w:rsid w:val="00E162D6"/>
    <w:rsid w:val="00E1769B"/>
    <w:rsid w:val="00E17CC4"/>
    <w:rsid w:val="00E20E84"/>
    <w:rsid w:val="00E20F14"/>
    <w:rsid w:val="00E2116E"/>
    <w:rsid w:val="00E21EE8"/>
    <w:rsid w:val="00E23574"/>
    <w:rsid w:val="00E25083"/>
    <w:rsid w:val="00E25293"/>
    <w:rsid w:val="00E25482"/>
    <w:rsid w:val="00E26113"/>
    <w:rsid w:val="00E266A4"/>
    <w:rsid w:val="00E26E70"/>
    <w:rsid w:val="00E27933"/>
    <w:rsid w:val="00E302A3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37D7B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39"/>
    <w:rsid w:val="00E459F1"/>
    <w:rsid w:val="00E45A7F"/>
    <w:rsid w:val="00E46285"/>
    <w:rsid w:val="00E47031"/>
    <w:rsid w:val="00E472C2"/>
    <w:rsid w:val="00E4763D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5C07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3CCF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4E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600"/>
    <w:rsid w:val="00ED6B47"/>
    <w:rsid w:val="00ED7167"/>
    <w:rsid w:val="00ED754D"/>
    <w:rsid w:val="00ED7C86"/>
    <w:rsid w:val="00ED7E16"/>
    <w:rsid w:val="00EE0B6F"/>
    <w:rsid w:val="00EE0F1B"/>
    <w:rsid w:val="00EE16D4"/>
    <w:rsid w:val="00EE2622"/>
    <w:rsid w:val="00EE29DB"/>
    <w:rsid w:val="00EE2C87"/>
    <w:rsid w:val="00EE398C"/>
    <w:rsid w:val="00EE3DA5"/>
    <w:rsid w:val="00EE52C4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574F"/>
    <w:rsid w:val="00F05770"/>
    <w:rsid w:val="00F06E51"/>
    <w:rsid w:val="00F06F1B"/>
    <w:rsid w:val="00F071AA"/>
    <w:rsid w:val="00F07906"/>
    <w:rsid w:val="00F1066E"/>
    <w:rsid w:val="00F10F62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17851"/>
    <w:rsid w:val="00F201A2"/>
    <w:rsid w:val="00F2023D"/>
    <w:rsid w:val="00F2196F"/>
    <w:rsid w:val="00F21CF4"/>
    <w:rsid w:val="00F221CA"/>
    <w:rsid w:val="00F2262D"/>
    <w:rsid w:val="00F231F4"/>
    <w:rsid w:val="00F23266"/>
    <w:rsid w:val="00F23522"/>
    <w:rsid w:val="00F245F9"/>
    <w:rsid w:val="00F24BDA"/>
    <w:rsid w:val="00F2504E"/>
    <w:rsid w:val="00F265B9"/>
    <w:rsid w:val="00F268F9"/>
    <w:rsid w:val="00F26AB3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5ED5"/>
    <w:rsid w:val="00F47451"/>
    <w:rsid w:val="00F47B39"/>
    <w:rsid w:val="00F500CD"/>
    <w:rsid w:val="00F501C6"/>
    <w:rsid w:val="00F502BF"/>
    <w:rsid w:val="00F506EF"/>
    <w:rsid w:val="00F50CF7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59"/>
    <w:rsid w:val="00F85DDC"/>
    <w:rsid w:val="00F8621A"/>
    <w:rsid w:val="00F87906"/>
    <w:rsid w:val="00F90043"/>
    <w:rsid w:val="00F9082E"/>
    <w:rsid w:val="00F9119D"/>
    <w:rsid w:val="00F9136C"/>
    <w:rsid w:val="00F9247D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6A39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4B9"/>
    <w:rsid w:val="00FB25C1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7D9"/>
    <w:rsid w:val="00FC2B0D"/>
    <w:rsid w:val="00FC2B4F"/>
    <w:rsid w:val="00FC3952"/>
    <w:rsid w:val="00FC3A87"/>
    <w:rsid w:val="00FC3D1D"/>
    <w:rsid w:val="00FC484A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5FA8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9492C0A6-FD89-44A9-B3B0-61BE7CB5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891D558BC6CE45BCCE0C5A666FB0F3" ma:contentTypeVersion="3" ma:contentTypeDescription="Create a new document." ma:contentTypeScope="" ma:versionID="7639714bc41878d1ee5f3dd89cdbedb9">
  <xsd:schema xmlns:xsd="http://www.w3.org/2001/XMLSchema" xmlns:xs="http://www.w3.org/2001/XMLSchema" xmlns:p="http://schemas.microsoft.com/office/2006/metadata/properties" xmlns:ns2="854283a7-3fb6-477f-93d1-fdd87b0bdce4" targetNamespace="http://schemas.microsoft.com/office/2006/metadata/properties" ma:root="true" ma:fieldsID="c6c5e8b286f676cbf2d6c7e8c4918e6e" ns2:_="">
    <xsd:import namespace="854283a7-3fb6-477f-93d1-fdd87b0bdc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283a7-3fb6-477f-93d1-fdd87b0bd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C34F34-EE35-4E0F-BB49-244E1BB6A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283a7-3fb6-477f-93d1-fdd87b0bdc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1733</TotalTime>
  <Pages>1</Pages>
  <Words>21613</Words>
  <Characters>123195</Characters>
  <Application>Microsoft Office Word</Application>
  <DocSecurity>4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144519</CharactersWithSpaces>
  <SharedDoc>false</SharedDoc>
  <HLinks>
    <vt:vector size="288" baseType="variant">
      <vt:variant>
        <vt:i4>1179699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_Toc194943261</vt:lpwstr>
      </vt:variant>
      <vt:variant>
        <vt:i4>1179699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_Toc194943260</vt:lpwstr>
      </vt:variant>
      <vt:variant>
        <vt:i4>1114163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_Toc194943259</vt:lpwstr>
      </vt:variant>
      <vt:variant>
        <vt:i4>1114163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_Toc194943258</vt:lpwstr>
      </vt:variant>
      <vt:variant>
        <vt:i4>1114163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_Toc194943257</vt:lpwstr>
      </vt:variant>
      <vt:variant>
        <vt:i4>1114163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_Toc194943256</vt:lpwstr>
      </vt:variant>
      <vt:variant>
        <vt:i4>1114163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_Toc194943255</vt:lpwstr>
      </vt:variant>
      <vt:variant>
        <vt:i4>1114163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_Toc194943254</vt:lpwstr>
      </vt:variant>
      <vt:variant>
        <vt:i4>1114163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_Toc194943253</vt:lpwstr>
      </vt:variant>
      <vt:variant>
        <vt:i4>1114163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_Toc194943252</vt:lpwstr>
      </vt:variant>
      <vt:variant>
        <vt:i4>1114163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_Toc194943251</vt:lpwstr>
      </vt:variant>
      <vt:variant>
        <vt:i4>1114163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_Toc194943250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_Toc194943249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_Toc194943248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_Toc194943247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_Toc194943246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_Toc194943245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_Toc194943244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_Toc194943243</vt:lpwstr>
      </vt:variant>
      <vt:variant>
        <vt:i4>1048627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_Toc194943242</vt:lpwstr>
      </vt:variant>
      <vt:variant>
        <vt:i4>1048627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_Toc194943241</vt:lpwstr>
      </vt:variant>
      <vt:variant>
        <vt:i4>1048627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_Toc194943240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_Toc194943239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_Toc194943238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_Toc194943237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_Toc194943236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_Toc194943235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_Toc194943234</vt:lpwstr>
      </vt:variant>
      <vt:variant>
        <vt:i4>1507379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_Toc194943233</vt:lpwstr>
      </vt:variant>
      <vt:variant>
        <vt:i4>1507379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_Toc194943232</vt:lpwstr>
      </vt:variant>
      <vt:variant>
        <vt:i4>1507379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_Toc194943231</vt:lpwstr>
      </vt:variant>
      <vt:variant>
        <vt:i4>1507379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_Toc194943230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_Toc194943229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_Toc194943228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_Toc194943227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_Toc194943226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_Toc194943225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_Toc194943224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_Toc194943223</vt:lpwstr>
      </vt:variant>
      <vt:variant>
        <vt:i4>1441843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_Toc194943222</vt:lpwstr>
      </vt:variant>
      <vt:variant>
        <vt:i4>1441843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_Toc194943221</vt:lpwstr>
      </vt:variant>
      <vt:variant>
        <vt:i4>1441843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_Toc194943220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_Toc194943219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_Toc194943218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_Toc194943217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_Toc194943216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_Toc194943215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_Toc194943214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Ana Rita Geraldo de Caguerelho</cp:lastModifiedBy>
  <cp:revision>74</cp:revision>
  <cp:lastPrinted>2016-04-05T23:14:00Z</cp:lastPrinted>
  <dcterms:created xsi:type="dcterms:W3CDTF">2025-12-02T23:42:00Z</dcterms:created>
  <dcterms:modified xsi:type="dcterms:W3CDTF">2025-12-12T18:26:00Z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0x01010085891D558BC6CE45BCCE0C5A666FB0F3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