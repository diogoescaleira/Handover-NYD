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CC0456" w14:textId="31D23FA3" w:rsidR="00E276A4" w:rsidRPr="003F7880" w:rsidRDefault="00FA151A" w:rsidP="008B024F">
      <w:pPr>
        <w:pStyle w:val="Heading1"/>
        <w:rPr>
          <w:rFonts w:ascii="Santander Text" w:hAnsi="Santander Text"/>
        </w:rPr>
      </w:pPr>
      <w:bookmarkStart w:id="0" w:name="_Hlk179990552"/>
      <w:bookmarkEnd w:id="0"/>
      <w:r w:rsidRPr="003F7880">
        <w:rPr>
          <w:rFonts w:ascii="Santander Text" w:hAnsi="Santander Text"/>
        </w:rPr>
        <w:t xml:space="preserve">Processo de geração de informação </w:t>
      </w:r>
      <w:r w:rsidR="00CB79EA" w:rsidRPr="003F7880">
        <w:rPr>
          <w:rFonts w:ascii="Santander Text" w:hAnsi="Santander Text"/>
        </w:rPr>
        <w:t xml:space="preserve">de </w:t>
      </w:r>
      <w:r w:rsidR="008870A9">
        <w:rPr>
          <w:rFonts w:ascii="Santander Text" w:hAnsi="Santander Text"/>
          <w:i/>
          <w:iCs/>
        </w:rPr>
        <w:t>Template 4</w:t>
      </w:r>
    </w:p>
    <w:p w14:paraId="55B85B40" w14:textId="5FE7CF9A" w:rsidR="008B024F" w:rsidRPr="003F7880" w:rsidRDefault="00FC3ABA" w:rsidP="00787EE3">
      <w:pPr>
        <w:pStyle w:val="Heading2"/>
        <w:numPr>
          <w:ilvl w:val="1"/>
          <w:numId w:val="4"/>
        </w:numPr>
        <w:ind w:left="709" w:hanging="709"/>
        <w:rPr>
          <w:rFonts w:ascii="Santander Text" w:hAnsi="Santander Text"/>
        </w:rPr>
      </w:pPr>
      <w:bookmarkStart w:id="1" w:name="_Toc167390682"/>
      <w:r w:rsidRPr="003F7880">
        <w:rPr>
          <w:rFonts w:ascii="Santander Text" w:hAnsi="Santander Text"/>
        </w:rPr>
        <w:t>Overview</w:t>
      </w:r>
    </w:p>
    <w:p w14:paraId="79581284" w14:textId="77777777" w:rsidR="008870A9" w:rsidRDefault="008870A9" w:rsidP="008870A9">
      <w:pPr>
        <w:jc w:val="both"/>
      </w:pPr>
      <w:r w:rsidRPr="002C0979">
        <w:t>O </w:t>
      </w:r>
      <w:r w:rsidRPr="008870A9">
        <w:rPr>
          <w:i/>
          <w:iCs/>
        </w:rPr>
        <w:t>Template</w:t>
      </w:r>
      <w:r w:rsidRPr="002C0979">
        <w:t xml:space="preserve"> 4 tem como intuito </w:t>
      </w:r>
      <w:r>
        <w:t xml:space="preserve">a </w:t>
      </w:r>
      <w:r w:rsidRPr="002C0979">
        <w:t xml:space="preserve">apresentação do montante de exposição, alinhamento e maturidade do grupo agregado das 20 </w:t>
      </w:r>
      <w:ins w:id="2" w:author="Escaleira, Diogo Alexandre" w:date="2024-11-10T18:24:00Z">
        <w:r>
          <w:t xml:space="preserve">empresas que emitem mais </w:t>
        </w:r>
      </w:ins>
      <w:ins w:id="3" w:author="Escaleira, Diogo Alexandre" w:date="2024-11-10T18:25:00Z">
        <w:r>
          <w:t xml:space="preserve">carbono intensivo </w:t>
        </w:r>
      </w:ins>
      <w:del w:id="4" w:author="Escaleira, Diogo Alexandre" w:date="2024-11-10T18:25:00Z">
        <w:r w:rsidRPr="002C0979" w:rsidDel="002711FB">
          <w:delText xml:space="preserve">mais poluentes </w:delText>
        </w:r>
      </w:del>
      <w:r w:rsidRPr="002C0979">
        <w:t xml:space="preserve">do mundo, de acordo com a lista </w:t>
      </w:r>
      <w:del w:id="5" w:author="Escaleira, Diogo Alexandre" w:date="2024-11-10T18:25:00Z">
        <w:r w:rsidRPr="002C0979" w:rsidDel="002711FB">
          <w:delText>pública selecionada</w:delText>
        </w:r>
      </w:del>
      <w:ins w:id="6" w:author="Escaleira, Diogo Alexandre" w:date="2024-11-10T18:25:00Z">
        <w:r>
          <w:t>disponibilizada pelo grupo (</w:t>
        </w:r>
      </w:ins>
      <w:r>
        <w:t>C</w:t>
      </w:r>
      <w:ins w:id="7" w:author="Escaleira, Diogo Alexandre" w:date="2024-11-10T18:25:00Z">
        <w:r>
          <w:t>orporação)</w:t>
        </w:r>
      </w:ins>
      <w:r w:rsidRPr="002C0979">
        <w:t>.</w:t>
      </w:r>
    </w:p>
    <w:p w14:paraId="495B4859" w14:textId="77777777" w:rsidR="00E31A92" w:rsidRPr="003F7880" w:rsidRDefault="00E31A92" w:rsidP="00445217">
      <w:pPr>
        <w:jc w:val="both"/>
        <w:rPr>
          <w:rFonts w:cstheme="minorHAnsi"/>
          <w:sz w:val="8"/>
          <w:szCs w:val="2"/>
        </w:rPr>
      </w:pPr>
    </w:p>
    <w:p w14:paraId="59DC3F75" w14:textId="790D782D" w:rsidR="00963467" w:rsidRPr="003F7880" w:rsidRDefault="00963467" w:rsidP="00963467">
      <w:pPr>
        <w:pStyle w:val="Caption"/>
        <w:keepNext/>
        <w:jc w:val="center"/>
        <w:rPr>
          <w:i w:val="0"/>
          <w:iCs w:val="0"/>
        </w:rPr>
      </w:pPr>
      <w:r w:rsidRPr="003F7880">
        <w:rPr>
          <w:b/>
          <w:i w:val="0"/>
          <w:iCs w:val="0"/>
          <w:color w:val="auto"/>
          <w:sz w:val="22"/>
        </w:rPr>
        <w:t xml:space="preserve">Tabela </w:t>
      </w:r>
      <w:r w:rsidRPr="003F7880">
        <w:rPr>
          <w:b/>
          <w:i w:val="0"/>
          <w:iCs w:val="0"/>
          <w:color w:val="auto"/>
          <w:sz w:val="22"/>
        </w:rPr>
        <w:fldChar w:fldCharType="begin"/>
      </w:r>
      <w:r w:rsidRPr="003F7880">
        <w:rPr>
          <w:b/>
          <w:i w:val="0"/>
          <w:iCs w:val="0"/>
          <w:color w:val="auto"/>
          <w:sz w:val="22"/>
        </w:rPr>
        <w:instrText xml:space="preserve"> SEQ Tabela \* ARABIC </w:instrText>
      </w:r>
      <w:r w:rsidRPr="003F7880">
        <w:rPr>
          <w:b/>
          <w:i w:val="0"/>
          <w:iCs w:val="0"/>
          <w:color w:val="auto"/>
          <w:sz w:val="22"/>
        </w:rPr>
        <w:fldChar w:fldCharType="separate"/>
      </w:r>
      <w:r w:rsidR="00086074" w:rsidRPr="003F7880">
        <w:rPr>
          <w:b/>
          <w:i w:val="0"/>
          <w:iCs w:val="0"/>
          <w:noProof/>
          <w:color w:val="auto"/>
          <w:sz w:val="22"/>
        </w:rPr>
        <w:t>1</w:t>
      </w:r>
      <w:r w:rsidRPr="003F7880">
        <w:rPr>
          <w:b/>
          <w:i w:val="0"/>
          <w:iCs w:val="0"/>
          <w:color w:val="auto"/>
          <w:sz w:val="22"/>
        </w:rPr>
        <w:fldChar w:fldCharType="end"/>
      </w:r>
      <w:r w:rsidRPr="003F7880">
        <w:rPr>
          <w:b/>
          <w:i w:val="0"/>
          <w:iCs w:val="0"/>
          <w:color w:val="auto"/>
          <w:sz w:val="22"/>
        </w:rPr>
        <w:t xml:space="preserve">: Módulos e Tabelas </w:t>
      </w:r>
      <w:r w:rsidR="0052401E" w:rsidRPr="003F7880">
        <w:rPr>
          <w:b/>
          <w:i w:val="0"/>
          <w:iCs w:val="0"/>
          <w:color w:val="auto"/>
          <w:sz w:val="22"/>
        </w:rPr>
        <w:t xml:space="preserve">de </w:t>
      </w:r>
      <w:r w:rsidR="00C96961" w:rsidRPr="003F7880">
        <w:rPr>
          <w:b/>
          <w:i w:val="0"/>
          <w:iCs w:val="0"/>
          <w:color w:val="auto"/>
          <w:sz w:val="22"/>
        </w:rPr>
        <w:t>inform</w:t>
      </w:r>
      <w:r w:rsidR="009D0910" w:rsidRPr="003F7880">
        <w:rPr>
          <w:b/>
          <w:i w:val="0"/>
          <w:iCs w:val="0"/>
          <w:color w:val="auto"/>
          <w:sz w:val="22"/>
        </w:rPr>
        <w:t>ação</w:t>
      </w:r>
      <w:r w:rsidR="0052401E" w:rsidRPr="003F7880">
        <w:rPr>
          <w:b/>
          <w:i w:val="0"/>
          <w:iCs w:val="0"/>
          <w:color w:val="auto"/>
          <w:sz w:val="22"/>
        </w:rPr>
        <w:t xml:space="preserve"> </w:t>
      </w:r>
      <w:r w:rsidR="003C1409" w:rsidRPr="003F7880">
        <w:rPr>
          <w:b/>
          <w:i w:val="0"/>
          <w:iCs w:val="0"/>
          <w:color w:val="auto"/>
          <w:sz w:val="22"/>
        </w:rPr>
        <w:t>d</w:t>
      </w:r>
      <w:r w:rsidR="00C96961" w:rsidRPr="003F7880">
        <w:rPr>
          <w:b/>
          <w:i w:val="0"/>
          <w:iCs w:val="0"/>
          <w:color w:val="auto"/>
          <w:sz w:val="22"/>
        </w:rPr>
        <w:t xml:space="preserve">o </w:t>
      </w:r>
      <w:r w:rsidR="008870A9">
        <w:rPr>
          <w:b/>
          <w:color w:val="auto"/>
          <w:sz w:val="22"/>
        </w:rPr>
        <w:t>Template 4</w:t>
      </w:r>
    </w:p>
    <w:tbl>
      <w:tblPr>
        <w:tblW w:w="99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7"/>
        <w:gridCol w:w="3788"/>
        <w:gridCol w:w="2693"/>
        <w:gridCol w:w="949"/>
      </w:tblGrid>
      <w:tr w:rsidR="00D87A2A" w:rsidRPr="003F7880" w14:paraId="50E82206" w14:textId="77777777" w:rsidTr="00D87A2A">
        <w:trPr>
          <w:trHeight w:val="330"/>
          <w:tblHeader/>
          <w:jc w:val="center"/>
        </w:trPr>
        <w:tc>
          <w:tcPr>
            <w:tcW w:w="2547" w:type="dxa"/>
            <w:shd w:val="clear" w:color="000000" w:fill="FF0000"/>
            <w:noWrap/>
            <w:vAlign w:val="center"/>
            <w:hideMark/>
          </w:tcPr>
          <w:p w14:paraId="61F00601" w14:textId="77777777" w:rsidR="00D87A2A" w:rsidRPr="003F7880" w:rsidRDefault="00D87A2A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Módulo</w:t>
            </w:r>
          </w:p>
        </w:tc>
        <w:tc>
          <w:tcPr>
            <w:tcW w:w="3788" w:type="dxa"/>
            <w:shd w:val="clear" w:color="000000" w:fill="FF0000"/>
            <w:noWrap/>
            <w:vAlign w:val="center"/>
            <w:hideMark/>
          </w:tcPr>
          <w:p w14:paraId="50235085" w14:textId="725737CE" w:rsidR="00D87A2A" w:rsidRPr="003F7880" w:rsidRDefault="00D87A2A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Tabelas</w:t>
            </w:r>
          </w:p>
        </w:tc>
        <w:tc>
          <w:tcPr>
            <w:tcW w:w="2693" w:type="dxa"/>
            <w:shd w:val="clear" w:color="000000" w:fill="FF0000"/>
            <w:noWrap/>
            <w:vAlign w:val="center"/>
            <w:hideMark/>
          </w:tcPr>
          <w:p w14:paraId="75D4D754" w14:textId="77777777" w:rsidR="00D87A2A" w:rsidRPr="003F7880" w:rsidRDefault="00D87A2A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Descritivo</w:t>
            </w:r>
          </w:p>
        </w:tc>
        <w:tc>
          <w:tcPr>
            <w:tcW w:w="0" w:type="auto"/>
            <w:shd w:val="clear" w:color="000000" w:fill="FF0000"/>
            <w:vAlign w:val="center"/>
          </w:tcPr>
          <w:p w14:paraId="4E593F8F" w14:textId="77777777" w:rsidR="00D87A2A" w:rsidRPr="003F7880" w:rsidRDefault="00D87A2A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Tipologia</w:t>
            </w:r>
          </w:p>
        </w:tc>
      </w:tr>
      <w:tr w:rsidR="00D87A2A" w:rsidRPr="003F7880" w14:paraId="7023D0C9" w14:textId="77777777" w:rsidTr="00D87A2A">
        <w:trPr>
          <w:trHeight w:val="726"/>
          <w:jc w:val="center"/>
        </w:trPr>
        <w:tc>
          <w:tcPr>
            <w:tcW w:w="2547" w:type="dxa"/>
            <w:vMerge w:val="restart"/>
            <w:shd w:val="clear" w:color="auto" w:fill="E7E6E6" w:themeFill="background2"/>
            <w:vAlign w:val="center"/>
          </w:tcPr>
          <w:p w14:paraId="746E13A6" w14:textId="618B34FA" w:rsidR="00D87A2A" w:rsidRPr="003F7880" w:rsidRDefault="008870A9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theme="minorHAnsi"/>
                <w:i/>
                <w:iCs/>
                <w:color w:val="000000"/>
                <w:sz w:val="18"/>
                <w:szCs w:val="18"/>
                <w:lang w:eastAsia="pt-PT"/>
              </w:rPr>
              <w:t>Template 4</w:t>
            </w: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3DF4AE7B" w14:textId="765C84F9" w:rsidR="00D87A2A" w:rsidRPr="003F7880" w:rsidRDefault="00D87A2A" w:rsidP="0000132E">
            <w:pPr>
              <w:spacing w:after="0" w:line="240" w:lineRule="auto"/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</w:t>
            </w:r>
            <w:r w:rsidR="008870A9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ag04_temp_cto_gra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6ED6832A" w14:textId="1BC0ABC9" w:rsidR="00D87A2A" w:rsidRPr="003F7880" w:rsidRDefault="00D87A2A" w:rsidP="0000132E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Tabela de definição do universo de operações gerais a reportar no </w:t>
            </w:r>
            <w:r w:rsidR="008870A9">
              <w:rPr>
                <w:rFonts w:eastAsia="Times New Roman" w:cstheme="minorHAnsi"/>
                <w:i/>
                <w:iCs/>
                <w:color w:val="0D0D0D"/>
                <w:sz w:val="18"/>
                <w:szCs w:val="18"/>
                <w:lang w:eastAsia="pt-PT"/>
              </w:rPr>
              <w:t>Template 4</w:t>
            </w: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e construção de campos auxiliares ao mapeamento das métricas ESG.</w:t>
            </w:r>
          </w:p>
        </w:tc>
        <w:tc>
          <w:tcPr>
            <w:tcW w:w="0" w:type="auto"/>
            <w:vAlign w:val="center"/>
          </w:tcPr>
          <w:p w14:paraId="70AE774E" w14:textId="7F6C9B64" w:rsidR="00D87A2A" w:rsidRPr="003F7880" w:rsidRDefault="00D87A2A" w:rsidP="00154831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Tabela Auxiliar</w:t>
            </w:r>
          </w:p>
        </w:tc>
      </w:tr>
      <w:tr w:rsidR="00D87A2A" w:rsidRPr="003F7880" w14:paraId="79E416C1" w14:textId="77777777" w:rsidTr="00D87A2A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14:paraId="5E28D2BE" w14:textId="77777777" w:rsidR="00D87A2A" w:rsidRPr="003F7880" w:rsidRDefault="00D87A2A" w:rsidP="000B631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US" w:eastAsia="pt-PT"/>
              </w:rPr>
            </w:pP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5F29B8CF" w14:textId="56267818" w:rsidR="00D87A2A" w:rsidRPr="003F7880" w:rsidRDefault="00D87A2A" w:rsidP="0000132E">
            <w:pPr>
              <w:spacing w:after="0" w:line="240" w:lineRule="auto"/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</w:t>
            </w:r>
            <w:r w:rsidR="008870A9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ag04_temp_cto_agr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5EA3CBB8" w14:textId="52853020" w:rsidR="00D87A2A" w:rsidRPr="003F7880" w:rsidRDefault="00D87A2A" w:rsidP="000B631B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de agregação da informação referente a operações gerais e imóveis adjudicados.</w:t>
            </w:r>
          </w:p>
        </w:tc>
        <w:tc>
          <w:tcPr>
            <w:tcW w:w="0" w:type="auto"/>
            <w:vAlign w:val="center"/>
          </w:tcPr>
          <w:p w14:paraId="28E1CF8D" w14:textId="3A9C7BFA" w:rsidR="00D87A2A" w:rsidRPr="003F7880" w:rsidRDefault="00D87A2A" w:rsidP="000B631B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Pr="003F7880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Output</w:t>
            </w:r>
          </w:p>
        </w:tc>
      </w:tr>
    </w:tbl>
    <w:p w14:paraId="42FD9F4F" w14:textId="17031832" w:rsidR="006E6FFA" w:rsidRDefault="006E6FFA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549A80E7" w14:textId="18486556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2C644B64" w14:textId="0ED71D13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6D8328A2" w14:textId="5E4D76F6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5CD9ADC8" w14:textId="3E69BC62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796CDD15" w14:textId="69362383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5CFD54BF" w14:textId="27CA73AC" w:rsidR="008870A9" w:rsidRDefault="008870A9">
      <w:pPr>
        <w:rPr>
          <w:rFonts w:eastAsiaTheme="majorEastAsia" w:cstheme="majorBidi"/>
          <w:b/>
          <w:sz w:val="26"/>
          <w:szCs w:val="26"/>
          <w:lang w:val="en-US"/>
        </w:rPr>
      </w:pPr>
      <w:r>
        <w:rPr>
          <w:rFonts w:eastAsiaTheme="majorEastAsia" w:cstheme="majorBidi"/>
          <w:b/>
          <w:sz w:val="26"/>
          <w:szCs w:val="26"/>
          <w:lang w:val="en-US"/>
        </w:rPr>
        <w:br w:type="page"/>
      </w:r>
    </w:p>
    <w:p w14:paraId="7F56A086" w14:textId="08BC8316" w:rsidR="005A2DEF" w:rsidRPr="003F7880" w:rsidRDefault="005A2DEF" w:rsidP="00787EE3">
      <w:pPr>
        <w:pStyle w:val="Heading2"/>
        <w:numPr>
          <w:ilvl w:val="1"/>
          <w:numId w:val="3"/>
        </w:numPr>
        <w:rPr>
          <w:rFonts w:ascii="Santander Text" w:hAnsi="Santander Text"/>
        </w:rPr>
      </w:pPr>
      <w:r w:rsidRPr="003F7880">
        <w:rPr>
          <w:rFonts w:ascii="Santander Text" w:hAnsi="Santander Text"/>
        </w:rPr>
        <w:lastRenderedPageBreak/>
        <w:t>Modelo Relacional</w:t>
      </w:r>
    </w:p>
    <w:p w14:paraId="582D9EE9" w14:textId="73C6B6A4" w:rsidR="00157F2E" w:rsidRDefault="008A4057" w:rsidP="00157F2E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As relações entre as várias tabelas criadas no processo de obtenção de informação </w:t>
      </w:r>
      <w:r w:rsidR="003D4319" w:rsidRPr="003F7880">
        <w:rPr>
          <w:rFonts w:cstheme="minorHAnsi"/>
        </w:rPr>
        <w:t xml:space="preserve">a considerar </w:t>
      </w:r>
      <w:r w:rsidR="00BF3273" w:rsidRPr="003F7880">
        <w:rPr>
          <w:rFonts w:cstheme="minorHAnsi"/>
        </w:rPr>
        <w:t xml:space="preserve">no </w:t>
      </w:r>
      <w:r w:rsidR="008870A9">
        <w:rPr>
          <w:rFonts w:cstheme="minorHAnsi"/>
          <w:i/>
          <w:iCs/>
        </w:rPr>
        <w:t>Template 4</w:t>
      </w:r>
      <w:r w:rsidR="00BF3273" w:rsidRPr="003F7880">
        <w:rPr>
          <w:rFonts w:cstheme="minorHAnsi"/>
        </w:rPr>
        <w:t xml:space="preserve"> </w:t>
      </w:r>
      <w:r w:rsidRPr="003F7880">
        <w:rPr>
          <w:rFonts w:cstheme="minorHAnsi"/>
        </w:rPr>
        <w:t>e as restantes tabelas necessárias</w:t>
      </w:r>
      <w:r w:rsidR="006F3BC8" w:rsidRPr="003F7880">
        <w:rPr>
          <w:rFonts w:cstheme="minorHAnsi"/>
        </w:rPr>
        <w:t xml:space="preserve">, encontram-se </w:t>
      </w:r>
      <w:r w:rsidRPr="003F7880">
        <w:rPr>
          <w:rFonts w:cstheme="minorHAnsi"/>
        </w:rPr>
        <w:t>descritas e detalhadas através do seguinte modelo relaciona</w:t>
      </w:r>
      <w:r w:rsidR="00403A81" w:rsidRPr="003F7880">
        <w:rPr>
          <w:rFonts w:cstheme="minorHAnsi"/>
        </w:rPr>
        <w:t>l</w:t>
      </w:r>
      <w:r w:rsidRPr="003F7880">
        <w:rPr>
          <w:rFonts w:cstheme="minorHAnsi"/>
        </w:rPr>
        <w:t>:</w:t>
      </w:r>
      <w:r w:rsidR="00FE0482" w:rsidRPr="003F7880">
        <w:rPr>
          <w:rFonts w:cstheme="minorHAnsi"/>
        </w:rPr>
        <w:t xml:space="preserve">  </w:t>
      </w:r>
    </w:p>
    <w:p w14:paraId="05BE623D" w14:textId="03F043D7" w:rsidR="009E2FAC" w:rsidRPr="003F7880" w:rsidRDefault="003B176A" w:rsidP="00157F2E">
      <w:pPr>
        <w:jc w:val="center"/>
        <w:rPr>
          <w:b/>
          <w:i/>
          <w:iCs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pt-PT"/>
        </w:rPr>
        <w:drawing>
          <wp:anchor distT="0" distB="0" distL="114300" distR="114300" simplePos="0" relativeHeight="251658240" behindDoc="1" locked="0" layoutInCell="1" allowOverlap="1" wp14:anchorId="4602F844" wp14:editId="771004ED">
            <wp:simplePos x="0" y="0"/>
            <wp:positionH relativeFrom="margin">
              <wp:posOffset>-328930</wp:posOffset>
            </wp:positionH>
            <wp:positionV relativeFrom="paragraph">
              <wp:posOffset>437515</wp:posOffset>
            </wp:positionV>
            <wp:extent cx="6051550" cy="2752090"/>
            <wp:effectExtent l="0" t="0" r="6350" b="0"/>
            <wp:wrapTight wrapText="bothSides">
              <wp:wrapPolygon edited="0">
                <wp:start x="0" y="0"/>
                <wp:lineTo x="0" y="21381"/>
                <wp:lineTo x="21555" y="21381"/>
                <wp:lineTo x="21555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emplate 6,7,8,9 - template 4.jpe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155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2AEC" w:rsidRPr="003F7880">
        <w:rPr>
          <w:b/>
        </w:rPr>
        <w:t xml:space="preserve">Figura </w:t>
      </w:r>
      <w:r w:rsidR="001C2AEC" w:rsidRPr="003F7880">
        <w:rPr>
          <w:b/>
          <w:i/>
          <w:iCs/>
        </w:rPr>
        <w:fldChar w:fldCharType="begin"/>
      </w:r>
      <w:r w:rsidR="001C2AEC" w:rsidRPr="003F7880">
        <w:rPr>
          <w:b/>
        </w:rPr>
        <w:instrText xml:space="preserve"> SEQ Figura \* ARABIC </w:instrText>
      </w:r>
      <w:r w:rsidR="001C2AEC" w:rsidRPr="003F7880">
        <w:rPr>
          <w:b/>
          <w:i/>
          <w:iCs/>
        </w:rPr>
        <w:fldChar w:fldCharType="separate"/>
      </w:r>
      <w:r w:rsidR="00086074" w:rsidRPr="003F7880">
        <w:rPr>
          <w:b/>
          <w:noProof/>
        </w:rPr>
        <w:t>1</w:t>
      </w:r>
      <w:r w:rsidR="001C2AEC" w:rsidRPr="003F7880">
        <w:rPr>
          <w:b/>
          <w:i/>
          <w:iCs/>
        </w:rPr>
        <w:fldChar w:fldCharType="end"/>
      </w:r>
      <w:r w:rsidR="001C2AEC" w:rsidRPr="003F7880">
        <w:rPr>
          <w:b/>
        </w:rPr>
        <w:t xml:space="preserve">: Modelo Relacional – </w:t>
      </w:r>
      <w:r w:rsidR="008870A9">
        <w:rPr>
          <w:b/>
          <w:i/>
        </w:rPr>
        <w:t>Template 4</w:t>
      </w:r>
    </w:p>
    <w:p w14:paraId="35DBAEC4" w14:textId="1DE20BED" w:rsidR="008E2218" w:rsidRPr="008E2218" w:rsidRDefault="008E2218" w:rsidP="008E22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1E6FAFD2" w14:textId="07B6DD59" w:rsidR="003663B8" w:rsidRPr="003F7880" w:rsidRDefault="003663B8" w:rsidP="008E2218">
      <w:pPr>
        <w:jc w:val="center"/>
        <w:rPr>
          <w:rFonts w:eastAsiaTheme="majorEastAsia" w:cstheme="minorHAnsi"/>
          <w:b/>
          <w:sz w:val="26"/>
          <w:szCs w:val="26"/>
        </w:rPr>
      </w:pPr>
      <w:r w:rsidRPr="003F7880">
        <w:rPr>
          <w:rFonts w:eastAsiaTheme="majorEastAsia" w:cstheme="minorHAnsi"/>
          <w:b/>
          <w:sz w:val="26"/>
          <w:szCs w:val="26"/>
        </w:rPr>
        <w:br w:type="page"/>
      </w:r>
    </w:p>
    <w:p w14:paraId="42CEC982" w14:textId="16244AD1" w:rsidR="0073517E" w:rsidRPr="003F7880" w:rsidRDefault="0073517E" w:rsidP="00787EE3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lastRenderedPageBreak/>
        <w:t>Preparação da informação d</w:t>
      </w:r>
      <w:r w:rsidR="00BF3273" w:rsidRPr="003F7880">
        <w:rPr>
          <w:rFonts w:ascii="Santander Text" w:hAnsi="Santander Text" w:cstheme="minorHAnsi"/>
        </w:rPr>
        <w:t xml:space="preserve">o </w:t>
      </w:r>
      <w:r w:rsidR="008870A9">
        <w:rPr>
          <w:rFonts w:ascii="Santander Text" w:hAnsi="Santander Text" w:cstheme="minorHAnsi"/>
          <w:i/>
          <w:iCs/>
        </w:rPr>
        <w:t>Template 4</w:t>
      </w:r>
      <w:r w:rsidRPr="003F7880">
        <w:rPr>
          <w:rFonts w:ascii="Santander Text" w:hAnsi="Santander Text" w:cstheme="minorHAnsi"/>
        </w:rPr>
        <w:t xml:space="preserve"> – Detalhe das Tabelas</w:t>
      </w:r>
    </w:p>
    <w:p w14:paraId="56FD6A8A" w14:textId="2CDD93B6" w:rsidR="00720BCE" w:rsidRPr="003F7880" w:rsidRDefault="0073517E" w:rsidP="00787EE3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3F7880">
        <w:rPr>
          <w:rFonts w:ascii="Santander Text" w:hAnsi="Santander Text" w:cstheme="minorHAnsi"/>
        </w:rPr>
        <w:t xml:space="preserve">Tabela auxiliar de agregação de informação </w:t>
      </w:r>
      <w:r w:rsidR="00AF6C18" w:rsidRPr="003F7880">
        <w:rPr>
          <w:rFonts w:ascii="Santander Text" w:hAnsi="Santander Text" w:cstheme="minorHAnsi"/>
        </w:rPr>
        <w:t xml:space="preserve">do </w:t>
      </w:r>
      <w:r w:rsidR="008870A9">
        <w:rPr>
          <w:rFonts w:ascii="Santander Text" w:hAnsi="Santander Text" w:cstheme="minorHAnsi"/>
          <w:i/>
          <w:iCs/>
        </w:rPr>
        <w:t>Template 4</w:t>
      </w:r>
      <w:r w:rsidRPr="003F7880">
        <w:rPr>
          <w:rFonts w:ascii="Santander Text" w:hAnsi="Santander Text" w:cstheme="minorHAnsi"/>
        </w:rPr>
        <w:t xml:space="preserve">: </w:t>
      </w:r>
      <w:r w:rsidR="00954726" w:rsidRPr="003F7880">
        <w:rPr>
          <w:rFonts w:ascii="Santander Text" w:hAnsi="Santander Text" w:cstheme="minorHAnsi"/>
          <w:i/>
        </w:rPr>
        <w:t>bu_esg_work.</w:t>
      </w:r>
      <w:r w:rsidR="008870A9">
        <w:rPr>
          <w:rFonts w:ascii="Santander Text" w:hAnsi="Santander Text" w:cstheme="minorHAnsi"/>
          <w:i/>
        </w:rPr>
        <w:t>ag04_temp_cto_gra</w:t>
      </w:r>
    </w:p>
    <w:p w14:paraId="27C8579B" w14:textId="1622EA2C" w:rsidR="00BF3273" w:rsidRPr="003F7880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Visão Geral</w:t>
      </w:r>
    </w:p>
    <w:p w14:paraId="548483BA" w14:textId="62CCAE29" w:rsidR="00E07D40" w:rsidRPr="003F7880" w:rsidRDefault="007977B0" w:rsidP="007F0941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Tabela de definição do universo de operações gerais a reportar no </w:t>
      </w:r>
      <w:r w:rsidR="008870A9">
        <w:rPr>
          <w:rFonts w:cstheme="minorHAnsi"/>
          <w:i/>
          <w:iCs/>
        </w:rPr>
        <w:t>Template 4</w:t>
      </w:r>
      <w:r w:rsidRPr="003F7880">
        <w:rPr>
          <w:rFonts w:cstheme="minorHAnsi"/>
        </w:rPr>
        <w:t xml:space="preserve"> e construção de campos auxiliares ao mapeamento das métricas ESG.</w:t>
      </w:r>
    </w:p>
    <w:p w14:paraId="429B4512" w14:textId="77777777" w:rsidR="00BF3273" w:rsidRPr="003F7880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Granularidade e chave</w:t>
      </w:r>
    </w:p>
    <w:p w14:paraId="0560E232" w14:textId="6C869A3D" w:rsidR="008870A9" w:rsidRPr="008870A9" w:rsidRDefault="008870A9" w:rsidP="008870A9">
      <w:pPr>
        <w:jc w:val="both"/>
        <w:rPr>
          <w:rFonts w:cstheme="minorHAnsi"/>
        </w:rPr>
      </w:pPr>
      <w:r w:rsidRPr="008870A9">
        <w:rPr>
          <w:rFonts w:cstheme="minorHAnsi"/>
        </w:rPr>
        <w:t xml:space="preserve">A tabela </w:t>
      </w:r>
      <w:r w:rsidRPr="003F7880">
        <w:rPr>
          <w:rFonts w:cstheme="minorHAnsi"/>
          <w:b/>
          <w:bCs/>
          <w:i/>
        </w:rPr>
        <w:t>bu_esg_work.</w:t>
      </w:r>
      <w:r>
        <w:rPr>
          <w:rFonts w:cstheme="minorHAnsi"/>
          <w:b/>
          <w:bCs/>
          <w:i/>
        </w:rPr>
        <w:t>ag04_temp_cto_gra</w:t>
      </w:r>
      <w:r w:rsidRPr="008870A9">
        <w:rPr>
          <w:rFonts w:cstheme="minorHAnsi"/>
          <w:i/>
        </w:rPr>
        <w:t xml:space="preserve"> </w:t>
      </w:r>
      <w:r w:rsidRPr="008870A9">
        <w:rPr>
          <w:rFonts w:cstheme="minorHAnsi"/>
        </w:rPr>
        <w:t xml:space="preserve">apresenta granularidade ao nível do </w:t>
      </w:r>
      <w:r w:rsidRPr="008870A9">
        <w:rPr>
          <w:rFonts w:cstheme="minorHAnsi"/>
          <w:i/>
          <w:iCs/>
        </w:rPr>
        <w:t>IDCOMB</w:t>
      </w:r>
      <w:r w:rsidRPr="008870A9">
        <w:rPr>
          <w:rFonts w:cstheme="minorHAnsi"/>
        </w:rPr>
        <w:t xml:space="preserve">, contrato, carteira contabilística, instrumento financeiro, composição valor e tipo de </w:t>
      </w:r>
      <w:r>
        <w:rPr>
          <w:rFonts w:cstheme="minorHAnsi"/>
        </w:rPr>
        <w:t>valor</w:t>
      </w:r>
      <w:r w:rsidRPr="008870A9">
        <w:rPr>
          <w:rFonts w:cstheme="minorHAnsi"/>
        </w:rPr>
        <w:t>, de modo a permitir o cruzamento com as várias fontes de informação usadas ao longo do processo de aprovisionamento de informação para mapeamento das métricas ESG a incluir neste</w:t>
      </w:r>
      <w:del w:id="8" w:author="Escaleira, Diogo Alexandre" w:date="2024-11-10T18:53:00Z">
        <w:r w:rsidRPr="008870A9" w:rsidDel="00A27623">
          <w:rPr>
            <w:rFonts w:cstheme="minorHAnsi"/>
          </w:rPr>
          <w:delText>s</w:delText>
        </w:r>
      </w:del>
      <w:r w:rsidRPr="008870A9">
        <w:rPr>
          <w:rFonts w:cstheme="minorHAnsi"/>
        </w:rPr>
        <w:t xml:space="preserve"> </w:t>
      </w:r>
      <w:r w:rsidRPr="008870A9">
        <w:rPr>
          <w:rFonts w:cstheme="minorHAnsi"/>
          <w:i/>
          <w:iCs/>
        </w:rPr>
        <w:t>Template</w:t>
      </w:r>
      <w:del w:id="9" w:author="Escaleira, Diogo Alexandre" w:date="2024-11-10T18:53:00Z">
        <w:r w:rsidRPr="008870A9" w:rsidDel="00A27623">
          <w:rPr>
            <w:rFonts w:cstheme="minorHAnsi"/>
            <w:i/>
            <w:iCs/>
          </w:rPr>
          <w:delText>s</w:delText>
        </w:r>
      </w:del>
      <w:r w:rsidRPr="008870A9">
        <w:rPr>
          <w:rFonts w:cstheme="minorHAnsi"/>
        </w:rPr>
        <w:t>.</w:t>
      </w:r>
    </w:p>
    <w:p w14:paraId="3EB6F69E" w14:textId="0395429D" w:rsidR="002F0955" w:rsidRPr="008870A9" w:rsidRDefault="008870A9" w:rsidP="008870A9">
      <w:pPr>
        <w:jc w:val="both"/>
        <w:rPr>
          <w:rFonts w:cstheme="minorHAnsi"/>
        </w:rPr>
      </w:pPr>
      <w:r w:rsidRPr="008870A9">
        <w:rPr>
          <w:rFonts w:cstheme="minorHAnsi"/>
        </w:rPr>
        <w:t xml:space="preserve">A chave primária da tabela é composta pelos campos identificadores de cada </w:t>
      </w:r>
      <w:r w:rsidRPr="008870A9">
        <w:rPr>
          <w:rFonts w:cstheme="minorHAnsi"/>
          <w:i/>
          <w:iCs/>
        </w:rPr>
        <w:t>IDCOMB</w:t>
      </w:r>
      <w:r w:rsidRPr="008870A9">
        <w:rPr>
          <w:rFonts w:cstheme="minorHAnsi"/>
        </w:rPr>
        <w:t xml:space="preserve"> (i.e., ‘</w:t>
      </w:r>
      <w:r w:rsidRPr="008870A9">
        <w:rPr>
          <w:rFonts w:cstheme="minorHAnsi"/>
          <w:i/>
          <w:iCs/>
        </w:rPr>
        <w:t>ccontab_final_idcomb_total’</w:t>
      </w:r>
      <w:r w:rsidRPr="008870A9">
        <w:rPr>
          <w:rFonts w:cstheme="minorHAnsi"/>
        </w:rPr>
        <w:t xml:space="preserve">), contrato, (campos correspondentes a </w:t>
      </w:r>
      <w:r w:rsidRPr="008870A9">
        <w:rPr>
          <w:rFonts w:cstheme="minorHAnsi"/>
          <w:i/>
          <w:iCs/>
        </w:rPr>
        <w:t>‘cempresa’</w:t>
      </w:r>
      <w:r w:rsidRPr="008870A9">
        <w:rPr>
          <w:rFonts w:cstheme="minorHAnsi"/>
        </w:rPr>
        <w:t xml:space="preserve">, </w:t>
      </w:r>
      <w:r w:rsidRPr="008870A9">
        <w:rPr>
          <w:rFonts w:cstheme="minorHAnsi"/>
          <w:i/>
          <w:iCs/>
        </w:rPr>
        <w:t>’cbalcao’</w:t>
      </w:r>
      <w:r w:rsidRPr="008870A9">
        <w:rPr>
          <w:rFonts w:cstheme="minorHAnsi"/>
        </w:rPr>
        <w:t xml:space="preserve">, </w:t>
      </w:r>
      <w:r w:rsidRPr="008870A9">
        <w:rPr>
          <w:rFonts w:cstheme="minorHAnsi"/>
          <w:i/>
          <w:iCs/>
        </w:rPr>
        <w:t>’cnumecta’</w:t>
      </w:r>
      <w:r w:rsidRPr="008870A9">
        <w:rPr>
          <w:rFonts w:cstheme="minorHAnsi"/>
        </w:rPr>
        <w:t xml:space="preserve"> e </w:t>
      </w:r>
      <w:r w:rsidRPr="008870A9">
        <w:rPr>
          <w:rFonts w:cstheme="minorHAnsi"/>
          <w:i/>
          <w:iCs/>
        </w:rPr>
        <w:t>’zdeposit’</w:t>
      </w:r>
      <w:r w:rsidRPr="008870A9">
        <w:rPr>
          <w:rFonts w:cstheme="minorHAnsi"/>
        </w:rPr>
        <w:t>)</w:t>
      </w:r>
      <w:r w:rsidRPr="008870A9">
        <w:rPr>
          <w:rFonts w:cstheme="minorHAnsi"/>
          <w:i/>
          <w:iCs/>
        </w:rPr>
        <w:t xml:space="preserve">, </w:t>
      </w:r>
      <w:r w:rsidRPr="008870A9">
        <w:rPr>
          <w:rFonts w:cstheme="minorHAnsi"/>
        </w:rPr>
        <w:t>carteira contabilística (campo ‘</w:t>
      </w:r>
      <w:r w:rsidRPr="008870A9">
        <w:rPr>
          <w:rFonts w:cstheme="minorHAnsi"/>
          <w:i/>
        </w:rPr>
        <w:t>carteira_contabilistica</w:t>
      </w:r>
      <w:r w:rsidRPr="008870A9">
        <w:rPr>
          <w:rFonts w:cstheme="minorHAnsi"/>
        </w:rPr>
        <w:t>’), instrumento financeiro (campo ‘</w:t>
      </w:r>
      <w:r w:rsidRPr="008870A9">
        <w:rPr>
          <w:rFonts w:cstheme="minorHAnsi"/>
          <w:i/>
        </w:rPr>
        <w:t>instrumento_financeiro</w:t>
      </w:r>
      <w:r w:rsidRPr="008870A9">
        <w:rPr>
          <w:rFonts w:cstheme="minorHAnsi"/>
        </w:rPr>
        <w:t>’), composição valor (campo ‘</w:t>
      </w:r>
      <w:r w:rsidRPr="008870A9">
        <w:rPr>
          <w:rFonts w:cstheme="minorHAnsi"/>
          <w:i/>
        </w:rPr>
        <w:t>composicao_valor</w:t>
      </w:r>
      <w:r w:rsidRPr="008870A9">
        <w:rPr>
          <w:rFonts w:cstheme="minorHAnsi"/>
        </w:rPr>
        <w:t xml:space="preserve">’) e tipo de </w:t>
      </w:r>
      <w:r>
        <w:rPr>
          <w:rFonts w:cstheme="minorHAnsi"/>
        </w:rPr>
        <w:t>valor</w:t>
      </w:r>
      <w:r w:rsidRPr="008870A9">
        <w:rPr>
          <w:rFonts w:cstheme="minorHAnsi"/>
        </w:rPr>
        <w:t xml:space="preserve"> (campo ‘</w:t>
      </w:r>
      <w:r>
        <w:rPr>
          <w:rFonts w:cstheme="minorHAnsi"/>
          <w:i/>
        </w:rPr>
        <w:t>bruto_imparidade</w:t>
      </w:r>
      <w:r w:rsidRPr="008870A9">
        <w:rPr>
          <w:rFonts w:cstheme="minorHAnsi"/>
        </w:rPr>
        <w:t xml:space="preserve">’). Neste sentido, não será possível observar duplicações na combinação dos campos chaves existindo, para cada data de reporte, apenas um registo para cada combinação </w:t>
      </w:r>
      <w:r w:rsidRPr="008870A9">
        <w:rPr>
          <w:rFonts w:cstheme="minorHAnsi"/>
          <w:iCs/>
        </w:rPr>
        <w:t>de campos anteriormente apresentados</w:t>
      </w:r>
      <w:r w:rsidRPr="008870A9">
        <w:rPr>
          <w:rFonts w:cstheme="minorHAnsi"/>
        </w:rPr>
        <w:t>.</w:t>
      </w:r>
    </w:p>
    <w:bookmarkEnd w:id="1"/>
    <w:p w14:paraId="025F40CE" w14:textId="77777777" w:rsidR="00D73D86" w:rsidRPr="003F7880" w:rsidRDefault="00D73D86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Aprovisionamento</w:t>
      </w:r>
    </w:p>
    <w:p w14:paraId="65FDBCB5" w14:textId="7DCE883B" w:rsidR="00B440F8" w:rsidRDefault="0074015E" w:rsidP="00F64324">
      <w:pPr>
        <w:jc w:val="both"/>
        <w:rPr>
          <w:rFonts w:cstheme="minorHAnsi"/>
          <w:iCs/>
        </w:rPr>
      </w:pPr>
      <w:r w:rsidRPr="003F7880">
        <w:t xml:space="preserve">A tabela </w:t>
      </w:r>
      <w:r w:rsidR="00921ED6" w:rsidRPr="003F7880">
        <w:rPr>
          <w:rFonts w:cstheme="minorHAnsi"/>
          <w:b/>
          <w:bCs/>
          <w:i/>
        </w:rPr>
        <w:t>bu_esg_work.</w:t>
      </w:r>
      <w:r w:rsidR="008870A9">
        <w:rPr>
          <w:rFonts w:cstheme="minorHAnsi"/>
          <w:b/>
          <w:bCs/>
          <w:i/>
        </w:rPr>
        <w:t>ag04_temp_cto_gra</w:t>
      </w:r>
      <w:r w:rsidRPr="003F7880">
        <w:rPr>
          <w:rFonts w:cstheme="minorHAnsi"/>
          <w:iCs/>
        </w:rPr>
        <w:t xml:space="preserve"> é obtida através do</w:t>
      </w:r>
      <w:r w:rsidR="00E6795C" w:rsidRPr="003F7880">
        <w:rPr>
          <w:rFonts w:cstheme="minorHAnsi"/>
          <w:iCs/>
        </w:rPr>
        <w:t xml:space="preserve"> </w:t>
      </w:r>
      <w:r w:rsidR="00B440F8" w:rsidRPr="00B440F8">
        <w:rPr>
          <w:rFonts w:cstheme="minorHAnsi"/>
          <w:i/>
          <w:iCs/>
        </w:rPr>
        <w:t>union all</w:t>
      </w:r>
      <w:r w:rsidR="00B440F8">
        <w:rPr>
          <w:rFonts w:cstheme="minorHAnsi"/>
          <w:iCs/>
        </w:rPr>
        <w:t xml:space="preserve"> entre duas tabelas: </w:t>
      </w:r>
    </w:p>
    <w:p w14:paraId="00D3AB25" w14:textId="77777777" w:rsidR="000760D7" w:rsidRPr="006B3837" w:rsidRDefault="000760D7" w:rsidP="000760D7">
      <w:pPr>
        <w:jc w:val="both"/>
        <w:rPr>
          <w:iCs/>
        </w:rPr>
      </w:pPr>
      <w:r w:rsidRPr="00335641">
        <w:t xml:space="preserve">Inicialmente e, antes de qualquer tratamento, deverá garantir-se que os contratos e saldos presentes na tabela </w:t>
      </w:r>
      <w:r w:rsidRPr="00335641">
        <w:rPr>
          <w:rFonts w:cstheme="minorHAnsi"/>
          <w:b/>
          <w:bCs/>
          <w:i/>
        </w:rPr>
        <w:t>bu_esg_work</w:t>
      </w:r>
      <w:r w:rsidRPr="003779AC">
        <w:rPr>
          <w:rFonts w:cstheme="minorHAnsi"/>
          <w:b/>
          <w:i/>
        </w:rPr>
        <w:t>.local_pilar3_univ_temp4_tabaux1_dref</w:t>
      </w:r>
      <w:r w:rsidRPr="00335641">
        <w:rPr>
          <w:rFonts w:cstheme="minorHAnsi"/>
          <w:b/>
          <w:bCs/>
          <w:i/>
        </w:rPr>
        <w:t xml:space="preserve"> </w:t>
      </w:r>
      <w:r w:rsidRPr="00335641">
        <w:rPr>
          <w:rFonts w:cstheme="minorHAnsi"/>
          <w:iCs/>
        </w:rPr>
        <w:t>são os mesmos que os presentes na tabela de contratos e clientes local (</w:t>
      </w:r>
      <w:r w:rsidRPr="00335641">
        <w:rPr>
          <w:rFonts w:cstheme="minorHAnsi"/>
          <w:b/>
          <w:bCs/>
          <w:i/>
        </w:rPr>
        <w:t>bu_esg_work.p3_full_ctr_cli_local_final</w:t>
      </w:r>
      <w:r w:rsidRPr="001C6BDB">
        <w:rPr>
          <w:rFonts w:cstheme="minorHAnsi"/>
          <w:bCs/>
        </w:rPr>
        <w:t>,</w:t>
      </w:r>
      <w:r>
        <w:rPr>
          <w:rFonts w:cstheme="minorHAnsi"/>
          <w:iCs/>
        </w:rPr>
        <w:t xml:space="preserve"> presente no capítulo </w:t>
      </w:r>
      <w:commentRangeStart w:id="10"/>
      <w:r>
        <w:rPr>
          <w:rFonts w:cstheme="minorHAnsi"/>
          <w:iCs/>
        </w:rPr>
        <w:t>xxxx</w:t>
      </w:r>
      <w:commentRangeEnd w:id="10"/>
      <w:r>
        <w:rPr>
          <w:rStyle w:val="CommentReference"/>
        </w:rPr>
        <w:commentReference w:id="10"/>
      </w:r>
      <w:r w:rsidRPr="00335641">
        <w:rPr>
          <w:rFonts w:cstheme="minorHAnsi"/>
          <w:iCs/>
        </w:rPr>
        <w:t xml:space="preserve">), para o </w:t>
      </w:r>
      <w:r w:rsidRPr="00335641">
        <w:rPr>
          <w:rFonts w:cstheme="minorHAnsi"/>
          <w:i/>
        </w:rPr>
        <w:t>Template</w:t>
      </w:r>
      <w:r>
        <w:rPr>
          <w:rFonts w:cstheme="minorHAnsi"/>
          <w:iCs/>
        </w:rPr>
        <w:t xml:space="preserve"> 4</w:t>
      </w:r>
      <w:r w:rsidRPr="00335641">
        <w:rPr>
          <w:rFonts w:cstheme="minorHAnsi"/>
          <w:iCs/>
        </w:rPr>
        <w:t xml:space="preserve"> e data de reporte (filtrando os campos </w:t>
      </w:r>
      <w:r w:rsidRPr="00335641">
        <w:rPr>
          <w:rFonts w:cstheme="minorHAnsi"/>
          <w:i/>
        </w:rPr>
        <w:t>template</w:t>
      </w:r>
      <w:r>
        <w:rPr>
          <w:rFonts w:cstheme="minorHAnsi"/>
          <w:iCs/>
        </w:rPr>
        <w:t>4</w:t>
      </w:r>
      <w:r w:rsidRPr="00335641">
        <w:rPr>
          <w:rFonts w:cstheme="minorHAnsi"/>
          <w:iCs/>
        </w:rPr>
        <w:t xml:space="preserve"> = 1 e ‘</w:t>
      </w:r>
      <w:r w:rsidRPr="00335641">
        <w:rPr>
          <w:rFonts w:cstheme="minorHAnsi"/>
          <w:i/>
        </w:rPr>
        <w:t>dt_rfrnc</w:t>
      </w:r>
      <w:r w:rsidRPr="00335641">
        <w:rPr>
          <w:rFonts w:cstheme="minorHAnsi"/>
          <w:iCs/>
        </w:rPr>
        <w:t>’)</w:t>
      </w:r>
      <w:r w:rsidRPr="00335641">
        <w:rPr>
          <w:rStyle w:val="FootnoteReference"/>
          <w:rFonts w:cstheme="minorHAnsi"/>
          <w:iCs/>
        </w:rPr>
        <w:footnoteReference w:id="2"/>
      </w:r>
      <w:r w:rsidRPr="00335641">
        <w:rPr>
          <w:rFonts w:cstheme="minorHAnsi"/>
          <w:iCs/>
        </w:rPr>
        <w:t xml:space="preserve">. </w:t>
      </w:r>
      <w:r>
        <w:rPr>
          <w:rFonts w:cstheme="minorHAnsi"/>
          <w:iCs/>
        </w:rPr>
        <w:t xml:space="preserve">A informação das empresas reportadas neste </w:t>
      </w:r>
      <w:r>
        <w:rPr>
          <w:rFonts w:cstheme="minorHAnsi"/>
          <w:i/>
        </w:rPr>
        <w:t>Template</w:t>
      </w:r>
      <w:r>
        <w:rPr>
          <w:rFonts w:cstheme="minorHAnsi"/>
          <w:iCs/>
        </w:rPr>
        <w:t>, deverá estar de acordo com a lista que o grupo considera pelo que, a cada exercício, é necessário garantir o alinhamento da mesma.</w:t>
      </w:r>
    </w:p>
    <w:p w14:paraId="535949D6" w14:textId="77777777" w:rsidR="000760D7" w:rsidRPr="00335641" w:rsidRDefault="000760D7" w:rsidP="000760D7">
      <w:pPr>
        <w:jc w:val="both"/>
        <w:rPr>
          <w:rFonts w:cstheme="minorHAnsi"/>
          <w:iCs/>
        </w:rPr>
      </w:pPr>
      <w:r w:rsidRPr="00335641">
        <w:t xml:space="preserve">A tabela </w:t>
      </w:r>
      <w:r w:rsidRPr="00335641">
        <w:rPr>
          <w:rFonts w:cstheme="minorHAnsi"/>
          <w:b/>
          <w:bCs/>
          <w:i/>
        </w:rPr>
        <w:t>bu_esg_work</w:t>
      </w:r>
      <w:r w:rsidRPr="003779AC">
        <w:rPr>
          <w:rFonts w:cstheme="minorHAnsi"/>
          <w:b/>
          <w:i/>
        </w:rPr>
        <w:t>.local_pilar3_univ_temp4_tabaux1_dref</w:t>
      </w:r>
      <w:r w:rsidRPr="00335641">
        <w:rPr>
          <w:rFonts w:cstheme="minorHAnsi"/>
          <w:iCs/>
        </w:rPr>
        <w:t xml:space="preserve"> resulta de vários cruzamentos (</w:t>
      </w:r>
      <w:r w:rsidRPr="00335641">
        <w:rPr>
          <w:rFonts w:cstheme="minorHAnsi"/>
          <w:i/>
        </w:rPr>
        <w:t>left join</w:t>
      </w:r>
      <w:r w:rsidRPr="00335641">
        <w:rPr>
          <w:rFonts w:cstheme="minorHAnsi"/>
          <w:iCs/>
        </w:rPr>
        <w:t xml:space="preserve">) entre a tabela de </w:t>
      </w:r>
      <w:bookmarkStart w:id="11" w:name="_Hlk181287002"/>
      <w:r w:rsidRPr="00335641">
        <w:rPr>
          <w:rFonts w:cstheme="minorHAnsi"/>
          <w:iCs/>
        </w:rPr>
        <w:t>contratos e clientes</w:t>
      </w:r>
      <w:bookmarkEnd w:id="11"/>
      <w:r w:rsidRPr="00335641">
        <w:rPr>
          <w:rFonts w:cstheme="minorHAnsi"/>
          <w:iCs/>
        </w:rPr>
        <w:t xml:space="preserve"> local (tabela </w:t>
      </w:r>
      <w:r w:rsidRPr="00335641">
        <w:rPr>
          <w:rFonts w:cstheme="minorHAnsi"/>
          <w:b/>
          <w:bCs/>
          <w:i/>
        </w:rPr>
        <w:t>bu_esg_work.p3_full_ctr_cli_local_final</w:t>
      </w:r>
      <w:r w:rsidRPr="00335641">
        <w:rPr>
          <w:rFonts w:cstheme="minorHAnsi"/>
          <w:iCs/>
        </w:rPr>
        <w:t xml:space="preserve"> </w:t>
      </w:r>
      <w:r>
        <w:rPr>
          <w:rFonts w:cstheme="minorHAnsi"/>
          <w:iCs/>
        </w:rPr>
        <w:t xml:space="preserve"> </w:t>
      </w:r>
      <w:r w:rsidRPr="00335641">
        <w:rPr>
          <w:rFonts w:cstheme="minorHAnsi"/>
          <w:iCs/>
        </w:rPr>
        <w:t xml:space="preserve">filtrada à data de referência através do campo </w:t>
      </w:r>
      <w:r w:rsidRPr="00335641">
        <w:rPr>
          <w:rFonts w:cstheme="minorHAnsi"/>
          <w:iCs/>
        </w:rPr>
        <w:lastRenderedPageBreak/>
        <w:t>‘</w:t>
      </w:r>
      <w:r w:rsidRPr="00335641">
        <w:rPr>
          <w:rFonts w:cstheme="minorHAnsi"/>
          <w:i/>
        </w:rPr>
        <w:t>dt_rfrnc</w:t>
      </w:r>
      <w:r w:rsidRPr="00335641">
        <w:rPr>
          <w:rFonts w:cstheme="minorHAnsi"/>
          <w:iCs/>
        </w:rPr>
        <w:t xml:space="preserve">’, pelo </w:t>
      </w:r>
      <w:r w:rsidRPr="00335641">
        <w:rPr>
          <w:rFonts w:cstheme="minorHAnsi"/>
          <w:i/>
        </w:rPr>
        <w:t xml:space="preserve">id </w:t>
      </w:r>
      <w:r w:rsidRPr="00335641">
        <w:rPr>
          <w:rFonts w:cstheme="minorHAnsi"/>
          <w:iCs/>
        </w:rPr>
        <w:t>de corrida mais recente através do campo ‘</w:t>
      </w:r>
      <w:r w:rsidRPr="00335641">
        <w:rPr>
          <w:rFonts w:cstheme="minorHAnsi"/>
          <w:i/>
        </w:rPr>
        <w:t>id_corrida’</w:t>
      </w:r>
      <w:r w:rsidRPr="00335641">
        <w:rPr>
          <w:rFonts w:cstheme="minorHAnsi"/>
          <w:iCs/>
        </w:rPr>
        <w:t xml:space="preserve">, </w:t>
      </w:r>
      <w:r>
        <w:rPr>
          <w:rFonts w:cstheme="minorHAnsi"/>
          <w:i/>
        </w:rPr>
        <w:t>template4</w:t>
      </w:r>
      <w:r w:rsidRPr="00335641">
        <w:rPr>
          <w:rFonts w:cstheme="minorHAnsi"/>
          <w:i/>
        </w:rPr>
        <w:t xml:space="preserve"> </w:t>
      </w:r>
      <w:r w:rsidRPr="00335641">
        <w:rPr>
          <w:rFonts w:cstheme="minorHAnsi"/>
          <w:iCs/>
        </w:rPr>
        <w:t>= 1, com as seguintes tabelas:</w:t>
      </w:r>
    </w:p>
    <w:p w14:paraId="237274B5" w14:textId="77777777" w:rsidR="000760D7" w:rsidRPr="00335641" w:rsidRDefault="000760D7" w:rsidP="000760D7">
      <w:pPr>
        <w:pStyle w:val="ListParagraph"/>
        <w:numPr>
          <w:ilvl w:val="0"/>
          <w:numId w:val="47"/>
        </w:numPr>
        <w:jc w:val="both"/>
        <w:rPr>
          <w:iCs/>
        </w:rPr>
      </w:pPr>
      <w:r w:rsidRPr="00335641">
        <w:rPr>
          <w:iCs/>
        </w:rPr>
        <w:t xml:space="preserve">Cruzamento </w:t>
      </w:r>
      <w:r>
        <w:rPr>
          <w:iCs/>
        </w:rPr>
        <w:t>com</w:t>
      </w:r>
      <w:r w:rsidRPr="00335641">
        <w:rPr>
          <w:iCs/>
        </w:rPr>
        <w:t xml:space="preserve"> a tabela </w:t>
      </w:r>
      <w:r w:rsidRPr="00437FBE">
        <w:rPr>
          <w:b/>
          <w:bCs/>
          <w:i/>
        </w:rPr>
        <w:t>cd_riscos.rstf159_rating_interno</w:t>
      </w:r>
      <w:r w:rsidRPr="00335641">
        <w:rPr>
          <w:iCs/>
        </w:rPr>
        <w:t xml:space="preserve"> filtrada </w:t>
      </w:r>
      <w:r w:rsidRPr="00335641">
        <w:rPr>
          <w:rFonts w:cstheme="minorHAnsi"/>
          <w:iCs/>
        </w:rPr>
        <w:t>à data de referência através do campo ‘</w:t>
      </w:r>
      <w:r w:rsidRPr="00437FBE">
        <w:rPr>
          <w:rFonts w:cstheme="minorHAnsi"/>
          <w:i/>
        </w:rPr>
        <w:t>data_date_part</w:t>
      </w:r>
      <w:r w:rsidRPr="00335641">
        <w:rPr>
          <w:rFonts w:cstheme="minorHAnsi"/>
          <w:iCs/>
        </w:rPr>
        <w:t xml:space="preserve">’ e </w:t>
      </w:r>
      <w:r>
        <w:rPr>
          <w:rFonts w:cstheme="minorHAnsi"/>
          <w:iCs/>
        </w:rPr>
        <w:t>eliminando os registos com código de cliente a branco ou não válido (</w:t>
      </w:r>
      <w:r w:rsidRPr="00437FBE">
        <w:rPr>
          <w:rFonts w:cstheme="minorHAnsi"/>
          <w:iCs/>
        </w:rPr>
        <w:t>'#'</w:t>
      </w:r>
      <w:r>
        <w:rPr>
          <w:rFonts w:cstheme="minorHAnsi"/>
          <w:iCs/>
        </w:rPr>
        <w:t>), através dos campos ‘</w:t>
      </w:r>
      <w:r w:rsidRPr="0050611E">
        <w:rPr>
          <w:rFonts w:cstheme="minorHAnsi"/>
          <w:i/>
          <w:iCs/>
        </w:rPr>
        <w:t>zcliente</w:t>
      </w:r>
      <w:r>
        <w:rPr>
          <w:rFonts w:cstheme="minorHAnsi"/>
          <w:iCs/>
        </w:rPr>
        <w:t xml:space="preserve">’ da tabela </w:t>
      </w:r>
      <w:r w:rsidRPr="00335641">
        <w:rPr>
          <w:rFonts w:cstheme="minorHAnsi"/>
          <w:b/>
          <w:bCs/>
          <w:i/>
        </w:rPr>
        <w:t>bu_esg_work.p3_full_ctr_cli_local_final</w:t>
      </w:r>
      <w:r>
        <w:rPr>
          <w:rFonts w:cstheme="minorHAnsi"/>
          <w:iCs/>
        </w:rPr>
        <w:t xml:space="preserve"> e ‘</w:t>
      </w:r>
      <w:r w:rsidRPr="0050611E">
        <w:rPr>
          <w:rFonts w:cstheme="minorHAnsi"/>
          <w:i/>
          <w:iCs/>
        </w:rPr>
        <w:t>ccliente</w:t>
      </w:r>
      <w:r>
        <w:rPr>
          <w:rFonts w:cstheme="minorHAnsi"/>
          <w:iCs/>
        </w:rPr>
        <w:t xml:space="preserve">’ da tabela </w:t>
      </w:r>
      <w:r w:rsidRPr="00437FBE">
        <w:rPr>
          <w:b/>
          <w:bCs/>
          <w:i/>
        </w:rPr>
        <w:t>cd_riscos.rstf159_rating_interno</w:t>
      </w:r>
      <w:r w:rsidRPr="0050611E">
        <w:rPr>
          <w:bCs/>
        </w:rPr>
        <w:t xml:space="preserve">. </w:t>
      </w:r>
      <w:r>
        <w:rPr>
          <w:iCs/>
        </w:rPr>
        <w:t xml:space="preserve">Após o cruzamento obtêm-se os seguintes campos: </w:t>
      </w:r>
      <w:r w:rsidRPr="0050611E">
        <w:rPr>
          <w:i/>
          <w:iCs/>
        </w:rPr>
        <w:t>‘ccliente’, ‘ce</w:t>
      </w:r>
      <w:bookmarkStart w:id="12" w:name="_GoBack"/>
      <w:bookmarkEnd w:id="12"/>
      <w:r w:rsidRPr="0050611E">
        <w:rPr>
          <w:i/>
          <w:iCs/>
        </w:rPr>
        <w:t>ntlegal’</w:t>
      </w:r>
      <w:r>
        <w:rPr>
          <w:iCs/>
        </w:rPr>
        <w:t xml:space="preserve"> e ‘</w:t>
      </w:r>
      <w:r w:rsidRPr="0050611E">
        <w:rPr>
          <w:i/>
          <w:iCs/>
        </w:rPr>
        <w:t>cgrupo</w:t>
      </w:r>
      <w:r>
        <w:rPr>
          <w:iCs/>
        </w:rPr>
        <w:t>’;</w:t>
      </w:r>
    </w:p>
    <w:p w14:paraId="78F3FA26" w14:textId="77777777" w:rsidR="000760D7" w:rsidRDefault="000760D7" w:rsidP="000760D7">
      <w:pPr>
        <w:pStyle w:val="ListParagraph"/>
        <w:numPr>
          <w:ilvl w:val="0"/>
          <w:numId w:val="47"/>
        </w:numPr>
        <w:jc w:val="both"/>
        <w:rPr>
          <w:iCs/>
        </w:rPr>
      </w:pPr>
      <w:r>
        <w:rPr>
          <w:iCs/>
        </w:rPr>
        <w:t xml:space="preserve">Associação entre o código de cliente e o </w:t>
      </w:r>
      <w:r w:rsidRPr="00766AC0">
        <w:rPr>
          <w:i/>
          <w:iCs/>
        </w:rPr>
        <w:t>kgl</w:t>
      </w:r>
      <w:r>
        <w:rPr>
          <w:iCs/>
        </w:rPr>
        <w:t xml:space="preserve"> para informação presente no </w:t>
      </w:r>
      <w:r w:rsidRPr="00766AC0">
        <w:rPr>
          <w:i/>
          <w:iCs/>
        </w:rPr>
        <w:t>Data Lake</w:t>
      </w:r>
      <w:r>
        <w:rPr>
          <w:iCs/>
        </w:rPr>
        <w:t>:</w:t>
      </w:r>
    </w:p>
    <w:p w14:paraId="42D07F10" w14:textId="77777777" w:rsidR="000760D7" w:rsidRDefault="000760D7" w:rsidP="000760D7">
      <w:pPr>
        <w:pStyle w:val="ListParagraph"/>
        <w:numPr>
          <w:ilvl w:val="1"/>
          <w:numId w:val="47"/>
        </w:numPr>
        <w:jc w:val="both"/>
        <w:rPr>
          <w:iCs/>
        </w:rPr>
      </w:pPr>
      <w:r w:rsidRPr="00766AC0">
        <w:rPr>
          <w:iCs/>
        </w:rPr>
        <w:t xml:space="preserve">Cruzamento entre as tabelas </w:t>
      </w:r>
      <w:r w:rsidRPr="00766AC0">
        <w:rPr>
          <w:b/>
          <w:iCs/>
        </w:rPr>
        <w:t>cd_captools.ct070_univ_gr_cli</w:t>
      </w:r>
      <w:r w:rsidRPr="00766AC0">
        <w:rPr>
          <w:iCs/>
        </w:rPr>
        <w:t xml:space="preserve"> (filtrada à data de referência através do campo ‘</w:t>
      </w:r>
      <w:r w:rsidRPr="00766AC0">
        <w:rPr>
          <w:i/>
          <w:iCs/>
        </w:rPr>
        <w:t>ref_date</w:t>
      </w:r>
      <w:r w:rsidRPr="00766AC0">
        <w:rPr>
          <w:iCs/>
        </w:rPr>
        <w:t xml:space="preserve">’ e para </w:t>
      </w:r>
      <w:r w:rsidRPr="00766AC0">
        <w:rPr>
          <w:i/>
          <w:iCs/>
        </w:rPr>
        <w:t xml:space="preserve">tipo_relacao </w:t>
      </w:r>
      <w:r w:rsidRPr="00766AC0">
        <w:rPr>
          <w:iCs/>
        </w:rPr>
        <w:t xml:space="preserve">= ‘CONTROLO’) e </w:t>
      </w:r>
      <w:r w:rsidRPr="00766AC0">
        <w:rPr>
          <w:b/>
          <w:iCs/>
        </w:rPr>
        <w:t>cd_captools.ct071_rwa_gr_ec</w:t>
      </w:r>
      <w:r w:rsidRPr="00766AC0">
        <w:rPr>
          <w:iCs/>
        </w:rPr>
        <w:t xml:space="preserve"> (filtrada à data de referência através do campo ‘</w:t>
      </w:r>
      <w:r w:rsidRPr="00766AC0">
        <w:rPr>
          <w:i/>
          <w:iCs/>
        </w:rPr>
        <w:t>ref_date</w:t>
      </w:r>
      <w:r w:rsidRPr="00766AC0">
        <w:rPr>
          <w:iCs/>
        </w:rPr>
        <w:t>’ e excluindo registos que não possuam informação no campo ‘</w:t>
      </w:r>
      <w:r w:rsidRPr="00766AC0">
        <w:rPr>
          <w:i/>
          <w:iCs/>
        </w:rPr>
        <w:t>kgl</w:t>
      </w:r>
      <w:r>
        <w:rPr>
          <w:i/>
          <w:iCs/>
        </w:rPr>
        <w:t>5</w:t>
      </w:r>
      <w:r w:rsidRPr="00766AC0">
        <w:rPr>
          <w:iCs/>
        </w:rPr>
        <w:t>’), através dos campos ‘</w:t>
      </w:r>
      <w:r w:rsidRPr="00766AC0">
        <w:rPr>
          <w:i/>
          <w:iCs/>
        </w:rPr>
        <w:t>zgrupo</w:t>
      </w:r>
      <w:r w:rsidRPr="00766AC0">
        <w:rPr>
          <w:iCs/>
        </w:rPr>
        <w:t>’ de ambas as tabelas;</w:t>
      </w:r>
    </w:p>
    <w:p w14:paraId="53A75B02" w14:textId="77777777" w:rsidR="000760D7" w:rsidRPr="00766AC0" w:rsidRDefault="000760D7" w:rsidP="000760D7">
      <w:pPr>
        <w:pStyle w:val="ListParagraph"/>
        <w:numPr>
          <w:ilvl w:val="1"/>
          <w:numId w:val="47"/>
        </w:numPr>
        <w:jc w:val="both"/>
        <w:rPr>
          <w:iCs/>
        </w:rPr>
      </w:pPr>
      <w:r w:rsidRPr="00766AC0">
        <w:rPr>
          <w:iCs/>
        </w:rPr>
        <w:t>Do cruzamento anterior, são obtidos os campos ‘</w:t>
      </w:r>
      <w:r w:rsidRPr="00766AC0">
        <w:rPr>
          <w:i/>
          <w:iCs/>
        </w:rPr>
        <w:t>zcliente’</w:t>
      </w:r>
      <w:r w:rsidRPr="00766AC0">
        <w:rPr>
          <w:iCs/>
        </w:rPr>
        <w:t xml:space="preserve"> (tabela </w:t>
      </w:r>
      <w:r w:rsidRPr="00766AC0">
        <w:rPr>
          <w:b/>
          <w:iCs/>
        </w:rPr>
        <w:t>cd_captools.ct070_univ_gr_cli</w:t>
      </w:r>
      <w:r w:rsidRPr="00766AC0">
        <w:rPr>
          <w:iCs/>
        </w:rPr>
        <w:t>) e ‘</w:t>
      </w:r>
      <w:r w:rsidRPr="00766AC0">
        <w:rPr>
          <w:i/>
          <w:iCs/>
        </w:rPr>
        <w:t>kgl5</w:t>
      </w:r>
      <w:r w:rsidRPr="00766AC0">
        <w:rPr>
          <w:iCs/>
        </w:rPr>
        <w:t xml:space="preserve">’ (tabela </w:t>
      </w:r>
      <w:r w:rsidRPr="00766AC0">
        <w:rPr>
          <w:b/>
          <w:iCs/>
        </w:rPr>
        <w:t>cd_captools.ct071_rwa_gr_ec)</w:t>
      </w:r>
      <w:r w:rsidRPr="00766AC0">
        <w:rPr>
          <w:iCs/>
        </w:rPr>
        <w:t>, informação que é cruzada com a tabela de universo através do campo ‘</w:t>
      </w:r>
      <w:r w:rsidRPr="00766AC0">
        <w:rPr>
          <w:i/>
          <w:iCs/>
        </w:rPr>
        <w:t>zcliente’</w:t>
      </w:r>
      <w:r>
        <w:rPr>
          <w:iCs/>
        </w:rPr>
        <w:t>.</w:t>
      </w:r>
    </w:p>
    <w:p w14:paraId="565B3F88" w14:textId="77777777" w:rsidR="000760D7" w:rsidRDefault="000760D7" w:rsidP="000760D7">
      <w:pPr>
        <w:pStyle w:val="ListParagraph"/>
        <w:numPr>
          <w:ilvl w:val="0"/>
          <w:numId w:val="47"/>
        </w:numPr>
        <w:jc w:val="both"/>
        <w:rPr>
          <w:iCs/>
        </w:rPr>
      </w:pPr>
      <w:r>
        <w:rPr>
          <w:iCs/>
        </w:rPr>
        <w:t xml:space="preserve">Associação entre o código de cliente e o </w:t>
      </w:r>
      <w:r w:rsidRPr="00766AC0">
        <w:rPr>
          <w:i/>
          <w:iCs/>
        </w:rPr>
        <w:t>kgl</w:t>
      </w:r>
      <w:r>
        <w:rPr>
          <w:iCs/>
        </w:rPr>
        <w:t xml:space="preserve"> para informação fora do </w:t>
      </w:r>
      <w:r w:rsidRPr="00766AC0">
        <w:rPr>
          <w:i/>
          <w:iCs/>
        </w:rPr>
        <w:t>Data Lake</w:t>
      </w:r>
      <w:r>
        <w:rPr>
          <w:iCs/>
        </w:rPr>
        <w:t>:</w:t>
      </w:r>
    </w:p>
    <w:p w14:paraId="05A11C27" w14:textId="77777777" w:rsidR="000760D7" w:rsidRDefault="000760D7" w:rsidP="000760D7">
      <w:pPr>
        <w:pStyle w:val="ListParagraph"/>
        <w:numPr>
          <w:ilvl w:val="1"/>
          <w:numId w:val="47"/>
        </w:numPr>
        <w:jc w:val="both"/>
        <w:rPr>
          <w:iCs/>
        </w:rPr>
      </w:pPr>
      <w:r w:rsidRPr="00766AC0">
        <w:rPr>
          <w:iCs/>
        </w:rPr>
        <w:t xml:space="preserve">Cruzamento entre as tabelas </w:t>
      </w:r>
      <w:r w:rsidRPr="00766AC0">
        <w:rPr>
          <w:b/>
          <w:iCs/>
        </w:rPr>
        <w:t>cd_captools</w:t>
      </w:r>
      <w:r>
        <w:rPr>
          <w:b/>
          <w:iCs/>
        </w:rPr>
        <w:t>.</w:t>
      </w:r>
      <w:r w:rsidRPr="00766AC0">
        <w:rPr>
          <w:b/>
          <w:iCs/>
        </w:rPr>
        <w:t>ct003_univ_cli</w:t>
      </w:r>
      <w:r w:rsidRPr="00766AC0">
        <w:rPr>
          <w:iCs/>
        </w:rPr>
        <w:t xml:space="preserve"> (filtrada à data de referência através do campo ‘</w:t>
      </w:r>
      <w:r w:rsidRPr="00766AC0">
        <w:rPr>
          <w:i/>
          <w:iCs/>
        </w:rPr>
        <w:t>ref_date</w:t>
      </w:r>
      <w:r w:rsidRPr="00766AC0">
        <w:rPr>
          <w:iCs/>
        </w:rPr>
        <w:t>’ e excluindo registos que não possuam informação no campo ‘</w:t>
      </w:r>
      <w:r>
        <w:rPr>
          <w:iCs/>
        </w:rPr>
        <w:t>ccli_</w:t>
      </w:r>
      <w:r w:rsidRPr="00766AC0">
        <w:rPr>
          <w:i/>
          <w:iCs/>
        </w:rPr>
        <w:t>kgl</w:t>
      </w:r>
      <w:r w:rsidRPr="00766AC0">
        <w:rPr>
          <w:iCs/>
        </w:rPr>
        <w:t xml:space="preserve">’) e </w:t>
      </w:r>
      <w:r w:rsidRPr="00766AC0">
        <w:rPr>
          <w:b/>
          <w:iCs/>
        </w:rPr>
        <w:t>bu_esg_work.p3_Client_Data_JQUEST</w:t>
      </w:r>
      <w:r w:rsidRPr="00766AC0">
        <w:rPr>
          <w:iCs/>
        </w:rPr>
        <w:t xml:space="preserve"> (</w:t>
      </w:r>
      <w:r>
        <w:rPr>
          <w:iCs/>
        </w:rPr>
        <w:t xml:space="preserve">tabela ingestada para aprovisionamento de informação não existente no </w:t>
      </w:r>
      <w:r w:rsidRPr="00766AC0">
        <w:rPr>
          <w:i/>
          <w:iCs/>
        </w:rPr>
        <w:t>Data Lake</w:t>
      </w:r>
      <w:r w:rsidRPr="00766AC0">
        <w:rPr>
          <w:iCs/>
        </w:rPr>
        <w:t xml:space="preserve">), através dos campos </w:t>
      </w:r>
      <w:r>
        <w:rPr>
          <w:iCs/>
        </w:rPr>
        <w:t>‘</w:t>
      </w:r>
      <w:r w:rsidRPr="00766AC0">
        <w:rPr>
          <w:i/>
          <w:iCs/>
        </w:rPr>
        <w:t>ccli_kgl</w:t>
      </w:r>
      <w:r>
        <w:rPr>
          <w:iCs/>
        </w:rPr>
        <w:t xml:space="preserve">’ (tabela </w:t>
      </w:r>
      <w:r w:rsidRPr="00766AC0">
        <w:rPr>
          <w:b/>
          <w:iCs/>
        </w:rPr>
        <w:t>cd_captools</w:t>
      </w:r>
      <w:r>
        <w:rPr>
          <w:b/>
          <w:iCs/>
        </w:rPr>
        <w:t>.</w:t>
      </w:r>
      <w:r w:rsidRPr="00766AC0">
        <w:rPr>
          <w:b/>
          <w:iCs/>
        </w:rPr>
        <w:t>ct003_univ_cli</w:t>
      </w:r>
      <w:r w:rsidRPr="00766AC0">
        <w:rPr>
          <w:iCs/>
        </w:rPr>
        <w:t>)</w:t>
      </w:r>
      <w:r>
        <w:rPr>
          <w:iCs/>
        </w:rPr>
        <w:t xml:space="preserve"> e </w:t>
      </w:r>
      <w:r w:rsidRPr="00766AC0">
        <w:rPr>
          <w:iCs/>
        </w:rPr>
        <w:t>‘</w:t>
      </w:r>
      <w:r w:rsidRPr="00766AC0">
        <w:rPr>
          <w:i/>
          <w:iCs/>
        </w:rPr>
        <w:t>cpty_code</w:t>
      </w:r>
      <w:r w:rsidRPr="00766AC0">
        <w:rPr>
          <w:iCs/>
        </w:rPr>
        <w:t>’</w:t>
      </w:r>
      <w:r>
        <w:rPr>
          <w:iCs/>
        </w:rPr>
        <w:t xml:space="preserve"> (tabela </w:t>
      </w:r>
      <w:r w:rsidRPr="00766AC0">
        <w:rPr>
          <w:b/>
          <w:iCs/>
        </w:rPr>
        <w:t>bu_esg_work.p3_Client_Data_JQUEST</w:t>
      </w:r>
      <w:r>
        <w:rPr>
          <w:iCs/>
        </w:rPr>
        <w:t>)</w:t>
      </w:r>
      <w:r w:rsidRPr="00766AC0">
        <w:rPr>
          <w:iCs/>
        </w:rPr>
        <w:t>;</w:t>
      </w:r>
    </w:p>
    <w:p w14:paraId="10C1AC2F" w14:textId="77777777" w:rsidR="000760D7" w:rsidRPr="00766AC0" w:rsidRDefault="000760D7" w:rsidP="000760D7">
      <w:pPr>
        <w:pStyle w:val="ListParagraph"/>
        <w:numPr>
          <w:ilvl w:val="1"/>
          <w:numId w:val="47"/>
        </w:numPr>
        <w:jc w:val="both"/>
        <w:rPr>
          <w:iCs/>
        </w:rPr>
      </w:pPr>
      <w:r w:rsidRPr="00766AC0">
        <w:rPr>
          <w:iCs/>
        </w:rPr>
        <w:t>Do cruzamento anterior, são obtidos os campos ‘</w:t>
      </w:r>
      <w:r w:rsidRPr="00766AC0">
        <w:rPr>
          <w:i/>
          <w:iCs/>
        </w:rPr>
        <w:t>zcliente’</w:t>
      </w:r>
      <w:r w:rsidRPr="00766AC0">
        <w:rPr>
          <w:iCs/>
        </w:rPr>
        <w:t xml:space="preserve"> (tabela </w:t>
      </w:r>
      <w:r w:rsidRPr="00766AC0">
        <w:rPr>
          <w:b/>
          <w:iCs/>
        </w:rPr>
        <w:t>cd_captools.ct003_univ_cli</w:t>
      </w:r>
      <w:r w:rsidRPr="00766AC0">
        <w:rPr>
          <w:iCs/>
        </w:rPr>
        <w:t>), ‘</w:t>
      </w:r>
      <w:r w:rsidRPr="00766AC0">
        <w:rPr>
          <w:i/>
          <w:iCs/>
        </w:rPr>
        <w:t>cptyparent_code</w:t>
      </w:r>
      <w:r w:rsidRPr="00766AC0">
        <w:rPr>
          <w:iCs/>
        </w:rPr>
        <w:t>’ e ‘</w:t>
      </w:r>
      <w:r w:rsidRPr="00766AC0">
        <w:rPr>
          <w:i/>
          <w:iCs/>
        </w:rPr>
        <w:t>cptylastparent_code</w:t>
      </w:r>
      <w:r w:rsidRPr="00766AC0">
        <w:rPr>
          <w:iCs/>
        </w:rPr>
        <w:t xml:space="preserve">’ (tabela </w:t>
      </w:r>
      <w:r w:rsidRPr="00766AC0">
        <w:rPr>
          <w:b/>
          <w:iCs/>
        </w:rPr>
        <w:t>bu_esg_work.p3_Client_Data_JQUEST</w:t>
      </w:r>
      <w:r w:rsidRPr="00766AC0">
        <w:rPr>
          <w:iCs/>
        </w:rPr>
        <w:t>), informação que é cruzada com a tabela de universo através do campo ‘</w:t>
      </w:r>
      <w:r w:rsidRPr="00766AC0">
        <w:rPr>
          <w:i/>
          <w:iCs/>
        </w:rPr>
        <w:t>zcliente’</w:t>
      </w:r>
      <w:r w:rsidRPr="00766AC0">
        <w:rPr>
          <w:iCs/>
        </w:rPr>
        <w:t>.</w:t>
      </w:r>
    </w:p>
    <w:p w14:paraId="774D4806" w14:textId="77777777" w:rsidR="000760D7" w:rsidRDefault="000760D7" w:rsidP="00F64324">
      <w:pPr>
        <w:jc w:val="both"/>
        <w:rPr>
          <w:rFonts w:cstheme="minorHAnsi"/>
          <w:iCs/>
        </w:rPr>
      </w:pPr>
    </w:p>
    <w:p w14:paraId="0F7DDF59" w14:textId="470CF207" w:rsidR="00F64324" w:rsidRPr="003F7880" w:rsidRDefault="00F64324" w:rsidP="00F64324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Detalhe dos Campos</w:t>
      </w:r>
    </w:p>
    <w:p w14:paraId="4C7636FE" w14:textId="073FF2B8" w:rsidR="002B59C4" w:rsidRPr="003F7880" w:rsidRDefault="00D73D86" w:rsidP="002B59C4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tabela </w:t>
      </w:r>
      <w:r w:rsidR="00E7156F" w:rsidRPr="003F7880">
        <w:rPr>
          <w:rFonts w:cstheme="minorHAnsi"/>
          <w:b/>
          <w:bCs/>
          <w:i/>
        </w:rPr>
        <w:t>bu_esg_work.</w:t>
      </w:r>
      <w:r w:rsidR="008870A9">
        <w:rPr>
          <w:rFonts w:cstheme="minorHAnsi"/>
          <w:b/>
          <w:bCs/>
          <w:i/>
        </w:rPr>
        <w:t>ag04_temp_cto_gra</w:t>
      </w:r>
      <w:r w:rsidR="00F92838" w:rsidRPr="003F7880">
        <w:rPr>
          <w:rFonts w:cstheme="minorHAnsi"/>
        </w:rPr>
        <w:t xml:space="preserve"> </w:t>
      </w:r>
      <w:r w:rsidRPr="003F7880">
        <w:rPr>
          <w:rFonts w:cstheme="minorHAnsi"/>
        </w:rPr>
        <w:t xml:space="preserve">e os seus atributos são detalhados </w:t>
      </w:r>
      <w:r w:rsidRPr="003F7880">
        <w:rPr>
          <w:rFonts w:cstheme="minorHAnsi"/>
          <w:i/>
          <w:iCs/>
        </w:rPr>
        <w:t>infra</w:t>
      </w:r>
      <w:r w:rsidRPr="003F7880">
        <w:rPr>
          <w:rFonts w:cstheme="minorHAnsi"/>
        </w:rPr>
        <w:t>. O detalhe dos campos inclui a listagem de todos os campos da tabela, bem como o seu significado.</w:t>
      </w:r>
    </w:p>
    <w:p w14:paraId="3AC9A39F" w14:textId="77777777" w:rsidR="002E00A6" w:rsidRPr="003F7880" w:rsidRDefault="002B59C4" w:rsidP="002B59C4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 </w:t>
      </w:r>
    </w:p>
    <w:tbl>
      <w:tblPr>
        <w:tblW w:w="80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5391"/>
      </w:tblGrid>
      <w:tr w:rsidR="002E00A6" w:rsidRPr="00335641" w14:paraId="6354E352" w14:textId="77777777" w:rsidTr="00D24B31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496ED24" w14:textId="77777777" w:rsidR="002E00A6" w:rsidRPr="00335641" w:rsidRDefault="002E00A6" w:rsidP="00D24B3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335641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335641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0D146AE1" w14:textId="77777777" w:rsidR="002E00A6" w:rsidRPr="00335641" w:rsidRDefault="002E00A6" w:rsidP="00D24B3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335641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2E00A6" w:rsidRPr="00335641" w14:paraId="2AD4C675" w14:textId="77777777" w:rsidTr="00D24B3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ABACE3A" w14:textId="77777777" w:rsidR="002E00A6" w:rsidRPr="001E678C" w:rsidRDefault="002E00A6" w:rsidP="00D24B3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1E678C">
              <w:rPr>
                <w:rFonts w:cs="Calibri"/>
                <w:color w:val="000000"/>
                <w:sz w:val="18"/>
                <w:szCs w:val="18"/>
              </w:rPr>
              <w:t>cempresa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B867211" w14:textId="77777777" w:rsidR="002E00A6" w:rsidRDefault="002E00A6" w:rsidP="00D24B31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1E678C">
              <w:rPr>
                <w:rFonts w:cs="Calibri"/>
                <w:color w:val="000000"/>
                <w:sz w:val="18"/>
                <w:szCs w:val="18"/>
              </w:rPr>
              <w:t xml:space="preserve">Código de empresa </w:t>
            </w:r>
            <w:r w:rsidRPr="001E678C">
              <w:rPr>
                <w:rFonts w:cs="Calibri"/>
                <w:i/>
                <w:iCs/>
                <w:color w:val="000000"/>
                <w:sz w:val="18"/>
                <w:szCs w:val="18"/>
              </w:rPr>
              <w:t>Master</w:t>
            </w:r>
            <w:r w:rsidRPr="001E678C">
              <w:rPr>
                <w:rFonts w:cs="Calibri"/>
                <w:color w:val="000000"/>
                <w:sz w:val="18"/>
                <w:szCs w:val="18"/>
              </w:rPr>
              <w:t>.</w:t>
            </w:r>
          </w:p>
          <w:p w14:paraId="1FD2DEB4" w14:textId="77777777" w:rsidR="002E00A6" w:rsidRDefault="002E00A6" w:rsidP="00D24B31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  <w:p w14:paraId="77B661D9" w14:textId="77777777" w:rsidR="002E00A6" w:rsidRPr="001E678C" w:rsidRDefault="002E00A6" w:rsidP="00D24B3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3564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p3_full_ctr_cli_local_dref</w:t>
            </w: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2E00A6" w:rsidRPr="00335641" w14:paraId="2AC34D8E" w14:textId="77777777" w:rsidTr="00D24B3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FCE3D76" w14:textId="77777777" w:rsidR="002E00A6" w:rsidRPr="001E678C" w:rsidRDefault="002E00A6" w:rsidP="00D24B3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1E678C">
              <w:rPr>
                <w:rFonts w:cs="Calibri"/>
                <w:color w:val="000000"/>
                <w:sz w:val="18"/>
                <w:szCs w:val="18"/>
              </w:rPr>
              <w:lastRenderedPageBreak/>
              <w:t>cbalcao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618B23B" w14:textId="77777777" w:rsidR="002E00A6" w:rsidRDefault="002E00A6" w:rsidP="00D24B31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1E678C">
              <w:rPr>
                <w:rFonts w:cs="Calibri"/>
                <w:color w:val="000000"/>
                <w:sz w:val="18"/>
                <w:szCs w:val="18"/>
              </w:rPr>
              <w:t xml:space="preserve">Código de balcão </w:t>
            </w:r>
            <w:r w:rsidRPr="001E678C">
              <w:rPr>
                <w:rFonts w:cs="Calibri"/>
                <w:i/>
                <w:iCs/>
                <w:color w:val="000000"/>
                <w:sz w:val="18"/>
                <w:szCs w:val="18"/>
              </w:rPr>
              <w:t>Master</w:t>
            </w:r>
            <w:r w:rsidRPr="001E678C">
              <w:rPr>
                <w:rFonts w:cs="Calibri"/>
                <w:color w:val="000000"/>
                <w:sz w:val="18"/>
                <w:szCs w:val="18"/>
              </w:rPr>
              <w:t>.</w:t>
            </w:r>
          </w:p>
          <w:p w14:paraId="5C7A5D85" w14:textId="77777777" w:rsidR="002E00A6" w:rsidRDefault="002E00A6" w:rsidP="00D24B31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  <w:p w14:paraId="5D629A38" w14:textId="77777777" w:rsidR="002E00A6" w:rsidRPr="001E678C" w:rsidRDefault="002E00A6" w:rsidP="00D24B31">
            <w:pPr>
              <w:spacing w:after="0" w:line="240" w:lineRule="auto"/>
              <w:rPr>
                <w:rFonts w:cstheme="minorHAnsi"/>
                <w:iCs/>
                <w:sz w:val="18"/>
                <w:szCs w:val="18"/>
              </w:rPr>
            </w:pP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3564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p3_full_ctr_cli_local_dref</w:t>
            </w: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2E00A6" w:rsidRPr="00335641" w14:paraId="56FA87D7" w14:textId="77777777" w:rsidTr="00D24B3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1831A0D" w14:textId="77777777" w:rsidR="002E00A6" w:rsidRPr="001E678C" w:rsidRDefault="002E00A6" w:rsidP="00D24B31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1E678C">
              <w:rPr>
                <w:rFonts w:cs="Calibri"/>
                <w:color w:val="000000"/>
                <w:sz w:val="18"/>
                <w:szCs w:val="18"/>
              </w:rPr>
              <w:t>cnumecta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D8B39EB" w14:textId="77777777" w:rsidR="002E00A6" w:rsidRDefault="002E00A6" w:rsidP="00D24B31">
            <w:pPr>
              <w:spacing w:after="0" w:line="240" w:lineRule="auto"/>
              <w:rPr>
                <w:rFonts w:cs="Arial"/>
                <w:color w:val="000000"/>
                <w:sz w:val="18"/>
                <w:szCs w:val="18"/>
              </w:rPr>
            </w:pPr>
            <w:r w:rsidRPr="001E678C">
              <w:rPr>
                <w:rFonts w:cs="Arial"/>
                <w:color w:val="000000"/>
                <w:sz w:val="18"/>
                <w:szCs w:val="18"/>
              </w:rPr>
              <w:t xml:space="preserve">Número de conta </w:t>
            </w:r>
            <w:r w:rsidRPr="001E678C">
              <w:rPr>
                <w:rFonts w:cs="Arial"/>
                <w:i/>
                <w:iCs/>
                <w:color w:val="000000"/>
                <w:sz w:val="18"/>
                <w:szCs w:val="18"/>
              </w:rPr>
              <w:t>Master</w:t>
            </w:r>
            <w:r w:rsidRPr="001E678C">
              <w:rPr>
                <w:rFonts w:cs="Arial"/>
                <w:color w:val="000000"/>
                <w:sz w:val="18"/>
                <w:szCs w:val="18"/>
              </w:rPr>
              <w:t>.</w:t>
            </w:r>
          </w:p>
          <w:p w14:paraId="2139B401" w14:textId="77777777" w:rsidR="002E00A6" w:rsidRDefault="002E00A6" w:rsidP="00D24B31">
            <w:pPr>
              <w:spacing w:after="0" w:line="240" w:lineRule="auto"/>
              <w:rPr>
                <w:rFonts w:cs="Arial"/>
                <w:color w:val="000000"/>
                <w:sz w:val="18"/>
                <w:szCs w:val="18"/>
              </w:rPr>
            </w:pPr>
          </w:p>
          <w:p w14:paraId="3DBB56B7" w14:textId="77777777" w:rsidR="002E00A6" w:rsidRPr="001E678C" w:rsidRDefault="002E00A6" w:rsidP="00D24B31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3564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p3_full_ctr_cli_local_dref</w:t>
            </w: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2E00A6" w:rsidRPr="00335641" w14:paraId="68F6F585" w14:textId="77777777" w:rsidTr="00D24B3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43A2961" w14:textId="77777777" w:rsidR="002E00A6" w:rsidRPr="001E678C" w:rsidRDefault="002E00A6" w:rsidP="00D24B31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1E678C">
              <w:rPr>
                <w:rFonts w:cs="Calibri"/>
                <w:color w:val="000000"/>
                <w:sz w:val="18"/>
                <w:szCs w:val="18"/>
              </w:rPr>
              <w:t>zdeposit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6526C1F" w14:textId="77777777" w:rsidR="002E00A6" w:rsidRDefault="002E00A6" w:rsidP="00D24B31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1E678C">
              <w:rPr>
                <w:rFonts w:cs="Calibri"/>
                <w:color w:val="000000"/>
                <w:sz w:val="18"/>
                <w:szCs w:val="18"/>
              </w:rPr>
              <w:t xml:space="preserve">Número de depósito </w:t>
            </w:r>
            <w:r w:rsidRPr="001E678C">
              <w:rPr>
                <w:rFonts w:cs="Calibri"/>
                <w:i/>
                <w:iCs/>
                <w:color w:val="000000"/>
                <w:sz w:val="18"/>
                <w:szCs w:val="18"/>
              </w:rPr>
              <w:t>Master</w:t>
            </w:r>
            <w:r w:rsidRPr="001E678C">
              <w:rPr>
                <w:rFonts w:cs="Calibri"/>
                <w:color w:val="000000"/>
                <w:sz w:val="18"/>
                <w:szCs w:val="18"/>
              </w:rPr>
              <w:t>.</w:t>
            </w:r>
          </w:p>
          <w:p w14:paraId="430A9ABB" w14:textId="77777777" w:rsidR="002E00A6" w:rsidRDefault="002E00A6" w:rsidP="00D24B31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  <w:p w14:paraId="08DEDDFD" w14:textId="77777777" w:rsidR="002E00A6" w:rsidRPr="001E678C" w:rsidRDefault="002E00A6" w:rsidP="00D24B31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3564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p3_full_ctr_cli_local_dref</w:t>
            </w: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2E00A6" w:rsidRPr="00335641" w14:paraId="361ABDC2" w14:textId="77777777" w:rsidTr="00D24B3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535DB83" w14:textId="77777777" w:rsidR="002E00A6" w:rsidRPr="001E678C" w:rsidRDefault="002E00A6" w:rsidP="00D24B3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1E678C">
              <w:rPr>
                <w:rFonts w:cs="Calibri"/>
                <w:color w:val="000000"/>
                <w:sz w:val="18"/>
                <w:szCs w:val="18"/>
              </w:rPr>
              <w:t>zcliente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E331584" w14:textId="77777777" w:rsidR="002E00A6" w:rsidRDefault="002E00A6" w:rsidP="00D24B31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1E678C">
              <w:rPr>
                <w:rFonts w:cs="Calibri"/>
                <w:color w:val="000000"/>
                <w:sz w:val="18"/>
                <w:szCs w:val="18"/>
              </w:rPr>
              <w:t xml:space="preserve">Código do Cliente. </w:t>
            </w:r>
          </w:p>
          <w:p w14:paraId="68CD5C7E" w14:textId="77777777" w:rsidR="002E00A6" w:rsidRDefault="002E00A6" w:rsidP="00D24B31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  <w:p w14:paraId="29622B10" w14:textId="77777777" w:rsidR="002E00A6" w:rsidRPr="001E678C" w:rsidRDefault="002E00A6" w:rsidP="00D24B3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3564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p3_full_ctr_cli_local_dref</w:t>
            </w: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2E00A6" w:rsidRPr="00335641" w14:paraId="17EA8FFC" w14:textId="77777777" w:rsidTr="00D24B3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C72064F" w14:textId="77777777" w:rsidR="002E00A6" w:rsidRPr="001E678C" w:rsidRDefault="002E00A6" w:rsidP="00D24B31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1E678C">
              <w:rPr>
                <w:rFonts w:cs="Calibri"/>
                <w:color w:val="000000"/>
                <w:sz w:val="18"/>
                <w:szCs w:val="18"/>
              </w:rPr>
              <w:t>msaldo_final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D68CB36" w14:textId="77777777" w:rsidR="002E00A6" w:rsidRDefault="002E00A6" w:rsidP="00D24B31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1E678C">
              <w:rPr>
                <w:rFonts w:cs="Calibri"/>
                <w:color w:val="000000"/>
                <w:sz w:val="18"/>
                <w:szCs w:val="18"/>
              </w:rPr>
              <w:t>Saldo associado a cada operação.</w:t>
            </w:r>
          </w:p>
          <w:p w14:paraId="0848872D" w14:textId="77777777" w:rsidR="002E00A6" w:rsidRDefault="002E00A6" w:rsidP="00D24B31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  <w:p w14:paraId="6176716F" w14:textId="77777777" w:rsidR="002E00A6" w:rsidRPr="001E678C" w:rsidRDefault="002E00A6" w:rsidP="00D24B31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3564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p3_full_ctr_cli_local_dref</w:t>
            </w: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2E00A6" w:rsidRPr="00335641" w14:paraId="7A81EE17" w14:textId="77777777" w:rsidTr="00D24B3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DC273B8" w14:textId="77777777" w:rsidR="002E00A6" w:rsidRPr="001E678C" w:rsidRDefault="002E00A6" w:rsidP="00D24B31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1E678C">
              <w:rPr>
                <w:rFonts w:cs="Calibri"/>
                <w:color w:val="000000"/>
                <w:sz w:val="18"/>
                <w:szCs w:val="18"/>
              </w:rPr>
              <w:t>bruto_imparidade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7DE5435" w14:textId="77777777" w:rsidR="002E00A6" w:rsidRDefault="002E00A6" w:rsidP="00D24B31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1E678C">
              <w:rPr>
                <w:rFonts w:cs="Calibri"/>
                <w:color w:val="000000"/>
                <w:sz w:val="18"/>
                <w:szCs w:val="18"/>
              </w:rPr>
              <w:t>Campo caracterizador do tipo de montante da operação.</w:t>
            </w:r>
          </w:p>
          <w:p w14:paraId="77511A1E" w14:textId="77777777" w:rsidR="002E00A6" w:rsidRDefault="002E00A6" w:rsidP="00D24B31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  <w:p w14:paraId="7D63D8D2" w14:textId="77777777" w:rsidR="002E00A6" w:rsidRPr="001E678C" w:rsidRDefault="002E00A6" w:rsidP="00D24B31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3564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p3_full_ctr_cli_local_dref</w:t>
            </w: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2E00A6" w:rsidRPr="00335641" w14:paraId="67FCF219" w14:textId="77777777" w:rsidTr="00D24B3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E6A9E1D" w14:textId="77777777" w:rsidR="002E00A6" w:rsidRPr="001E678C" w:rsidRDefault="002E00A6" w:rsidP="00D24B31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1E678C">
              <w:rPr>
                <w:rFonts w:cs="Calibri"/>
                <w:color w:val="000000"/>
                <w:sz w:val="18"/>
                <w:szCs w:val="18"/>
              </w:rPr>
              <w:t>contraparte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B406DBE" w14:textId="77777777" w:rsidR="002E00A6" w:rsidRDefault="002E00A6" w:rsidP="00D24B31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1E678C">
              <w:rPr>
                <w:rFonts w:cs="Calibri"/>
                <w:color w:val="000000"/>
                <w:sz w:val="18"/>
                <w:szCs w:val="18"/>
              </w:rPr>
              <w:t>informação da contraparte</w:t>
            </w:r>
            <w:r>
              <w:rPr>
                <w:rFonts w:cs="Calibri"/>
                <w:color w:val="000000"/>
                <w:sz w:val="18"/>
                <w:szCs w:val="18"/>
              </w:rPr>
              <w:t>.</w:t>
            </w:r>
          </w:p>
          <w:p w14:paraId="61BED622" w14:textId="77777777" w:rsidR="002E00A6" w:rsidRDefault="002E00A6" w:rsidP="00D24B31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  <w:p w14:paraId="7129B475" w14:textId="77777777" w:rsidR="002E00A6" w:rsidRPr="001E678C" w:rsidRDefault="002E00A6" w:rsidP="00D24B31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3564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p3_full_ctr_cli_local_dref</w:t>
            </w: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2E00A6" w:rsidRPr="00335641" w14:paraId="3797E612" w14:textId="77777777" w:rsidTr="00D24B3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14FBE91" w14:textId="193A3D0E" w:rsidR="002E00A6" w:rsidRPr="001E678C" w:rsidRDefault="002E00A6" w:rsidP="002E00A6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1E678C">
              <w:rPr>
                <w:rFonts w:cs="Calibri"/>
                <w:color w:val="000000"/>
                <w:sz w:val="18"/>
                <w:szCs w:val="18"/>
              </w:rPr>
              <w:t>tipo_colateral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A44F124" w14:textId="77777777" w:rsidR="002E00A6" w:rsidRDefault="002E00A6" w:rsidP="002E00A6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1E678C">
              <w:rPr>
                <w:rFonts w:cs="Calibri"/>
                <w:color w:val="000000"/>
                <w:sz w:val="18"/>
                <w:szCs w:val="18"/>
              </w:rPr>
              <w:t>Descritivo do tipo de colateral.</w:t>
            </w:r>
          </w:p>
          <w:p w14:paraId="71E3E59D" w14:textId="77777777" w:rsidR="002E00A6" w:rsidRDefault="002E00A6" w:rsidP="002E00A6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  <w:p w14:paraId="1B4EC2E7" w14:textId="4EECBBAF" w:rsidR="002E00A6" w:rsidRPr="001E678C" w:rsidRDefault="002E00A6" w:rsidP="002E00A6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3564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p3_full_ctr_cli_local_dref</w:t>
            </w: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D43D1" w:rsidRPr="00335641" w14:paraId="2A880F1D" w14:textId="77777777" w:rsidTr="002E00A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4D54FBF" w14:textId="27AA4D0C" w:rsidR="009D43D1" w:rsidRPr="002E00A6" w:rsidRDefault="009D43D1" w:rsidP="009D43D1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commentRangeStart w:id="13"/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tuccm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B5A8AAB" w14:textId="77777777" w:rsidR="009D43D1" w:rsidRPr="00857DB4" w:rsidRDefault="009D43D1" w:rsidP="009D43D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857DB4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turnover (CCM) amount.</w:t>
            </w:r>
          </w:p>
          <w:p w14:paraId="6B869CA2" w14:textId="77777777" w:rsidR="009D43D1" w:rsidRPr="00857DB4" w:rsidRDefault="009D43D1" w:rsidP="009D43D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77950259" w14:textId="2633DCE1" w:rsidR="009D43D1" w:rsidRPr="0065229A" w:rsidRDefault="009D43D1" w:rsidP="009D43D1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>Preenchido com o valor da multiplicação do campo ‘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asci</w:t>
            </w:r>
            <w:r w:rsidRPr="00857DB4">
              <w:rPr>
                <w:rFonts w:cs="Arial"/>
                <w:sz w:val="18"/>
                <w:szCs w:val="18"/>
              </w:rPr>
              <w:t>’ com o campo ‘</w:t>
            </w:r>
            <w:r w:rsidRPr="00857DB4">
              <w:rPr>
                <w:rFonts w:cs="Arial"/>
                <w:i/>
                <w:sz w:val="18"/>
                <w:szCs w:val="18"/>
              </w:rPr>
              <w:t>ccm_trnvr_ttl_elgbl</w:t>
            </w:r>
            <w:r w:rsidRPr="00857DB4">
              <w:rPr>
                <w:rFonts w:cs="Arial"/>
                <w:sz w:val="18"/>
                <w:szCs w:val="18"/>
              </w:rPr>
              <w:t xml:space="preserve">’ (proveniente da tabela </w:t>
            </w:r>
            <w:r w:rsidRPr="00857DB4">
              <w:rPr>
                <w:rFonts w:cs="Arial"/>
                <w:i/>
                <w:sz w:val="18"/>
                <w:szCs w:val="18"/>
              </w:rPr>
              <w:t>business_esg.modesg_out_empr_info_nfin</w:t>
            </w:r>
            <w:r w:rsidRPr="00857DB4">
              <w:rPr>
                <w:rFonts w:cs="Arial"/>
                <w:sz w:val="18"/>
                <w:szCs w:val="18"/>
              </w:rPr>
              <w:t>) dividido por 100 se o campo ‘</w:t>
            </w:r>
            <w:r w:rsidRPr="00857DB4">
              <w:rPr>
                <w:rFonts w:cs="Arial"/>
                <w:i/>
                <w:sz w:val="18"/>
                <w:szCs w:val="18"/>
              </w:rPr>
              <w:t>nome_general_specific_purpose</w:t>
            </w:r>
            <w:r w:rsidRPr="00857DB4">
              <w:rPr>
                <w:rFonts w:cs="Arial"/>
                <w:sz w:val="18"/>
                <w:szCs w:val="18"/>
              </w:rPr>
              <w:t>’ estiver preenchido com 'general purpose'.</w:t>
            </w:r>
            <w:commentRangeEnd w:id="13"/>
            <w:r w:rsidR="00F33E0A">
              <w:rPr>
                <w:rStyle w:val="CommentReference"/>
              </w:rPr>
              <w:commentReference w:id="13"/>
            </w:r>
          </w:p>
        </w:tc>
      </w:tr>
      <w:tr w:rsidR="009D43D1" w:rsidRPr="00335641" w14:paraId="4FFEFF9E" w14:textId="77777777" w:rsidTr="002E00A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0B88BE6" w14:textId="4B1A291A" w:rsidR="009D43D1" w:rsidRPr="002E00A6" w:rsidRDefault="009D43D1" w:rsidP="009D43D1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etccm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5A798BF" w14:textId="77777777" w:rsidR="009D43D1" w:rsidRPr="00857DB4" w:rsidRDefault="009D43D1" w:rsidP="009D43D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857DB4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(CCM) pure amount.</w:t>
            </w:r>
          </w:p>
          <w:p w14:paraId="499BAA1B" w14:textId="77777777" w:rsidR="009D43D1" w:rsidRPr="00857DB4" w:rsidRDefault="009D43D1" w:rsidP="009D43D1">
            <w:pPr>
              <w:spacing w:after="0" w:line="240" w:lineRule="auto"/>
              <w:jc w:val="both"/>
              <w:rPr>
                <w:rFonts w:cs="Arial"/>
                <w:sz w:val="18"/>
                <w:szCs w:val="18"/>
                <w:lang w:val="en-US"/>
              </w:rPr>
            </w:pPr>
          </w:p>
          <w:p w14:paraId="47C0F189" w14:textId="73D9BC06" w:rsidR="009D43D1" w:rsidRPr="001E678C" w:rsidRDefault="009D43D1" w:rsidP="009D43D1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>Preenchido com o valor da multiplicação do campo ‘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asci</w:t>
            </w:r>
            <w:r w:rsidRPr="00857DB4">
              <w:rPr>
                <w:rFonts w:cs="Arial"/>
                <w:sz w:val="18"/>
                <w:szCs w:val="18"/>
              </w:rPr>
              <w:t>’ com o campo ‘</w:t>
            </w:r>
            <w:r w:rsidRPr="00857DB4">
              <w:rPr>
                <w:rFonts w:cs="Arial"/>
                <w:i/>
                <w:sz w:val="18"/>
                <w:szCs w:val="18"/>
              </w:rPr>
              <w:t>ccm_trnvr_own_prfrmnce_algnd</w:t>
            </w:r>
            <w:r w:rsidRPr="00857DB4">
              <w:rPr>
                <w:rFonts w:cs="Arial"/>
                <w:sz w:val="18"/>
                <w:szCs w:val="18"/>
              </w:rPr>
              <w:t xml:space="preserve">’ (proveniente da tabela </w:t>
            </w:r>
            <w:r w:rsidRPr="00857DB4">
              <w:rPr>
                <w:rFonts w:cs="Arial"/>
                <w:i/>
                <w:sz w:val="18"/>
                <w:szCs w:val="18"/>
              </w:rPr>
              <w:t>business_esg.modesg_out_empr_info_nfin</w:t>
            </w:r>
            <w:r w:rsidRPr="00857DB4">
              <w:rPr>
                <w:rFonts w:cs="Arial"/>
                <w:sz w:val="18"/>
                <w:szCs w:val="18"/>
              </w:rPr>
              <w:t>) dividido por 100 se o campo ‘</w:t>
            </w:r>
            <w:r w:rsidRPr="00857DB4">
              <w:rPr>
                <w:rFonts w:cs="Arial"/>
                <w:i/>
                <w:sz w:val="18"/>
                <w:szCs w:val="18"/>
              </w:rPr>
              <w:t>nome_general_specific_purpose</w:t>
            </w:r>
            <w:r w:rsidRPr="00857DB4">
              <w:rPr>
                <w:rFonts w:cs="Arial"/>
                <w:sz w:val="18"/>
                <w:szCs w:val="18"/>
              </w:rPr>
              <w:t>’ estiver preenchido com 'general purpose'.</w:t>
            </w:r>
          </w:p>
        </w:tc>
      </w:tr>
      <w:tr w:rsidR="009D43D1" w:rsidRPr="00335641" w14:paraId="204EBF57" w14:textId="77777777" w:rsidTr="002E00A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4A12AFE" w14:textId="7A293E9E" w:rsidR="009D43D1" w:rsidRPr="002E00A6" w:rsidRDefault="009D43D1" w:rsidP="009D43D1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trant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B5428BE" w14:textId="77777777" w:rsidR="009D43D1" w:rsidRPr="00857DB4" w:rsidRDefault="009D43D1" w:rsidP="009D43D1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857DB4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(CCM) transitional amount.</w:t>
            </w:r>
          </w:p>
          <w:p w14:paraId="06ABB673" w14:textId="77777777" w:rsidR="009D43D1" w:rsidRPr="00857DB4" w:rsidRDefault="009D43D1" w:rsidP="009D43D1">
            <w:pPr>
              <w:spacing w:after="0" w:line="240" w:lineRule="auto"/>
              <w:jc w:val="both"/>
              <w:rPr>
                <w:rFonts w:cs="Arial"/>
                <w:sz w:val="18"/>
                <w:szCs w:val="18"/>
                <w:lang w:val="en-US"/>
              </w:rPr>
            </w:pPr>
          </w:p>
          <w:p w14:paraId="2394D8D2" w14:textId="048320D0" w:rsidR="009D43D1" w:rsidRPr="001E678C" w:rsidRDefault="009D43D1" w:rsidP="009D43D1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>Preenchido com o valor da multiplicação do campo ‘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asci</w:t>
            </w:r>
            <w:r w:rsidRPr="00857DB4">
              <w:rPr>
                <w:rFonts w:cs="Arial"/>
                <w:sz w:val="18"/>
                <w:szCs w:val="18"/>
              </w:rPr>
              <w:t>’ com o campo ‘</w:t>
            </w:r>
            <w:r w:rsidRPr="00857DB4">
              <w:rPr>
                <w:rFonts w:cs="Arial"/>
                <w:i/>
                <w:sz w:val="18"/>
                <w:szCs w:val="18"/>
              </w:rPr>
              <w:t>ccm_trnvr_trnstn_alignd</w:t>
            </w:r>
            <w:r w:rsidRPr="00857DB4">
              <w:rPr>
                <w:rFonts w:cs="Arial"/>
                <w:sz w:val="18"/>
                <w:szCs w:val="18"/>
              </w:rPr>
              <w:t xml:space="preserve">’ (proveniente da tabela </w:t>
            </w:r>
            <w:r w:rsidRPr="00857DB4">
              <w:rPr>
                <w:rFonts w:cs="Arial"/>
                <w:i/>
                <w:sz w:val="18"/>
                <w:szCs w:val="18"/>
              </w:rPr>
              <w:t>business_esg.modesg_out_empr_info_nfin</w:t>
            </w:r>
            <w:r w:rsidRPr="00857DB4">
              <w:rPr>
                <w:rFonts w:cs="Arial"/>
                <w:sz w:val="18"/>
                <w:szCs w:val="18"/>
              </w:rPr>
              <w:t>) dividido por 100 se o campo ‘</w:t>
            </w:r>
            <w:r w:rsidRPr="00857DB4">
              <w:rPr>
                <w:rFonts w:cs="Arial"/>
                <w:i/>
                <w:sz w:val="18"/>
                <w:szCs w:val="18"/>
              </w:rPr>
              <w:t>nome_general_specific_purpose</w:t>
            </w:r>
            <w:r w:rsidRPr="00857DB4">
              <w:rPr>
                <w:rFonts w:cs="Arial"/>
                <w:sz w:val="18"/>
                <w:szCs w:val="18"/>
              </w:rPr>
              <w:t>’ estiver preenchido com 'general purpose'.</w:t>
            </w:r>
          </w:p>
        </w:tc>
      </w:tr>
      <w:tr w:rsidR="009D43D1" w:rsidRPr="00335641" w14:paraId="2CA5AF08" w14:textId="77777777" w:rsidTr="002E00A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80F3849" w14:textId="37CBE75F" w:rsidR="009D43D1" w:rsidRPr="002E00A6" w:rsidRDefault="009D43D1" w:rsidP="009D43D1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entccm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4780ACB" w14:textId="77777777" w:rsidR="009D43D1" w:rsidRPr="00857DB4" w:rsidRDefault="009D43D1" w:rsidP="009D43D1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857DB4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(CCM) enabling amount.</w:t>
            </w:r>
          </w:p>
          <w:p w14:paraId="2C42DB13" w14:textId="77777777" w:rsidR="009D43D1" w:rsidRPr="00857DB4" w:rsidRDefault="009D43D1" w:rsidP="009D43D1">
            <w:pPr>
              <w:spacing w:after="0" w:line="240" w:lineRule="auto"/>
              <w:jc w:val="both"/>
              <w:rPr>
                <w:rFonts w:cs="Arial"/>
                <w:sz w:val="18"/>
                <w:szCs w:val="18"/>
                <w:lang w:val="en-US"/>
              </w:rPr>
            </w:pPr>
          </w:p>
          <w:p w14:paraId="66217580" w14:textId="1BDB2CC4" w:rsidR="009D43D1" w:rsidRPr="001E678C" w:rsidRDefault="009D43D1" w:rsidP="009D43D1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>Preenchido com o valor da multiplicação do campo ‘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asci</w:t>
            </w:r>
            <w:r w:rsidRPr="00857DB4">
              <w:rPr>
                <w:rFonts w:cs="Arial"/>
                <w:sz w:val="18"/>
                <w:szCs w:val="18"/>
              </w:rPr>
              <w:t>’ com o campo ‘</w:t>
            </w:r>
            <w:r w:rsidRPr="00857DB4">
              <w:rPr>
                <w:rFonts w:cs="Arial"/>
                <w:i/>
                <w:sz w:val="18"/>
                <w:szCs w:val="18"/>
              </w:rPr>
              <w:t>ccm_trnvr_enblng_algnd</w:t>
            </w:r>
            <w:r w:rsidRPr="00857DB4">
              <w:rPr>
                <w:rFonts w:cs="Arial"/>
                <w:sz w:val="18"/>
                <w:szCs w:val="18"/>
              </w:rPr>
              <w:t xml:space="preserve">’ (proveniente da tabela </w:t>
            </w:r>
            <w:r w:rsidRPr="00857DB4">
              <w:rPr>
                <w:rFonts w:cs="Arial"/>
                <w:i/>
                <w:sz w:val="18"/>
                <w:szCs w:val="18"/>
              </w:rPr>
              <w:t>business_esg.modesg_out_empr_info_nfin</w:t>
            </w:r>
            <w:r w:rsidRPr="00857DB4">
              <w:rPr>
                <w:rFonts w:cs="Arial"/>
                <w:sz w:val="18"/>
                <w:szCs w:val="18"/>
              </w:rPr>
              <w:t xml:space="preserve">) dividido por 100 se o </w:t>
            </w:r>
            <w:r w:rsidRPr="00857DB4">
              <w:rPr>
                <w:rFonts w:cs="Arial"/>
                <w:sz w:val="18"/>
                <w:szCs w:val="18"/>
              </w:rPr>
              <w:lastRenderedPageBreak/>
              <w:t>campo ‘</w:t>
            </w:r>
            <w:r w:rsidRPr="00857DB4">
              <w:rPr>
                <w:rFonts w:cs="Arial"/>
                <w:i/>
                <w:sz w:val="18"/>
                <w:szCs w:val="18"/>
              </w:rPr>
              <w:t>nome_general_specific_purpose</w:t>
            </w:r>
            <w:r w:rsidRPr="00857DB4">
              <w:rPr>
                <w:rFonts w:cs="Arial"/>
                <w:sz w:val="18"/>
                <w:szCs w:val="18"/>
              </w:rPr>
              <w:t>’ estiver preenchido com 'general purpose'.</w:t>
            </w:r>
          </w:p>
        </w:tc>
      </w:tr>
      <w:tr w:rsidR="00F33E0A" w:rsidRPr="00335641" w14:paraId="748A545B" w14:textId="77777777" w:rsidTr="002E00A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B387F39" w14:textId="642372E3" w:rsidR="00F33E0A" w:rsidRPr="002E00A6" w:rsidRDefault="00F33E0A" w:rsidP="00F33E0A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lastRenderedPageBreak/>
              <w:t>flag_cs</w:t>
            </w:r>
            <w:r w:rsidRPr="0032423F">
              <w:rPr>
                <w:rFonts w:cs="Calibri"/>
                <w:color w:val="000000"/>
                <w:sz w:val="18"/>
                <w:szCs w:val="18"/>
              </w:rPr>
              <w:t>rd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2768822" w14:textId="77777777" w:rsidR="00F33E0A" w:rsidRPr="001863AF" w:rsidRDefault="00F33E0A" w:rsidP="00F33E0A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Identificação de associação da contraparte aos requisitos das diretivas de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CSRD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(sujeito ou não sujeito a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CS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RD).</w:t>
            </w:r>
          </w:p>
          <w:p w14:paraId="38515240" w14:textId="77777777" w:rsidR="00F33E0A" w:rsidRDefault="00F33E0A" w:rsidP="00F33E0A">
            <w:pPr>
              <w:spacing w:after="0" w:line="240" w:lineRule="auto"/>
              <w:jc w:val="both"/>
              <w:rPr>
                <w:rFonts w:cstheme="minorHAnsi"/>
                <w:iCs/>
                <w:sz w:val="18"/>
                <w:szCs w:val="18"/>
              </w:rPr>
            </w:pPr>
          </w:p>
          <w:p w14:paraId="22CD292F" w14:textId="77777777" w:rsidR="00F33E0A" w:rsidRPr="001863AF" w:rsidRDefault="00F33E0A" w:rsidP="00F33E0A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Pr="001863AF">
              <w:rPr>
                <w:rFonts w:cs="Arial"/>
                <w:sz w:val="18"/>
                <w:szCs w:val="18"/>
              </w:rPr>
              <w:t>hido da seguinte forma:</w:t>
            </w:r>
          </w:p>
          <w:p w14:paraId="33B1B1F0" w14:textId="77777777" w:rsidR="00F33E0A" w:rsidRPr="00304C1C" w:rsidRDefault="00F33E0A" w:rsidP="00F33E0A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AE3D38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Subject to NFRD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‘ccontab_final_idcomb_total’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incluir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SC0302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ou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SC0303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, 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8943C0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FLG_CSRD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 (</w:t>
            </w:r>
            <w:r>
              <w:rPr>
                <w:rFonts w:cs="Arial"/>
                <w:sz w:val="18"/>
                <w:szCs w:val="18"/>
              </w:rPr>
              <w:t xml:space="preserve">tabela </w:t>
            </w:r>
            <w:r w:rsidRPr="00AF123C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>
              <w:rPr>
                <w:rFonts w:ascii="Santander Headline" w:hAnsi="Santander Headline" w:cs="Arial"/>
                <w:sz w:val="18"/>
                <w:szCs w:val="18"/>
              </w:rPr>
              <w:t>)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estiver marcado como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 w:rsidRPr="009E3636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’</w:t>
            </w:r>
            <w:r>
              <w:rPr>
                <w:rFonts w:ascii="Santander Headline" w:hAnsi="Santander Headline" w:cs="Arial"/>
                <w:sz w:val="18"/>
                <w:szCs w:val="18"/>
              </w:rPr>
              <w:t>;</w:t>
            </w:r>
          </w:p>
          <w:p w14:paraId="43041110" w14:textId="77777777" w:rsidR="00F33E0A" w:rsidRPr="0041192E" w:rsidRDefault="00F33E0A" w:rsidP="00F33E0A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211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Subject to NFRD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‘ccontab_final_idcomb_total’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incluir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MC08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,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‘contraparte’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estiver preenchido com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outras instituicoes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,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outras empresas nao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ou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instituicoes de credito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, 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095B7B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FLG_CSRD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estiver marcado como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’;</w:t>
            </w:r>
          </w:p>
          <w:p w14:paraId="0E0F7A97" w14:textId="77777777" w:rsidR="00F33E0A" w:rsidRPr="00F55790" w:rsidRDefault="00F33E0A" w:rsidP="00F33E0A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F065FE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Subject to NFRD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‘ccontab_final_idcomb_total’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incluir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SC02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095B7B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FLG_CSRD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estiver marcado como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’;</w:t>
            </w:r>
          </w:p>
          <w:p w14:paraId="02DEBC4A" w14:textId="77777777" w:rsidR="00F33E0A" w:rsidRPr="00946468" w:rsidRDefault="00F33E0A" w:rsidP="00F33E0A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D60417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Not Subject to NFRD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‘ccontab_final_idcomb_total’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incluir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SC0302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ou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SC0303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095B7B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FLG_CSRD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não estiver marcado como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ou estiver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nulo;</w:t>
            </w:r>
          </w:p>
          <w:p w14:paraId="35EA16A9" w14:textId="77777777" w:rsidR="00F33E0A" w:rsidRPr="0066457B" w:rsidRDefault="00F33E0A" w:rsidP="00F33E0A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D51BDC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Not Subject to NFRD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‘ccontab_final_idcomb_total’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incluir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MC08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,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‘contraparte’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estiver preenchido com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outras instituicoes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,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outras empresas nao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ou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instituicoes de credito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, 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095B7B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FLG_CSRD</w:t>
            </w:r>
            <w:r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não estiver marcado como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ou estiver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nulo;</w:t>
            </w:r>
          </w:p>
          <w:p w14:paraId="70741893" w14:textId="77777777" w:rsidR="00F33E0A" w:rsidRDefault="00F33E0A" w:rsidP="00F33E0A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C35097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Not Subject to NFRD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‘ccontab_final_idcomb_total’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incluir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SC02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095B7B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FLG_CSRD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não estiver marcado como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ou estiver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nulo;</w:t>
            </w:r>
          </w:p>
          <w:p w14:paraId="30DFC5AD" w14:textId="77777777" w:rsidR="00F33E0A" w:rsidRPr="00CF7D8D" w:rsidRDefault="00F33E0A" w:rsidP="00F33E0A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731346">
              <w:rPr>
                <w:rFonts w:ascii="Santander Headline" w:hAnsi="Santander Headline" w:cs="Arial"/>
                <w:sz w:val="18"/>
                <w:szCs w:val="18"/>
              </w:rPr>
              <w:t>Preenchido com ‘</w:t>
            </w:r>
            <w:r w:rsidRPr="00DC3DDA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Not Subject to NFRD</w:t>
            </w:r>
            <w:r w:rsidRPr="00731346">
              <w:rPr>
                <w:rFonts w:ascii="Santander Headline" w:hAnsi="Santander Headline" w:cs="Arial"/>
                <w:sz w:val="18"/>
                <w:szCs w:val="18"/>
              </w:rPr>
              <w:t xml:space="preserve">’ se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‘ccontab_final_idcomb_total’</w:t>
            </w:r>
            <w:r w:rsidRPr="00731346">
              <w:rPr>
                <w:rFonts w:ascii="Santander Headline" w:hAnsi="Santander Headline" w:cs="Arial"/>
                <w:sz w:val="18"/>
                <w:szCs w:val="18"/>
              </w:rPr>
              <w:t xml:space="preserve"> incluir ‘SC0302’ ou ‘SC0303’;</w:t>
            </w:r>
          </w:p>
          <w:p w14:paraId="13AF4482" w14:textId="77777777" w:rsidR="00F33E0A" w:rsidRDefault="00F33E0A" w:rsidP="00F33E0A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547A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Not Subject to NFRD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‘ccontab_final_idcomb_total’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incluir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MC08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‘contraparte’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estiver preenchido com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outras instituicoes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,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outras empresas nao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ou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instituicoes de credito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’;</w:t>
            </w:r>
          </w:p>
          <w:p w14:paraId="32229A68" w14:textId="0A5063D7" w:rsidR="00F33E0A" w:rsidRPr="00F33E0A" w:rsidRDefault="00F33E0A" w:rsidP="00F33E0A">
            <w:pPr>
              <w:pStyle w:val="ListParagraph"/>
              <w:numPr>
                <w:ilvl w:val="0"/>
                <w:numId w:val="46"/>
              </w:numPr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0C3D46">
              <w:rPr>
                <w:rFonts w:ascii="Santander Headline" w:hAnsi="Santander Headline" w:cs="Arial"/>
                <w:sz w:val="18"/>
                <w:szCs w:val="18"/>
              </w:rPr>
              <w:t>Preenchido a vazio caso nenhuma das condições anteriores seja satisfeita.</w:t>
            </w:r>
          </w:p>
        </w:tc>
      </w:tr>
      <w:tr w:rsidR="009D43D1" w:rsidRPr="00335641" w14:paraId="72FBEB17" w14:textId="77777777" w:rsidTr="002E00A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8D70D01" w14:textId="42A0C498" w:rsidR="009D43D1" w:rsidRPr="002E00A6" w:rsidRDefault="009D43D1" w:rsidP="009D43D1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3F7681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years_to_maturity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CA2CB9E" w14:textId="77777777" w:rsidR="009D43D1" w:rsidRPr="007F0008" w:rsidRDefault="009D43D1" w:rsidP="009D43D1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462310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Número de anos até à maturidade.</w:t>
            </w:r>
          </w:p>
          <w:p w14:paraId="7C6A426A" w14:textId="77777777" w:rsidR="009D43D1" w:rsidRDefault="009D43D1" w:rsidP="009D43D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382CA6E" w14:textId="77777777" w:rsidR="009D43D1" w:rsidRDefault="009D43D1" w:rsidP="009D43D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Obtido através das seguintes regras:</w:t>
            </w:r>
          </w:p>
          <w:p w14:paraId="1B9CA36C" w14:textId="77777777" w:rsidR="009D43D1" w:rsidRDefault="009D43D1" w:rsidP="009D43D1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‘instrumento_financeiro’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assumir o valor ‘instrumentos de capital’, este campo assume o valor -3;</w:t>
            </w:r>
          </w:p>
          <w:p w14:paraId="63362852" w14:textId="77777777" w:rsidR="009D43D1" w:rsidRDefault="009D43D1" w:rsidP="009D43D1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‘data_vencimento’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assume um dos valores </w:t>
            </w:r>
            <w:r w:rsidRPr="00DF75E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'','0001-01-01','9999-12-31'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ou </w:t>
            </w:r>
            <w:r w:rsidRPr="00DF75E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NULL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(ou seja, existe falta de qualidade nos dados para este campo) e o campo ‘</w:t>
            </w:r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tipo_colateral’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assume o valor ‘Garantia Residencial’, este campo assume o valor -2;</w:t>
            </w:r>
          </w:p>
          <w:p w14:paraId="2FB5B392" w14:textId="77777777" w:rsidR="009D43D1" w:rsidRDefault="009D43D1" w:rsidP="009D43D1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 xml:space="preserve">Se o campo </w:t>
            </w:r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‘data_vencimento’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assume um dos valores </w:t>
            </w:r>
            <w:r w:rsidRPr="00DF75E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'','0001-01-01','9999-12-31'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ou </w:t>
            </w:r>
            <w:r w:rsidRPr="00DF75E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NULL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(ou seja, existe falta de qualidade nos dados para este campo) e o campo ‘</w:t>
            </w:r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tipo_colateral’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assume o valor ‘Garantia Comercial’, este campo assume o valor -1;</w:t>
            </w:r>
          </w:p>
          <w:p w14:paraId="68B6C373" w14:textId="77777777" w:rsidR="009D43D1" w:rsidRDefault="009D43D1" w:rsidP="009D43D1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4B774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‘produto’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assume umas das seguintes nomenclaturas: produto</w:t>
            </w:r>
            <w:r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like 'cart%cr%dito%' or produto like '%repos%'  or produto like '%vista, descobertos e co%'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este campo assume o valor -1;</w:t>
            </w:r>
          </w:p>
          <w:p w14:paraId="467503B2" w14:textId="77777777" w:rsidR="009D43D1" w:rsidRDefault="009D43D1" w:rsidP="009D43D1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 o campo ‘</w:t>
            </w:r>
            <w:r w:rsidRPr="004B774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data_vencimento’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for inferior à data de referencia do reporte, este campo assume o valor -4;</w:t>
            </w:r>
          </w:p>
          <w:p w14:paraId="67744806" w14:textId="121B933E" w:rsidR="009D43D1" w:rsidRPr="001E678C" w:rsidRDefault="009D43D1" w:rsidP="009D43D1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Caso contrário, será efetuado o seguinte cálculo: </w:t>
            </w:r>
            <w:r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round(datediff(to_date(data_vencimento), to_date('${ref_date}'))/365.25, 4)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2E00A6" w:rsidRPr="00335641" w14:paraId="630E34BD" w14:textId="77777777" w:rsidTr="002E00A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576B430" w14:textId="6A38200F" w:rsidR="002E00A6" w:rsidRPr="002E00A6" w:rsidRDefault="002E00A6" w:rsidP="002E00A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2E00A6">
              <w:rPr>
                <w:rFonts w:cs="Calibri"/>
                <w:color w:val="000000"/>
                <w:sz w:val="18"/>
                <w:szCs w:val="18"/>
              </w:rPr>
              <w:lastRenderedPageBreak/>
              <w:t>european_union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7AF875D" w14:textId="77777777" w:rsidR="002E00A6" w:rsidRDefault="002E00A6" w:rsidP="002E00A6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65229A">
              <w:rPr>
                <w:rFonts w:cs="Calibri"/>
                <w:i/>
                <w:color w:val="000000"/>
                <w:sz w:val="18"/>
                <w:szCs w:val="18"/>
              </w:rPr>
              <w:t>Flag</w:t>
            </w:r>
            <w:r w:rsidRPr="001E678C">
              <w:rPr>
                <w:rFonts w:cs="Calibri"/>
                <w:color w:val="000000"/>
                <w:sz w:val="18"/>
                <w:szCs w:val="18"/>
              </w:rPr>
              <w:t xml:space="preserve"> que indica se o contrato es</w:t>
            </w:r>
            <w:r>
              <w:rPr>
                <w:rFonts w:cs="Calibri"/>
                <w:color w:val="000000"/>
                <w:sz w:val="18"/>
                <w:szCs w:val="18"/>
              </w:rPr>
              <w:t xml:space="preserve">tá associado a um país da União </w:t>
            </w:r>
            <w:r w:rsidRPr="001E678C">
              <w:rPr>
                <w:rFonts w:cs="Calibri"/>
                <w:color w:val="000000"/>
                <w:sz w:val="18"/>
                <w:szCs w:val="18"/>
              </w:rPr>
              <w:t>Europeia.</w:t>
            </w:r>
          </w:p>
          <w:p w14:paraId="53E8FA2A" w14:textId="1EB3609F" w:rsidR="002E00A6" w:rsidRDefault="002E00A6" w:rsidP="002E00A6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  <w:p w14:paraId="628E6CC8" w14:textId="64AFEA6C" w:rsidR="00F33E0A" w:rsidRDefault="00F33E0A" w:rsidP="002E00A6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Preenchido da seguinte forma:</w:t>
            </w:r>
          </w:p>
          <w:p w14:paraId="162AC20B" w14:textId="222A8A33" w:rsidR="00F33E0A" w:rsidRPr="003F7880" w:rsidRDefault="00F33E0A" w:rsidP="00F33E0A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EU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quando o valor do campo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cpais_residencia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igual a '276', '040', '056', '100', '196', '191', '208', '705', '724', '233', '246', '250', '300', '348', '372', '380', '440', '442', '470', '616', '620', '203', '703', '642', '752', '528' ou '428';</w:t>
            </w:r>
          </w:p>
          <w:p w14:paraId="0162E1F0" w14:textId="580210F4" w:rsidR="00F33E0A" w:rsidRDefault="00F33E0A" w:rsidP="00F33E0A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‘non-EU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quando o valor do campo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cpais_residencia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não é igual a '276', '040', '056', '100', '196', '191', '208', '705', '724', '233', '246', '250', '300', '348', '372', '380', '440', '442', '470', '616', '620', '203', '703', '642', '752', '528', '428' e ‘ ‘;</w:t>
            </w:r>
          </w:p>
          <w:p w14:paraId="537FA5F3" w14:textId="5D9B0248" w:rsidR="002E00A6" w:rsidRPr="00F33E0A" w:rsidRDefault="00F33E0A" w:rsidP="002E00A6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a vazio, caso nenhuma das condições anteriores se verifique.</w:t>
            </w:r>
          </w:p>
        </w:tc>
      </w:tr>
      <w:tr w:rsidR="009D43D1" w:rsidRPr="00335641" w14:paraId="4EE9DB65" w14:textId="77777777" w:rsidTr="00D24B3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30A3238" w14:textId="4F55CA3E" w:rsidR="009D43D1" w:rsidRPr="001E678C" w:rsidRDefault="009D43D1" w:rsidP="009D43D1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ref_date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7E88959" w14:textId="293C9068" w:rsidR="009D43D1" w:rsidRPr="001E678C" w:rsidRDefault="009D43D1" w:rsidP="009D43D1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 tabela.</w:t>
            </w:r>
          </w:p>
        </w:tc>
      </w:tr>
      <w:tr w:rsidR="009D43D1" w:rsidRPr="00335641" w14:paraId="30C4C0D1" w14:textId="77777777" w:rsidTr="00D24B3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C929724" w14:textId="137C9E21" w:rsidR="009D43D1" w:rsidRPr="001E678C" w:rsidRDefault="009D43D1" w:rsidP="009D43D1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Id_corrida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25BA48F" w14:textId="2ECB223E" w:rsidR="009D43D1" w:rsidRPr="001E678C" w:rsidRDefault="009D43D1" w:rsidP="009D43D1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da corrida da informação presente na tabela.</w:t>
            </w:r>
          </w:p>
        </w:tc>
      </w:tr>
    </w:tbl>
    <w:p w14:paraId="3794A422" w14:textId="2C2FA495" w:rsidR="00D73D86" w:rsidRPr="003F7880" w:rsidRDefault="00D73D86" w:rsidP="002B59C4">
      <w:pPr>
        <w:jc w:val="both"/>
        <w:rPr>
          <w:rFonts w:cstheme="minorHAnsi"/>
        </w:rPr>
      </w:pPr>
    </w:p>
    <w:p w14:paraId="1E1E1353" w14:textId="5A013FCC" w:rsidR="00A212E2" w:rsidRPr="003F7880" w:rsidRDefault="00A212E2" w:rsidP="00A212E2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3F7880">
        <w:rPr>
          <w:rFonts w:ascii="Santander Text" w:hAnsi="Santander Text" w:cstheme="minorHAnsi"/>
        </w:rPr>
        <w:t xml:space="preserve">Tabela </w:t>
      </w:r>
      <w:r w:rsidR="00F9260D" w:rsidRPr="003F7880">
        <w:rPr>
          <w:rFonts w:ascii="Santander Text" w:hAnsi="Santander Text" w:cstheme="minorHAnsi"/>
        </w:rPr>
        <w:t>final</w:t>
      </w:r>
      <w:r w:rsidRPr="003F7880">
        <w:rPr>
          <w:rFonts w:ascii="Santander Text" w:hAnsi="Santander Text" w:cstheme="minorHAnsi"/>
        </w:rPr>
        <w:t xml:space="preserve"> de agregação de informação do </w:t>
      </w:r>
      <w:r w:rsidR="008870A9">
        <w:rPr>
          <w:rFonts w:ascii="Santander Text" w:hAnsi="Santander Text" w:cstheme="minorHAnsi"/>
          <w:i/>
          <w:iCs/>
        </w:rPr>
        <w:t>Template 4</w:t>
      </w:r>
      <w:r w:rsidRPr="003F7880">
        <w:rPr>
          <w:rFonts w:ascii="Santander Text" w:hAnsi="Santander Text" w:cstheme="minorHAnsi"/>
        </w:rPr>
        <w:t xml:space="preserve">: </w:t>
      </w:r>
      <w:r w:rsidR="00FB3FF9" w:rsidRPr="003F7880">
        <w:rPr>
          <w:rFonts w:ascii="Santander Text" w:hAnsi="Santander Text" w:cstheme="minorHAnsi"/>
          <w:i/>
        </w:rPr>
        <w:t>bu_esg_work.</w:t>
      </w:r>
      <w:r w:rsidR="008870A9">
        <w:rPr>
          <w:rFonts w:ascii="Santander Text" w:hAnsi="Santander Text" w:cstheme="minorHAnsi"/>
          <w:i/>
        </w:rPr>
        <w:t>ag04_temp_cto_agr</w:t>
      </w:r>
    </w:p>
    <w:p w14:paraId="02D82635" w14:textId="77777777" w:rsidR="00A212E2" w:rsidRPr="003F7880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Visão Geral</w:t>
      </w:r>
    </w:p>
    <w:p w14:paraId="393E6492" w14:textId="41817FF7" w:rsidR="00A212E2" w:rsidRPr="003F7880" w:rsidRDefault="00286AEC" w:rsidP="00A212E2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Tabela de agregação da informação </w:t>
      </w:r>
      <w:r w:rsidR="007B30F2">
        <w:rPr>
          <w:rFonts w:cstheme="minorHAnsi"/>
        </w:rPr>
        <w:t>por métrica ESG</w:t>
      </w:r>
      <w:r w:rsidRPr="003F7880">
        <w:rPr>
          <w:rFonts w:cstheme="minorHAnsi"/>
        </w:rPr>
        <w:t>.</w:t>
      </w:r>
    </w:p>
    <w:p w14:paraId="29A4FA0D" w14:textId="77777777" w:rsidR="00A212E2" w:rsidRPr="003F7880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Granularidade e chave</w:t>
      </w:r>
    </w:p>
    <w:p w14:paraId="76F42320" w14:textId="6C5AC3F7" w:rsidR="000A15E7" w:rsidRPr="003F7880" w:rsidRDefault="000A15E7" w:rsidP="000A15E7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tabela </w:t>
      </w:r>
      <w:r w:rsidR="00967410" w:rsidRPr="003F7880">
        <w:rPr>
          <w:rFonts w:cstheme="minorHAnsi"/>
          <w:b/>
          <w:bCs/>
          <w:i/>
        </w:rPr>
        <w:t>bu_esg_work.</w:t>
      </w:r>
      <w:r w:rsidR="008870A9">
        <w:rPr>
          <w:rFonts w:cstheme="minorHAnsi"/>
          <w:b/>
          <w:bCs/>
          <w:i/>
        </w:rPr>
        <w:t>ag04_temp_cto_agr</w:t>
      </w:r>
      <w:r w:rsidRPr="003F7880">
        <w:rPr>
          <w:rFonts w:cstheme="minorHAnsi"/>
          <w:b/>
          <w:bCs/>
          <w:i/>
        </w:rPr>
        <w:t xml:space="preserve"> </w:t>
      </w:r>
      <w:r w:rsidRPr="003F7880">
        <w:rPr>
          <w:rFonts w:cstheme="minorHAnsi"/>
          <w:iCs/>
        </w:rPr>
        <w:t xml:space="preserve">apresenta granularidade </w:t>
      </w:r>
      <w:r w:rsidRPr="003F7880">
        <w:rPr>
          <w:rFonts w:cstheme="minorHAnsi"/>
        </w:rPr>
        <w:t>ao nível</w:t>
      </w:r>
      <w:r w:rsidR="00E8709F" w:rsidRPr="003F7880">
        <w:rPr>
          <w:rFonts w:cstheme="minorHAnsi"/>
        </w:rPr>
        <w:t xml:space="preserve"> das métricas a reportar</w:t>
      </w:r>
      <w:r w:rsidRPr="003F7880">
        <w:rPr>
          <w:rFonts w:cstheme="minorHAnsi"/>
        </w:rPr>
        <w:t>.</w:t>
      </w:r>
    </w:p>
    <w:p w14:paraId="0EF46B27" w14:textId="6164EBC1" w:rsidR="000A15E7" w:rsidRPr="003F7880" w:rsidRDefault="00E8709F" w:rsidP="000A15E7">
      <w:pPr>
        <w:jc w:val="both"/>
        <w:rPr>
          <w:rFonts w:cstheme="minorHAnsi"/>
        </w:rPr>
      </w:pPr>
      <w:r w:rsidRPr="003F7880">
        <w:rPr>
          <w:rFonts w:cstheme="minorHAnsi"/>
        </w:rPr>
        <w:t>As chaves primárias da tabela</w:t>
      </w:r>
      <w:r w:rsidR="000A15E7" w:rsidRPr="003F7880">
        <w:rPr>
          <w:rFonts w:cstheme="minorHAnsi"/>
        </w:rPr>
        <w:t xml:space="preserve"> são compostas pelos campos identificadores </w:t>
      </w:r>
      <w:r w:rsidRPr="003F7880">
        <w:rPr>
          <w:rFonts w:cstheme="minorHAnsi"/>
        </w:rPr>
        <w:t xml:space="preserve">das métricas a reportar. </w:t>
      </w:r>
      <w:r w:rsidR="000A15E7" w:rsidRPr="003F7880">
        <w:rPr>
          <w:rFonts w:cstheme="minorHAnsi"/>
        </w:rPr>
        <w:t>Neste sentido, não será possível observar duplicações na combinação dos campos chaves existindo, para cada data de reporte, apenas um registo para cada combinação anteriormente apresentada.</w:t>
      </w:r>
    </w:p>
    <w:p w14:paraId="2F8C490F" w14:textId="77777777" w:rsidR="00A212E2" w:rsidRPr="003F7880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lastRenderedPageBreak/>
        <w:t>Aprovisionamento</w:t>
      </w:r>
    </w:p>
    <w:p w14:paraId="089090D3" w14:textId="777B7D6F" w:rsidR="00E31BBF" w:rsidRPr="003F7880" w:rsidRDefault="001B0B67" w:rsidP="00A212E2">
      <w:pPr>
        <w:jc w:val="both"/>
        <w:rPr>
          <w:rFonts w:cstheme="minorHAnsi"/>
          <w:iCs/>
        </w:rPr>
      </w:pPr>
      <w:r w:rsidRPr="003F7880">
        <w:t xml:space="preserve">A tabela </w:t>
      </w:r>
      <w:r w:rsidR="001D5F10" w:rsidRPr="003F7880">
        <w:rPr>
          <w:rFonts w:cstheme="minorHAnsi"/>
          <w:b/>
          <w:bCs/>
          <w:i/>
        </w:rPr>
        <w:t>bu_esg_work.</w:t>
      </w:r>
      <w:r w:rsidR="008870A9">
        <w:rPr>
          <w:rFonts w:cstheme="minorHAnsi"/>
          <w:b/>
          <w:bCs/>
          <w:i/>
        </w:rPr>
        <w:t>ag04_temp_cto_agr</w:t>
      </w:r>
      <w:r w:rsidRPr="003F7880">
        <w:rPr>
          <w:rFonts w:cstheme="minorHAnsi"/>
          <w:iCs/>
        </w:rPr>
        <w:t xml:space="preserve"> </w:t>
      </w:r>
      <w:r w:rsidR="007031E9" w:rsidRPr="003F7880">
        <w:rPr>
          <w:rFonts w:cstheme="minorHAnsi"/>
          <w:iCs/>
        </w:rPr>
        <w:t xml:space="preserve">é a tabela final que agrega a informação </w:t>
      </w:r>
      <w:r w:rsidR="000661E5" w:rsidRPr="003F7880">
        <w:rPr>
          <w:rFonts w:cstheme="minorHAnsi"/>
          <w:iCs/>
        </w:rPr>
        <w:t>produzida</w:t>
      </w:r>
      <w:r w:rsidR="00D14A13" w:rsidRPr="003F7880">
        <w:rPr>
          <w:rFonts w:cstheme="minorHAnsi"/>
          <w:iCs/>
        </w:rPr>
        <w:t xml:space="preserve"> com referência </w:t>
      </w:r>
      <w:r w:rsidR="008703B4" w:rsidRPr="003F7880">
        <w:rPr>
          <w:rFonts w:cstheme="minorHAnsi"/>
          <w:iCs/>
        </w:rPr>
        <w:t>às operações gerais</w:t>
      </w:r>
      <w:r w:rsidR="007B30F2">
        <w:rPr>
          <w:rFonts w:cstheme="minorHAnsi"/>
          <w:iCs/>
        </w:rPr>
        <w:t>, após efetuada uma agrega</w:t>
      </w:r>
      <w:r w:rsidR="00E07345">
        <w:rPr>
          <w:rFonts w:cstheme="minorHAnsi"/>
          <w:iCs/>
        </w:rPr>
        <w:t xml:space="preserve">ção tendo em conta </w:t>
      </w:r>
      <w:r w:rsidR="007B30F2">
        <w:rPr>
          <w:rFonts w:cstheme="minorHAnsi"/>
          <w:iCs/>
        </w:rPr>
        <w:t>as métricas ESG a reportar</w:t>
      </w:r>
      <w:r w:rsidR="008A5E86" w:rsidRPr="003F7880">
        <w:rPr>
          <w:rFonts w:cstheme="minorHAnsi"/>
          <w:iCs/>
        </w:rPr>
        <w:t>.</w:t>
      </w:r>
    </w:p>
    <w:p w14:paraId="0A06DD8F" w14:textId="77777777" w:rsidR="00A212E2" w:rsidRPr="003F7880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Detalhe dos Campos</w:t>
      </w:r>
    </w:p>
    <w:p w14:paraId="446E7BA9" w14:textId="19DB8408" w:rsidR="00A212E2" w:rsidRPr="003F7880" w:rsidRDefault="00A212E2" w:rsidP="00A212E2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tabela </w:t>
      </w:r>
      <w:r w:rsidR="00B473A6" w:rsidRPr="003F7880">
        <w:rPr>
          <w:rFonts w:cstheme="minorHAnsi"/>
          <w:b/>
          <w:bCs/>
          <w:i/>
        </w:rPr>
        <w:t>bu_esg_work.</w:t>
      </w:r>
      <w:r w:rsidR="008870A9">
        <w:rPr>
          <w:rFonts w:cstheme="minorHAnsi"/>
          <w:b/>
          <w:bCs/>
          <w:i/>
        </w:rPr>
        <w:t>ag04_temp_cto_agr</w:t>
      </w:r>
      <w:r w:rsidRPr="003F7880">
        <w:rPr>
          <w:rFonts w:cstheme="minorHAnsi"/>
        </w:rPr>
        <w:t xml:space="preserve"> e os seus atributos são detalhados </w:t>
      </w:r>
      <w:r w:rsidRPr="003F7880">
        <w:rPr>
          <w:rFonts w:cstheme="minorHAnsi"/>
          <w:i/>
          <w:iCs/>
        </w:rPr>
        <w:t>infra</w:t>
      </w:r>
      <w:r w:rsidRPr="003F7880">
        <w:rPr>
          <w:rFonts w:cstheme="minorHAnsi"/>
        </w:rPr>
        <w:t>. O detalhe dos campos inclui a listagem de todos os campos da tabela, bem como o seu significado.</w:t>
      </w:r>
    </w:p>
    <w:tbl>
      <w:tblPr>
        <w:tblW w:w="80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5391"/>
      </w:tblGrid>
      <w:tr w:rsidR="00A212E2" w:rsidRPr="003F7880" w14:paraId="39E1865E" w14:textId="77777777" w:rsidTr="00E177F4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D8ACB86" w14:textId="77777777" w:rsidR="00A212E2" w:rsidRPr="003F7880" w:rsidRDefault="00A212E2" w:rsidP="00E177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0AEB84F" w14:textId="77777777" w:rsidR="00A212E2" w:rsidRPr="003F7880" w:rsidRDefault="00A212E2" w:rsidP="00E177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A212E2" w:rsidRPr="003F7880" w14:paraId="75DE3442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821B93F" w14:textId="107504EB" w:rsidR="00A212E2" w:rsidRPr="003F7880" w:rsidRDefault="00E07345" w:rsidP="00E177F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contraparte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AD692AC" w14:textId="77777777" w:rsidR="003F7681" w:rsidRDefault="003F7681" w:rsidP="003F7681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I</w:t>
            </w: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nformação da contraparte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2E5818B4" w14:textId="77777777" w:rsidR="0029612E" w:rsidRDefault="0029612E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9D7C645" w14:textId="29D5CFCD" w:rsidR="003F7681" w:rsidRPr="003F7880" w:rsidRDefault="003F7681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 w:rsidR="008870A9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ag04_temp_cto_gra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D2837" w:rsidRPr="003F7880" w14:paraId="5B73C56B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D53A868" w14:textId="40CC5979" w:rsidR="00AD2837" w:rsidRPr="003F7880" w:rsidRDefault="008870A9" w:rsidP="008870A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bruto_imparidade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E5E4E6F" w14:textId="77777777" w:rsidR="003F7681" w:rsidRDefault="003F7681" w:rsidP="003F7681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Campo caracterizador do tipo de montante da operação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6533BA1D" w14:textId="77777777" w:rsidR="0029612E" w:rsidRDefault="0029612E" w:rsidP="003F55E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D706230" w14:textId="14F8037D" w:rsidR="003F7681" w:rsidRPr="003F7880" w:rsidRDefault="003F7681" w:rsidP="003F55E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 w:rsidR="008870A9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ag04_temp_cto_gra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D2837" w:rsidRPr="003F7880" w14:paraId="3928A198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795B558" w14:textId="27056437" w:rsidR="00AD2837" w:rsidRPr="003F7880" w:rsidRDefault="00E07345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maturity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5FAB5D0" w14:textId="77777777" w:rsidR="003F7681" w:rsidRPr="007F0008" w:rsidRDefault="003F7681" w:rsidP="003F7681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462310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Número de anos até à maturidade.</w:t>
            </w:r>
          </w:p>
          <w:p w14:paraId="096960F2" w14:textId="71459890" w:rsidR="00E07345" w:rsidRDefault="00E07345" w:rsidP="00E0734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55AD84B" w14:textId="6C00CBEE" w:rsidR="0029612E" w:rsidRPr="003F7880" w:rsidRDefault="003F7681" w:rsidP="003F768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 w:rsidR="008870A9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ag04_temp_cto_gra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(campo ‘</w:t>
            </w:r>
            <w:r w:rsidRPr="0035576D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years_to_maturity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’).</w:t>
            </w:r>
          </w:p>
        </w:tc>
      </w:tr>
      <w:tr w:rsidR="008870A9" w:rsidRPr="003F7880" w14:paraId="000E80AB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CC262FE" w14:textId="591E72C6" w:rsidR="008870A9" w:rsidRDefault="008870A9" w:rsidP="008870A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Pr="008870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ustainable_ccm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852341E" w14:textId="0A46A3CF" w:rsidR="008870A9" w:rsidRDefault="008870A9" w:rsidP="008870A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commentRangeStart w:id="14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Montante de exposição alinhado segundo os vários objetivos taxonómicos</w:t>
            </w:r>
            <w:commentRangeEnd w:id="14"/>
            <w:r>
              <w:rPr>
                <w:rStyle w:val="CommentReference"/>
              </w:rPr>
              <w:commentReference w:id="14"/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306F0DF" w14:textId="2DC512AB" w:rsidR="00BB1839" w:rsidRDefault="00BB1839" w:rsidP="008870A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85C82B1" w14:textId="0BB2F00C" w:rsidR="008870A9" w:rsidRPr="00A46BA0" w:rsidRDefault="00BB1839" w:rsidP="00BB183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obtido através do somatório dos campos ‘</w:t>
            </w:r>
            <w:r w:rsidRPr="00BB183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etccm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’, ‘</w:t>
            </w:r>
            <w:r w:rsidRPr="00BB183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trant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 w:rsidRPr="00BB183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 ‘</w:t>
            </w:r>
            <w:r w:rsidRPr="00BB183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entccm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p</w:t>
            </w:r>
            <w:r w:rsidR="008870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roveniente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="008870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="008870A9"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 w:rsidR="008870A9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ag04_temp_cto_gra</w:t>
            </w:r>
            <w:r w:rsidR="008870A9"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07345" w:rsidRPr="003F7880" w14:paraId="6F9E684B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17ED04A" w14:textId="25ACA9BF" w:rsidR="00E07345" w:rsidRPr="003F7880" w:rsidRDefault="008870A9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amount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824A8D6" w14:textId="0A30D08A" w:rsidR="00E07345" w:rsidRPr="00E06763" w:rsidRDefault="00E07345" w:rsidP="00E0734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bruto da operação</w:t>
            </w:r>
            <w:r w:rsidR="008870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016DD145" w14:textId="77777777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90994CE" w14:textId="19EF716B" w:rsidR="00E07345" w:rsidRPr="003F7880" w:rsidRDefault="004F11D7" w:rsidP="004F11D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Obtido através da soma do campo </w:t>
            </w:r>
            <w:r w:rsidRPr="004F11D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‘msaldo_final’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</w:t>
            </w:r>
            <w:r w:rsidR="003F768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="003F7681"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 w:rsidR="008870A9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ag04_temp_cto_gra</w:t>
            </w:r>
            <w:r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, agregado pelas restantes métricas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ag04_temp_cto_agr</w:t>
            </w:r>
            <w:r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07345" w:rsidRPr="003F7880" w14:paraId="49EB090A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4F71AC7" w14:textId="4E0AA3AA" w:rsidR="00E07345" w:rsidRDefault="00E07345" w:rsidP="008870A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flag_</w:t>
            </w:r>
            <w:r w:rsidR="008870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rd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907F088" w14:textId="2FBFBA7C" w:rsidR="003F7681" w:rsidRDefault="00E07345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</w:t>
            </w:r>
            <w:r w:rsidR="008870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icação de empresas sujeitas a CS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RD.</w:t>
            </w:r>
          </w:p>
          <w:p w14:paraId="76D4F2E3" w14:textId="77777777" w:rsidR="003F7681" w:rsidRDefault="003F7681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6CB222D" w14:textId="1F66845C" w:rsidR="00E07345" w:rsidRDefault="003F7681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 w:rsidR="008870A9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ag04_temp_cto_gra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07345" w:rsidRPr="003F7880" w14:paraId="209FE0E4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42F21E8" w14:textId="2C0F4189" w:rsidR="00E07345" w:rsidRDefault="008870A9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870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geography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3E5986A" w14:textId="77777777" w:rsidR="008870A9" w:rsidRPr="008870A9" w:rsidRDefault="008870A9" w:rsidP="008870A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870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associação da contraparte a países dentro ou fora da União Europeia.</w:t>
            </w:r>
          </w:p>
          <w:p w14:paraId="5A14EBA7" w14:textId="77777777" w:rsidR="008870A9" w:rsidRPr="008870A9" w:rsidRDefault="008870A9" w:rsidP="008870A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5166CE7" w14:textId="0D2BA842" w:rsidR="003F7681" w:rsidRDefault="008870A9" w:rsidP="008870A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870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assume valor 'EU' caso o campo 'e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uropean_union' assuma o valor '</w:t>
            </w:r>
            <w:r w:rsidRPr="008870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EU-area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e 'NON</w:t>
            </w:r>
            <w:r w:rsidRPr="008870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-EU' caso contrário.</w:t>
            </w:r>
          </w:p>
          <w:p w14:paraId="470A68EC" w14:textId="77777777" w:rsidR="008870A9" w:rsidRDefault="008870A9" w:rsidP="008870A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F349E0A" w14:textId="3A2FBF4A" w:rsidR="00E07345" w:rsidRDefault="003F7681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 w:rsidR="008870A9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ag04_temp_cto_gra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3F7681" w:rsidRPr="003F7880" w14:paraId="3A114BD1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98BE5BE" w14:textId="4A5D55E3" w:rsidR="003F7681" w:rsidRDefault="003F7681" w:rsidP="003F768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ref_date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6F96E82" w14:textId="349EC7A2" w:rsidR="003F7681" w:rsidRDefault="003F7681" w:rsidP="003F768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 tabela.</w:t>
            </w:r>
          </w:p>
        </w:tc>
      </w:tr>
      <w:tr w:rsidR="003F7681" w:rsidRPr="003F7880" w14:paraId="23A2561C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D0B8CCE" w14:textId="438A8861" w:rsidR="003F7681" w:rsidRDefault="003F7681" w:rsidP="003F768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Id_corrida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F25AE73" w14:textId="0C9176E3" w:rsidR="003F7681" w:rsidRDefault="003F7681" w:rsidP="003F768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da corrida da informação presente na tabela.</w:t>
            </w:r>
          </w:p>
        </w:tc>
      </w:tr>
    </w:tbl>
    <w:p w14:paraId="427D2850" w14:textId="77777777" w:rsidR="00460BBB" w:rsidRPr="003F7880" w:rsidRDefault="00460BBB" w:rsidP="00460BBB">
      <w:pPr>
        <w:jc w:val="both"/>
        <w:rPr>
          <w:rFonts w:cstheme="minorHAnsi"/>
        </w:rPr>
      </w:pPr>
    </w:p>
    <w:p w14:paraId="563B18D3" w14:textId="293A9C21" w:rsidR="00032EE0" w:rsidRDefault="00460BBB" w:rsidP="00460BBB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De notar que, após obtida a tabela supramencionada, a mesma será usada como </w:t>
      </w:r>
      <w:r w:rsidRPr="003F7880">
        <w:rPr>
          <w:rFonts w:cstheme="minorHAnsi"/>
          <w:i/>
          <w:iCs/>
        </w:rPr>
        <w:t xml:space="preserve">input </w:t>
      </w:r>
      <w:r w:rsidRPr="003F7880">
        <w:rPr>
          <w:rFonts w:cstheme="minorHAnsi"/>
        </w:rPr>
        <w:t xml:space="preserve">para o processo de geração do mapa </w:t>
      </w:r>
      <w:r w:rsidR="009076CC" w:rsidRPr="003F7880">
        <w:rPr>
          <w:rFonts w:cstheme="minorHAnsi"/>
        </w:rPr>
        <w:t>do</w:t>
      </w:r>
      <w:r w:rsidRPr="003F7880">
        <w:rPr>
          <w:rFonts w:cstheme="minorHAnsi"/>
        </w:rPr>
        <w:t xml:space="preserve"> </w:t>
      </w:r>
      <w:r w:rsidR="008870A9">
        <w:rPr>
          <w:rFonts w:cstheme="minorHAnsi"/>
          <w:i/>
          <w:iCs/>
        </w:rPr>
        <w:t>Template 4</w:t>
      </w:r>
      <w:r w:rsidRPr="003F7880">
        <w:rPr>
          <w:rFonts w:cstheme="minorHAnsi"/>
        </w:rPr>
        <w:t xml:space="preserve">. </w:t>
      </w:r>
    </w:p>
    <w:p w14:paraId="6937F73E" w14:textId="1C4C3952" w:rsidR="00032EE0" w:rsidRDefault="00032EE0" w:rsidP="00460BBB">
      <w:pPr>
        <w:jc w:val="both"/>
        <w:rPr>
          <w:rFonts w:cstheme="minorHAnsi"/>
        </w:rPr>
      </w:pPr>
      <w:r>
        <w:rPr>
          <w:rFonts w:cstheme="minorHAnsi"/>
        </w:rPr>
        <w:lastRenderedPageBreak/>
        <w:t>O processo de geração do mapa (“</w:t>
      </w:r>
      <w:r w:rsidR="008870A9">
        <w:rPr>
          <w:rFonts w:cstheme="minorHAnsi"/>
          <w:i/>
        </w:rPr>
        <w:t>Template 4</w:t>
      </w:r>
      <w:r>
        <w:rPr>
          <w:rFonts w:cstheme="minorHAnsi"/>
        </w:rPr>
        <w:t xml:space="preserve">”) irá ser efetuado através de uma ferramenta </w:t>
      </w:r>
      <w:r w:rsidRPr="00032EE0">
        <w:rPr>
          <w:rFonts w:cstheme="minorHAnsi"/>
          <w:i/>
        </w:rPr>
        <w:t>Excel</w:t>
      </w:r>
      <w:r>
        <w:rPr>
          <w:rFonts w:cstheme="minorHAnsi"/>
        </w:rPr>
        <w:t xml:space="preserve"> que consumirá informação das tabelas geradas nos pr</w:t>
      </w:r>
      <w:r w:rsidR="00C61CEF">
        <w:rPr>
          <w:rFonts w:cstheme="minorHAnsi"/>
        </w:rPr>
        <w:t xml:space="preserve">ocessos anteriormente descritos </w:t>
      </w:r>
      <w:r w:rsidRPr="00032EE0">
        <w:rPr>
          <w:rFonts w:cstheme="minorHAnsi"/>
        </w:rPr>
        <w:t>via ODBC</w:t>
      </w:r>
      <w:r w:rsidRPr="00032EE0">
        <w:rPr>
          <w:rFonts w:cstheme="minorHAnsi"/>
          <w:b/>
        </w:rPr>
        <w:t xml:space="preserve"> </w:t>
      </w:r>
      <w:r>
        <w:rPr>
          <w:rFonts w:cstheme="minorHAnsi"/>
        </w:rPr>
        <w:t xml:space="preserve">pelo que, é crucial que o utilizador desta informação tenha essa funcionalidade ativada. </w:t>
      </w:r>
    </w:p>
    <w:p w14:paraId="0B40A04A" w14:textId="65EBF956" w:rsidR="00032EE0" w:rsidRDefault="00032EE0" w:rsidP="00460BBB">
      <w:pPr>
        <w:jc w:val="both"/>
        <w:rPr>
          <w:rFonts w:cstheme="minorHAnsi"/>
        </w:rPr>
      </w:pPr>
      <w:r>
        <w:rPr>
          <w:rFonts w:cstheme="minorHAnsi"/>
        </w:rPr>
        <w:t xml:space="preserve">O ficheiro </w:t>
      </w:r>
      <w:r w:rsidR="00142633">
        <w:rPr>
          <w:rFonts w:cstheme="minorHAnsi"/>
          <w:i/>
        </w:rPr>
        <w:t>supra</w:t>
      </w:r>
      <w:r w:rsidR="00142633">
        <w:rPr>
          <w:rFonts w:cstheme="minorHAnsi"/>
        </w:rPr>
        <w:t>mencionado</w:t>
      </w:r>
      <w:r>
        <w:rPr>
          <w:rFonts w:cstheme="minorHAnsi"/>
        </w:rPr>
        <w:t xml:space="preserve"> corresponde ao ficheiro </w:t>
      </w:r>
      <w:r w:rsidR="00A4649C">
        <w:rPr>
          <w:rFonts w:cstheme="minorHAnsi"/>
        </w:rPr>
        <w:t>“</w:t>
      </w:r>
      <w:r w:rsidR="00DC4C1A">
        <w:rPr>
          <w:rFonts w:cstheme="minorHAnsi"/>
          <w:i/>
        </w:rPr>
        <w:t>BS – Entregável ODBC – Template</w:t>
      </w:r>
      <w:r w:rsidR="002E00A6">
        <w:rPr>
          <w:rFonts w:cstheme="minorHAnsi"/>
          <w:i/>
        </w:rPr>
        <w:t>4</w:t>
      </w:r>
      <w:r w:rsidR="00A4649C">
        <w:rPr>
          <w:rFonts w:cstheme="minorHAnsi"/>
          <w:i/>
        </w:rPr>
        <w:t>_v1.0</w:t>
      </w:r>
      <w:r w:rsidR="00A4649C">
        <w:rPr>
          <w:rFonts w:cstheme="minorHAnsi"/>
        </w:rPr>
        <w:t>”</w:t>
      </w:r>
      <w:r w:rsidR="00A4649C">
        <w:rPr>
          <w:rFonts w:cstheme="minorHAnsi"/>
          <w:b/>
          <w:color w:val="FF0000"/>
        </w:rPr>
        <w:t xml:space="preserve"> </w:t>
      </w:r>
      <w:r>
        <w:rPr>
          <w:rFonts w:cstheme="minorHAnsi"/>
        </w:rPr>
        <w:t xml:space="preserve">onde deverão ser respeitados todos os passos que se encontram na </w:t>
      </w:r>
      <w:r>
        <w:rPr>
          <w:rFonts w:cstheme="minorHAnsi"/>
          <w:i/>
        </w:rPr>
        <w:t xml:space="preserve">sheet </w:t>
      </w:r>
      <w:r>
        <w:rPr>
          <w:rFonts w:cstheme="minorHAnsi"/>
        </w:rPr>
        <w:t xml:space="preserve">“Instruções” para uma correta utilização da ferramenta e, consequentemente, geração do mapa a reportar. </w:t>
      </w:r>
    </w:p>
    <w:p w14:paraId="395C1F00" w14:textId="1FFAF412" w:rsidR="00460BBB" w:rsidRPr="003F7880" w:rsidRDefault="00142633" w:rsidP="004B7749">
      <w:pPr>
        <w:jc w:val="both"/>
      </w:pPr>
      <w:r>
        <w:rPr>
          <w:rFonts w:cstheme="minorHAnsi"/>
        </w:rPr>
        <w:t xml:space="preserve">Após a geração do mapa através do ficheiro </w:t>
      </w:r>
      <w:r w:rsidR="00A4649C">
        <w:rPr>
          <w:rFonts w:cstheme="minorHAnsi"/>
        </w:rPr>
        <w:t>“</w:t>
      </w:r>
      <w:r w:rsidR="00A4649C">
        <w:rPr>
          <w:rFonts w:cstheme="minorHAnsi"/>
          <w:i/>
        </w:rPr>
        <w:t>BS – Entregável ODBC – Template</w:t>
      </w:r>
      <w:r w:rsidR="002E00A6">
        <w:rPr>
          <w:rFonts w:cstheme="minorHAnsi"/>
          <w:i/>
        </w:rPr>
        <w:t>4</w:t>
      </w:r>
      <w:r w:rsidR="00A4649C">
        <w:rPr>
          <w:rFonts w:cstheme="minorHAnsi"/>
          <w:i/>
        </w:rPr>
        <w:t>_v1.0</w:t>
      </w:r>
      <w:r w:rsidR="00A4649C">
        <w:rPr>
          <w:rFonts w:cstheme="minorHAnsi"/>
        </w:rPr>
        <w:t>”</w:t>
      </w:r>
      <w:r w:rsidR="00A4649C">
        <w:rPr>
          <w:rFonts w:cstheme="minorHAnsi"/>
          <w:b/>
          <w:color w:val="FF0000"/>
        </w:rPr>
        <w:t xml:space="preserve"> </w:t>
      </w:r>
      <w:r>
        <w:rPr>
          <w:rFonts w:cstheme="minorHAnsi"/>
        </w:rPr>
        <w:t xml:space="preserve">deverá ser copiada a informação da </w:t>
      </w:r>
      <w:r w:rsidR="00A4649C">
        <w:rPr>
          <w:rFonts w:cstheme="minorHAnsi"/>
          <w:i/>
        </w:rPr>
        <w:t>sheet “</w:t>
      </w:r>
      <w:r w:rsidR="002E00A6">
        <w:rPr>
          <w:rFonts w:cstheme="minorHAnsi"/>
          <w:i/>
        </w:rPr>
        <w:t>4</w:t>
      </w:r>
      <w:r w:rsidR="00DC4C1A" w:rsidRPr="00DC4C1A">
        <w:rPr>
          <w:rFonts w:cstheme="minorHAnsi"/>
          <w:i/>
        </w:rPr>
        <w:t>.</w:t>
      </w:r>
      <w:r w:rsidR="002E00A6" w:rsidRPr="002E00A6">
        <w:t xml:space="preserve"> </w:t>
      </w:r>
      <w:r w:rsidR="002E00A6" w:rsidRPr="002E00A6">
        <w:rPr>
          <w:rFonts w:cstheme="minorHAnsi"/>
          <w:i/>
        </w:rPr>
        <w:t>Exposure to top 20 carbon intensive firms</w:t>
      </w:r>
      <w:r w:rsidR="00A4649C">
        <w:rPr>
          <w:rFonts w:cstheme="minorHAnsi"/>
          <w:i/>
        </w:rPr>
        <w:t>”</w:t>
      </w:r>
      <w:r>
        <w:rPr>
          <w:rFonts w:cstheme="minorHAnsi"/>
        </w:rPr>
        <w:t xml:space="preserve"> para o ficheiro de subida à ferramenta de reporte do regulador</w:t>
      </w:r>
      <w:r w:rsidR="00460BBB" w:rsidRPr="003F7880">
        <w:rPr>
          <w:rFonts w:cstheme="minorHAnsi"/>
        </w:rPr>
        <w:t>.</w:t>
      </w:r>
    </w:p>
    <w:sectPr w:rsidR="00460BBB" w:rsidRPr="003F7880" w:rsidSect="00B006C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18" w:right="1701" w:bottom="1418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10" w:author="Ana Rita Geraldo de Caguerelho" w:date="2024-11-05T15:25:00Z" w:initials="ARGdC">
    <w:p w14:paraId="70F73A66" w14:textId="77777777" w:rsidR="000760D7" w:rsidRDefault="000760D7" w:rsidP="000760D7">
      <w:pPr>
        <w:pStyle w:val="CommentText"/>
      </w:pPr>
      <w:r>
        <w:rPr>
          <w:rStyle w:val="CommentReference"/>
        </w:rPr>
        <w:annotationRef/>
      </w:r>
      <w:r>
        <w:t>Ajustar após compilação de documentação</w:t>
      </w:r>
    </w:p>
  </w:comment>
  <w:comment w:id="13" w:author="João Ricardo Galhardo Almeida Costa" w:date="2025-06-27T12:56:00Z" w:initials="JRGAC">
    <w:p w14:paraId="625157B3" w14:textId="4F812DBA" w:rsidR="00F33E0A" w:rsidRDefault="00F33E0A">
      <w:pPr>
        <w:pStyle w:val="CommentText"/>
      </w:pPr>
      <w:r>
        <w:rPr>
          <w:rStyle w:val="CommentReference"/>
        </w:rPr>
        <w:annotationRef/>
      </w:r>
      <w:r>
        <w:t>Não é necessário</w:t>
      </w:r>
    </w:p>
  </w:comment>
  <w:comment w:id="14" w:author="Ana Rita Geraldo de Caguerelho" w:date="2025-06-04T15:35:00Z" w:initials="ARGdC">
    <w:p w14:paraId="335010B6" w14:textId="77777777" w:rsidR="008870A9" w:rsidRDefault="008870A9" w:rsidP="008870A9">
      <w:pPr>
        <w:pStyle w:val="CommentText"/>
      </w:pPr>
      <w:r>
        <w:rPr>
          <w:rStyle w:val="CommentReference"/>
        </w:rPr>
        <w:annotationRef/>
      </w:r>
      <w:r>
        <w:t>Diogo, vê se concordas com esta definição para a exposição general multiplicada pelos rácios puré, enabling e transitional.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70F73A66" w15:done="0"/>
  <w15:commentEx w15:paraId="625157B3" w15:done="0"/>
  <w15:commentEx w15:paraId="335010B6" w15:done="0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AA7CE96" w14:textId="77777777" w:rsidR="00E07345" w:rsidRDefault="00E07345" w:rsidP="00FC3ABA">
      <w:pPr>
        <w:spacing w:after="0" w:line="240" w:lineRule="auto"/>
      </w:pPr>
      <w:r>
        <w:separator/>
      </w:r>
    </w:p>
  </w:endnote>
  <w:endnote w:type="continuationSeparator" w:id="0">
    <w:p w14:paraId="7CB01D56" w14:textId="77777777" w:rsidR="00E07345" w:rsidRDefault="00E07345" w:rsidP="00FC3ABA">
      <w:pPr>
        <w:spacing w:after="0" w:line="240" w:lineRule="auto"/>
      </w:pPr>
      <w:r>
        <w:continuationSeparator/>
      </w:r>
    </w:p>
  </w:endnote>
  <w:endnote w:type="continuationNotice" w:id="1">
    <w:p w14:paraId="56C2475F" w14:textId="77777777" w:rsidR="00E07345" w:rsidRDefault="00E0734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antander Headline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993AC5" w14:textId="77777777" w:rsidR="00E07345" w:rsidRDefault="00E0734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4879E3" w14:textId="77777777" w:rsidR="00E07345" w:rsidRDefault="00E0734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C99D95" w14:textId="77777777" w:rsidR="00E07345" w:rsidRDefault="00E073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7C98DC6" w14:textId="77777777" w:rsidR="00E07345" w:rsidRDefault="00E07345" w:rsidP="00FC3ABA">
      <w:pPr>
        <w:spacing w:after="0" w:line="240" w:lineRule="auto"/>
      </w:pPr>
      <w:r>
        <w:separator/>
      </w:r>
    </w:p>
  </w:footnote>
  <w:footnote w:type="continuationSeparator" w:id="0">
    <w:p w14:paraId="37C19115" w14:textId="77777777" w:rsidR="00E07345" w:rsidRDefault="00E07345" w:rsidP="00FC3ABA">
      <w:pPr>
        <w:spacing w:after="0" w:line="240" w:lineRule="auto"/>
      </w:pPr>
      <w:r>
        <w:continuationSeparator/>
      </w:r>
    </w:p>
  </w:footnote>
  <w:footnote w:type="continuationNotice" w:id="1">
    <w:p w14:paraId="2D2F5082" w14:textId="77777777" w:rsidR="00E07345" w:rsidRDefault="00E07345">
      <w:pPr>
        <w:spacing w:after="0" w:line="240" w:lineRule="auto"/>
      </w:pPr>
    </w:p>
  </w:footnote>
  <w:footnote w:id="2">
    <w:p w14:paraId="57884527" w14:textId="77777777" w:rsidR="000760D7" w:rsidRDefault="000760D7" w:rsidP="000760D7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Será ainda importante garantir esta estabilidade aquando da criação de qualquer outra tabela intermédia ao processo de geração de </w:t>
      </w:r>
      <w:r w:rsidRPr="00D32C11">
        <w:rPr>
          <w:i/>
          <w:iCs/>
        </w:rPr>
        <w:t>Templates</w:t>
      </w:r>
      <w: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4AD2EC" w14:textId="77777777" w:rsidR="00E07345" w:rsidRDefault="00E0734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CDCAC5" w14:textId="77777777" w:rsidR="00E07345" w:rsidRDefault="00E0734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56AD79" w14:textId="77777777" w:rsidR="00E07345" w:rsidRDefault="00E0734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06D26"/>
    <w:multiLevelType w:val="hybridMultilevel"/>
    <w:tmpl w:val="41B87F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B7077"/>
    <w:multiLevelType w:val="hybridMultilevel"/>
    <w:tmpl w:val="96C0CE8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EB3828"/>
    <w:multiLevelType w:val="hybridMultilevel"/>
    <w:tmpl w:val="A5F63A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DB0AD4"/>
    <w:multiLevelType w:val="hybridMultilevel"/>
    <w:tmpl w:val="568CC5C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E05606"/>
    <w:multiLevelType w:val="hybridMultilevel"/>
    <w:tmpl w:val="F64A250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F47887"/>
    <w:multiLevelType w:val="hybridMultilevel"/>
    <w:tmpl w:val="2B2464B2"/>
    <w:lvl w:ilvl="0" w:tplc="0816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6" w15:restartNumberingAfterBreak="0">
    <w:nsid w:val="19737E4F"/>
    <w:multiLevelType w:val="hybridMultilevel"/>
    <w:tmpl w:val="D2FC9F0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5D5BC7"/>
    <w:multiLevelType w:val="hybridMultilevel"/>
    <w:tmpl w:val="34A61DE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DA6CA6"/>
    <w:multiLevelType w:val="hybridMultilevel"/>
    <w:tmpl w:val="38D6FBF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A0380A"/>
    <w:multiLevelType w:val="hybridMultilevel"/>
    <w:tmpl w:val="0858553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E84584"/>
    <w:multiLevelType w:val="hybridMultilevel"/>
    <w:tmpl w:val="5526F1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C6686A"/>
    <w:multiLevelType w:val="hybridMultilevel"/>
    <w:tmpl w:val="EF0A08A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0F61A6"/>
    <w:multiLevelType w:val="hybridMultilevel"/>
    <w:tmpl w:val="1564018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AA792A"/>
    <w:multiLevelType w:val="hybridMultilevel"/>
    <w:tmpl w:val="9112EA5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804789"/>
    <w:multiLevelType w:val="hybridMultilevel"/>
    <w:tmpl w:val="26D8724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722201"/>
    <w:multiLevelType w:val="hybridMultilevel"/>
    <w:tmpl w:val="61A6884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8B5547"/>
    <w:multiLevelType w:val="hybridMultilevel"/>
    <w:tmpl w:val="77429ED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DD2FC1"/>
    <w:multiLevelType w:val="hybridMultilevel"/>
    <w:tmpl w:val="BD1ED7F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8C3885"/>
    <w:multiLevelType w:val="hybridMultilevel"/>
    <w:tmpl w:val="F942DD5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432610"/>
    <w:multiLevelType w:val="hybridMultilevel"/>
    <w:tmpl w:val="109802A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A8646D"/>
    <w:multiLevelType w:val="multilevel"/>
    <w:tmpl w:val="DED6433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1" w15:restartNumberingAfterBreak="0">
    <w:nsid w:val="437A61F2"/>
    <w:multiLevelType w:val="hybridMultilevel"/>
    <w:tmpl w:val="92DCA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ED17E6"/>
    <w:multiLevelType w:val="multilevel"/>
    <w:tmpl w:val="0B029068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  <w:sz w:val="22"/>
        <w:szCs w:val="24"/>
      </w:rPr>
    </w:lvl>
    <w:lvl w:ilvl="3">
      <w:start w:val="1"/>
      <w:numFmt w:val="decimal"/>
      <w:pStyle w:val="Heading4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2291" w:hanging="1440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455D4A6B"/>
    <w:multiLevelType w:val="hybridMultilevel"/>
    <w:tmpl w:val="4ACCF8A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251AD5"/>
    <w:multiLevelType w:val="multilevel"/>
    <w:tmpl w:val="0C98820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4CB211C6"/>
    <w:multiLevelType w:val="hybridMultilevel"/>
    <w:tmpl w:val="0C047B36"/>
    <w:lvl w:ilvl="0" w:tplc="A4584B12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AF65A1"/>
    <w:multiLevelType w:val="hybridMultilevel"/>
    <w:tmpl w:val="4072DC9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151E24"/>
    <w:multiLevelType w:val="hybridMultilevel"/>
    <w:tmpl w:val="E632C64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BB26B6"/>
    <w:multiLevelType w:val="hybridMultilevel"/>
    <w:tmpl w:val="CD8C322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2A1510"/>
    <w:multiLevelType w:val="multilevel"/>
    <w:tmpl w:val="6824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816764"/>
    <w:multiLevelType w:val="hybridMultilevel"/>
    <w:tmpl w:val="4ED22CC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9E6259D"/>
    <w:multiLevelType w:val="hybridMultilevel"/>
    <w:tmpl w:val="7706BE6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BBE4550"/>
    <w:multiLevelType w:val="hybridMultilevel"/>
    <w:tmpl w:val="C018CB9A"/>
    <w:lvl w:ilvl="0" w:tplc="0816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33" w15:restartNumberingAfterBreak="0">
    <w:nsid w:val="64555E9C"/>
    <w:multiLevelType w:val="hybridMultilevel"/>
    <w:tmpl w:val="B55AEF7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4E318DE"/>
    <w:multiLevelType w:val="hybridMultilevel"/>
    <w:tmpl w:val="7486A2C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71025FC"/>
    <w:multiLevelType w:val="hybridMultilevel"/>
    <w:tmpl w:val="C832B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876096"/>
    <w:multiLevelType w:val="hybridMultilevel"/>
    <w:tmpl w:val="33D0F8B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8BD6AC4"/>
    <w:multiLevelType w:val="hybridMultilevel"/>
    <w:tmpl w:val="7592E89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9E70C34"/>
    <w:multiLevelType w:val="hybridMultilevel"/>
    <w:tmpl w:val="CD48F28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AEC2E0B"/>
    <w:multiLevelType w:val="hybridMultilevel"/>
    <w:tmpl w:val="2954E31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C36616"/>
    <w:multiLevelType w:val="hybridMultilevel"/>
    <w:tmpl w:val="3E70D6F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BE44D9A"/>
    <w:multiLevelType w:val="hybridMultilevel"/>
    <w:tmpl w:val="B2421AC8"/>
    <w:lvl w:ilvl="0" w:tplc="4FF6FA5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1E24AEA"/>
    <w:multiLevelType w:val="hybridMultilevel"/>
    <w:tmpl w:val="865E65D0"/>
    <w:lvl w:ilvl="0" w:tplc="0816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43" w15:restartNumberingAfterBreak="0">
    <w:nsid w:val="75C5672B"/>
    <w:multiLevelType w:val="hybridMultilevel"/>
    <w:tmpl w:val="00C262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8117CDB"/>
    <w:multiLevelType w:val="hybridMultilevel"/>
    <w:tmpl w:val="7CE4D20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A710382"/>
    <w:multiLevelType w:val="hybridMultilevel"/>
    <w:tmpl w:val="9BA47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223BEB"/>
    <w:multiLevelType w:val="hybridMultilevel"/>
    <w:tmpl w:val="EB248B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25"/>
  </w:num>
  <w:num w:numId="3">
    <w:abstractNumId w:val="24"/>
  </w:num>
  <w:num w:numId="4">
    <w:abstractNumId w:val="20"/>
  </w:num>
  <w:num w:numId="5">
    <w:abstractNumId w:val="23"/>
  </w:num>
  <w:num w:numId="6">
    <w:abstractNumId w:val="2"/>
  </w:num>
  <w:num w:numId="7">
    <w:abstractNumId w:val="37"/>
  </w:num>
  <w:num w:numId="8">
    <w:abstractNumId w:val="13"/>
  </w:num>
  <w:num w:numId="9">
    <w:abstractNumId w:val="38"/>
  </w:num>
  <w:num w:numId="10">
    <w:abstractNumId w:val="9"/>
  </w:num>
  <w:num w:numId="11">
    <w:abstractNumId w:val="4"/>
  </w:num>
  <w:num w:numId="12">
    <w:abstractNumId w:val="0"/>
  </w:num>
  <w:num w:numId="13">
    <w:abstractNumId w:val="36"/>
  </w:num>
  <w:num w:numId="14">
    <w:abstractNumId w:val="46"/>
  </w:num>
  <w:num w:numId="15">
    <w:abstractNumId w:val="14"/>
  </w:num>
  <w:num w:numId="16">
    <w:abstractNumId w:val="44"/>
  </w:num>
  <w:num w:numId="17">
    <w:abstractNumId w:val="29"/>
  </w:num>
  <w:num w:numId="18">
    <w:abstractNumId w:val="8"/>
  </w:num>
  <w:num w:numId="19">
    <w:abstractNumId w:val="11"/>
  </w:num>
  <w:num w:numId="20">
    <w:abstractNumId w:val="43"/>
  </w:num>
  <w:num w:numId="21">
    <w:abstractNumId w:val="7"/>
  </w:num>
  <w:num w:numId="22">
    <w:abstractNumId w:val="34"/>
  </w:num>
  <w:num w:numId="23">
    <w:abstractNumId w:val="16"/>
  </w:num>
  <w:num w:numId="24">
    <w:abstractNumId w:val="12"/>
  </w:num>
  <w:num w:numId="25">
    <w:abstractNumId w:val="27"/>
  </w:num>
  <w:num w:numId="26">
    <w:abstractNumId w:val="32"/>
  </w:num>
  <w:num w:numId="27">
    <w:abstractNumId w:val="28"/>
  </w:num>
  <w:num w:numId="28">
    <w:abstractNumId w:val="26"/>
  </w:num>
  <w:num w:numId="29">
    <w:abstractNumId w:val="17"/>
  </w:num>
  <w:num w:numId="30">
    <w:abstractNumId w:val="45"/>
  </w:num>
  <w:num w:numId="31">
    <w:abstractNumId w:val="21"/>
  </w:num>
  <w:num w:numId="32">
    <w:abstractNumId w:val="35"/>
  </w:num>
  <w:num w:numId="33">
    <w:abstractNumId w:val="15"/>
  </w:num>
  <w:num w:numId="34">
    <w:abstractNumId w:val="19"/>
  </w:num>
  <w:num w:numId="35">
    <w:abstractNumId w:val="5"/>
  </w:num>
  <w:num w:numId="36">
    <w:abstractNumId w:val="42"/>
  </w:num>
  <w:num w:numId="37">
    <w:abstractNumId w:val="41"/>
  </w:num>
  <w:num w:numId="38">
    <w:abstractNumId w:val="30"/>
  </w:num>
  <w:num w:numId="39">
    <w:abstractNumId w:val="33"/>
  </w:num>
  <w:num w:numId="40">
    <w:abstractNumId w:val="40"/>
  </w:num>
  <w:num w:numId="41">
    <w:abstractNumId w:val="31"/>
  </w:num>
  <w:num w:numId="42">
    <w:abstractNumId w:val="6"/>
  </w:num>
  <w:num w:numId="43">
    <w:abstractNumId w:val="10"/>
  </w:num>
  <w:num w:numId="44">
    <w:abstractNumId w:val="39"/>
  </w:num>
  <w:num w:numId="45">
    <w:abstractNumId w:val="1"/>
  </w:num>
  <w:num w:numId="46">
    <w:abstractNumId w:val="18"/>
  </w:num>
  <w:num w:numId="47">
    <w:abstractNumId w:val="3"/>
  </w:num>
  <w:numIdMacAtCleanup w:val="2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Escaleira, Diogo Alexandre">
    <w15:presenceInfo w15:providerId="AD" w15:userId="S::descaleira@neyond.pt::72fb12db-bc92-4c43-9b41-3ac15f1f989a"/>
  </w15:person>
  <w15:person w15:author="Ana Rita Geraldo de Caguerelho">
    <w15:presenceInfo w15:providerId="AD" w15:userId="S-1-5-21-478741036-1442749419-1446792091-251329"/>
  </w15:person>
  <w15:person w15:author="João Ricardo Galhardo Almeida Costa">
    <w15:presenceInfo w15:providerId="AD" w15:userId="S-1-5-21-478741036-1442749419-1446792091-26114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pt-PT" w:vendorID="64" w:dllVersion="0" w:nlCheck="1" w:checkStyle="0"/>
  <w:activeWritingStyle w:appName="MSWord" w:lang="en-US" w:vendorID="64" w:dllVersion="0" w:nlCheck="1" w:checkStyle="0"/>
  <w:activeWritingStyle w:appName="MSWord" w:lang="pt-PT" w:vendorID="64" w:dllVersion="131078" w:nlCheck="1" w:checkStyle="0"/>
  <w:activeWritingStyle w:appName="MSWord" w:lang="en-US" w:vendorID="64" w:dllVersion="131078" w:nlCheck="1" w:checkStyle="1"/>
  <w:defaultTabStop w:val="708"/>
  <w:hyphenationZone w:val="425"/>
  <w:characterSpacingControl w:val="doNotCompress"/>
  <w:hdrShapeDefaults>
    <o:shapedefaults v:ext="edit" spidmax="40961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6A4"/>
    <w:rsid w:val="0000017E"/>
    <w:rsid w:val="000001DD"/>
    <w:rsid w:val="00000206"/>
    <w:rsid w:val="000008F6"/>
    <w:rsid w:val="00000A31"/>
    <w:rsid w:val="000011F1"/>
    <w:rsid w:val="0000132E"/>
    <w:rsid w:val="00001AD9"/>
    <w:rsid w:val="00001E2C"/>
    <w:rsid w:val="00001EC6"/>
    <w:rsid w:val="00001FCA"/>
    <w:rsid w:val="000026BC"/>
    <w:rsid w:val="00002727"/>
    <w:rsid w:val="00002A32"/>
    <w:rsid w:val="00002AF7"/>
    <w:rsid w:val="00002E46"/>
    <w:rsid w:val="000036EF"/>
    <w:rsid w:val="000038B5"/>
    <w:rsid w:val="00003F08"/>
    <w:rsid w:val="00003FCE"/>
    <w:rsid w:val="00004148"/>
    <w:rsid w:val="000046EC"/>
    <w:rsid w:val="00004729"/>
    <w:rsid w:val="000048C0"/>
    <w:rsid w:val="00004C4D"/>
    <w:rsid w:val="000050D6"/>
    <w:rsid w:val="000051D2"/>
    <w:rsid w:val="00005635"/>
    <w:rsid w:val="00005663"/>
    <w:rsid w:val="00005796"/>
    <w:rsid w:val="00005BA8"/>
    <w:rsid w:val="00005FFF"/>
    <w:rsid w:val="00006B15"/>
    <w:rsid w:val="00006CBE"/>
    <w:rsid w:val="00006F95"/>
    <w:rsid w:val="0000702A"/>
    <w:rsid w:val="0000711F"/>
    <w:rsid w:val="00007601"/>
    <w:rsid w:val="00007837"/>
    <w:rsid w:val="00007860"/>
    <w:rsid w:val="000079F9"/>
    <w:rsid w:val="00007F2E"/>
    <w:rsid w:val="000100FE"/>
    <w:rsid w:val="0001031F"/>
    <w:rsid w:val="00010429"/>
    <w:rsid w:val="0001068C"/>
    <w:rsid w:val="000109C9"/>
    <w:rsid w:val="00010CF8"/>
    <w:rsid w:val="00010E6D"/>
    <w:rsid w:val="00010FEC"/>
    <w:rsid w:val="0001132E"/>
    <w:rsid w:val="0001153C"/>
    <w:rsid w:val="000115E9"/>
    <w:rsid w:val="000116E1"/>
    <w:rsid w:val="0001172D"/>
    <w:rsid w:val="00011734"/>
    <w:rsid w:val="00011886"/>
    <w:rsid w:val="0001192C"/>
    <w:rsid w:val="00011C03"/>
    <w:rsid w:val="0001238B"/>
    <w:rsid w:val="00012B21"/>
    <w:rsid w:val="00012EE4"/>
    <w:rsid w:val="00013203"/>
    <w:rsid w:val="00013685"/>
    <w:rsid w:val="00013B0B"/>
    <w:rsid w:val="000146A5"/>
    <w:rsid w:val="00014B56"/>
    <w:rsid w:val="00014DDB"/>
    <w:rsid w:val="00014F1B"/>
    <w:rsid w:val="00014F97"/>
    <w:rsid w:val="0001539C"/>
    <w:rsid w:val="000158C7"/>
    <w:rsid w:val="00015D83"/>
    <w:rsid w:val="000168DB"/>
    <w:rsid w:val="00016E5E"/>
    <w:rsid w:val="0001719A"/>
    <w:rsid w:val="000172E9"/>
    <w:rsid w:val="0001739E"/>
    <w:rsid w:val="00017777"/>
    <w:rsid w:val="00017956"/>
    <w:rsid w:val="0002018D"/>
    <w:rsid w:val="00020269"/>
    <w:rsid w:val="00020502"/>
    <w:rsid w:val="000207A9"/>
    <w:rsid w:val="000209F9"/>
    <w:rsid w:val="00020E00"/>
    <w:rsid w:val="000212D3"/>
    <w:rsid w:val="0002148F"/>
    <w:rsid w:val="00021EBC"/>
    <w:rsid w:val="00021F21"/>
    <w:rsid w:val="0002203F"/>
    <w:rsid w:val="0002257D"/>
    <w:rsid w:val="00022804"/>
    <w:rsid w:val="0002305B"/>
    <w:rsid w:val="000230C2"/>
    <w:rsid w:val="00023A3E"/>
    <w:rsid w:val="00023A5C"/>
    <w:rsid w:val="00023A9A"/>
    <w:rsid w:val="00023AAB"/>
    <w:rsid w:val="00023F4F"/>
    <w:rsid w:val="00024BF3"/>
    <w:rsid w:val="00024C34"/>
    <w:rsid w:val="00025036"/>
    <w:rsid w:val="0002621E"/>
    <w:rsid w:val="00026425"/>
    <w:rsid w:val="000274FE"/>
    <w:rsid w:val="00027CBF"/>
    <w:rsid w:val="00027EBF"/>
    <w:rsid w:val="0003019A"/>
    <w:rsid w:val="00030354"/>
    <w:rsid w:val="00030898"/>
    <w:rsid w:val="00030998"/>
    <w:rsid w:val="00031586"/>
    <w:rsid w:val="00031784"/>
    <w:rsid w:val="00031879"/>
    <w:rsid w:val="00032258"/>
    <w:rsid w:val="000323B3"/>
    <w:rsid w:val="00032989"/>
    <w:rsid w:val="00032EE0"/>
    <w:rsid w:val="00032F04"/>
    <w:rsid w:val="000330C1"/>
    <w:rsid w:val="000333BC"/>
    <w:rsid w:val="000333C2"/>
    <w:rsid w:val="00033768"/>
    <w:rsid w:val="00033A7A"/>
    <w:rsid w:val="00033AC9"/>
    <w:rsid w:val="00034408"/>
    <w:rsid w:val="000346DD"/>
    <w:rsid w:val="00034C1B"/>
    <w:rsid w:val="00035180"/>
    <w:rsid w:val="00035BCB"/>
    <w:rsid w:val="00035CAD"/>
    <w:rsid w:val="00035D82"/>
    <w:rsid w:val="00035E34"/>
    <w:rsid w:val="00036361"/>
    <w:rsid w:val="00036A42"/>
    <w:rsid w:val="00037488"/>
    <w:rsid w:val="000374BE"/>
    <w:rsid w:val="00037ED0"/>
    <w:rsid w:val="00037FB8"/>
    <w:rsid w:val="000400C1"/>
    <w:rsid w:val="0004085F"/>
    <w:rsid w:val="00040C40"/>
    <w:rsid w:val="000420DE"/>
    <w:rsid w:val="000421BA"/>
    <w:rsid w:val="000422C8"/>
    <w:rsid w:val="0004241F"/>
    <w:rsid w:val="00042A0B"/>
    <w:rsid w:val="0004324B"/>
    <w:rsid w:val="00043870"/>
    <w:rsid w:val="000439DC"/>
    <w:rsid w:val="0004410D"/>
    <w:rsid w:val="000448D7"/>
    <w:rsid w:val="00044A96"/>
    <w:rsid w:val="00044B72"/>
    <w:rsid w:val="0004583B"/>
    <w:rsid w:val="00045A27"/>
    <w:rsid w:val="00045A61"/>
    <w:rsid w:val="00045AA9"/>
    <w:rsid w:val="00045AB6"/>
    <w:rsid w:val="000465B1"/>
    <w:rsid w:val="00046621"/>
    <w:rsid w:val="000469D3"/>
    <w:rsid w:val="00046B52"/>
    <w:rsid w:val="000476BC"/>
    <w:rsid w:val="0004773D"/>
    <w:rsid w:val="00047C44"/>
    <w:rsid w:val="00047DAE"/>
    <w:rsid w:val="00047FA0"/>
    <w:rsid w:val="00050270"/>
    <w:rsid w:val="0005051F"/>
    <w:rsid w:val="00050A6B"/>
    <w:rsid w:val="00050F67"/>
    <w:rsid w:val="000510BF"/>
    <w:rsid w:val="000515AC"/>
    <w:rsid w:val="0005161B"/>
    <w:rsid w:val="00051671"/>
    <w:rsid w:val="000519ED"/>
    <w:rsid w:val="00051BC2"/>
    <w:rsid w:val="00051ED4"/>
    <w:rsid w:val="00051F80"/>
    <w:rsid w:val="0005241F"/>
    <w:rsid w:val="00052657"/>
    <w:rsid w:val="00052A84"/>
    <w:rsid w:val="00054A2E"/>
    <w:rsid w:val="00054D2C"/>
    <w:rsid w:val="00055550"/>
    <w:rsid w:val="00055C50"/>
    <w:rsid w:val="00055CCE"/>
    <w:rsid w:val="00055EF8"/>
    <w:rsid w:val="000563D3"/>
    <w:rsid w:val="00056C1A"/>
    <w:rsid w:val="0005749E"/>
    <w:rsid w:val="00057AF9"/>
    <w:rsid w:val="00057BE8"/>
    <w:rsid w:val="00057D34"/>
    <w:rsid w:val="00057D59"/>
    <w:rsid w:val="000601B1"/>
    <w:rsid w:val="0006021D"/>
    <w:rsid w:val="00060523"/>
    <w:rsid w:val="0006066C"/>
    <w:rsid w:val="000620C5"/>
    <w:rsid w:val="000624F6"/>
    <w:rsid w:val="00062580"/>
    <w:rsid w:val="00062F95"/>
    <w:rsid w:val="000635E9"/>
    <w:rsid w:val="000636C3"/>
    <w:rsid w:val="0006377D"/>
    <w:rsid w:val="00063862"/>
    <w:rsid w:val="00063971"/>
    <w:rsid w:val="0006422E"/>
    <w:rsid w:val="00064464"/>
    <w:rsid w:val="00064992"/>
    <w:rsid w:val="00064DB8"/>
    <w:rsid w:val="00064EBA"/>
    <w:rsid w:val="00065272"/>
    <w:rsid w:val="000653F8"/>
    <w:rsid w:val="00065422"/>
    <w:rsid w:val="00065458"/>
    <w:rsid w:val="000654B2"/>
    <w:rsid w:val="00065691"/>
    <w:rsid w:val="000656C3"/>
    <w:rsid w:val="0006587A"/>
    <w:rsid w:val="000659C7"/>
    <w:rsid w:val="00065A58"/>
    <w:rsid w:val="000661E5"/>
    <w:rsid w:val="00066542"/>
    <w:rsid w:val="00066A9D"/>
    <w:rsid w:val="00066AA1"/>
    <w:rsid w:val="000670F2"/>
    <w:rsid w:val="00067391"/>
    <w:rsid w:val="0006739F"/>
    <w:rsid w:val="00067DA7"/>
    <w:rsid w:val="00067DBA"/>
    <w:rsid w:val="00067F94"/>
    <w:rsid w:val="0007018A"/>
    <w:rsid w:val="00070196"/>
    <w:rsid w:val="00070409"/>
    <w:rsid w:val="00070987"/>
    <w:rsid w:val="00070B11"/>
    <w:rsid w:val="0007111F"/>
    <w:rsid w:val="0007125A"/>
    <w:rsid w:val="00071769"/>
    <w:rsid w:val="00071D95"/>
    <w:rsid w:val="00072807"/>
    <w:rsid w:val="00072A31"/>
    <w:rsid w:val="00072CED"/>
    <w:rsid w:val="00072D1A"/>
    <w:rsid w:val="00072DFA"/>
    <w:rsid w:val="0007300C"/>
    <w:rsid w:val="0007338C"/>
    <w:rsid w:val="000733CE"/>
    <w:rsid w:val="000735BF"/>
    <w:rsid w:val="0007363F"/>
    <w:rsid w:val="00073848"/>
    <w:rsid w:val="00073865"/>
    <w:rsid w:val="00073AEF"/>
    <w:rsid w:val="00073E21"/>
    <w:rsid w:val="00073F32"/>
    <w:rsid w:val="0007401D"/>
    <w:rsid w:val="00074177"/>
    <w:rsid w:val="0007420A"/>
    <w:rsid w:val="0007446A"/>
    <w:rsid w:val="0007458F"/>
    <w:rsid w:val="00074BBB"/>
    <w:rsid w:val="00074C2D"/>
    <w:rsid w:val="000750C1"/>
    <w:rsid w:val="000754DC"/>
    <w:rsid w:val="00075C7E"/>
    <w:rsid w:val="000760D7"/>
    <w:rsid w:val="00076D81"/>
    <w:rsid w:val="00076D8B"/>
    <w:rsid w:val="00077099"/>
    <w:rsid w:val="000773DB"/>
    <w:rsid w:val="00077526"/>
    <w:rsid w:val="00077971"/>
    <w:rsid w:val="00077AB6"/>
    <w:rsid w:val="00077BDC"/>
    <w:rsid w:val="00080755"/>
    <w:rsid w:val="0008082C"/>
    <w:rsid w:val="000808FF"/>
    <w:rsid w:val="00080D84"/>
    <w:rsid w:val="000819DA"/>
    <w:rsid w:val="000820A5"/>
    <w:rsid w:val="000821C7"/>
    <w:rsid w:val="00082626"/>
    <w:rsid w:val="00082A7F"/>
    <w:rsid w:val="00082FE1"/>
    <w:rsid w:val="000830D1"/>
    <w:rsid w:val="0008371C"/>
    <w:rsid w:val="000838F1"/>
    <w:rsid w:val="00083917"/>
    <w:rsid w:val="00083E8E"/>
    <w:rsid w:val="000843C0"/>
    <w:rsid w:val="000843C7"/>
    <w:rsid w:val="000843ED"/>
    <w:rsid w:val="00084703"/>
    <w:rsid w:val="000849B0"/>
    <w:rsid w:val="000851C6"/>
    <w:rsid w:val="0008523E"/>
    <w:rsid w:val="0008534E"/>
    <w:rsid w:val="000859FC"/>
    <w:rsid w:val="00085D97"/>
    <w:rsid w:val="00086074"/>
    <w:rsid w:val="0008694E"/>
    <w:rsid w:val="00086AFA"/>
    <w:rsid w:val="00086B31"/>
    <w:rsid w:val="00086D77"/>
    <w:rsid w:val="000871B0"/>
    <w:rsid w:val="0008783A"/>
    <w:rsid w:val="00087B8A"/>
    <w:rsid w:val="00087B95"/>
    <w:rsid w:val="00087EB1"/>
    <w:rsid w:val="00090350"/>
    <w:rsid w:val="000904E2"/>
    <w:rsid w:val="0009054B"/>
    <w:rsid w:val="000909E7"/>
    <w:rsid w:val="00091CD6"/>
    <w:rsid w:val="00091D27"/>
    <w:rsid w:val="00092114"/>
    <w:rsid w:val="00092847"/>
    <w:rsid w:val="00092864"/>
    <w:rsid w:val="0009298C"/>
    <w:rsid w:val="000929C0"/>
    <w:rsid w:val="00093C86"/>
    <w:rsid w:val="0009428E"/>
    <w:rsid w:val="00094CC1"/>
    <w:rsid w:val="00095017"/>
    <w:rsid w:val="000953CE"/>
    <w:rsid w:val="000954CA"/>
    <w:rsid w:val="00095569"/>
    <w:rsid w:val="00095B33"/>
    <w:rsid w:val="00095B6C"/>
    <w:rsid w:val="00095F3D"/>
    <w:rsid w:val="00095FF2"/>
    <w:rsid w:val="000965E9"/>
    <w:rsid w:val="000967DB"/>
    <w:rsid w:val="00096A51"/>
    <w:rsid w:val="00096C27"/>
    <w:rsid w:val="00096F19"/>
    <w:rsid w:val="00096F53"/>
    <w:rsid w:val="0009722F"/>
    <w:rsid w:val="0009758A"/>
    <w:rsid w:val="000978EE"/>
    <w:rsid w:val="000A00F4"/>
    <w:rsid w:val="000A0337"/>
    <w:rsid w:val="000A067F"/>
    <w:rsid w:val="000A08A4"/>
    <w:rsid w:val="000A0A9E"/>
    <w:rsid w:val="000A0BBA"/>
    <w:rsid w:val="000A0C99"/>
    <w:rsid w:val="000A0D77"/>
    <w:rsid w:val="000A15E7"/>
    <w:rsid w:val="000A1776"/>
    <w:rsid w:val="000A1B46"/>
    <w:rsid w:val="000A26F2"/>
    <w:rsid w:val="000A2741"/>
    <w:rsid w:val="000A2A22"/>
    <w:rsid w:val="000A2B22"/>
    <w:rsid w:val="000A2B7A"/>
    <w:rsid w:val="000A2F2F"/>
    <w:rsid w:val="000A2F68"/>
    <w:rsid w:val="000A2F8C"/>
    <w:rsid w:val="000A3374"/>
    <w:rsid w:val="000A3953"/>
    <w:rsid w:val="000A3C2A"/>
    <w:rsid w:val="000A3D55"/>
    <w:rsid w:val="000A4273"/>
    <w:rsid w:val="000A4681"/>
    <w:rsid w:val="000A4902"/>
    <w:rsid w:val="000A54DB"/>
    <w:rsid w:val="000A553C"/>
    <w:rsid w:val="000A7B33"/>
    <w:rsid w:val="000A7D7C"/>
    <w:rsid w:val="000B0034"/>
    <w:rsid w:val="000B01A3"/>
    <w:rsid w:val="000B02F3"/>
    <w:rsid w:val="000B03FC"/>
    <w:rsid w:val="000B0778"/>
    <w:rsid w:val="000B0D38"/>
    <w:rsid w:val="000B0EE0"/>
    <w:rsid w:val="000B1059"/>
    <w:rsid w:val="000B106D"/>
    <w:rsid w:val="000B118F"/>
    <w:rsid w:val="000B12FF"/>
    <w:rsid w:val="000B14E7"/>
    <w:rsid w:val="000B15E9"/>
    <w:rsid w:val="000B1AFA"/>
    <w:rsid w:val="000B1E34"/>
    <w:rsid w:val="000B2197"/>
    <w:rsid w:val="000B2784"/>
    <w:rsid w:val="000B2B61"/>
    <w:rsid w:val="000B2D40"/>
    <w:rsid w:val="000B3262"/>
    <w:rsid w:val="000B34AC"/>
    <w:rsid w:val="000B3753"/>
    <w:rsid w:val="000B3940"/>
    <w:rsid w:val="000B3E98"/>
    <w:rsid w:val="000B3ECD"/>
    <w:rsid w:val="000B41B9"/>
    <w:rsid w:val="000B4B17"/>
    <w:rsid w:val="000B4FB4"/>
    <w:rsid w:val="000B551B"/>
    <w:rsid w:val="000B5A26"/>
    <w:rsid w:val="000B5EE0"/>
    <w:rsid w:val="000B6012"/>
    <w:rsid w:val="000B631B"/>
    <w:rsid w:val="000B6576"/>
    <w:rsid w:val="000B66D9"/>
    <w:rsid w:val="000B67FA"/>
    <w:rsid w:val="000B68EA"/>
    <w:rsid w:val="000B6AEE"/>
    <w:rsid w:val="000B6E68"/>
    <w:rsid w:val="000B745B"/>
    <w:rsid w:val="000B750C"/>
    <w:rsid w:val="000B7C32"/>
    <w:rsid w:val="000B7E08"/>
    <w:rsid w:val="000C0B27"/>
    <w:rsid w:val="000C0E2E"/>
    <w:rsid w:val="000C1663"/>
    <w:rsid w:val="000C1EA0"/>
    <w:rsid w:val="000C1FF0"/>
    <w:rsid w:val="000C228F"/>
    <w:rsid w:val="000C23E0"/>
    <w:rsid w:val="000C2853"/>
    <w:rsid w:val="000C2935"/>
    <w:rsid w:val="000C2B7E"/>
    <w:rsid w:val="000C2E56"/>
    <w:rsid w:val="000C2E6B"/>
    <w:rsid w:val="000C2E98"/>
    <w:rsid w:val="000C36C2"/>
    <w:rsid w:val="000C4AF3"/>
    <w:rsid w:val="000C4D69"/>
    <w:rsid w:val="000C4F79"/>
    <w:rsid w:val="000C4F7F"/>
    <w:rsid w:val="000C4FFB"/>
    <w:rsid w:val="000C55DB"/>
    <w:rsid w:val="000C5B7C"/>
    <w:rsid w:val="000C5F08"/>
    <w:rsid w:val="000C63C7"/>
    <w:rsid w:val="000C6D31"/>
    <w:rsid w:val="000C6D6F"/>
    <w:rsid w:val="000C6DF5"/>
    <w:rsid w:val="000C6E43"/>
    <w:rsid w:val="000C6E59"/>
    <w:rsid w:val="000C7041"/>
    <w:rsid w:val="000C7061"/>
    <w:rsid w:val="000C706B"/>
    <w:rsid w:val="000C7344"/>
    <w:rsid w:val="000C7A0F"/>
    <w:rsid w:val="000C7AB3"/>
    <w:rsid w:val="000D02AE"/>
    <w:rsid w:val="000D0397"/>
    <w:rsid w:val="000D0ACF"/>
    <w:rsid w:val="000D0BF9"/>
    <w:rsid w:val="000D0D80"/>
    <w:rsid w:val="000D124F"/>
    <w:rsid w:val="000D13F0"/>
    <w:rsid w:val="000D178A"/>
    <w:rsid w:val="000D1EF6"/>
    <w:rsid w:val="000D2727"/>
    <w:rsid w:val="000D28FA"/>
    <w:rsid w:val="000D2939"/>
    <w:rsid w:val="000D2B32"/>
    <w:rsid w:val="000D316D"/>
    <w:rsid w:val="000D318D"/>
    <w:rsid w:val="000D385F"/>
    <w:rsid w:val="000D3961"/>
    <w:rsid w:val="000D4154"/>
    <w:rsid w:val="000D41CB"/>
    <w:rsid w:val="000D49DE"/>
    <w:rsid w:val="000D4B48"/>
    <w:rsid w:val="000D4D03"/>
    <w:rsid w:val="000D4EE4"/>
    <w:rsid w:val="000D506E"/>
    <w:rsid w:val="000D5638"/>
    <w:rsid w:val="000D5BF8"/>
    <w:rsid w:val="000D5E1F"/>
    <w:rsid w:val="000D6131"/>
    <w:rsid w:val="000D6494"/>
    <w:rsid w:val="000D6520"/>
    <w:rsid w:val="000D6709"/>
    <w:rsid w:val="000D6775"/>
    <w:rsid w:val="000D7173"/>
    <w:rsid w:val="000D7271"/>
    <w:rsid w:val="000D75EF"/>
    <w:rsid w:val="000D77B4"/>
    <w:rsid w:val="000D7A0F"/>
    <w:rsid w:val="000D7B2E"/>
    <w:rsid w:val="000D7C0E"/>
    <w:rsid w:val="000E00D0"/>
    <w:rsid w:val="000E01AD"/>
    <w:rsid w:val="000E0A74"/>
    <w:rsid w:val="000E0AC2"/>
    <w:rsid w:val="000E0D61"/>
    <w:rsid w:val="000E0F8C"/>
    <w:rsid w:val="000E179F"/>
    <w:rsid w:val="000E17FB"/>
    <w:rsid w:val="000E190E"/>
    <w:rsid w:val="000E1B9A"/>
    <w:rsid w:val="000E22EA"/>
    <w:rsid w:val="000E235F"/>
    <w:rsid w:val="000E262F"/>
    <w:rsid w:val="000E272B"/>
    <w:rsid w:val="000E3201"/>
    <w:rsid w:val="000E32AA"/>
    <w:rsid w:val="000E3483"/>
    <w:rsid w:val="000E38DB"/>
    <w:rsid w:val="000E3A8C"/>
    <w:rsid w:val="000E4113"/>
    <w:rsid w:val="000E476C"/>
    <w:rsid w:val="000E539D"/>
    <w:rsid w:val="000E53E2"/>
    <w:rsid w:val="000E5663"/>
    <w:rsid w:val="000E59F8"/>
    <w:rsid w:val="000E5CC2"/>
    <w:rsid w:val="000E5D73"/>
    <w:rsid w:val="000E5E11"/>
    <w:rsid w:val="000E61B4"/>
    <w:rsid w:val="000E6617"/>
    <w:rsid w:val="000E6E70"/>
    <w:rsid w:val="000E7323"/>
    <w:rsid w:val="000E7996"/>
    <w:rsid w:val="000F0476"/>
    <w:rsid w:val="000F0578"/>
    <w:rsid w:val="000F0627"/>
    <w:rsid w:val="000F06FC"/>
    <w:rsid w:val="000F092E"/>
    <w:rsid w:val="000F0A68"/>
    <w:rsid w:val="000F0A9A"/>
    <w:rsid w:val="000F11C0"/>
    <w:rsid w:val="000F17E8"/>
    <w:rsid w:val="000F1FD4"/>
    <w:rsid w:val="000F2058"/>
    <w:rsid w:val="000F272A"/>
    <w:rsid w:val="000F2BDF"/>
    <w:rsid w:val="000F326C"/>
    <w:rsid w:val="000F3649"/>
    <w:rsid w:val="000F36A1"/>
    <w:rsid w:val="000F3B3A"/>
    <w:rsid w:val="000F479E"/>
    <w:rsid w:val="000F4926"/>
    <w:rsid w:val="000F496D"/>
    <w:rsid w:val="000F49D2"/>
    <w:rsid w:val="000F53D0"/>
    <w:rsid w:val="000F5473"/>
    <w:rsid w:val="000F54A5"/>
    <w:rsid w:val="000F5645"/>
    <w:rsid w:val="000F5784"/>
    <w:rsid w:val="000F591D"/>
    <w:rsid w:val="000F5CB0"/>
    <w:rsid w:val="000F5F30"/>
    <w:rsid w:val="000F64A0"/>
    <w:rsid w:val="000F64DF"/>
    <w:rsid w:val="000F676B"/>
    <w:rsid w:val="000F69CE"/>
    <w:rsid w:val="000F6E61"/>
    <w:rsid w:val="000F7ABF"/>
    <w:rsid w:val="000F7BF4"/>
    <w:rsid w:val="000F7E3E"/>
    <w:rsid w:val="0010001F"/>
    <w:rsid w:val="00100573"/>
    <w:rsid w:val="00101143"/>
    <w:rsid w:val="0010116C"/>
    <w:rsid w:val="0010129A"/>
    <w:rsid w:val="001012BD"/>
    <w:rsid w:val="001014CF"/>
    <w:rsid w:val="0010159A"/>
    <w:rsid w:val="001019B4"/>
    <w:rsid w:val="00101A37"/>
    <w:rsid w:val="00101D14"/>
    <w:rsid w:val="00101DCB"/>
    <w:rsid w:val="00102250"/>
    <w:rsid w:val="00102723"/>
    <w:rsid w:val="00102CDC"/>
    <w:rsid w:val="00102E60"/>
    <w:rsid w:val="00103062"/>
    <w:rsid w:val="00103352"/>
    <w:rsid w:val="001034A5"/>
    <w:rsid w:val="00103889"/>
    <w:rsid w:val="00103B08"/>
    <w:rsid w:val="00103C07"/>
    <w:rsid w:val="00103E56"/>
    <w:rsid w:val="0010407C"/>
    <w:rsid w:val="00104A27"/>
    <w:rsid w:val="00104ACD"/>
    <w:rsid w:val="00104F9F"/>
    <w:rsid w:val="001052B2"/>
    <w:rsid w:val="001052B4"/>
    <w:rsid w:val="0010567C"/>
    <w:rsid w:val="00105AC6"/>
    <w:rsid w:val="00105DC3"/>
    <w:rsid w:val="00105F0D"/>
    <w:rsid w:val="00106110"/>
    <w:rsid w:val="0010637C"/>
    <w:rsid w:val="0010685E"/>
    <w:rsid w:val="001069AE"/>
    <w:rsid w:val="00106D98"/>
    <w:rsid w:val="00106DA4"/>
    <w:rsid w:val="00106E3E"/>
    <w:rsid w:val="00107054"/>
    <w:rsid w:val="0010715A"/>
    <w:rsid w:val="001079A0"/>
    <w:rsid w:val="00107A11"/>
    <w:rsid w:val="00107C60"/>
    <w:rsid w:val="00107DDF"/>
    <w:rsid w:val="0011080E"/>
    <w:rsid w:val="00110B5B"/>
    <w:rsid w:val="00110E12"/>
    <w:rsid w:val="00110E8E"/>
    <w:rsid w:val="001113C2"/>
    <w:rsid w:val="00111692"/>
    <w:rsid w:val="001117B5"/>
    <w:rsid w:val="00112328"/>
    <w:rsid w:val="0011233A"/>
    <w:rsid w:val="001128B1"/>
    <w:rsid w:val="00112A8F"/>
    <w:rsid w:val="00112AB5"/>
    <w:rsid w:val="00112B2F"/>
    <w:rsid w:val="00112E2B"/>
    <w:rsid w:val="00113160"/>
    <w:rsid w:val="00113BE3"/>
    <w:rsid w:val="00113EC0"/>
    <w:rsid w:val="001140E6"/>
    <w:rsid w:val="001149C9"/>
    <w:rsid w:val="00114AD5"/>
    <w:rsid w:val="00114B4F"/>
    <w:rsid w:val="00114E3B"/>
    <w:rsid w:val="00114FD8"/>
    <w:rsid w:val="001154AE"/>
    <w:rsid w:val="00115A1D"/>
    <w:rsid w:val="00115A67"/>
    <w:rsid w:val="00115B40"/>
    <w:rsid w:val="00116576"/>
    <w:rsid w:val="00116648"/>
    <w:rsid w:val="00116AC5"/>
    <w:rsid w:val="00116F89"/>
    <w:rsid w:val="001177A9"/>
    <w:rsid w:val="001205A3"/>
    <w:rsid w:val="0012074D"/>
    <w:rsid w:val="00120889"/>
    <w:rsid w:val="00120931"/>
    <w:rsid w:val="00120B8B"/>
    <w:rsid w:val="00120C3A"/>
    <w:rsid w:val="00120E89"/>
    <w:rsid w:val="00120EA2"/>
    <w:rsid w:val="00121065"/>
    <w:rsid w:val="00121512"/>
    <w:rsid w:val="001215D3"/>
    <w:rsid w:val="001217F4"/>
    <w:rsid w:val="00122527"/>
    <w:rsid w:val="00122689"/>
    <w:rsid w:val="001228A9"/>
    <w:rsid w:val="001229A7"/>
    <w:rsid w:val="00122B0D"/>
    <w:rsid w:val="00122DC0"/>
    <w:rsid w:val="001233B1"/>
    <w:rsid w:val="0012345B"/>
    <w:rsid w:val="001235E5"/>
    <w:rsid w:val="001237CC"/>
    <w:rsid w:val="00123F7F"/>
    <w:rsid w:val="0012413E"/>
    <w:rsid w:val="001242FF"/>
    <w:rsid w:val="001249B6"/>
    <w:rsid w:val="00124F53"/>
    <w:rsid w:val="00125223"/>
    <w:rsid w:val="00125847"/>
    <w:rsid w:val="0012587D"/>
    <w:rsid w:val="00125982"/>
    <w:rsid w:val="00125B28"/>
    <w:rsid w:val="00125C20"/>
    <w:rsid w:val="001260A5"/>
    <w:rsid w:val="001263BE"/>
    <w:rsid w:val="00126684"/>
    <w:rsid w:val="00126A1E"/>
    <w:rsid w:val="00126CCC"/>
    <w:rsid w:val="00126D06"/>
    <w:rsid w:val="0012738C"/>
    <w:rsid w:val="001273B7"/>
    <w:rsid w:val="00127439"/>
    <w:rsid w:val="00127494"/>
    <w:rsid w:val="00127877"/>
    <w:rsid w:val="00127B0D"/>
    <w:rsid w:val="00127E27"/>
    <w:rsid w:val="00127E8F"/>
    <w:rsid w:val="001301C1"/>
    <w:rsid w:val="001306E6"/>
    <w:rsid w:val="00130809"/>
    <w:rsid w:val="0013091C"/>
    <w:rsid w:val="00130B50"/>
    <w:rsid w:val="00130BEE"/>
    <w:rsid w:val="00130C18"/>
    <w:rsid w:val="00130C47"/>
    <w:rsid w:val="001311D4"/>
    <w:rsid w:val="00131254"/>
    <w:rsid w:val="00131397"/>
    <w:rsid w:val="00131667"/>
    <w:rsid w:val="00131700"/>
    <w:rsid w:val="001318A8"/>
    <w:rsid w:val="001319DA"/>
    <w:rsid w:val="00132002"/>
    <w:rsid w:val="0013239A"/>
    <w:rsid w:val="00132619"/>
    <w:rsid w:val="001335FE"/>
    <w:rsid w:val="00133E3C"/>
    <w:rsid w:val="00133F4B"/>
    <w:rsid w:val="00134971"/>
    <w:rsid w:val="00134D4E"/>
    <w:rsid w:val="00135180"/>
    <w:rsid w:val="001352B9"/>
    <w:rsid w:val="00136318"/>
    <w:rsid w:val="00136476"/>
    <w:rsid w:val="00136BDC"/>
    <w:rsid w:val="00137385"/>
    <w:rsid w:val="00140598"/>
    <w:rsid w:val="001408BA"/>
    <w:rsid w:val="00140935"/>
    <w:rsid w:val="00141014"/>
    <w:rsid w:val="0014105B"/>
    <w:rsid w:val="00141886"/>
    <w:rsid w:val="00141F50"/>
    <w:rsid w:val="001424B2"/>
    <w:rsid w:val="00142633"/>
    <w:rsid w:val="001427BB"/>
    <w:rsid w:val="00142854"/>
    <w:rsid w:val="001429F4"/>
    <w:rsid w:val="00142BFC"/>
    <w:rsid w:val="00142D2C"/>
    <w:rsid w:val="00143269"/>
    <w:rsid w:val="00143C24"/>
    <w:rsid w:val="00143DE1"/>
    <w:rsid w:val="001443FA"/>
    <w:rsid w:val="00144523"/>
    <w:rsid w:val="001449A6"/>
    <w:rsid w:val="0014513F"/>
    <w:rsid w:val="001451CB"/>
    <w:rsid w:val="001454CD"/>
    <w:rsid w:val="0014555F"/>
    <w:rsid w:val="00145916"/>
    <w:rsid w:val="00145967"/>
    <w:rsid w:val="00145BC4"/>
    <w:rsid w:val="00145CB9"/>
    <w:rsid w:val="0014627F"/>
    <w:rsid w:val="001463A8"/>
    <w:rsid w:val="001466D4"/>
    <w:rsid w:val="00146AB4"/>
    <w:rsid w:val="00146C18"/>
    <w:rsid w:val="00146E0D"/>
    <w:rsid w:val="00147215"/>
    <w:rsid w:val="001473B4"/>
    <w:rsid w:val="00147652"/>
    <w:rsid w:val="0014776E"/>
    <w:rsid w:val="00147D73"/>
    <w:rsid w:val="00150643"/>
    <w:rsid w:val="001507CA"/>
    <w:rsid w:val="00150877"/>
    <w:rsid w:val="00150C6A"/>
    <w:rsid w:val="00150F6C"/>
    <w:rsid w:val="001511E0"/>
    <w:rsid w:val="00151220"/>
    <w:rsid w:val="001513A8"/>
    <w:rsid w:val="001513BC"/>
    <w:rsid w:val="001517DF"/>
    <w:rsid w:val="00151BA6"/>
    <w:rsid w:val="00152040"/>
    <w:rsid w:val="00152086"/>
    <w:rsid w:val="00152282"/>
    <w:rsid w:val="0015234E"/>
    <w:rsid w:val="001526DC"/>
    <w:rsid w:val="00152A3C"/>
    <w:rsid w:val="00152A9D"/>
    <w:rsid w:val="00152CDC"/>
    <w:rsid w:val="00153266"/>
    <w:rsid w:val="001536D5"/>
    <w:rsid w:val="00153B81"/>
    <w:rsid w:val="00154003"/>
    <w:rsid w:val="001546C4"/>
    <w:rsid w:val="00154831"/>
    <w:rsid w:val="00154B76"/>
    <w:rsid w:val="00154DE8"/>
    <w:rsid w:val="0015553C"/>
    <w:rsid w:val="00155E27"/>
    <w:rsid w:val="00156307"/>
    <w:rsid w:val="0015660E"/>
    <w:rsid w:val="00156636"/>
    <w:rsid w:val="001573BE"/>
    <w:rsid w:val="00157559"/>
    <w:rsid w:val="00157E5D"/>
    <w:rsid w:val="00157F2E"/>
    <w:rsid w:val="00157F59"/>
    <w:rsid w:val="00160245"/>
    <w:rsid w:val="00160764"/>
    <w:rsid w:val="0016093B"/>
    <w:rsid w:val="00160E56"/>
    <w:rsid w:val="001612E5"/>
    <w:rsid w:val="0016145B"/>
    <w:rsid w:val="00161962"/>
    <w:rsid w:val="001619CB"/>
    <w:rsid w:val="00162570"/>
    <w:rsid w:val="00163F50"/>
    <w:rsid w:val="001641D8"/>
    <w:rsid w:val="0016442D"/>
    <w:rsid w:val="0016454A"/>
    <w:rsid w:val="00164A0F"/>
    <w:rsid w:val="001653A7"/>
    <w:rsid w:val="001657A1"/>
    <w:rsid w:val="0016588A"/>
    <w:rsid w:val="00165C99"/>
    <w:rsid w:val="001662F3"/>
    <w:rsid w:val="001665BC"/>
    <w:rsid w:val="0016695C"/>
    <w:rsid w:val="001669F3"/>
    <w:rsid w:val="00166CE6"/>
    <w:rsid w:val="00166DC1"/>
    <w:rsid w:val="00166F7A"/>
    <w:rsid w:val="00167714"/>
    <w:rsid w:val="001703F3"/>
    <w:rsid w:val="00170724"/>
    <w:rsid w:val="00170940"/>
    <w:rsid w:val="00170CA2"/>
    <w:rsid w:val="001710AB"/>
    <w:rsid w:val="001711DC"/>
    <w:rsid w:val="00171BA8"/>
    <w:rsid w:val="00171C57"/>
    <w:rsid w:val="00171E14"/>
    <w:rsid w:val="001723BD"/>
    <w:rsid w:val="001723FA"/>
    <w:rsid w:val="00172597"/>
    <w:rsid w:val="001727B4"/>
    <w:rsid w:val="00172A8B"/>
    <w:rsid w:val="00172DE6"/>
    <w:rsid w:val="00172F59"/>
    <w:rsid w:val="00172F64"/>
    <w:rsid w:val="00173A95"/>
    <w:rsid w:val="00173DDF"/>
    <w:rsid w:val="00173DFC"/>
    <w:rsid w:val="00173EBE"/>
    <w:rsid w:val="00173F2C"/>
    <w:rsid w:val="00174342"/>
    <w:rsid w:val="0017468F"/>
    <w:rsid w:val="00174C2D"/>
    <w:rsid w:val="00175133"/>
    <w:rsid w:val="0017518D"/>
    <w:rsid w:val="00175DC8"/>
    <w:rsid w:val="001761B5"/>
    <w:rsid w:val="00176550"/>
    <w:rsid w:val="00176620"/>
    <w:rsid w:val="0017678C"/>
    <w:rsid w:val="00176D21"/>
    <w:rsid w:val="00176E80"/>
    <w:rsid w:val="00176EBC"/>
    <w:rsid w:val="00176FD9"/>
    <w:rsid w:val="00177189"/>
    <w:rsid w:val="001775F6"/>
    <w:rsid w:val="00177645"/>
    <w:rsid w:val="00177CBE"/>
    <w:rsid w:val="00180349"/>
    <w:rsid w:val="0018092C"/>
    <w:rsid w:val="00180D7D"/>
    <w:rsid w:val="001813F2"/>
    <w:rsid w:val="001815FD"/>
    <w:rsid w:val="00181604"/>
    <w:rsid w:val="0018162E"/>
    <w:rsid w:val="001819C6"/>
    <w:rsid w:val="00181ED2"/>
    <w:rsid w:val="0018215F"/>
    <w:rsid w:val="001821BF"/>
    <w:rsid w:val="001821EB"/>
    <w:rsid w:val="0018281D"/>
    <w:rsid w:val="001829E8"/>
    <w:rsid w:val="00182D76"/>
    <w:rsid w:val="00184324"/>
    <w:rsid w:val="00184975"/>
    <w:rsid w:val="00184EB3"/>
    <w:rsid w:val="0018594C"/>
    <w:rsid w:val="00185EB8"/>
    <w:rsid w:val="00186A7A"/>
    <w:rsid w:val="00186D6E"/>
    <w:rsid w:val="00186E48"/>
    <w:rsid w:val="00186EFC"/>
    <w:rsid w:val="00186F77"/>
    <w:rsid w:val="001871E3"/>
    <w:rsid w:val="0018751B"/>
    <w:rsid w:val="00190373"/>
    <w:rsid w:val="00190668"/>
    <w:rsid w:val="00190CE2"/>
    <w:rsid w:val="00190CED"/>
    <w:rsid w:val="001916F3"/>
    <w:rsid w:val="00191DBB"/>
    <w:rsid w:val="00192283"/>
    <w:rsid w:val="00192331"/>
    <w:rsid w:val="00192621"/>
    <w:rsid w:val="00192A93"/>
    <w:rsid w:val="00192D89"/>
    <w:rsid w:val="00192F13"/>
    <w:rsid w:val="00193422"/>
    <w:rsid w:val="00194177"/>
    <w:rsid w:val="00194256"/>
    <w:rsid w:val="00194659"/>
    <w:rsid w:val="0019530C"/>
    <w:rsid w:val="001954CC"/>
    <w:rsid w:val="001956FD"/>
    <w:rsid w:val="0019570B"/>
    <w:rsid w:val="00195C1C"/>
    <w:rsid w:val="00196403"/>
    <w:rsid w:val="001964C1"/>
    <w:rsid w:val="00196736"/>
    <w:rsid w:val="00196B8A"/>
    <w:rsid w:val="00196CD4"/>
    <w:rsid w:val="00196D1A"/>
    <w:rsid w:val="00196F75"/>
    <w:rsid w:val="00197619"/>
    <w:rsid w:val="001976BD"/>
    <w:rsid w:val="001A051C"/>
    <w:rsid w:val="001A0649"/>
    <w:rsid w:val="001A071C"/>
    <w:rsid w:val="001A0BF1"/>
    <w:rsid w:val="001A0D96"/>
    <w:rsid w:val="001A1091"/>
    <w:rsid w:val="001A1859"/>
    <w:rsid w:val="001A1959"/>
    <w:rsid w:val="001A2673"/>
    <w:rsid w:val="001A2876"/>
    <w:rsid w:val="001A2C4D"/>
    <w:rsid w:val="001A2FA6"/>
    <w:rsid w:val="001A32DF"/>
    <w:rsid w:val="001A35F6"/>
    <w:rsid w:val="001A366F"/>
    <w:rsid w:val="001A3D0A"/>
    <w:rsid w:val="001A3E02"/>
    <w:rsid w:val="001A3FC0"/>
    <w:rsid w:val="001A42B1"/>
    <w:rsid w:val="001A4326"/>
    <w:rsid w:val="001A4485"/>
    <w:rsid w:val="001A44CF"/>
    <w:rsid w:val="001A46B9"/>
    <w:rsid w:val="001A4821"/>
    <w:rsid w:val="001A4866"/>
    <w:rsid w:val="001A4E1F"/>
    <w:rsid w:val="001A5034"/>
    <w:rsid w:val="001A514C"/>
    <w:rsid w:val="001A55A7"/>
    <w:rsid w:val="001A5A89"/>
    <w:rsid w:val="001A613D"/>
    <w:rsid w:val="001A6317"/>
    <w:rsid w:val="001A6611"/>
    <w:rsid w:val="001A68B6"/>
    <w:rsid w:val="001A6B80"/>
    <w:rsid w:val="001A6F7C"/>
    <w:rsid w:val="001A79A5"/>
    <w:rsid w:val="001A7B1F"/>
    <w:rsid w:val="001A7C27"/>
    <w:rsid w:val="001A7D5F"/>
    <w:rsid w:val="001A7D7B"/>
    <w:rsid w:val="001A7E56"/>
    <w:rsid w:val="001B02E8"/>
    <w:rsid w:val="001B03D1"/>
    <w:rsid w:val="001B0595"/>
    <w:rsid w:val="001B071F"/>
    <w:rsid w:val="001B08EF"/>
    <w:rsid w:val="001B0B32"/>
    <w:rsid w:val="001B0B67"/>
    <w:rsid w:val="001B0C00"/>
    <w:rsid w:val="001B0CF4"/>
    <w:rsid w:val="001B11DA"/>
    <w:rsid w:val="001B1856"/>
    <w:rsid w:val="001B1C64"/>
    <w:rsid w:val="001B1EDC"/>
    <w:rsid w:val="001B2160"/>
    <w:rsid w:val="001B2175"/>
    <w:rsid w:val="001B259D"/>
    <w:rsid w:val="001B2602"/>
    <w:rsid w:val="001B26BA"/>
    <w:rsid w:val="001B2DB8"/>
    <w:rsid w:val="001B3352"/>
    <w:rsid w:val="001B34B4"/>
    <w:rsid w:val="001B3853"/>
    <w:rsid w:val="001B3F02"/>
    <w:rsid w:val="001B42A3"/>
    <w:rsid w:val="001B4332"/>
    <w:rsid w:val="001B45C6"/>
    <w:rsid w:val="001B4852"/>
    <w:rsid w:val="001B5146"/>
    <w:rsid w:val="001B56FB"/>
    <w:rsid w:val="001B58C7"/>
    <w:rsid w:val="001B58F5"/>
    <w:rsid w:val="001B594F"/>
    <w:rsid w:val="001B625C"/>
    <w:rsid w:val="001B63BD"/>
    <w:rsid w:val="001B6422"/>
    <w:rsid w:val="001B6751"/>
    <w:rsid w:val="001B68B2"/>
    <w:rsid w:val="001B78CE"/>
    <w:rsid w:val="001B7C60"/>
    <w:rsid w:val="001B7CFD"/>
    <w:rsid w:val="001B7DE9"/>
    <w:rsid w:val="001C0295"/>
    <w:rsid w:val="001C065A"/>
    <w:rsid w:val="001C0811"/>
    <w:rsid w:val="001C092B"/>
    <w:rsid w:val="001C0B28"/>
    <w:rsid w:val="001C0CEE"/>
    <w:rsid w:val="001C149E"/>
    <w:rsid w:val="001C14FC"/>
    <w:rsid w:val="001C1882"/>
    <w:rsid w:val="001C2018"/>
    <w:rsid w:val="001C2826"/>
    <w:rsid w:val="001C28C0"/>
    <w:rsid w:val="001C2AEC"/>
    <w:rsid w:val="001C2B70"/>
    <w:rsid w:val="001C2B85"/>
    <w:rsid w:val="001C2BA5"/>
    <w:rsid w:val="001C2C68"/>
    <w:rsid w:val="001C2F8C"/>
    <w:rsid w:val="001C38C4"/>
    <w:rsid w:val="001C3D28"/>
    <w:rsid w:val="001C3DAC"/>
    <w:rsid w:val="001C3E40"/>
    <w:rsid w:val="001C408A"/>
    <w:rsid w:val="001C4BE3"/>
    <w:rsid w:val="001C4C9C"/>
    <w:rsid w:val="001C50A9"/>
    <w:rsid w:val="001C541D"/>
    <w:rsid w:val="001C56EF"/>
    <w:rsid w:val="001C5FB8"/>
    <w:rsid w:val="001C61A7"/>
    <w:rsid w:val="001C6641"/>
    <w:rsid w:val="001C6AB2"/>
    <w:rsid w:val="001C6C23"/>
    <w:rsid w:val="001C744F"/>
    <w:rsid w:val="001C74B5"/>
    <w:rsid w:val="001C7D5D"/>
    <w:rsid w:val="001C7DCB"/>
    <w:rsid w:val="001D020E"/>
    <w:rsid w:val="001D0B02"/>
    <w:rsid w:val="001D0D31"/>
    <w:rsid w:val="001D0F89"/>
    <w:rsid w:val="001D15DD"/>
    <w:rsid w:val="001D17AE"/>
    <w:rsid w:val="001D1BA8"/>
    <w:rsid w:val="001D1FAE"/>
    <w:rsid w:val="001D247F"/>
    <w:rsid w:val="001D276B"/>
    <w:rsid w:val="001D2CC5"/>
    <w:rsid w:val="001D32DD"/>
    <w:rsid w:val="001D34A4"/>
    <w:rsid w:val="001D3724"/>
    <w:rsid w:val="001D3B06"/>
    <w:rsid w:val="001D43C7"/>
    <w:rsid w:val="001D44BF"/>
    <w:rsid w:val="001D496B"/>
    <w:rsid w:val="001D4A30"/>
    <w:rsid w:val="001D4D95"/>
    <w:rsid w:val="001D53C0"/>
    <w:rsid w:val="001D552C"/>
    <w:rsid w:val="001D566A"/>
    <w:rsid w:val="001D5A74"/>
    <w:rsid w:val="001D5E0D"/>
    <w:rsid w:val="001D5F10"/>
    <w:rsid w:val="001D618A"/>
    <w:rsid w:val="001D6642"/>
    <w:rsid w:val="001D6972"/>
    <w:rsid w:val="001D69BA"/>
    <w:rsid w:val="001D6A99"/>
    <w:rsid w:val="001D735F"/>
    <w:rsid w:val="001D7480"/>
    <w:rsid w:val="001D7A87"/>
    <w:rsid w:val="001D7B3E"/>
    <w:rsid w:val="001D7FB1"/>
    <w:rsid w:val="001E050E"/>
    <w:rsid w:val="001E06FE"/>
    <w:rsid w:val="001E07AE"/>
    <w:rsid w:val="001E0D6C"/>
    <w:rsid w:val="001E0FF4"/>
    <w:rsid w:val="001E100C"/>
    <w:rsid w:val="001E1254"/>
    <w:rsid w:val="001E15CD"/>
    <w:rsid w:val="001E1870"/>
    <w:rsid w:val="001E1963"/>
    <w:rsid w:val="001E1CEB"/>
    <w:rsid w:val="001E1F88"/>
    <w:rsid w:val="001E27ED"/>
    <w:rsid w:val="001E2942"/>
    <w:rsid w:val="001E30C2"/>
    <w:rsid w:val="001E3128"/>
    <w:rsid w:val="001E32FF"/>
    <w:rsid w:val="001E3CF7"/>
    <w:rsid w:val="001E4A05"/>
    <w:rsid w:val="001E4F91"/>
    <w:rsid w:val="001E4FF9"/>
    <w:rsid w:val="001E5193"/>
    <w:rsid w:val="001E5406"/>
    <w:rsid w:val="001E556B"/>
    <w:rsid w:val="001E55DE"/>
    <w:rsid w:val="001E5D00"/>
    <w:rsid w:val="001E5D6C"/>
    <w:rsid w:val="001E64B6"/>
    <w:rsid w:val="001E6793"/>
    <w:rsid w:val="001E6CC4"/>
    <w:rsid w:val="001E6D86"/>
    <w:rsid w:val="001E6D88"/>
    <w:rsid w:val="001E6DC2"/>
    <w:rsid w:val="001E6DD8"/>
    <w:rsid w:val="001E6F33"/>
    <w:rsid w:val="001E7029"/>
    <w:rsid w:val="001E720A"/>
    <w:rsid w:val="001E72C0"/>
    <w:rsid w:val="001E7393"/>
    <w:rsid w:val="001E7459"/>
    <w:rsid w:val="001E7479"/>
    <w:rsid w:val="001E74B5"/>
    <w:rsid w:val="001E76F3"/>
    <w:rsid w:val="001E7D80"/>
    <w:rsid w:val="001F054B"/>
    <w:rsid w:val="001F0BA5"/>
    <w:rsid w:val="001F0D15"/>
    <w:rsid w:val="001F138B"/>
    <w:rsid w:val="001F15E2"/>
    <w:rsid w:val="001F19E7"/>
    <w:rsid w:val="001F1C81"/>
    <w:rsid w:val="001F2186"/>
    <w:rsid w:val="001F2DF0"/>
    <w:rsid w:val="001F2FC7"/>
    <w:rsid w:val="001F30E4"/>
    <w:rsid w:val="001F3118"/>
    <w:rsid w:val="001F32C9"/>
    <w:rsid w:val="001F3A0A"/>
    <w:rsid w:val="001F3E7C"/>
    <w:rsid w:val="001F4126"/>
    <w:rsid w:val="001F4A48"/>
    <w:rsid w:val="001F5009"/>
    <w:rsid w:val="001F524B"/>
    <w:rsid w:val="001F52E2"/>
    <w:rsid w:val="001F5B73"/>
    <w:rsid w:val="001F5CAF"/>
    <w:rsid w:val="001F5F9F"/>
    <w:rsid w:val="001F607B"/>
    <w:rsid w:val="001F618A"/>
    <w:rsid w:val="001F682E"/>
    <w:rsid w:val="001F6E8E"/>
    <w:rsid w:val="001F6E9E"/>
    <w:rsid w:val="001F6F33"/>
    <w:rsid w:val="001F6F63"/>
    <w:rsid w:val="001F71D0"/>
    <w:rsid w:val="001F72E0"/>
    <w:rsid w:val="001F7337"/>
    <w:rsid w:val="001F7347"/>
    <w:rsid w:val="001F73F5"/>
    <w:rsid w:val="001F7876"/>
    <w:rsid w:val="001F78E8"/>
    <w:rsid w:val="001F7914"/>
    <w:rsid w:val="001F7D22"/>
    <w:rsid w:val="001F7E6C"/>
    <w:rsid w:val="0020020E"/>
    <w:rsid w:val="00200E5D"/>
    <w:rsid w:val="00201074"/>
    <w:rsid w:val="00201209"/>
    <w:rsid w:val="00201282"/>
    <w:rsid w:val="002012B3"/>
    <w:rsid w:val="00201545"/>
    <w:rsid w:val="00201778"/>
    <w:rsid w:val="00201C5D"/>
    <w:rsid w:val="00201EBB"/>
    <w:rsid w:val="00201F1D"/>
    <w:rsid w:val="002024E8"/>
    <w:rsid w:val="00202789"/>
    <w:rsid w:val="00202EA7"/>
    <w:rsid w:val="0020318B"/>
    <w:rsid w:val="002035B2"/>
    <w:rsid w:val="002036C3"/>
    <w:rsid w:val="00203A5A"/>
    <w:rsid w:val="00203D55"/>
    <w:rsid w:val="0020452D"/>
    <w:rsid w:val="00204D4B"/>
    <w:rsid w:val="00204DD0"/>
    <w:rsid w:val="00204F7A"/>
    <w:rsid w:val="00205023"/>
    <w:rsid w:val="002050A3"/>
    <w:rsid w:val="00205DD6"/>
    <w:rsid w:val="00206482"/>
    <w:rsid w:val="00206564"/>
    <w:rsid w:val="0020665C"/>
    <w:rsid w:val="00206744"/>
    <w:rsid w:val="00206B70"/>
    <w:rsid w:val="00206E6B"/>
    <w:rsid w:val="002070E1"/>
    <w:rsid w:val="00207A68"/>
    <w:rsid w:val="00207C53"/>
    <w:rsid w:val="0021084E"/>
    <w:rsid w:val="00210C85"/>
    <w:rsid w:val="00210D81"/>
    <w:rsid w:val="00210E18"/>
    <w:rsid w:val="002112EC"/>
    <w:rsid w:val="00211460"/>
    <w:rsid w:val="00211C6E"/>
    <w:rsid w:val="00211EED"/>
    <w:rsid w:val="00211EFD"/>
    <w:rsid w:val="00212109"/>
    <w:rsid w:val="002121CD"/>
    <w:rsid w:val="00212E90"/>
    <w:rsid w:val="00213515"/>
    <w:rsid w:val="00213AC0"/>
    <w:rsid w:val="00213CA4"/>
    <w:rsid w:val="00213CDD"/>
    <w:rsid w:val="00214150"/>
    <w:rsid w:val="00214181"/>
    <w:rsid w:val="002141B9"/>
    <w:rsid w:val="0021426E"/>
    <w:rsid w:val="00214728"/>
    <w:rsid w:val="00214DFD"/>
    <w:rsid w:val="00215345"/>
    <w:rsid w:val="0021576A"/>
    <w:rsid w:val="0021638B"/>
    <w:rsid w:val="00216A7C"/>
    <w:rsid w:val="00216AA3"/>
    <w:rsid w:val="0021701E"/>
    <w:rsid w:val="00217ED8"/>
    <w:rsid w:val="0022007A"/>
    <w:rsid w:val="00220149"/>
    <w:rsid w:val="00220221"/>
    <w:rsid w:val="002206D7"/>
    <w:rsid w:val="002206DE"/>
    <w:rsid w:val="002210AF"/>
    <w:rsid w:val="00221EC7"/>
    <w:rsid w:val="002227C8"/>
    <w:rsid w:val="00222984"/>
    <w:rsid w:val="00222E6F"/>
    <w:rsid w:val="00223075"/>
    <w:rsid w:val="00223163"/>
    <w:rsid w:val="0022354A"/>
    <w:rsid w:val="0022370E"/>
    <w:rsid w:val="00223C4A"/>
    <w:rsid w:val="00223CCE"/>
    <w:rsid w:val="00224337"/>
    <w:rsid w:val="0022466A"/>
    <w:rsid w:val="00224FBD"/>
    <w:rsid w:val="002257C3"/>
    <w:rsid w:val="00225C82"/>
    <w:rsid w:val="00225CFE"/>
    <w:rsid w:val="002264B0"/>
    <w:rsid w:val="002266C7"/>
    <w:rsid w:val="002267DF"/>
    <w:rsid w:val="00226ACE"/>
    <w:rsid w:val="00226D34"/>
    <w:rsid w:val="00226E89"/>
    <w:rsid w:val="0022701C"/>
    <w:rsid w:val="00227741"/>
    <w:rsid w:val="00227830"/>
    <w:rsid w:val="00227D5B"/>
    <w:rsid w:val="002301CD"/>
    <w:rsid w:val="002302D4"/>
    <w:rsid w:val="0023047A"/>
    <w:rsid w:val="002305BF"/>
    <w:rsid w:val="00230AAC"/>
    <w:rsid w:val="00230E2D"/>
    <w:rsid w:val="00231243"/>
    <w:rsid w:val="002313FA"/>
    <w:rsid w:val="00231E80"/>
    <w:rsid w:val="00231F37"/>
    <w:rsid w:val="00231F63"/>
    <w:rsid w:val="002324FD"/>
    <w:rsid w:val="002325EF"/>
    <w:rsid w:val="00232BEE"/>
    <w:rsid w:val="002330D0"/>
    <w:rsid w:val="0023314F"/>
    <w:rsid w:val="00233856"/>
    <w:rsid w:val="002339F2"/>
    <w:rsid w:val="00233A06"/>
    <w:rsid w:val="00233AFB"/>
    <w:rsid w:val="00234480"/>
    <w:rsid w:val="002345C4"/>
    <w:rsid w:val="002349AB"/>
    <w:rsid w:val="002349E6"/>
    <w:rsid w:val="00234B6E"/>
    <w:rsid w:val="00234B92"/>
    <w:rsid w:val="00234D85"/>
    <w:rsid w:val="00234E41"/>
    <w:rsid w:val="00235067"/>
    <w:rsid w:val="002350E2"/>
    <w:rsid w:val="00235619"/>
    <w:rsid w:val="0023568B"/>
    <w:rsid w:val="002357AC"/>
    <w:rsid w:val="00235EF3"/>
    <w:rsid w:val="0023614B"/>
    <w:rsid w:val="00236191"/>
    <w:rsid w:val="0023655C"/>
    <w:rsid w:val="002365F4"/>
    <w:rsid w:val="0023672C"/>
    <w:rsid w:val="002368FF"/>
    <w:rsid w:val="00237142"/>
    <w:rsid w:val="002376A3"/>
    <w:rsid w:val="00237DF1"/>
    <w:rsid w:val="002402D8"/>
    <w:rsid w:val="00240D74"/>
    <w:rsid w:val="00240DF7"/>
    <w:rsid w:val="002414C8"/>
    <w:rsid w:val="00241638"/>
    <w:rsid w:val="00241939"/>
    <w:rsid w:val="00241B7B"/>
    <w:rsid w:val="00241D4B"/>
    <w:rsid w:val="00242617"/>
    <w:rsid w:val="00242692"/>
    <w:rsid w:val="0024273D"/>
    <w:rsid w:val="002429DD"/>
    <w:rsid w:val="00242A86"/>
    <w:rsid w:val="00242F01"/>
    <w:rsid w:val="00243091"/>
    <w:rsid w:val="002439CD"/>
    <w:rsid w:val="00244017"/>
    <w:rsid w:val="002440B7"/>
    <w:rsid w:val="002443C3"/>
    <w:rsid w:val="00244C95"/>
    <w:rsid w:val="00244CB7"/>
    <w:rsid w:val="00244F12"/>
    <w:rsid w:val="00245060"/>
    <w:rsid w:val="00245386"/>
    <w:rsid w:val="0024608A"/>
    <w:rsid w:val="0024649A"/>
    <w:rsid w:val="0024664C"/>
    <w:rsid w:val="00246C6F"/>
    <w:rsid w:val="00246D8D"/>
    <w:rsid w:val="00247480"/>
    <w:rsid w:val="00247B27"/>
    <w:rsid w:val="00247EE8"/>
    <w:rsid w:val="00250389"/>
    <w:rsid w:val="002504EE"/>
    <w:rsid w:val="0025051A"/>
    <w:rsid w:val="00250D3B"/>
    <w:rsid w:val="00251340"/>
    <w:rsid w:val="00251384"/>
    <w:rsid w:val="0025185C"/>
    <w:rsid w:val="00251924"/>
    <w:rsid w:val="002525E1"/>
    <w:rsid w:val="00252736"/>
    <w:rsid w:val="002531A6"/>
    <w:rsid w:val="00253622"/>
    <w:rsid w:val="00253A9C"/>
    <w:rsid w:val="00253BBE"/>
    <w:rsid w:val="002542F3"/>
    <w:rsid w:val="00254426"/>
    <w:rsid w:val="00254FCD"/>
    <w:rsid w:val="0025594B"/>
    <w:rsid w:val="00255CFE"/>
    <w:rsid w:val="00255D6A"/>
    <w:rsid w:val="00255DF2"/>
    <w:rsid w:val="00256288"/>
    <w:rsid w:val="0025694A"/>
    <w:rsid w:val="00256D43"/>
    <w:rsid w:val="00257532"/>
    <w:rsid w:val="002601CB"/>
    <w:rsid w:val="00260389"/>
    <w:rsid w:val="002604F5"/>
    <w:rsid w:val="00260700"/>
    <w:rsid w:val="00260739"/>
    <w:rsid w:val="00260A8F"/>
    <w:rsid w:val="00260AE5"/>
    <w:rsid w:val="00260B80"/>
    <w:rsid w:val="00260BEC"/>
    <w:rsid w:val="00260F93"/>
    <w:rsid w:val="00261797"/>
    <w:rsid w:val="0026192D"/>
    <w:rsid w:val="00261C51"/>
    <w:rsid w:val="002623A6"/>
    <w:rsid w:val="00262657"/>
    <w:rsid w:val="002628CB"/>
    <w:rsid w:val="00262E16"/>
    <w:rsid w:val="00263009"/>
    <w:rsid w:val="00263103"/>
    <w:rsid w:val="00263170"/>
    <w:rsid w:val="00263320"/>
    <w:rsid w:val="002635AA"/>
    <w:rsid w:val="00263664"/>
    <w:rsid w:val="00263961"/>
    <w:rsid w:val="00263B0C"/>
    <w:rsid w:val="002640AA"/>
    <w:rsid w:val="002646A1"/>
    <w:rsid w:val="00264831"/>
    <w:rsid w:val="0026486B"/>
    <w:rsid w:val="00264BC0"/>
    <w:rsid w:val="00265192"/>
    <w:rsid w:val="00265A72"/>
    <w:rsid w:val="00265BA4"/>
    <w:rsid w:val="00265C26"/>
    <w:rsid w:val="00266082"/>
    <w:rsid w:val="00266218"/>
    <w:rsid w:val="002665C9"/>
    <w:rsid w:val="002665CF"/>
    <w:rsid w:val="00266901"/>
    <w:rsid w:val="00266A6A"/>
    <w:rsid w:val="00266EC0"/>
    <w:rsid w:val="00266F13"/>
    <w:rsid w:val="00267756"/>
    <w:rsid w:val="00267AF4"/>
    <w:rsid w:val="00267B97"/>
    <w:rsid w:val="00267C57"/>
    <w:rsid w:val="00267D57"/>
    <w:rsid w:val="00267EEF"/>
    <w:rsid w:val="00267F8C"/>
    <w:rsid w:val="00270F37"/>
    <w:rsid w:val="00271CAC"/>
    <w:rsid w:val="00271F66"/>
    <w:rsid w:val="00272160"/>
    <w:rsid w:val="00272530"/>
    <w:rsid w:val="0027266E"/>
    <w:rsid w:val="00272830"/>
    <w:rsid w:val="00272DAE"/>
    <w:rsid w:val="00273684"/>
    <w:rsid w:val="00273B49"/>
    <w:rsid w:val="0027494B"/>
    <w:rsid w:val="00274A05"/>
    <w:rsid w:val="00274CCA"/>
    <w:rsid w:val="0027508B"/>
    <w:rsid w:val="0027595E"/>
    <w:rsid w:val="00275B59"/>
    <w:rsid w:val="00275E2C"/>
    <w:rsid w:val="00275F6A"/>
    <w:rsid w:val="002762E5"/>
    <w:rsid w:val="0027650F"/>
    <w:rsid w:val="00276534"/>
    <w:rsid w:val="00277113"/>
    <w:rsid w:val="00277664"/>
    <w:rsid w:val="002777F4"/>
    <w:rsid w:val="00277946"/>
    <w:rsid w:val="00277E50"/>
    <w:rsid w:val="00280352"/>
    <w:rsid w:val="002805D2"/>
    <w:rsid w:val="0028082C"/>
    <w:rsid w:val="002808B3"/>
    <w:rsid w:val="002809DD"/>
    <w:rsid w:val="00281170"/>
    <w:rsid w:val="00281D92"/>
    <w:rsid w:val="00281EC8"/>
    <w:rsid w:val="00281FF2"/>
    <w:rsid w:val="002822E9"/>
    <w:rsid w:val="002824D1"/>
    <w:rsid w:val="00282896"/>
    <w:rsid w:val="0028304E"/>
    <w:rsid w:val="0028342A"/>
    <w:rsid w:val="00283A48"/>
    <w:rsid w:val="00283BD9"/>
    <w:rsid w:val="00283C4D"/>
    <w:rsid w:val="00284A51"/>
    <w:rsid w:val="00285051"/>
    <w:rsid w:val="00285076"/>
    <w:rsid w:val="00285104"/>
    <w:rsid w:val="002854EF"/>
    <w:rsid w:val="00285775"/>
    <w:rsid w:val="00285867"/>
    <w:rsid w:val="002859FC"/>
    <w:rsid w:val="00285EC1"/>
    <w:rsid w:val="00286157"/>
    <w:rsid w:val="00286228"/>
    <w:rsid w:val="00286240"/>
    <w:rsid w:val="00286629"/>
    <w:rsid w:val="002867E6"/>
    <w:rsid w:val="00286A23"/>
    <w:rsid w:val="00286AEC"/>
    <w:rsid w:val="0028701E"/>
    <w:rsid w:val="002871F4"/>
    <w:rsid w:val="00287421"/>
    <w:rsid w:val="00287464"/>
    <w:rsid w:val="00287A8A"/>
    <w:rsid w:val="00287C73"/>
    <w:rsid w:val="00290024"/>
    <w:rsid w:val="00290326"/>
    <w:rsid w:val="00290382"/>
    <w:rsid w:val="002903F1"/>
    <w:rsid w:val="00290953"/>
    <w:rsid w:val="00290A69"/>
    <w:rsid w:val="00290AAB"/>
    <w:rsid w:val="00290F6F"/>
    <w:rsid w:val="0029157B"/>
    <w:rsid w:val="00291FD2"/>
    <w:rsid w:val="002922CD"/>
    <w:rsid w:val="00292945"/>
    <w:rsid w:val="00292BF8"/>
    <w:rsid w:val="00292EE2"/>
    <w:rsid w:val="002932F8"/>
    <w:rsid w:val="0029341A"/>
    <w:rsid w:val="00293861"/>
    <w:rsid w:val="00293A8D"/>
    <w:rsid w:val="00293F2E"/>
    <w:rsid w:val="0029402A"/>
    <w:rsid w:val="00294084"/>
    <w:rsid w:val="00294652"/>
    <w:rsid w:val="00294D5B"/>
    <w:rsid w:val="0029600E"/>
    <w:rsid w:val="0029612E"/>
    <w:rsid w:val="002961C8"/>
    <w:rsid w:val="002967BF"/>
    <w:rsid w:val="00296B2A"/>
    <w:rsid w:val="00296BA7"/>
    <w:rsid w:val="00297052"/>
    <w:rsid w:val="0029716E"/>
    <w:rsid w:val="002971B0"/>
    <w:rsid w:val="002972C0"/>
    <w:rsid w:val="00297389"/>
    <w:rsid w:val="00297B3D"/>
    <w:rsid w:val="00297B74"/>
    <w:rsid w:val="00297D0C"/>
    <w:rsid w:val="002A01DE"/>
    <w:rsid w:val="002A105C"/>
    <w:rsid w:val="002A1106"/>
    <w:rsid w:val="002A1594"/>
    <w:rsid w:val="002A2471"/>
    <w:rsid w:val="002A304A"/>
    <w:rsid w:val="002A3243"/>
    <w:rsid w:val="002A33AB"/>
    <w:rsid w:val="002A38A7"/>
    <w:rsid w:val="002A399C"/>
    <w:rsid w:val="002A3B2F"/>
    <w:rsid w:val="002A3F88"/>
    <w:rsid w:val="002A432B"/>
    <w:rsid w:val="002A4795"/>
    <w:rsid w:val="002A4803"/>
    <w:rsid w:val="002A4E78"/>
    <w:rsid w:val="002A4F67"/>
    <w:rsid w:val="002A4FF9"/>
    <w:rsid w:val="002A5A85"/>
    <w:rsid w:val="002A5B7B"/>
    <w:rsid w:val="002A5C2B"/>
    <w:rsid w:val="002A5C77"/>
    <w:rsid w:val="002A6403"/>
    <w:rsid w:val="002A64E1"/>
    <w:rsid w:val="002A651B"/>
    <w:rsid w:val="002A67EF"/>
    <w:rsid w:val="002A6A76"/>
    <w:rsid w:val="002A6D49"/>
    <w:rsid w:val="002A758E"/>
    <w:rsid w:val="002A7698"/>
    <w:rsid w:val="002A76EF"/>
    <w:rsid w:val="002A7DF7"/>
    <w:rsid w:val="002B00EA"/>
    <w:rsid w:val="002B0131"/>
    <w:rsid w:val="002B0A62"/>
    <w:rsid w:val="002B0C87"/>
    <w:rsid w:val="002B1496"/>
    <w:rsid w:val="002B1A65"/>
    <w:rsid w:val="002B1EA9"/>
    <w:rsid w:val="002B2016"/>
    <w:rsid w:val="002B2B3B"/>
    <w:rsid w:val="002B2C31"/>
    <w:rsid w:val="002B31A3"/>
    <w:rsid w:val="002B3327"/>
    <w:rsid w:val="002B35D3"/>
    <w:rsid w:val="002B36AC"/>
    <w:rsid w:val="002B3C31"/>
    <w:rsid w:val="002B45E1"/>
    <w:rsid w:val="002B46B5"/>
    <w:rsid w:val="002B4921"/>
    <w:rsid w:val="002B4D60"/>
    <w:rsid w:val="002B4E3A"/>
    <w:rsid w:val="002B53F5"/>
    <w:rsid w:val="002B59C4"/>
    <w:rsid w:val="002B5FDF"/>
    <w:rsid w:val="002B6160"/>
    <w:rsid w:val="002B62F8"/>
    <w:rsid w:val="002B64DD"/>
    <w:rsid w:val="002B6BF1"/>
    <w:rsid w:val="002B6CC1"/>
    <w:rsid w:val="002B6FA9"/>
    <w:rsid w:val="002B6FF8"/>
    <w:rsid w:val="002B7155"/>
    <w:rsid w:val="002B7290"/>
    <w:rsid w:val="002B72AE"/>
    <w:rsid w:val="002B7666"/>
    <w:rsid w:val="002B7ACC"/>
    <w:rsid w:val="002C04F9"/>
    <w:rsid w:val="002C0A1F"/>
    <w:rsid w:val="002C1345"/>
    <w:rsid w:val="002C17FF"/>
    <w:rsid w:val="002C244F"/>
    <w:rsid w:val="002C2682"/>
    <w:rsid w:val="002C2AF1"/>
    <w:rsid w:val="002C2C9B"/>
    <w:rsid w:val="002C34E7"/>
    <w:rsid w:val="002C34EF"/>
    <w:rsid w:val="002C39FA"/>
    <w:rsid w:val="002C3B30"/>
    <w:rsid w:val="002C4286"/>
    <w:rsid w:val="002C45C6"/>
    <w:rsid w:val="002C48FD"/>
    <w:rsid w:val="002C4939"/>
    <w:rsid w:val="002C4C19"/>
    <w:rsid w:val="002C4D69"/>
    <w:rsid w:val="002C4F08"/>
    <w:rsid w:val="002C5AC5"/>
    <w:rsid w:val="002C5CA3"/>
    <w:rsid w:val="002C5E57"/>
    <w:rsid w:val="002C5ECB"/>
    <w:rsid w:val="002C601A"/>
    <w:rsid w:val="002C64F3"/>
    <w:rsid w:val="002C68DF"/>
    <w:rsid w:val="002C6A9D"/>
    <w:rsid w:val="002C6ACF"/>
    <w:rsid w:val="002C6BAE"/>
    <w:rsid w:val="002C6CCF"/>
    <w:rsid w:val="002C6D14"/>
    <w:rsid w:val="002C6E92"/>
    <w:rsid w:val="002C704B"/>
    <w:rsid w:val="002C72C8"/>
    <w:rsid w:val="002C7F11"/>
    <w:rsid w:val="002D0445"/>
    <w:rsid w:val="002D046E"/>
    <w:rsid w:val="002D158C"/>
    <w:rsid w:val="002D18C6"/>
    <w:rsid w:val="002D191E"/>
    <w:rsid w:val="002D1B89"/>
    <w:rsid w:val="002D1DE7"/>
    <w:rsid w:val="002D23F4"/>
    <w:rsid w:val="002D24F3"/>
    <w:rsid w:val="002D264C"/>
    <w:rsid w:val="002D2BBD"/>
    <w:rsid w:val="002D3ADE"/>
    <w:rsid w:val="002D3DC6"/>
    <w:rsid w:val="002D43E6"/>
    <w:rsid w:val="002D4817"/>
    <w:rsid w:val="002D4995"/>
    <w:rsid w:val="002D4D9F"/>
    <w:rsid w:val="002D5026"/>
    <w:rsid w:val="002D5221"/>
    <w:rsid w:val="002D531C"/>
    <w:rsid w:val="002D584D"/>
    <w:rsid w:val="002D5871"/>
    <w:rsid w:val="002D5CAC"/>
    <w:rsid w:val="002D5D48"/>
    <w:rsid w:val="002D5EB4"/>
    <w:rsid w:val="002D6036"/>
    <w:rsid w:val="002D6352"/>
    <w:rsid w:val="002D6AAD"/>
    <w:rsid w:val="002D6B43"/>
    <w:rsid w:val="002D6CD4"/>
    <w:rsid w:val="002D6E06"/>
    <w:rsid w:val="002D6E4E"/>
    <w:rsid w:val="002D7B43"/>
    <w:rsid w:val="002D7F67"/>
    <w:rsid w:val="002E00A6"/>
    <w:rsid w:val="002E02F5"/>
    <w:rsid w:val="002E035A"/>
    <w:rsid w:val="002E053B"/>
    <w:rsid w:val="002E0756"/>
    <w:rsid w:val="002E0CC2"/>
    <w:rsid w:val="002E0F0E"/>
    <w:rsid w:val="002E125E"/>
    <w:rsid w:val="002E192F"/>
    <w:rsid w:val="002E1F9E"/>
    <w:rsid w:val="002E247C"/>
    <w:rsid w:val="002E24F4"/>
    <w:rsid w:val="002E2C13"/>
    <w:rsid w:val="002E2DEC"/>
    <w:rsid w:val="002E2E1C"/>
    <w:rsid w:val="002E2F10"/>
    <w:rsid w:val="002E2F11"/>
    <w:rsid w:val="002E34D9"/>
    <w:rsid w:val="002E3577"/>
    <w:rsid w:val="002E38CC"/>
    <w:rsid w:val="002E38EA"/>
    <w:rsid w:val="002E3B98"/>
    <w:rsid w:val="002E3D7A"/>
    <w:rsid w:val="002E4140"/>
    <w:rsid w:val="002E41B6"/>
    <w:rsid w:val="002E422E"/>
    <w:rsid w:val="002E50DA"/>
    <w:rsid w:val="002E567D"/>
    <w:rsid w:val="002E56EF"/>
    <w:rsid w:val="002E5BFA"/>
    <w:rsid w:val="002E5F38"/>
    <w:rsid w:val="002E5F56"/>
    <w:rsid w:val="002E6601"/>
    <w:rsid w:val="002E699A"/>
    <w:rsid w:val="002E6DCB"/>
    <w:rsid w:val="002E6F1B"/>
    <w:rsid w:val="002E7660"/>
    <w:rsid w:val="002E769B"/>
    <w:rsid w:val="002F00A0"/>
    <w:rsid w:val="002F0271"/>
    <w:rsid w:val="002F0955"/>
    <w:rsid w:val="002F0DFB"/>
    <w:rsid w:val="002F0FB2"/>
    <w:rsid w:val="002F1708"/>
    <w:rsid w:val="002F18A3"/>
    <w:rsid w:val="002F1B4E"/>
    <w:rsid w:val="002F2A21"/>
    <w:rsid w:val="002F2A86"/>
    <w:rsid w:val="002F3257"/>
    <w:rsid w:val="002F32B4"/>
    <w:rsid w:val="002F33F4"/>
    <w:rsid w:val="002F3519"/>
    <w:rsid w:val="002F3A3A"/>
    <w:rsid w:val="002F3BC7"/>
    <w:rsid w:val="002F3C96"/>
    <w:rsid w:val="002F3DA4"/>
    <w:rsid w:val="002F40D9"/>
    <w:rsid w:val="002F41CD"/>
    <w:rsid w:val="002F41D0"/>
    <w:rsid w:val="002F4469"/>
    <w:rsid w:val="002F44D0"/>
    <w:rsid w:val="002F45E0"/>
    <w:rsid w:val="002F4620"/>
    <w:rsid w:val="002F498E"/>
    <w:rsid w:val="002F4B23"/>
    <w:rsid w:val="002F4C44"/>
    <w:rsid w:val="002F4EB7"/>
    <w:rsid w:val="002F4ED8"/>
    <w:rsid w:val="002F4ED9"/>
    <w:rsid w:val="002F5224"/>
    <w:rsid w:val="002F546A"/>
    <w:rsid w:val="002F5698"/>
    <w:rsid w:val="002F5CB6"/>
    <w:rsid w:val="002F6F9F"/>
    <w:rsid w:val="002F7135"/>
    <w:rsid w:val="002F738F"/>
    <w:rsid w:val="002F7526"/>
    <w:rsid w:val="002F76B5"/>
    <w:rsid w:val="0030007B"/>
    <w:rsid w:val="00300799"/>
    <w:rsid w:val="003015B1"/>
    <w:rsid w:val="0030187C"/>
    <w:rsid w:val="00301A92"/>
    <w:rsid w:val="00301FA4"/>
    <w:rsid w:val="00302206"/>
    <w:rsid w:val="00302358"/>
    <w:rsid w:val="0030285A"/>
    <w:rsid w:val="00302B0C"/>
    <w:rsid w:val="00302BCE"/>
    <w:rsid w:val="00302DEB"/>
    <w:rsid w:val="003033CC"/>
    <w:rsid w:val="0030386F"/>
    <w:rsid w:val="00303A97"/>
    <w:rsid w:val="0030425F"/>
    <w:rsid w:val="00304609"/>
    <w:rsid w:val="003047BF"/>
    <w:rsid w:val="00304C1C"/>
    <w:rsid w:val="00304EB4"/>
    <w:rsid w:val="00305054"/>
    <w:rsid w:val="003051C9"/>
    <w:rsid w:val="00305275"/>
    <w:rsid w:val="0030547A"/>
    <w:rsid w:val="00305736"/>
    <w:rsid w:val="0030669E"/>
    <w:rsid w:val="00307002"/>
    <w:rsid w:val="0030747B"/>
    <w:rsid w:val="00307796"/>
    <w:rsid w:val="00307DB5"/>
    <w:rsid w:val="00310398"/>
    <w:rsid w:val="003104D9"/>
    <w:rsid w:val="003108B9"/>
    <w:rsid w:val="00310919"/>
    <w:rsid w:val="003109C3"/>
    <w:rsid w:val="00310DCC"/>
    <w:rsid w:val="00310F6B"/>
    <w:rsid w:val="00311083"/>
    <w:rsid w:val="003111B0"/>
    <w:rsid w:val="00311798"/>
    <w:rsid w:val="0031187D"/>
    <w:rsid w:val="00311C2C"/>
    <w:rsid w:val="00311E33"/>
    <w:rsid w:val="00312542"/>
    <w:rsid w:val="003126DB"/>
    <w:rsid w:val="0031293B"/>
    <w:rsid w:val="003130BE"/>
    <w:rsid w:val="00313C93"/>
    <w:rsid w:val="003141A4"/>
    <w:rsid w:val="00314655"/>
    <w:rsid w:val="00314A2A"/>
    <w:rsid w:val="00314D52"/>
    <w:rsid w:val="00314E67"/>
    <w:rsid w:val="00315076"/>
    <w:rsid w:val="00315331"/>
    <w:rsid w:val="003155D8"/>
    <w:rsid w:val="003157C1"/>
    <w:rsid w:val="00315893"/>
    <w:rsid w:val="00315A10"/>
    <w:rsid w:val="00315D7B"/>
    <w:rsid w:val="00315E76"/>
    <w:rsid w:val="00315E86"/>
    <w:rsid w:val="00316550"/>
    <w:rsid w:val="00317080"/>
    <w:rsid w:val="00317095"/>
    <w:rsid w:val="00317102"/>
    <w:rsid w:val="003173D3"/>
    <w:rsid w:val="003176E1"/>
    <w:rsid w:val="00317A8F"/>
    <w:rsid w:val="003200A7"/>
    <w:rsid w:val="003204A8"/>
    <w:rsid w:val="00320BEA"/>
    <w:rsid w:val="00320DE1"/>
    <w:rsid w:val="00321693"/>
    <w:rsid w:val="003216B3"/>
    <w:rsid w:val="00321F6D"/>
    <w:rsid w:val="003225FB"/>
    <w:rsid w:val="00322623"/>
    <w:rsid w:val="00322FB9"/>
    <w:rsid w:val="003234BA"/>
    <w:rsid w:val="00323D7E"/>
    <w:rsid w:val="00324622"/>
    <w:rsid w:val="0032469F"/>
    <w:rsid w:val="0032537E"/>
    <w:rsid w:val="0032585D"/>
    <w:rsid w:val="003261DD"/>
    <w:rsid w:val="003264AB"/>
    <w:rsid w:val="0032673D"/>
    <w:rsid w:val="0032675A"/>
    <w:rsid w:val="00326915"/>
    <w:rsid w:val="00326CFC"/>
    <w:rsid w:val="00326D3A"/>
    <w:rsid w:val="00326DD3"/>
    <w:rsid w:val="00326EA4"/>
    <w:rsid w:val="00327217"/>
    <w:rsid w:val="00327E80"/>
    <w:rsid w:val="00330128"/>
    <w:rsid w:val="00330474"/>
    <w:rsid w:val="003306E6"/>
    <w:rsid w:val="00330D5C"/>
    <w:rsid w:val="00330D79"/>
    <w:rsid w:val="003312E2"/>
    <w:rsid w:val="003316AF"/>
    <w:rsid w:val="0033177F"/>
    <w:rsid w:val="00331B34"/>
    <w:rsid w:val="00331C2F"/>
    <w:rsid w:val="00332148"/>
    <w:rsid w:val="00332B1D"/>
    <w:rsid w:val="00332DBE"/>
    <w:rsid w:val="00332FF6"/>
    <w:rsid w:val="003331D2"/>
    <w:rsid w:val="0033343D"/>
    <w:rsid w:val="00333EC3"/>
    <w:rsid w:val="003346CB"/>
    <w:rsid w:val="003348EE"/>
    <w:rsid w:val="00334B18"/>
    <w:rsid w:val="00334CF9"/>
    <w:rsid w:val="00334FCF"/>
    <w:rsid w:val="003354B3"/>
    <w:rsid w:val="003365CB"/>
    <w:rsid w:val="003368BD"/>
    <w:rsid w:val="00336B81"/>
    <w:rsid w:val="00337107"/>
    <w:rsid w:val="00337391"/>
    <w:rsid w:val="003373BF"/>
    <w:rsid w:val="00337528"/>
    <w:rsid w:val="0034023D"/>
    <w:rsid w:val="00340D7C"/>
    <w:rsid w:val="00341652"/>
    <w:rsid w:val="0034217A"/>
    <w:rsid w:val="00342459"/>
    <w:rsid w:val="003426E0"/>
    <w:rsid w:val="00342ABA"/>
    <w:rsid w:val="0034351E"/>
    <w:rsid w:val="00343788"/>
    <w:rsid w:val="003439FD"/>
    <w:rsid w:val="00343C4F"/>
    <w:rsid w:val="00343E53"/>
    <w:rsid w:val="0034467D"/>
    <w:rsid w:val="00344710"/>
    <w:rsid w:val="0034479C"/>
    <w:rsid w:val="00344CDD"/>
    <w:rsid w:val="00344EBC"/>
    <w:rsid w:val="00344F16"/>
    <w:rsid w:val="003454D4"/>
    <w:rsid w:val="003455A4"/>
    <w:rsid w:val="00345952"/>
    <w:rsid w:val="0034595C"/>
    <w:rsid w:val="00345A39"/>
    <w:rsid w:val="00345D8D"/>
    <w:rsid w:val="00345EE6"/>
    <w:rsid w:val="003460C5"/>
    <w:rsid w:val="0034628B"/>
    <w:rsid w:val="003466B9"/>
    <w:rsid w:val="003469BC"/>
    <w:rsid w:val="00346BF7"/>
    <w:rsid w:val="00346DB0"/>
    <w:rsid w:val="00346FB5"/>
    <w:rsid w:val="00347083"/>
    <w:rsid w:val="003470A2"/>
    <w:rsid w:val="0034797B"/>
    <w:rsid w:val="003504FE"/>
    <w:rsid w:val="00350739"/>
    <w:rsid w:val="00350D25"/>
    <w:rsid w:val="00351009"/>
    <w:rsid w:val="003512B4"/>
    <w:rsid w:val="003514AF"/>
    <w:rsid w:val="003515E7"/>
    <w:rsid w:val="00351C8B"/>
    <w:rsid w:val="00352266"/>
    <w:rsid w:val="0035277C"/>
    <w:rsid w:val="00352B15"/>
    <w:rsid w:val="00352FBF"/>
    <w:rsid w:val="00353008"/>
    <w:rsid w:val="00353022"/>
    <w:rsid w:val="00353081"/>
    <w:rsid w:val="00353421"/>
    <w:rsid w:val="00353872"/>
    <w:rsid w:val="00353894"/>
    <w:rsid w:val="00353BC9"/>
    <w:rsid w:val="00353F16"/>
    <w:rsid w:val="00353F44"/>
    <w:rsid w:val="00354666"/>
    <w:rsid w:val="0035467F"/>
    <w:rsid w:val="00354839"/>
    <w:rsid w:val="00354CEF"/>
    <w:rsid w:val="00354DB3"/>
    <w:rsid w:val="003553D2"/>
    <w:rsid w:val="003555A5"/>
    <w:rsid w:val="00355D06"/>
    <w:rsid w:val="00355DCB"/>
    <w:rsid w:val="00357062"/>
    <w:rsid w:val="003572AF"/>
    <w:rsid w:val="00357B22"/>
    <w:rsid w:val="00357B34"/>
    <w:rsid w:val="00357C20"/>
    <w:rsid w:val="0036033D"/>
    <w:rsid w:val="00360431"/>
    <w:rsid w:val="003613F7"/>
    <w:rsid w:val="0036150D"/>
    <w:rsid w:val="00361637"/>
    <w:rsid w:val="00361829"/>
    <w:rsid w:val="00362B18"/>
    <w:rsid w:val="00363BDE"/>
    <w:rsid w:val="00364366"/>
    <w:rsid w:val="003646E4"/>
    <w:rsid w:val="00365313"/>
    <w:rsid w:val="0036550D"/>
    <w:rsid w:val="00365533"/>
    <w:rsid w:val="00365625"/>
    <w:rsid w:val="00365A52"/>
    <w:rsid w:val="00365CBB"/>
    <w:rsid w:val="00365E09"/>
    <w:rsid w:val="003663B8"/>
    <w:rsid w:val="00366830"/>
    <w:rsid w:val="003668B7"/>
    <w:rsid w:val="00366F98"/>
    <w:rsid w:val="0036710B"/>
    <w:rsid w:val="00367922"/>
    <w:rsid w:val="0037014D"/>
    <w:rsid w:val="00370381"/>
    <w:rsid w:val="003706BC"/>
    <w:rsid w:val="00370B7D"/>
    <w:rsid w:val="00370C34"/>
    <w:rsid w:val="00370E87"/>
    <w:rsid w:val="00370F92"/>
    <w:rsid w:val="00371847"/>
    <w:rsid w:val="0037184A"/>
    <w:rsid w:val="00371B86"/>
    <w:rsid w:val="00371ECC"/>
    <w:rsid w:val="00372463"/>
    <w:rsid w:val="00372892"/>
    <w:rsid w:val="00372C0D"/>
    <w:rsid w:val="0037312A"/>
    <w:rsid w:val="003733A4"/>
    <w:rsid w:val="003733C2"/>
    <w:rsid w:val="00373A05"/>
    <w:rsid w:val="00373A0B"/>
    <w:rsid w:val="00373C4E"/>
    <w:rsid w:val="00373DF9"/>
    <w:rsid w:val="00373E5A"/>
    <w:rsid w:val="003743B0"/>
    <w:rsid w:val="00374528"/>
    <w:rsid w:val="003747C3"/>
    <w:rsid w:val="003748C0"/>
    <w:rsid w:val="00374927"/>
    <w:rsid w:val="00374CB4"/>
    <w:rsid w:val="00374FA7"/>
    <w:rsid w:val="00375150"/>
    <w:rsid w:val="00375565"/>
    <w:rsid w:val="00375667"/>
    <w:rsid w:val="003757F8"/>
    <w:rsid w:val="00375F78"/>
    <w:rsid w:val="0037601D"/>
    <w:rsid w:val="003760E4"/>
    <w:rsid w:val="003763C4"/>
    <w:rsid w:val="003767D7"/>
    <w:rsid w:val="003769D1"/>
    <w:rsid w:val="00376A26"/>
    <w:rsid w:val="00377171"/>
    <w:rsid w:val="0037719E"/>
    <w:rsid w:val="00377266"/>
    <w:rsid w:val="003774C8"/>
    <w:rsid w:val="00377AB3"/>
    <w:rsid w:val="00377EA9"/>
    <w:rsid w:val="0038088E"/>
    <w:rsid w:val="00380958"/>
    <w:rsid w:val="00380AEF"/>
    <w:rsid w:val="00380BD7"/>
    <w:rsid w:val="003811E9"/>
    <w:rsid w:val="0038148A"/>
    <w:rsid w:val="00381DB3"/>
    <w:rsid w:val="00381DE3"/>
    <w:rsid w:val="00381F63"/>
    <w:rsid w:val="0038224F"/>
    <w:rsid w:val="00382906"/>
    <w:rsid w:val="00382E88"/>
    <w:rsid w:val="00382EF2"/>
    <w:rsid w:val="003831E2"/>
    <w:rsid w:val="003831E6"/>
    <w:rsid w:val="00384087"/>
    <w:rsid w:val="00384773"/>
    <w:rsid w:val="0038490D"/>
    <w:rsid w:val="00384B39"/>
    <w:rsid w:val="00384C41"/>
    <w:rsid w:val="00384E55"/>
    <w:rsid w:val="00385947"/>
    <w:rsid w:val="00385AC8"/>
    <w:rsid w:val="00385AE0"/>
    <w:rsid w:val="00385C87"/>
    <w:rsid w:val="003861A3"/>
    <w:rsid w:val="00386C62"/>
    <w:rsid w:val="00387077"/>
    <w:rsid w:val="003870F2"/>
    <w:rsid w:val="00387E9D"/>
    <w:rsid w:val="0039001F"/>
    <w:rsid w:val="0039002A"/>
    <w:rsid w:val="00390427"/>
    <w:rsid w:val="00390648"/>
    <w:rsid w:val="00390775"/>
    <w:rsid w:val="00390A9B"/>
    <w:rsid w:val="00390BB3"/>
    <w:rsid w:val="003918E6"/>
    <w:rsid w:val="00391A31"/>
    <w:rsid w:val="00391E07"/>
    <w:rsid w:val="00392104"/>
    <w:rsid w:val="00392218"/>
    <w:rsid w:val="0039228C"/>
    <w:rsid w:val="00392632"/>
    <w:rsid w:val="00392B31"/>
    <w:rsid w:val="003936F0"/>
    <w:rsid w:val="0039381F"/>
    <w:rsid w:val="00393B8D"/>
    <w:rsid w:val="00393C17"/>
    <w:rsid w:val="0039443E"/>
    <w:rsid w:val="00394481"/>
    <w:rsid w:val="003944A4"/>
    <w:rsid w:val="003947CF"/>
    <w:rsid w:val="003948CA"/>
    <w:rsid w:val="00394A3F"/>
    <w:rsid w:val="00394A4D"/>
    <w:rsid w:val="00394F28"/>
    <w:rsid w:val="0039522D"/>
    <w:rsid w:val="0039565B"/>
    <w:rsid w:val="00395F4C"/>
    <w:rsid w:val="00396D08"/>
    <w:rsid w:val="00397565"/>
    <w:rsid w:val="00397582"/>
    <w:rsid w:val="0039769F"/>
    <w:rsid w:val="00397860"/>
    <w:rsid w:val="00397AB3"/>
    <w:rsid w:val="00397EF6"/>
    <w:rsid w:val="003A0485"/>
    <w:rsid w:val="003A0496"/>
    <w:rsid w:val="003A0AA2"/>
    <w:rsid w:val="003A0D4C"/>
    <w:rsid w:val="003A0D94"/>
    <w:rsid w:val="003A0F15"/>
    <w:rsid w:val="003A195B"/>
    <w:rsid w:val="003A2469"/>
    <w:rsid w:val="003A28B0"/>
    <w:rsid w:val="003A2ED3"/>
    <w:rsid w:val="003A3013"/>
    <w:rsid w:val="003A3162"/>
    <w:rsid w:val="003A4522"/>
    <w:rsid w:val="003A4583"/>
    <w:rsid w:val="003A46FA"/>
    <w:rsid w:val="003A4E1A"/>
    <w:rsid w:val="003A4F00"/>
    <w:rsid w:val="003A511B"/>
    <w:rsid w:val="003A5325"/>
    <w:rsid w:val="003A5826"/>
    <w:rsid w:val="003A5B92"/>
    <w:rsid w:val="003A5FA1"/>
    <w:rsid w:val="003A6223"/>
    <w:rsid w:val="003A670C"/>
    <w:rsid w:val="003A689F"/>
    <w:rsid w:val="003A6E4E"/>
    <w:rsid w:val="003A7033"/>
    <w:rsid w:val="003A7242"/>
    <w:rsid w:val="003A767D"/>
    <w:rsid w:val="003A7E80"/>
    <w:rsid w:val="003B016A"/>
    <w:rsid w:val="003B02DD"/>
    <w:rsid w:val="003B03AD"/>
    <w:rsid w:val="003B0B73"/>
    <w:rsid w:val="003B0C16"/>
    <w:rsid w:val="003B0D17"/>
    <w:rsid w:val="003B1007"/>
    <w:rsid w:val="003B1026"/>
    <w:rsid w:val="003B137D"/>
    <w:rsid w:val="003B1591"/>
    <w:rsid w:val="003B16BA"/>
    <w:rsid w:val="003B176A"/>
    <w:rsid w:val="003B18A2"/>
    <w:rsid w:val="003B18EC"/>
    <w:rsid w:val="003B1D84"/>
    <w:rsid w:val="003B258B"/>
    <w:rsid w:val="003B2876"/>
    <w:rsid w:val="003B2B8F"/>
    <w:rsid w:val="003B2F36"/>
    <w:rsid w:val="003B2F88"/>
    <w:rsid w:val="003B2FDB"/>
    <w:rsid w:val="003B3A2B"/>
    <w:rsid w:val="003B3BEA"/>
    <w:rsid w:val="003B3E45"/>
    <w:rsid w:val="003B46F5"/>
    <w:rsid w:val="003B4EBB"/>
    <w:rsid w:val="003B54D0"/>
    <w:rsid w:val="003B5863"/>
    <w:rsid w:val="003B5B99"/>
    <w:rsid w:val="003B5EB3"/>
    <w:rsid w:val="003B619B"/>
    <w:rsid w:val="003B63C4"/>
    <w:rsid w:val="003B689D"/>
    <w:rsid w:val="003B78B1"/>
    <w:rsid w:val="003B78FB"/>
    <w:rsid w:val="003B7E86"/>
    <w:rsid w:val="003C0AF3"/>
    <w:rsid w:val="003C0D63"/>
    <w:rsid w:val="003C13D1"/>
    <w:rsid w:val="003C1409"/>
    <w:rsid w:val="003C18C4"/>
    <w:rsid w:val="003C1BD5"/>
    <w:rsid w:val="003C27E8"/>
    <w:rsid w:val="003C2D6B"/>
    <w:rsid w:val="003C2F03"/>
    <w:rsid w:val="003C3442"/>
    <w:rsid w:val="003C382C"/>
    <w:rsid w:val="003C391E"/>
    <w:rsid w:val="003C3CF9"/>
    <w:rsid w:val="003C410E"/>
    <w:rsid w:val="003C4D3E"/>
    <w:rsid w:val="003C4D90"/>
    <w:rsid w:val="003C4E4F"/>
    <w:rsid w:val="003C54AB"/>
    <w:rsid w:val="003C5B17"/>
    <w:rsid w:val="003C5CCD"/>
    <w:rsid w:val="003C611A"/>
    <w:rsid w:val="003C64CD"/>
    <w:rsid w:val="003C6546"/>
    <w:rsid w:val="003C69D6"/>
    <w:rsid w:val="003C6D41"/>
    <w:rsid w:val="003C7192"/>
    <w:rsid w:val="003C742B"/>
    <w:rsid w:val="003C7A3A"/>
    <w:rsid w:val="003C7B4D"/>
    <w:rsid w:val="003C7FDD"/>
    <w:rsid w:val="003D01DA"/>
    <w:rsid w:val="003D04ED"/>
    <w:rsid w:val="003D0946"/>
    <w:rsid w:val="003D096C"/>
    <w:rsid w:val="003D0D59"/>
    <w:rsid w:val="003D1362"/>
    <w:rsid w:val="003D1574"/>
    <w:rsid w:val="003D1735"/>
    <w:rsid w:val="003D1799"/>
    <w:rsid w:val="003D1D44"/>
    <w:rsid w:val="003D1D5B"/>
    <w:rsid w:val="003D1FD2"/>
    <w:rsid w:val="003D2AD1"/>
    <w:rsid w:val="003D2C26"/>
    <w:rsid w:val="003D2F7C"/>
    <w:rsid w:val="003D35E5"/>
    <w:rsid w:val="003D3602"/>
    <w:rsid w:val="003D3776"/>
    <w:rsid w:val="003D3ED9"/>
    <w:rsid w:val="003D3FF4"/>
    <w:rsid w:val="003D4319"/>
    <w:rsid w:val="003D4427"/>
    <w:rsid w:val="003D45B5"/>
    <w:rsid w:val="003D45D1"/>
    <w:rsid w:val="003D4828"/>
    <w:rsid w:val="003D483E"/>
    <w:rsid w:val="003D4A3B"/>
    <w:rsid w:val="003D5231"/>
    <w:rsid w:val="003D54CD"/>
    <w:rsid w:val="003D591A"/>
    <w:rsid w:val="003D6268"/>
    <w:rsid w:val="003D62BC"/>
    <w:rsid w:val="003D66A3"/>
    <w:rsid w:val="003D6857"/>
    <w:rsid w:val="003D6A5F"/>
    <w:rsid w:val="003D72CF"/>
    <w:rsid w:val="003D72D0"/>
    <w:rsid w:val="003D73E9"/>
    <w:rsid w:val="003D7642"/>
    <w:rsid w:val="003D7920"/>
    <w:rsid w:val="003D7ACA"/>
    <w:rsid w:val="003D7C9B"/>
    <w:rsid w:val="003E2168"/>
    <w:rsid w:val="003E216D"/>
    <w:rsid w:val="003E2179"/>
    <w:rsid w:val="003E2413"/>
    <w:rsid w:val="003E3004"/>
    <w:rsid w:val="003E3A06"/>
    <w:rsid w:val="003E3AF4"/>
    <w:rsid w:val="003E420F"/>
    <w:rsid w:val="003E44E6"/>
    <w:rsid w:val="003E4502"/>
    <w:rsid w:val="003E4992"/>
    <w:rsid w:val="003E4B1D"/>
    <w:rsid w:val="003E4B83"/>
    <w:rsid w:val="003E4CF7"/>
    <w:rsid w:val="003E529D"/>
    <w:rsid w:val="003E5487"/>
    <w:rsid w:val="003E548B"/>
    <w:rsid w:val="003E59E9"/>
    <w:rsid w:val="003E5E4E"/>
    <w:rsid w:val="003E5E54"/>
    <w:rsid w:val="003E6050"/>
    <w:rsid w:val="003E61D4"/>
    <w:rsid w:val="003E647B"/>
    <w:rsid w:val="003E668E"/>
    <w:rsid w:val="003E6D0E"/>
    <w:rsid w:val="003E733D"/>
    <w:rsid w:val="003E745E"/>
    <w:rsid w:val="003E782C"/>
    <w:rsid w:val="003E793F"/>
    <w:rsid w:val="003E7EC9"/>
    <w:rsid w:val="003E7F1C"/>
    <w:rsid w:val="003F0010"/>
    <w:rsid w:val="003F0532"/>
    <w:rsid w:val="003F09A3"/>
    <w:rsid w:val="003F0E1C"/>
    <w:rsid w:val="003F1095"/>
    <w:rsid w:val="003F140B"/>
    <w:rsid w:val="003F1611"/>
    <w:rsid w:val="003F19AF"/>
    <w:rsid w:val="003F1CBA"/>
    <w:rsid w:val="003F215C"/>
    <w:rsid w:val="003F25F7"/>
    <w:rsid w:val="003F29FD"/>
    <w:rsid w:val="003F2D6A"/>
    <w:rsid w:val="003F335A"/>
    <w:rsid w:val="003F3C40"/>
    <w:rsid w:val="003F3E98"/>
    <w:rsid w:val="003F3F74"/>
    <w:rsid w:val="003F419E"/>
    <w:rsid w:val="003F428D"/>
    <w:rsid w:val="003F4DA1"/>
    <w:rsid w:val="003F5229"/>
    <w:rsid w:val="003F55E2"/>
    <w:rsid w:val="003F62EE"/>
    <w:rsid w:val="003F65DC"/>
    <w:rsid w:val="003F6C83"/>
    <w:rsid w:val="003F6E51"/>
    <w:rsid w:val="003F7119"/>
    <w:rsid w:val="003F753D"/>
    <w:rsid w:val="003F7681"/>
    <w:rsid w:val="003F7880"/>
    <w:rsid w:val="003F7AFE"/>
    <w:rsid w:val="003F7D22"/>
    <w:rsid w:val="004009F2"/>
    <w:rsid w:val="00400D69"/>
    <w:rsid w:val="00400E87"/>
    <w:rsid w:val="00401AA7"/>
    <w:rsid w:val="004020C2"/>
    <w:rsid w:val="004020D1"/>
    <w:rsid w:val="00402554"/>
    <w:rsid w:val="004027E3"/>
    <w:rsid w:val="00402892"/>
    <w:rsid w:val="00402BE2"/>
    <w:rsid w:val="00402C36"/>
    <w:rsid w:val="00402CEA"/>
    <w:rsid w:val="00402D3B"/>
    <w:rsid w:val="00402E8C"/>
    <w:rsid w:val="004034FE"/>
    <w:rsid w:val="004035F4"/>
    <w:rsid w:val="00403823"/>
    <w:rsid w:val="004039BC"/>
    <w:rsid w:val="004039D1"/>
    <w:rsid w:val="00403A6A"/>
    <w:rsid w:val="00403A81"/>
    <w:rsid w:val="00403BFD"/>
    <w:rsid w:val="004041AE"/>
    <w:rsid w:val="00404678"/>
    <w:rsid w:val="0040497D"/>
    <w:rsid w:val="00405354"/>
    <w:rsid w:val="004060CC"/>
    <w:rsid w:val="0040666D"/>
    <w:rsid w:val="00406B05"/>
    <w:rsid w:val="00406B5C"/>
    <w:rsid w:val="00406D15"/>
    <w:rsid w:val="004075DE"/>
    <w:rsid w:val="004076AD"/>
    <w:rsid w:val="00407A77"/>
    <w:rsid w:val="004101D6"/>
    <w:rsid w:val="004103D5"/>
    <w:rsid w:val="004104F2"/>
    <w:rsid w:val="00410DB7"/>
    <w:rsid w:val="00410E3C"/>
    <w:rsid w:val="00410F87"/>
    <w:rsid w:val="00411291"/>
    <w:rsid w:val="00411628"/>
    <w:rsid w:val="00411703"/>
    <w:rsid w:val="0041192E"/>
    <w:rsid w:val="00411F65"/>
    <w:rsid w:val="004125EA"/>
    <w:rsid w:val="004128AF"/>
    <w:rsid w:val="00412A00"/>
    <w:rsid w:val="00413ACE"/>
    <w:rsid w:val="00413B9E"/>
    <w:rsid w:val="00413CB1"/>
    <w:rsid w:val="0041482B"/>
    <w:rsid w:val="00414ABE"/>
    <w:rsid w:val="00414AE0"/>
    <w:rsid w:val="00414D9F"/>
    <w:rsid w:val="00414E21"/>
    <w:rsid w:val="00414E77"/>
    <w:rsid w:val="00415464"/>
    <w:rsid w:val="004155E0"/>
    <w:rsid w:val="0041590E"/>
    <w:rsid w:val="004159AA"/>
    <w:rsid w:val="00415B1B"/>
    <w:rsid w:val="00415C2C"/>
    <w:rsid w:val="00415C8C"/>
    <w:rsid w:val="00416043"/>
    <w:rsid w:val="0041620A"/>
    <w:rsid w:val="00416306"/>
    <w:rsid w:val="00416596"/>
    <w:rsid w:val="00416692"/>
    <w:rsid w:val="00416980"/>
    <w:rsid w:val="004169B6"/>
    <w:rsid w:val="00416A00"/>
    <w:rsid w:val="00417326"/>
    <w:rsid w:val="004177C6"/>
    <w:rsid w:val="004178D5"/>
    <w:rsid w:val="00417CC0"/>
    <w:rsid w:val="004200D0"/>
    <w:rsid w:val="00420103"/>
    <w:rsid w:val="0042021E"/>
    <w:rsid w:val="004203A9"/>
    <w:rsid w:val="0042054A"/>
    <w:rsid w:val="00420C56"/>
    <w:rsid w:val="00421113"/>
    <w:rsid w:val="004213DA"/>
    <w:rsid w:val="004215C0"/>
    <w:rsid w:val="00421A09"/>
    <w:rsid w:val="00421B3F"/>
    <w:rsid w:val="0042235B"/>
    <w:rsid w:val="00422563"/>
    <w:rsid w:val="00422A29"/>
    <w:rsid w:val="004233C1"/>
    <w:rsid w:val="004233EB"/>
    <w:rsid w:val="004233FB"/>
    <w:rsid w:val="004236DD"/>
    <w:rsid w:val="004238C9"/>
    <w:rsid w:val="00423BAB"/>
    <w:rsid w:val="00423BD0"/>
    <w:rsid w:val="00424021"/>
    <w:rsid w:val="00424482"/>
    <w:rsid w:val="0042535B"/>
    <w:rsid w:val="0042535C"/>
    <w:rsid w:val="00425553"/>
    <w:rsid w:val="00425781"/>
    <w:rsid w:val="00425ADA"/>
    <w:rsid w:val="00426033"/>
    <w:rsid w:val="00426CD8"/>
    <w:rsid w:val="00426F1B"/>
    <w:rsid w:val="00426FD7"/>
    <w:rsid w:val="00427327"/>
    <w:rsid w:val="004273D8"/>
    <w:rsid w:val="0042794B"/>
    <w:rsid w:val="00427D22"/>
    <w:rsid w:val="00427DA8"/>
    <w:rsid w:val="00430199"/>
    <w:rsid w:val="00430337"/>
    <w:rsid w:val="00430620"/>
    <w:rsid w:val="004306E0"/>
    <w:rsid w:val="004307DD"/>
    <w:rsid w:val="00430998"/>
    <w:rsid w:val="004309C6"/>
    <w:rsid w:val="00430BED"/>
    <w:rsid w:val="00430C10"/>
    <w:rsid w:val="00430D4A"/>
    <w:rsid w:val="00431496"/>
    <w:rsid w:val="004317A9"/>
    <w:rsid w:val="00431811"/>
    <w:rsid w:val="00431F89"/>
    <w:rsid w:val="00432149"/>
    <w:rsid w:val="004324EA"/>
    <w:rsid w:val="004325AE"/>
    <w:rsid w:val="00432C3E"/>
    <w:rsid w:val="00432EF1"/>
    <w:rsid w:val="004330D8"/>
    <w:rsid w:val="004337CA"/>
    <w:rsid w:val="00434206"/>
    <w:rsid w:val="00434640"/>
    <w:rsid w:val="00434AAB"/>
    <w:rsid w:val="00434B66"/>
    <w:rsid w:val="00434E5B"/>
    <w:rsid w:val="004354D7"/>
    <w:rsid w:val="004356BB"/>
    <w:rsid w:val="00436413"/>
    <w:rsid w:val="00436EAA"/>
    <w:rsid w:val="00437148"/>
    <w:rsid w:val="0043723A"/>
    <w:rsid w:val="004375EC"/>
    <w:rsid w:val="00437638"/>
    <w:rsid w:val="00437BC4"/>
    <w:rsid w:val="004408F0"/>
    <w:rsid w:val="004409D0"/>
    <w:rsid w:val="00440ADD"/>
    <w:rsid w:val="00440D85"/>
    <w:rsid w:val="00441B68"/>
    <w:rsid w:val="00441EF0"/>
    <w:rsid w:val="00442343"/>
    <w:rsid w:val="00442611"/>
    <w:rsid w:val="00442A16"/>
    <w:rsid w:val="00442C88"/>
    <w:rsid w:val="00442D84"/>
    <w:rsid w:val="004431FF"/>
    <w:rsid w:val="004432C4"/>
    <w:rsid w:val="00443428"/>
    <w:rsid w:val="00443582"/>
    <w:rsid w:val="00443891"/>
    <w:rsid w:val="00443B89"/>
    <w:rsid w:val="00443C6E"/>
    <w:rsid w:val="0044419D"/>
    <w:rsid w:val="004443FC"/>
    <w:rsid w:val="00444580"/>
    <w:rsid w:val="00444635"/>
    <w:rsid w:val="00444B28"/>
    <w:rsid w:val="00444C61"/>
    <w:rsid w:val="00444EEE"/>
    <w:rsid w:val="00445046"/>
    <w:rsid w:val="004451E2"/>
    <w:rsid w:val="00445217"/>
    <w:rsid w:val="004454BB"/>
    <w:rsid w:val="00446423"/>
    <w:rsid w:val="004465E9"/>
    <w:rsid w:val="00446896"/>
    <w:rsid w:val="004468EE"/>
    <w:rsid w:val="0044704B"/>
    <w:rsid w:val="004471DB"/>
    <w:rsid w:val="00447252"/>
    <w:rsid w:val="00447761"/>
    <w:rsid w:val="004479C2"/>
    <w:rsid w:val="004479F3"/>
    <w:rsid w:val="00450222"/>
    <w:rsid w:val="00450856"/>
    <w:rsid w:val="00450C4F"/>
    <w:rsid w:val="00450CE9"/>
    <w:rsid w:val="0045102A"/>
    <w:rsid w:val="00451437"/>
    <w:rsid w:val="00451824"/>
    <w:rsid w:val="00452532"/>
    <w:rsid w:val="00452810"/>
    <w:rsid w:val="00452BF5"/>
    <w:rsid w:val="00452C82"/>
    <w:rsid w:val="0045343B"/>
    <w:rsid w:val="004536EB"/>
    <w:rsid w:val="004539DE"/>
    <w:rsid w:val="00453A7E"/>
    <w:rsid w:val="00453AB4"/>
    <w:rsid w:val="00454384"/>
    <w:rsid w:val="004547AB"/>
    <w:rsid w:val="004547D4"/>
    <w:rsid w:val="00454983"/>
    <w:rsid w:val="004549F7"/>
    <w:rsid w:val="00455188"/>
    <w:rsid w:val="004559D8"/>
    <w:rsid w:val="00455FD4"/>
    <w:rsid w:val="00456064"/>
    <w:rsid w:val="00456636"/>
    <w:rsid w:val="00456653"/>
    <w:rsid w:val="00456D0D"/>
    <w:rsid w:val="00456FDC"/>
    <w:rsid w:val="00457278"/>
    <w:rsid w:val="004572CF"/>
    <w:rsid w:val="004574A9"/>
    <w:rsid w:val="00457FEA"/>
    <w:rsid w:val="00460026"/>
    <w:rsid w:val="0046014E"/>
    <w:rsid w:val="00460230"/>
    <w:rsid w:val="004606FF"/>
    <w:rsid w:val="004607D5"/>
    <w:rsid w:val="00460ACE"/>
    <w:rsid w:val="00460B07"/>
    <w:rsid w:val="00460BBB"/>
    <w:rsid w:val="00461328"/>
    <w:rsid w:val="0046141F"/>
    <w:rsid w:val="00461A45"/>
    <w:rsid w:val="004620EE"/>
    <w:rsid w:val="0046282B"/>
    <w:rsid w:val="00462FE6"/>
    <w:rsid w:val="00464262"/>
    <w:rsid w:val="00464783"/>
    <w:rsid w:val="004647FA"/>
    <w:rsid w:val="004648BC"/>
    <w:rsid w:val="0046507F"/>
    <w:rsid w:val="00465559"/>
    <w:rsid w:val="0046570C"/>
    <w:rsid w:val="0046586D"/>
    <w:rsid w:val="00465E2E"/>
    <w:rsid w:val="00465F36"/>
    <w:rsid w:val="0046608E"/>
    <w:rsid w:val="004660BE"/>
    <w:rsid w:val="0046684A"/>
    <w:rsid w:val="00466858"/>
    <w:rsid w:val="00466ADB"/>
    <w:rsid w:val="00467205"/>
    <w:rsid w:val="004679CF"/>
    <w:rsid w:val="00467A3B"/>
    <w:rsid w:val="00467A89"/>
    <w:rsid w:val="00467D15"/>
    <w:rsid w:val="00467D8C"/>
    <w:rsid w:val="00467FBD"/>
    <w:rsid w:val="00470D3A"/>
    <w:rsid w:val="0047181B"/>
    <w:rsid w:val="004718B8"/>
    <w:rsid w:val="004719C4"/>
    <w:rsid w:val="00471CD3"/>
    <w:rsid w:val="00471E81"/>
    <w:rsid w:val="00471FA4"/>
    <w:rsid w:val="004734F4"/>
    <w:rsid w:val="0047374A"/>
    <w:rsid w:val="00473929"/>
    <w:rsid w:val="00473A08"/>
    <w:rsid w:val="00473E40"/>
    <w:rsid w:val="0047455E"/>
    <w:rsid w:val="00474572"/>
    <w:rsid w:val="004747A5"/>
    <w:rsid w:val="004749A2"/>
    <w:rsid w:val="00474F4C"/>
    <w:rsid w:val="00474F4F"/>
    <w:rsid w:val="00475652"/>
    <w:rsid w:val="00475CA2"/>
    <w:rsid w:val="004766C6"/>
    <w:rsid w:val="00476829"/>
    <w:rsid w:val="00477570"/>
    <w:rsid w:val="004777AD"/>
    <w:rsid w:val="00477880"/>
    <w:rsid w:val="00477885"/>
    <w:rsid w:val="00477E8D"/>
    <w:rsid w:val="00480144"/>
    <w:rsid w:val="00480307"/>
    <w:rsid w:val="0048037A"/>
    <w:rsid w:val="004804D8"/>
    <w:rsid w:val="004806BF"/>
    <w:rsid w:val="004806CB"/>
    <w:rsid w:val="0048096E"/>
    <w:rsid w:val="00480EAB"/>
    <w:rsid w:val="004811A0"/>
    <w:rsid w:val="004813BB"/>
    <w:rsid w:val="00481C89"/>
    <w:rsid w:val="0048216B"/>
    <w:rsid w:val="004822F3"/>
    <w:rsid w:val="0048245B"/>
    <w:rsid w:val="00482B4B"/>
    <w:rsid w:val="00482C84"/>
    <w:rsid w:val="0048305C"/>
    <w:rsid w:val="00483444"/>
    <w:rsid w:val="004838E6"/>
    <w:rsid w:val="0048393B"/>
    <w:rsid w:val="0048419B"/>
    <w:rsid w:val="0048422C"/>
    <w:rsid w:val="00484363"/>
    <w:rsid w:val="0048437D"/>
    <w:rsid w:val="00484A54"/>
    <w:rsid w:val="00484F08"/>
    <w:rsid w:val="00484F6E"/>
    <w:rsid w:val="0048518F"/>
    <w:rsid w:val="004852E2"/>
    <w:rsid w:val="0048564B"/>
    <w:rsid w:val="0048584C"/>
    <w:rsid w:val="00485949"/>
    <w:rsid w:val="00485AA7"/>
    <w:rsid w:val="00485B18"/>
    <w:rsid w:val="00485DB6"/>
    <w:rsid w:val="00486175"/>
    <w:rsid w:val="00486367"/>
    <w:rsid w:val="004869D1"/>
    <w:rsid w:val="00486B04"/>
    <w:rsid w:val="00486DFE"/>
    <w:rsid w:val="004874A4"/>
    <w:rsid w:val="00487C52"/>
    <w:rsid w:val="00487D12"/>
    <w:rsid w:val="0049115D"/>
    <w:rsid w:val="004914EC"/>
    <w:rsid w:val="0049158D"/>
    <w:rsid w:val="004922CF"/>
    <w:rsid w:val="0049239C"/>
    <w:rsid w:val="004925ED"/>
    <w:rsid w:val="00492744"/>
    <w:rsid w:val="0049292C"/>
    <w:rsid w:val="00492B0E"/>
    <w:rsid w:val="00492B77"/>
    <w:rsid w:val="00492F87"/>
    <w:rsid w:val="004941D1"/>
    <w:rsid w:val="00494370"/>
    <w:rsid w:val="0049437F"/>
    <w:rsid w:val="0049457D"/>
    <w:rsid w:val="00494AE7"/>
    <w:rsid w:val="00495021"/>
    <w:rsid w:val="0049567B"/>
    <w:rsid w:val="00495937"/>
    <w:rsid w:val="00495FFF"/>
    <w:rsid w:val="0049602A"/>
    <w:rsid w:val="0049619B"/>
    <w:rsid w:val="004966F9"/>
    <w:rsid w:val="00496705"/>
    <w:rsid w:val="00496853"/>
    <w:rsid w:val="00496BF6"/>
    <w:rsid w:val="0049711B"/>
    <w:rsid w:val="00497285"/>
    <w:rsid w:val="00497307"/>
    <w:rsid w:val="00497BBF"/>
    <w:rsid w:val="00497D1A"/>
    <w:rsid w:val="004A0509"/>
    <w:rsid w:val="004A0684"/>
    <w:rsid w:val="004A097B"/>
    <w:rsid w:val="004A113B"/>
    <w:rsid w:val="004A122A"/>
    <w:rsid w:val="004A217E"/>
    <w:rsid w:val="004A24E3"/>
    <w:rsid w:val="004A2670"/>
    <w:rsid w:val="004A2F06"/>
    <w:rsid w:val="004A3175"/>
    <w:rsid w:val="004A32F4"/>
    <w:rsid w:val="004A3DB3"/>
    <w:rsid w:val="004A3E21"/>
    <w:rsid w:val="004A3E7B"/>
    <w:rsid w:val="004A4086"/>
    <w:rsid w:val="004A4546"/>
    <w:rsid w:val="004A47ED"/>
    <w:rsid w:val="004A4A5E"/>
    <w:rsid w:val="004A4AD0"/>
    <w:rsid w:val="004A4FCC"/>
    <w:rsid w:val="004A5155"/>
    <w:rsid w:val="004A530E"/>
    <w:rsid w:val="004A61C6"/>
    <w:rsid w:val="004A63AF"/>
    <w:rsid w:val="004A64D8"/>
    <w:rsid w:val="004A719B"/>
    <w:rsid w:val="004A7484"/>
    <w:rsid w:val="004A77A1"/>
    <w:rsid w:val="004A7FFB"/>
    <w:rsid w:val="004B042B"/>
    <w:rsid w:val="004B0694"/>
    <w:rsid w:val="004B09F2"/>
    <w:rsid w:val="004B0C06"/>
    <w:rsid w:val="004B0D84"/>
    <w:rsid w:val="004B0F4E"/>
    <w:rsid w:val="004B116C"/>
    <w:rsid w:val="004B11D1"/>
    <w:rsid w:val="004B1874"/>
    <w:rsid w:val="004B1BB7"/>
    <w:rsid w:val="004B2506"/>
    <w:rsid w:val="004B29E8"/>
    <w:rsid w:val="004B2B67"/>
    <w:rsid w:val="004B2E06"/>
    <w:rsid w:val="004B319D"/>
    <w:rsid w:val="004B3AF0"/>
    <w:rsid w:val="004B3EED"/>
    <w:rsid w:val="004B4195"/>
    <w:rsid w:val="004B4AF2"/>
    <w:rsid w:val="004B4ED5"/>
    <w:rsid w:val="004B4EFA"/>
    <w:rsid w:val="004B515C"/>
    <w:rsid w:val="004B55EB"/>
    <w:rsid w:val="004B588E"/>
    <w:rsid w:val="004B5AFB"/>
    <w:rsid w:val="004B609B"/>
    <w:rsid w:val="004B62C4"/>
    <w:rsid w:val="004B64F6"/>
    <w:rsid w:val="004B6D85"/>
    <w:rsid w:val="004B6DC6"/>
    <w:rsid w:val="004B7228"/>
    <w:rsid w:val="004B7416"/>
    <w:rsid w:val="004B7496"/>
    <w:rsid w:val="004B7749"/>
    <w:rsid w:val="004B7A40"/>
    <w:rsid w:val="004B7C1D"/>
    <w:rsid w:val="004B7D9F"/>
    <w:rsid w:val="004B7E94"/>
    <w:rsid w:val="004B7F1E"/>
    <w:rsid w:val="004B7FAE"/>
    <w:rsid w:val="004C039B"/>
    <w:rsid w:val="004C03C7"/>
    <w:rsid w:val="004C04CA"/>
    <w:rsid w:val="004C072B"/>
    <w:rsid w:val="004C0C34"/>
    <w:rsid w:val="004C0C5B"/>
    <w:rsid w:val="004C14A7"/>
    <w:rsid w:val="004C162D"/>
    <w:rsid w:val="004C2A7E"/>
    <w:rsid w:val="004C2A95"/>
    <w:rsid w:val="004C2B8A"/>
    <w:rsid w:val="004C3497"/>
    <w:rsid w:val="004C34E2"/>
    <w:rsid w:val="004C35D9"/>
    <w:rsid w:val="004C3803"/>
    <w:rsid w:val="004C38B0"/>
    <w:rsid w:val="004C38B7"/>
    <w:rsid w:val="004C38FF"/>
    <w:rsid w:val="004C3B80"/>
    <w:rsid w:val="004C3C74"/>
    <w:rsid w:val="004C4126"/>
    <w:rsid w:val="004C438B"/>
    <w:rsid w:val="004C4B4E"/>
    <w:rsid w:val="004C4D01"/>
    <w:rsid w:val="004C577D"/>
    <w:rsid w:val="004C59B2"/>
    <w:rsid w:val="004C6274"/>
    <w:rsid w:val="004C6C24"/>
    <w:rsid w:val="004C6C61"/>
    <w:rsid w:val="004C6E0F"/>
    <w:rsid w:val="004C708A"/>
    <w:rsid w:val="004C7173"/>
    <w:rsid w:val="004C743B"/>
    <w:rsid w:val="004C7789"/>
    <w:rsid w:val="004C7A1D"/>
    <w:rsid w:val="004C7AB4"/>
    <w:rsid w:val="004C7DE2"/>
    <w:rsid w:val="004C7EFC"/>
    <w:rsid w:val="004C7F0C"/>
    <w:rsid w:val="004C7FAE"/>
    <w:rsid w:val="004D0139"/>
    <w:rsid w:val="004D030A"/>
    <w:rsid w:val="004D0456"/>
    <w:rsid w:val="004D04DF"/>
    <w:rsid w:val="004D0569"/>
    <w:rsid w:val="004D0A65"/>
    <w:rsid w:val="004D11BB"/>
    <w:rsid w:val="004D12F2"/>
    <w:rsid w:val="004D152F"/>
    <w:rsid w:val="004D17B1"/>
    <w:rsid w:val="004D194D"/>
    <w:rsid w:val="004D1A49"/>
    <w:rsid w:val="004D1D05"/>
    <w:rsid w:val="004D1DD6"/>
    <w:rsid w:val="004D2372"/>
    <w:rsid w:val="004D264A"/>
    <w:rsid w:val="004D2ACE"/>
    <w:rsid w:val="004D2B64"/>
    <w:rsid w:val="004D3490"/>
    <w:rsid w:val="004D35E8"/>
    <w:rsid w:val="004D37F2"/>
    <w:rsid w:val="004D3C6F"/>
    <w:rsid w:val="004D3F72"/>
    <w:rsid w:val="004D40F3"/>
    <w:rsid w:val="004D4749"/>
    <w:rsid w:val="004D4909"/>
    <w:rsid w:val="004D490B"/>
    <w:rsid w:val="004D4C96"/>
    <w:rsid w:val="004D4D74"/>
    <w:rsid w:val="004D543F"/>
    <w:rsid w:val="004D5748"/>
    <w:rsid w:val="004D5B19"/>
    <w:rsid w:val="004D5EBD"/>
    <w:rsid w:val="004D5F16"/>
    <w:rsid w:val="004D646B"/>
    <w:rsid w:val="004D667F"/>
    <w:rsid w:val="004D66F9"/>
    <w:rsid w:val="004D6CFD"/>
    <w:rsid w:val="004D7525"/>
    <w:rsid w:val="004D77D1"/>
    <w:rsid w:val="004D7C93"/>
    <w:rsid w:val="004D7D99"/>
    <w:rsid w:val="004D7FD6"/>
    <w:rsid w:val="004E0496"/>
    <w:rsid w:val="004E04BF"/>
    <w:rsid w:val="004E0F0D"/>
    <w:rsid w:val="004E129A"/>
    <w:rsid w:val="004E1454"/>
    <w:rsid w:val="004E15BB"/>
    <w:rsid w:val="004E15E6"/>
    <w:rsid w:val="004E1C7A"/>
    <w:rsid w:val="004E21FA"/>
    <w:rsid w:val="004E260E"/>
    <w:rsid w:val="004E298C"/>
    <w:rsid w:val="004E2C97"/>
    <w:rsid w:val="004E2D9F"/>
    <w:rsid w:val="004E37F1"/>
    <w:rsid w:val="004E395D"/>
    <w:rsid w:val="004E4239"/>
    <w:rsid w:val="004E42A5"/>
    <w:rsid w:val="004E46E7"/>
    <w:rsid w:val="004E4747"/>
    <w:rsid w:val="004E4B69"/>
    <w:rsid w:val="004E4BF1"/>
    <w:rsid w:val="004E4CD8"/>
    <w:rsid w:val="004E53D1"/>
    <w:rsid w:val="004E54B7"/>
    <w:rsid w:val="004E561C"/>
    <w:rsid w:val="004E569E"/>
    <w:rsid w:val="004E569F"/>
    <w:rsid w:val="004E5964"/>
    <w:rsid w:val="004E5A3D"/>
    <w:rsid w:val="004E5B47"/>
    <w:rsid w:val="004E5F5A"/>
    <w:rsid w:val="004E62B5"/>
    <w:rsid w:val="004E6A07"/>
    <w:rsid w:val="004E6C62"/>
    <w:rsid w:val="004E7218"/>
    <w:rsid w:val="004E7643"/>
    <w:rsid w:val="004E77B2"/>
    <w:rsid w:val="004E7D47"/>
    <w:rsid w:val="004E7FB4"/>
    <w:rsid w:val="004F042C"/>
    <w:rsid w:val="004F0838"/>
    <w:rsid w:val="004F11D7"/>
    <w:rsid w:val="004F128A"/>
    <w:rsid w:val="004F1784"/>
    <w:rsid w:val="004F1BF2"/>
    <w:rsid w:val="004F21D1"/>
    <w:rsid w:val="004F2ACF"/>
    <w:rsid w:val="004F2BCC"/>
    <w:rsid w:val="004F2C17"/>
    <w:rsid w:val="004F2E60"/>
    <w:rsid w:val="004F2F83"/>
    <w:rsid w:val="004F3542"/>
    <w:rsid w:val="004F3936"/>
    <w:rsid w:val="004F39A5"/>
    <w:rsid w:val="004F3B8F"/>
    <w:rsid w:val="004F3C3C"/>
    <w:rsid w:val="004F3D72"/>
    <w:rsid w:val="004F3E1B"/>
    <w:rsid w:val="004F429F"/>
    <w:rsid w:val="004F4A91"/>
    <w:rsid w:val="004F4B4F"/>
    <w:rsid w:val="004F4C25"/>
    <w:rsid w:val="004F5199"/>
    <w:rsid w:val="004F55A7"/>
    <w:rsid w:val="004F6310"/>
    <w:rsid w:val="004F6775"/>
    <w:rsid w:val="004F79DA"/>
    <w:rsid w:val="004F7C53"/>
    <w:rsid w:val="00500E5A"/>
    <w:rsid w:val="005010D8"/>
    <w:rsid w:val="00501102"/>
    <w:rsid w:val="00501212"/>
    <w:rsid w:val="00502242"/>
    <w:rsid w:val="005023C3"/>
    <w:rsid w:val="005025A3"/>
    <w:rsid w:val="00502A6C"/>
    <w:rsid w:val="00502A9C"/>
    <w:rsid w:val="005031F2"/>
    <w:rsid w:val="005035D2"/>
    <w:rsid w:val="00503616"/>
    <w:rsid w:val="00503743"/>
    <w:rsid w:val="00503AC3"/>
    <w:rsid w:val="0050424B"/>
    <w:rsid w:val="0050436B"/>
    <w:rsid w:val="005046C1"/>
    <w:rsid w:val="005049CD"/>
    <w:rsid w:val="00504D74"/>
    <w:rsid w:val="00504DB6"/>
    <w:rsid w:val="005053C2"/>
    <w:rsid w:val="00505740"/>
    <w:rsid w:val="00505773"/>
    <w:rsid w:val="005057E8"/>
    <w:rsid w:val="005058ED"/>
    <w:rsid w:val="005058FA"/>
    <w:rsid w:val="0050624F"/>
    <w:rsid w:val="00506BB4"/>
    <w:rsid w:val="00506BC7"/>
    <w:rsid w:val="00506C35"/>
    <w:rsid w:val="00506CE2"/>
    <w:rsid w:val="00506E7B"/>
    <w:rsid w:val="0050744C"/>
    <w:rsid w:val="0050760E"/>
    <w:rsid w:val="005077B0"/>
    <w:rsid w:val="00507F3A"/>
    <w:rsid w:val="00507FAA"/>
    <w:rsid w:val="005102B1"/>
    <w:rsid w:val="00510806"/>
    <w:rsid w:val="00511096"/>
    <w:rsid w:val="005115E7"/>
    <w:rsid w:val="00512405"/>
    <w:rsid w:val="0051248B"/>
    <w:rsid w:val="005124C1"/>
    <w:rsid w:val="00512DE5"/>
    <w:rsid w:val="00513103"/>
    <w:rsid w:val="005131D4"/>
    <w:rsid w:val="0051326C"/>
    <w:rsid w:val="005135F2"/>
    <w:rsid w:val="005144EC"/>
    <w:rsid w:val="00514B88"/>
    <w:rsid w:val="005150DE"/>
    <w:rsid w:val="0051528F"/>
    <w:rsid w:val="0051574A"/>
    <w:rsid w:val="00515BCE"/>
    <w:rsid w:val="00515E90"/>
    <w:rsid w:val="00516976"/>
    <w:rsid w:val="00516FA6"/>
    <w:rsid w:val="00517217"/>
    <w:rsid w:val="00517764"/>
    <w:rsid w:val="00517D50"/>
    <w:rsid w:val="00517DB4"/>
    <w:rsid w:val="00517DC8"/>
    <w:rsid w:val="00517F20"/>
    <w:rsid w:val="00517F7E"/>
    <w:rsid w:val="00520587"/>
    <w:rsid w:val="0052070A"/>
    <w:rsid w:val="00520DA9"/>
    <w:rsid w:val="00520DB3"/>
    <w:rsid w:val="00520DC1"/>
    <w:rsid w:val="00520F84"/>
    <w:rsid w:val="005212AE"/>
    <w:rsid w:val="005212E9"/>
    <w:rsid w:val="005213C2"/>
    <w:rsid w:val="005213D1"/>
    <w:rsid w:val="005215F2"/>
    <w:rsid w:val="00521EDB"/>
    <w:rsid w:val="00522A64"/>
    <w:rsid w:val="00522B98"/>
    <w:rsid w:val="00522CC6"/>
    <w:rsid w:val="00523ACA"/>
    <w:rsid w:val="0052401E"/>
    <w:rsid w:val="0052415B"/>
    <w:rsid w:val="00524430"/>
    <w:rsid w:val="005247F8"/>
    <w:rsid w:val="00524A3B"/>
    <w:rsid w:val="00524D83"/>
    <w:rsid w:val="00524E36"/>
    <w:rsid w:val="005251BC"/>
    <w:rsid w:val="00526644"/>
    <w:rsid w:val="005268B0"/>
    <w:rsid w:val="00526B15"/>
    <w:rsid w:val="00526E68"/>
    <w:rsid w:val="0052710B"/>
    <w:rsid w:val="00527804"/>
    <w:rsid w:val="0052791C"/>
    <w:rsid w:val="005300D1"/>
    <w:rsid w:val="0053028B"/>
    <w:rsid w:val="00530788"/>
    <w:rsid w:val="00530A0B"/>
    <w:rsid w:val="00530A1A"/>
    <w:rsid w:val="00530BAD"/>
    <w:rsid w:val="00530D57"/>
    <w:rsid w:val="00530F92"/>
    <w:rsid w:val="00531180"/>
    <w:rsid w:val="00531658"/>
    <w:rsid w:val="00531979"/>
    <w:rsid w:val="0053227B"/>
    <w:rsid w:val="0053269B"/>
    <w:rsid w:val="00532786"/>
    <w:rsid w:val="00532828"/>
    <w:rsid w:val="00532A16"/>
    <w:rsid w:val="00532CF3"/>
    <w:rsid w:val="00532F61"/>
    <w:rsid w:val="00533386"/>
    <w:rsid w:val="00533888"/>
    <w:rsid w:val="00533EAE"/>
    <w:rsid w:val="00533FB8"/>
    <w:rsid w:val="0053420E"/>
    <w:rsid w:val="00534476"/>
    <w:rsid w:val="005347CB"/>
    <w:rsid w:val="005347E4"/>
    <w:rsid w:val="00535367"/>
    <w:rsid w:val="00535373"/>
    <w:rsid w:val="005357F2"/>
    <w:rsid w:val="00535851"/>
    <w:rsid w:val="005359D3"/>
    <w:rsid w:val="00535BD1"/>
    <w:rsid w:val="00535F8B"/>
    <w:rsid w:val="00536052"/>
    <w:rsid w:val="0053617E"/>
    <w:rsid w:val="00536476"/>
    <w:rsid w:val="00536642"/>
    <w:rsid w:val="00536CBB"/>
    <w:rsid w:val="00536FBE"/>
    <w:rsid w:val="005371B9"/>
    <w:rsid w:val="00537202"/>
    <w:rsid w:val="005372B4"/>
    <w:rsid w:val="0053736A"/>
    <w:rsid w:val="0053736D"/>
    <w:rsid w:val="00537458"/>
    <w:rsid w:val="0053785B"/>
    <w:rsid w:val="00537A2A"/>
    <w:rsid w:val="00537C0D"/>
    <w:rsid w:val="00537DCF"/>
    <w:rsid w:val="00537F8F"/>
    <w:rsid w:val="0054028E"/>
    <w:rsid w:val="00540952"/>
    <w:rsid w:val="005409C5"/>
    <w:rsid w:val="00540FFE"/>
    <w:rsid w:val="00541792"/>
    <w:rsid w:val="00541A3F"/>
    <w:rsid w:val="00541A83"/>
    <w:rsid w:val="0054228A"/>
    <w:rsid w:val="00542388"/>
    <w:rsid w:val="00542585"/>
    <w:rsid w:val="005425BA"/>
    <w:rsid w:val="00542A3F"/>
    <w:rsid w:val="00542BDC"/>
    <w:rsid w:val="00542D06"/>
    <w:rsid w:val="00542F0F"/>
    <w:rsid w:val="005437B3"/>
    <w:rsid w:val="00543C93"/>
    <w:rsid w:val="00544762"/>
    <w:rsid w:val="00544C89"/>
    <w:rsid w:val="005450F7"/>
    <w:rsid w:val="005452F6"/>
    <w:rsid w:val="00545868"/>
    <w:rsid w:val="005468FF"/>
    <w:rsid w:val="00547D0E"/>
    <w:rsid w:val="00547F85"/>
    <w:rsid w:val="00550340"/>
    <w:rsid w:val="00550CB7"/>
    <w:rsid w:val="0055153A"/>
    <w:rsid w:val="00552417"/>
    <w:rsid w:val="005524ED"/>
    <w:rsid w:val="0055265A"/>
    <w:rsid w:val="00552A13"/>
    <w:rsid w:val="00552D28"/>
    <w:rsid w:val="005532C2"/>
    <w:rsid w:val="0055339D"/>
    <w:rsid w:val="005539F6"/>
    <w:rsid w:val="00553A61"/>
    <w:rsid w:val="00553DE2"/>
    <w:rsid w:val="00554788"/>
    <w:rsid w:val="00554C3C"/>
    <w:rsid w:val="00554D56"/>
    <w:rsid w:val="00554D78"/>
    <w:rsid w:val="005552DA"/>
    <w:rsid w:val="00555AE0"/>
    <w:rsid w:val="00555C14"/>
    <w:rsid w:val="00555C6E"/>
    <w:rsid w:val="00555FA8"/>
    <w:rsid w:val="00556385"/>
    <w:rsid w:val="005564CF"/>
    <w:rsid w:val="00556547"/>
    <w:rsid w:val="005565D2"/>
    <w:rsid w:val="00556A00"/>
    <w:rsid w:val="00556DF6"/>
    <w:rsid w:val="00556ED8"/>
    <w:rsid w:val="00556EDC"/>
    <w:rsid w:val="0055701F"/>
    <w:rsid w:val="00557270"/>
    <w:rsid w:val="00557818"/>
    <w:rsid w:val="00557A7B"/>
    <w:rsid w:val="00557B0D"/>
    <w:rsid w:val="005602BF"/>
    <w:rsid w:val="00560BE4"/>
    <w:rsid w:val="00560BF8"/>
    <w:rsid w:val="00560C1C"/>
    <w:rsid w:val="00560C7D"/>
    <w:rsid w:val="005613B8"/>
    <w:rsid w:val="00561441"/>
    <w:rsid w:val="00561576"/>
    <w:rsid w:val="00561910"/>
    <w:rsid w:val="00561C78"/>
    <w:rsid w:val="00561D42"/>
    <w:rsid w:val="00562404"/>
    <w:rsid w:val="0056244F"/>
    <w:rsid w:val="00562628"/>
    <w:rsid w:val="005626AC"/>
    <w:rsid w:val="00562759"/>
    <w:rsid w:val="0056284C"/>
    <w:rsid w:val="00562BC5"/>
    <w:rsid w:val="0056369D"/>
    <w:rsid w:val="005637A0"/>
    <w:rsid w:val="005637B3"/>
    <w:rsid w:val="00563AA4"/>
    <w:rsid w:val="00564174"/>
    <w:rsid w:val="00564873"/>
    <w:rsid w:val="00564CC3"/>
    <w:rsid w:val="00564D25"/>
    <w:rsid w:val="0056515E"/>
    <w:rsid w:val="005656E6"/>
    <w:rsid w:val="00565818"/>
    <w:rsid w:val="005659D3"/>
    <w:rsid w:val="00565DC0"/>
    <w:rsid w:val="0056644B"/>
    <w:rsid w:val="00566D3C"/>
    <w:rsid w:val="00567010"/>
    <w:rsid w:val="0056762D"/>
    <w:rsid w:val="00570042"/>
    <w:rsid w:val="00570097"/>
    <w:rsid w:val="005706B8"/>
    <w:rsid w:val="005706EE"/>
    <w:rsid w:val="005707DA"/>
    <w:rsid w:val="0057094F"/>
    <w:rsid w:val="00570A43"/>
    <w:rsid w:val="00570D0C"/>
    <w:rsid w:val="00570D0F"/>
    <w:rsid w:val="00571C14"/>
    <w:rsid w:val="0057253C"/>
    <w:rsid w:val="00572641"/>
    <w:rsid w:val="0057277D"/>
    <w:rsid w:val="00572A6C"/>
    <w:rsid w:val="00572ADB"/>
    <w:rsid w:val="00572BBD"/>
    <w:rsid w:val="00572C66"/>
    <w:rsid w:val="005736ED"/>
    <w:rsid w:val="00573810"/>
    <w:rsid w:val="005738E2"/>
    <w:rsid w:val="005739B6"/>
    <w:rsid w:val="005739C3"/>
    <w:rsid w:val="00573BE9"/>
    <w:rsid w:val="00573C97"/>
    <w:rsid w:val="00574287"/>
    <w:rsid w:val="005742D9"/>
    <w:rsid w:val="00574493"/>
    <w:rsid w:val="00574E63"/>
    <w:rsid w:val="00574FF6"/>
    <w:rsid w:val="00575367"/>
    <w:rsid w:val="005753D8"/>
    <w:rsid w:val="005753EE"/>
    <w:rsid w:val="005754C9"/>
    <w:rsid w:val="005754DC"/>
    <w:rsid w:val="00575786"/>
    <w:rsid w:val="00575B64"/>
    <w:rsid w:val="00575C4B"/>
    <w:rsid w:val="00576101"/>
    <w:rsid w:val="00576112"/>
    <w:rsid w:val="005762EC"/>
    <w:rsid w:val="00576429"/>
    <w:rsid w:val="00576A4C"/>
    <w:rsid w:val="00576D01"/>
    <w:rsid w:val="00576E64"/>
    <w:rsid w:val="005772FC"/>
    <w:rsid w:val="00577687"/>
    <w:rsid w:val="00577C73"/>
    <w:rsid w:val="00577D19"/>
    <w:rsid w:val="0058092C"/>
    <w:rsid w:val="005814BE"/>
    <w:rsid w:val="005815C4"/>
    <w:rsid w:val="00581AA0"/>
    <w:rsid w:val="00581F34"/>
    <w:rsid w:val="005825CE"/>
    <w:rsid w:val="005825E2"/>
    <w:rsid w:val="0058299C"/>
    <w:rsid w:val="005829C9"/>
    <w:rsid w:val="00582A10"/>
    <w:rsid w:val="005830B5"/>
    <w:rsid w:val="005833E3"/>
    <w:rsid w:val="005838EB"/>
    <w:rsid w:val="005839B4"/>
    <w:rsid w:val="00583ADF"/>
    <w:rsid w:val="0058408A"/>
    <w:rsid w:val="00584163"/>
    <w:rsid w:val="00584276"/>
    <w:rsid w:val="0058434E"/>
    <w:rsid w:val="00584392"/>
    <w:rsid w:val="005844E9"/>
    <w:rsid w:val="00584671"/>
    <w:rsid w:val="00584B37"/>
    <w:rsid w:val="00584E13"/>
    <w:rsid w:val="00584E65"/>
    <w:rsid w:val="00584F7E"/>
    <w:rsid w:val="0058501E"/>
    <w:rsid w:val="0058527C"/>
    <w:rsid w:val="0058528A"/>
    <w:rsid w:val="0058589C"/>
    <w:rsid w:val="0058591F"/>
    <w:rsid w:val="00585985"/>
    <w:rsid w:val="00585C9C"/>
    <w:rsid w:val="005861F4"/>
    <w:rsid w:val="005865FA"/>
    <w:rsid w:val="005867BC"/>
    <w:rsid w:val="00586879"/>
    <w:rsid w:val="00586C32"/>
    <w:rsid w:val="00586DAC"/>
    <w:rsid w:val="00586F42"/>
    <w:rsid w:val="00586FB9"/>
    <w:rsid w:val="00586FF6"/>
    <w:rsid w:val="00587038"/>
    <w:rsid w:val="00587B7F"/>
    <w:rsid w:val="00587D1C"/>
    <w:rsid w:val="00590097"/>
    <w:rsid w:val="00590358"/>
    <w:rsid w:val="00590906"/>
    <w:rsid w:val="005909BA"/>
    <w:rsid w:val="00590CAF"/>
    <w:rsid w:val="00590EC2"/>
    <w:rsid w:val="0059140B"/>
    <w:rsid w:val="00591560"/>
    <w:rsid w:val="00591B2F"/>
    <w:rsid w:val="00591D43"/>
    <w:rsid w:val="0059212E"/>
    <w:rsid w:val="00592258"/>
    <w:rsid w:val="0059225E"/>
    <w:rsid w:val="00592C39"/>
    <w:rsid w:val="00593506"/>
    <w:rsid w:val="00593B2B"/>
    <w:rsid w:val="00593BBC"/>
    <w:rsid w:val="00593BEB"/>
    <w:rsid w:val="00593CAE"/>
    <w:rsid w:val="005941FF"/>
    <w:rsid w:val="005944F8"/>
    <w:rsid w:val="00594712"/>
    <w:rsid w:val="00594F99"/>
    <w:rsid w:val="0059542E"/>
    <w:rsid w:val="005959CE"/>
    <w:rsid w:val="0059629B"/>
    <w:rsid w:val="00596E8D"/>
    <w:rsid w:val="00596EAE"/>
    <w:rsid w:val="0059753D"/>
    <w:rsid w:val="00597575"/>
    <w:rsid w:val="00597740"/>
    <w:rsid w:val="005977E5"/>
    <w:rsid w:val="00597CAD"/>
    <w:rsid w:val="00597CBA"/>
    <w:rsid w:val="00597E14"/>
    <w:rsid w:val="00597F50"/>
    <w:rsid w:val="005A07FF"/>
    <w:rsid w:val="005A0A7F"/>
    <w:rsid w:val="005A0DF9"/>
    <w:rsid w:val="005A1624"/>
    <w:rsid w:val="005A1DE1"/>
    <w:rsid w:val="005A22FC"/>
    <w:rsid w:val="005A235D"/>
    <w:rsid w:val="005A2448"/>
    <w:rsid w:val="005A24EE"/>
    <w:rsid w:val="005A2576"/>
    <w:rsid w:val="005A29E4"/>
    <w:rsid w:val="005A2DEF"/>
    <w:rsid w:val="005A3072"/>
    <w:rsid w:val="005A32A7"/>
    <w:rsid w:val="005A339E"/>
    <w:rsid w:val="005A3A79"/>
    <w:rsid w:val="005A3B61"/>
    <w:rsid w:val="005A3CF4"/>
    <w:rsid w:val="005A41FD"/>
    <w:rsid w:val="005A519E"/>
    <w:rsid w:val="005A5EEE"/>
    <w:rsid w:val="005A62FE"/>
    <w:rsid w:val="005A63FA"/>
    <w:rsid w:val="005A67EE"/>
    <w:rsid w:val="005A6A1B"/>
    <w:rsid w:val="005A725F"/>
    <w:rsid w:val="005A7514"/>
    <w:rsid w:val="005A7D7D"/>
    <w:rsid w:val="005B0373"/>
    <w:rsid w:val="005B07FD"/>
    <w:rsid w:val="005B0A1A"/>
    <w:rsid w:val="005B0ED5"/>
    <w:rsid w:val="005B1596"/>
    <w:rsid w:val="005B1C8D"/>
    <w:rsid w:val="005B1D14"/>
    <w:rsid w:val="005B2219"/>
    <w:rsid w:val="005B2307"/>
    <w:rsid w:val="005B2788"/>
    <w:rsid w:val="005B2897"/>
    <w:rsid w:val="005B2AEC"/>
    <w:rsid w:val="005B2FF1"/>
    <w:rsid w:val="005B335F"/>
    <w:rsid w:val="005B33BC"/>
    <w:rsid w:val="005B3B09"/>
    <w:rsid w:val="005B4033"/>
    <w:rsid w:val="005B426F"/>
    <w:rsid w:val="005B44B2"/>
    <w:rsid w:val="005B4AAE"/>
    <w:rsid w:val="005B4F7D"/>
    <w:rsid w:val="005B5436"/>
    <w:rsid w:val="005B5873"/>
    <w:rsid w:val="005B5C47"/>
    <w:rsid w:val="005B5D04"/>
    <w:rsid w:val="005B6732"/>
    <w:rsid w:val="005B6C7A"/>
    <w:rsid w:val="005B6E17"/>
    <w:rsid w:val="005B70E4"/>
    <w:rsid w:val="005B7511"/>
    <w:rsid w:val="005B7D0E"/>
    <w:rsid w:val="005B7D87"/>
    <w:rsid w:val="005C00A5"/>
    <w:rsid w:val="005C05A2"/>
    <w:rsid w:val="005C0856"/>
    <w:rsid w:val="005C09F4"/>
    <w:rsid w:val="005C0CB4"/>
    <w:rsid w:val="005C0F61"/>
    <w:rsid w:val="005C0FF6"/>
    <w:rsid w:val="005C106F"/>
    <w:rsid w:val="005C14EB"/>
    <w:rsid w:val="005C15E4"/>
    <w:rsid w:val="005C1BB8"/>
    <w:rsid w:val="005C233A"/>
    <w:rsid w:val="005C25E3"/>
    <w:rsid w:val="005C26DF"/>
    <w:rsid w:val="005C2918"/>
    <w:rsid w:val="005C2946"/>
    <w:rsid w:val="005C2C41"/>
    <w:rsid w:val="005C2EAB"/>
    <w:rsid w:val="005C3944"/>
    <w:rsid w:val="005C3B57"/>
    <w:rsid w:val="005C3F66"/>
    <w:rsid w:val="005C40C1"/>
    <w:rsid w:val="005C41FF"/>
    <w:rsid w:val="005C44D3"/>
    <w:rsid w:val="005C44F1"/>
    <w:rsid w:val="005C4669"/>
    <w:rsid w:val="005C4B6F"/>
    <w:rsid w:val="005C4E41"/>
    <w:rsid w:val="005C50A2"/>
    <w:rsid w:val="005C511C"/>
    <w:rsid w:val="005C541A"/>
    <w:rsid w:val="005C56CD"/>
    <w:rsid w:val="005C586E"/>
    <w:rsid w:val="005C5B59"/>
    <w:rsid w:val="005C5D37"/>
    <w:rsid w:val="005C647B"/>
    <w:rsid w:val="005C6546"/>
    <w:rsid w:val="005C6C4F"/>
    <w:rsid w:val="005C71E5"/>
    <w:rsid w:val="005C762D"/>
    <w:rsid w:val="005C7AB0"/>
    <w:rsid w:val="005D053B"/>
    <w:rsid w:val="005D072C"/>
    <w:rsid w:val="005D0818"/>
    <w:rsid w:val="005D0855"/>
    <w:rsid w:val="005D0C90"/>
    <w:rsid w:val="005D0DC8"/>
    <w:rsid w:val="005D0E21"/>
    <w:rsid w:val="005D10A5"/>
    <w:rsid w:val="005D145F"/>
    <w:rsid w:val="005D1BFA"/>
    <w:rsid w:val="005D1EEE"/>
    <w:rsid w:val="005D2568"/>
    <w:rsid w:val="005D2D60"/>
    <w:rsid w:val="005D3952"/>
    <w:rsid w:val="005D3A6D"/>
    <w:rsid w:val="005D3A79"/>
    <w:rsid w:val="005D4CCD"/>
    <w:rsid w:val="005D5819"/>
    <w:rsid w:val="005D5B7A"/>
    <w:rsid w:val="005D5E19"/>
    <w:rsid w:val="005D5F84"/>
    <w:rsid w:val="005D676A"/>
    <w:rsid w:val="005D67B1"/>
    <w:rsid w:val="005D67C7"/>
    <w:rsid w:val="005D6ADD"/>
    <w:rsid w:val="005D6C53"/>
    <w:rsid w:val="005D6E7C"/>
    <w:rsid w:val="005D6E97"/>
    <w:rsid w:val="005D6F19"/>
    <w:rsid w:val="005D6F1D"/>
    <w:rsid w:val="005D71B7"/>
    <w:rsid w:val="005E0462"/>
    <w:rsid w:val="005E0DD6"/>
    <w:rsid w:val="005E10D5"/>
    <w:rsid w:val="005E188C"/>
    <w:rsid w:val="005E1B90"/>
    <w:rsid w:val="005E1C45"/>
    <w:rsid w:val="005E2011"/>
    <w:rsid w:val="005E2FFB"/>
    <w:rsid w:val="005E361D"/>
    <w:rsid w:val="005E36E6"/>
    <w:rsid w:val="005E3ACF"/>
    <w:rsid w:val="005E3F65"/>
    <w:rsid w:val="005E440D"/>
    <w:rsid w:val="005E46A9"/>
    <w:rsid w:val="005E46D6"/>
    <w:rsid w:val="005E47C2"/>
    <w:rsid w:val="005E53D7"/>
    <w:rsid w:val="005E54E2"/>
    <w:rsid w:val="005E5542"/>
    <w:rsid w:val="005E55DD"/>
    <w:rsid w:val="005E5609"/>
    <w:rsid w:val="005E5644"/>
    <w:rsid w:val="005E59FF"/>
    <w:rsid w:val="005E5B00"/>
    <w:rsid w:val="005E5EB9"/>
    <w:rsid w:val="005E5FC5"/>
    <w:rsid w:val="005E602A"/>
    <w:rsid w:val="005E6203"/>
    <w:rsid w:val="005E6342"/>
    <w:rsid w:val="005E6384"/>
    <w:rsid w:val="005E67B3"/>
    <w:rsid w:val="005E6900"/>
    <w:rsid w:val="005E6A2A"/>
    <w:rsid w:val="005E704B"/>
    <w:rsid w:val="005E72FA"/>
    <w:rsid w:val="005E7723"/>
    <w:rsid w:val="005E775F"/>
    <w:rsid w:val="005E7ADF"/>
    <w:rsid w:val="005E7F3A"/>
    <w:rsid w:val="005F0239"/>
    <w:rsid w:val="005F0A13"/>
    <w:rsid w:val="005F0AD9"/>
    <w:rsid w:val="005F0BB4"/>
    <w:rsid w:val="005F1057"/>
    <w:rsid w:val="005F15BA"/>
    <w:rsid w:val="005F16ED"/>
    <w:rsid w:val="005F23C1"/>
    <w:rsid w:val="005F273F"/>
    <w:rsid w:val="005F291B"/>
    <w:rsid w:val="005F2A93"/>
    <w:rsid w:val="005F2BEA"/>
    <w:rsid w:val="005F367B"/>
    <w:rsid w:val="005F38EC"/>
    <w:rsid w:val="005F3ACD"/>
    <w:rsid w:val="005F3C02"/>
    <w:rsid w:val="005F4337"/>
    <w:rsid w:val="005F4348"/>
    <w:rsid w:val="005F4395"/>
    <w:rsid w:val="005F441B"/>
    <w:rsid w:val="005F48B9"/>
    <w:rsid w:val="005F4D81"/>
    <w:rsid w:val="005F5393"/>
    <w:rsid w:val="005F5B7B"/>
    <w:rsid w:val="005F5C5B"/>
    <w:rsid w:val="005F5E8E"/>
    <w:rsid w:val="005F60A7"/>
    <w:rsid w:val="005F6139"/>
    <w:rsid w:val="005F6C65"/>
    <w:rsid w:val="005F737C"/>
    <w:rsid w:val="005F74BB"/>
    <w:rsid w:val="005F75BC"/>
    <w:rsid w:val="005F7A7A"/>
    <w:rsid w:val="00600782"/>
    <w:rsid w:val="00600A0B"/>
    <w:rsid w:val="00601264"/>
    <w:rsid w:val="00601324"/>
    <w:rsid w:val="006013AC"/>
    <w:rsid w:val="006017F6"/>
    <w:rsid w:val="00601CFE"/>
    <w:rsid w:val="00601EBE"/>
    <w:rsid w:val="00602003"/>
    <w:rsid w:val="0060219E"/>
    <w:rsid w:val="006029D5"/>
    <w:rsid w:val="00602D99"/>
    <w:rsid w:val="00602F70"/>
    <w:rsid w:val="0060314C"/>
    <w:rsid w:val="00603157"/>
    <w:rsid w:val="00603395"/>
    <w:rsid w:val="0060341B"/>
    <w:rsid w:val="0060380B"/>
    <w:rsid w:val="00603A88"/>
    <w:rsid w:val="00603BA3"/>
    <w:rsid w:val="00603DD1"/>
    <w:rsid w:val="006044F6"/>
    <w:rsid w:val="0060472D"/>
    <w:rsid w:val="00604B2E"/>
    <w:rsid w:val="00604C2F"/>
    <w:rsid w:val="0060509C"/>
    <w:rsid w:val="00605494"/>
    <w:rsid w:val="00605895"/>
    <w:rsid w:val="00605CC3"/>
    <w:rsid w:val="006061CF"/>
    <w:rsid w:val="0060627C"/>
    <w:rsid w:val="006065A8"/>
    <w:rsid w:val="00606FD6"/>
    <w:rsid w:val="00607823"/>
    <w:rsid w:val="0060799E"/>
    <w:rsid w:val="00607EF6"/>
    <w:rsid w:val="00607FA6"/>
    <w:rsid w:val="006108C3"/>
    <w:rsid w:val="0061090C"/>
    <w:rsid w:val="00610AD2"/>
    <w:rsid w:val="00611036"/>
    <w:rsid w:val="00611848"/>
    <w:rsid w:val="00611861"/>
    <w:rsid w:val="00611FA0"/>
    <w:rsid w:val="006120C8"/>
    <w:rsid w:val="006124ED"/>
    <w:rsid w:val="006127F4"/>
    <w:rsid w:val="00612CFB"/>
    <w:rsid w:val="006131FD"/>
    <w:rsid w:val="00613372"/>
    <w:rsid w:val="00613A72"/>
    <w:rsid w:val="00613C3D"/>
    <w:rsid w:val="00614265"/>
    <w:rsid w:val="006144C7"/>
    <w:rsid w:val="00614521"/>
    <w:rsid w:val="00614BFC"/>
    <w:rsid w:val="00614C2B"/>
    <w:rsid w:val="00614D1F"/>
    <w:rsid w:val="00615361"/>
    <w:rsid w:val="00615A6A"/>
    <w:rsid w:val="00616372"/>
    <w:rsid w:val="006169FB"/>
    <w:rsid w:val="00616AC3"/>
    <w:rsid w:val="00616C72"/>
    <w:rsid w:val="00616CD0"/>
    <w:rsid w:val="00616E06"/>
    <w:rsid w:val="00616F11"/>
    <w:rsid w:val="00616F14"/>
    <w:rsid w:val="00617326"/>
    <w:rsid w:val="00617A36"/>
    <w:rsid w:val="00617C8B"/>
    <w:rsid w:val="00617D94"/>
    <w:rsid w:val="00617FB9"/>
    <w:rsid w:val="006203D5"/>
    <w:rsid w:val="0062155C"/>
    <w:rsid w:val="00621F95"/>
    <w:rsid w:val="00621FA2"/>
    <w:rsid w:val="0062237A"/>
    <w:rsid w:val="006223B4"/>
    <w:rsid w:val="00622A44"/>
    <w:rsid w:val="00622F84"/>
    <w:rsid w:val="0062359F"/>
    <w:rsid w:val="00623608"/>
    <w:rsid w:val="00623A0D"/>
    <w:rsid w:val="00623DAF"/>
    <w:rsid w:val="0062402F"/>
    <w:rsid w:val="00624295"/>
    <w:rsid w:val="006243D2"/>
    <w:rsid w:val="0062471E"/>
    <w:rsid w:val="0062506D"/>
    <w:rsid w:val="0062528E"/>
    <w:rsid w:val="0062585F"/>
    <w:rsid w:val="00625D08"/>
    <w:rsid w:val="00625D66"/>
    <w:rsid w:val="00625E35"/>
    <w:rsid w:val="00626054"/>
    <w:rsid w:val="00627083"/>
    <w:rsid w:val="00627652"/>
    <w:rsid w:val="00627F83"/>
    <w:rsid w:val="00630B64"/>
    <w:rsid w:val="00630E74"/>
    <w:rsid w:val="00631293"/>
    <w:rsid w:val="00631578"/>
    <w:rsid w:val="00631A13"/>
    <w:rsid w:val="00632649"/>
    <w:rsid w:val="006327AD"/>
    <w:rsid w:val="00632ADC"/>
    <w:rsid w:val="00632BFE"/>
    <w:rsid w:val="00632C36"/>
    <w:rsid w:val="0063340C"/>
    <w:rsid w:val="00633457"/>
    <w:rsid w:val="00633483"/>
    <w:rsid w:val="006337DF"/>
    <w:rsid w:val="00633C9E"/>
    <w:rsid w:val="00633F9F"/>
    <w:rsid w:val="006343C1"/>
    <w:rsid w:val="0063487B"/>
    <w:rsid w:val="006351FB"/>
    <w:rsid w:val="00635B41"/>
    <w:rsid w:val="00635D00"/>
    <w:rsid w:val="0063696C"/>
    <w:rsid w:val="00636BA1"/>
    <w:rsid w:val="00636D7D"/>
    <w:rsid w:val="00636F93"/>
    <w:rsid w:val="00637414"/>
    <w:rsid w:val="00637519"/>
    <w:rsid w:val="00637617"/>
    <w:rsid w:val="00637915"/>
    <w:rsid w:val="00640116"/>
    <w:rsid w:val="0064011B"/>
    <w:rsid w:val="00640194"/>
    <w:rsid w:val="006403C9"/>
    <w:rsid w:val="0064072D"/>
    <w:rsid w:val="00640762"/>
    <w:rsid w:val="006408B5"/>
    <w:rsid w:val="00640DE9"/>
    <w:rsid w:val="006410F7"/>
    <w:rsid w:val="006411C9"/>
    <w:rsid w:val="006413A3"/>
    <w:rsid w:val="006415C9"/>
    <w:rsid w:val="006416B1"/>
    <w:rsid w:val="00641BAA"/>
    <w:rsid w:val="00641D49"/>
    <w:rsid w:val="00641E5E"/>
    <w:rsid w:val="006420B6"/>
    <w:rsid w:val="006425CC"/>
    <w:rsid w:val="0064303B"/>
    <w:rsid w:val="00643080"/>
    <w:rsid w:val="006430EE"/>
    <w:rsid w:val="00643923"/>
    <w:rsid w:val="00643981"/>
    <w:rsid w:val="0064399E"/>
    <w:rsid w:val="00643C3F"/>
    <w:rsid w:val="0064477D"/>
    <w:rsid w:val="00644FFE"/>
    <w:rsid w:val="0064516B"/>
    <w:rsid w:val="0064568C"/>
    <w:rsid w:val="006459B2"/>
    <w:rsid w:val="00646565"/>
    <w:rsid w:val="00646622"/>
    <w:rsid w:val="00646739"/>
    <w:rsid w:val="006468CD"/>
    <w:rsid w:val="00646B97"/>
    <w:rsid w:val="006475B5"/>
    <w:rsid w:val="006478EF"/>
    <w:rsid w:val="00647EBD"/>
    <w:rsid w:val="006500E0"/>
    <w:rsid w:val="00650A16"/>
    <w:rsid w:val="00650A96"/>
    <w:rsid w:val="00650D66"/>
    <w:rsid w:val="00650EAE"/>
    <w:rsid w:val="00651646"/>
    <w:rsid w:val="0065233F"/>
    <w:rsid w:val="006523CE"/>
    <w:rsid w:val="00652672"/>
    <w:rsid w:val="006528E3"/>
    <w:rsid w:val="006529EA"/>
    <w:rsid w:val="00652C9A"/>
    <w:rsid w:val="00652DC7"/>
    <w:rsid w:val="00653092"/>
    <w:rsid w:val="006536FB"/>
    <w:rsid w:val="006543C0"/>
    <w:rsid w:val="00654662"/>
    <w:rsid w:val="00654817"/>
    <w:rsid w:val="0065490B"/>
    <w:rsid w:val="00654C74"/>
    <w:rsid w:val="006559C5"/>
    <w:rsid w:val="00655B04"/>
    <w:rsid w:val="00655DA3"/>
    <w:rsid w:val="006567BA"/>
    <w:rsid w:val="006569C3"/>
    <w:rsid w:val="00656B41"/>
    <w:rsid w:val="00656D93"/>
    <w:rsid w:val="00657039"/>
    <w:rsid w:val="00657295"/>
    <w:rsid w:val="00657B92"/>
    <w:rsid w:val="00661050"/>
    <w:rsid w:val="006615AB"/>
    <w:rsid w:val="00662133"/>
    <w:rsid w:val="00662521"/>
    <w:rsid w:val="00662666"/>
    <w:rsid w:val="006628DB"/>
    <w:rsid w:val="00662931"/>
    <w:rsid w:val="00662BE1"/>
    <w:rsid w:val="00662C34"/>
    <w:rsid w:val="0066335C"/>
    <w:rsid w:val="0066358E"/>
    <w:rsid w:val="006636A3"/>
    <w:rsid w:val="00663BD0"/>
    <w:rsid w:val="00663E96"/>
    <w:rsid w:val="00663F43"/>
    <w:rsid w:val="006643F2"/>
    <w:rsid w:val="006644FA"/>
    <w:rsid w:val="0066457B"/>
    <w:rsid w:val="00664BDA"/>
    <w:rsid w:val="00664C2C"/>
    <w:rsid w:val="00664EDF"/>
    <w:rsid w:val="00665035"/>
    <w:rsid w:val="00665302"/>
    <w:rsid w:val="0066583C"/>
    <w:rsid w:val="0066598E"/>
    <w:rsid w:val="00666257"/>
    <w:rsid w:val="0066686A"/>
    <w:rsid w:val="00667585"/>
    <w:rsid w:val="0066758D"/>
    <w:rsid w:val="00667693"/>
    <w:rsid w:val="00667DDB"/>
    <w:rsid w:val="0067040F"/>
    <w:rsid w:val="00670BF5"/>
    <w:rsid w:val="00671B62"/>
    <w:rsid w:val="00672038"/>
    <w:rsid w:val="0067255A"/>
    <w:rsid w:val="006725D7"/>
    <w:rsid w:val="00672D31"/>
    <w:rsid w:val="0067303A"/>
    <w:rsid w:val="0067311D"/>
    <w:rsid w:val="00673899"/>
    <w:rsid w:val="006739A0"/>
    <w:rsid w:val="00673A2A"/>
    <w:rsid w:val="00673B0E"/>
    <w:rsid w:val="00673B3F"/>
    <w:rsid w:val="00673BFB"/>
    <w:rsid w:val="00673C0C"/>
    <w:rsid w:val="006742E1"/>
    <w:rsid w:val="00674485"/>
    <w:rsid w:val="00674CCE"/>
    <w:rsid w:val="00674E45"/>
    <w:rsid w:val="0067517E"/>
    <w:rsid w:val="0067548A"/>
    <w:rsid w:val="00675B01"/>
    <w:rsid w:val="00675DF0"/>
    <w:rsid w:val="00676400"/>
    <w:rsid w:val="00676406"/>
    <w:rsid w:val="00676500"/>
    <w:rsid w:val="006765E2"/>
    <w:rsid w:val="00676908"/>
    <w:rsid w:val="0067695D"/>
    <w:rsid w:val="00676A52"/>
    <w:rsid w:val="00676EED"/>
    <w:rsid w:val="00677280"/>
    <w:rsid w:val="006772FF"/>
    <w:rsid w:val="006777D1"/>
    <w:rsid w:val="00677A08"/>
    <w:rsid w:val="006800AA"/>
    <w:rsid w:val="00680512"/>
    <w:rsid w:val="0068053F"/>
    <w:rsid w:val="006805C6"/>
    <w:rsid w:val="006805D9"/>
    <w:rsid w:val="00680785"/>
    <w:rsid w:val="006807A1"/>
    <w:rsid w:val="006808BE"/>
    <w:rsid w:val="00680F4B"/>
    <w:rsid w:val="0068127A"/>
    <w:rsid w:val="006816D1"/>
    <w:rsid w:val="006819A8"/>
    <w:rsid w:val="00681C12"/>
    <w:rsid w:val="00681CDB"/>
    <w:rsid w:val="00681FA5"/>
    <w:rsid w:val="006820BE"/>
    <w:rsid w:val="006822E6"/>
    <w:rsid w:val="0068288A"/>
    <w:rsid w:val="00682CF0"/>
    <w:rsid w:val="006834D2"/>
    <w:rsid w:val="00683B00"/>
    <w:rsid w:val="006840A9"/>
    <w:rsid w:val="00684566"/>
    <w:rsid w:val="0068466A"/>
    <w:rsid w:val="006847DD"/>
    <w:rsid w:val="006849BD"/>
    <w:rsid w:val="00684D2F"/>
    <w:rsid w:val="0068500C"/>
    <w:rsid w:val="0068518F"/>
    <w:rsid w:val="00685268"/>
    <w:rsid w:val="0068559C"/>
    <w:rsid w:val="00685753"/>
    <w:rsid w:val="00686095"/>
    <w:rsid w:val="006863EC"/>
    <w:rsid w:val="006864D8"/>
    <w:rsid w:val="00686534"/>
    <w:rsid w:val="0068679B"/>
    <w:rsid w:val="00686B9E"/>
    <w:rsid w:val="00686D3C"/>
    <w:rsid w:val="006871CF"/>
    <w:rsid w:val="00687378"/>
    <w:rsid w:val="00687779"/>
    <w:rsid w:val="006877C9"/>
    <w:rsid w:val="00687E27"/>
    <w:rsid w:val="0069015E"/>
    <w:rsid w:val="006905E7"/>
    <w:rsid w:val="00690840"/>
    <w:rsid w:val="00690DAF"/>
    <w:rsid w:val="0069114B"/>
    <w:rsid w:val="006911E6"/>
    <w:rsid w:val="00691927"/>
    <w:rsid w:val="00691DA6"/>
    <w:rsid w:val="00691E06"/>
    <w:rsid w:val="00691E09"/>
    <w:rsid w:val="006923B2"/>
    <w:rsid w:val="0069265F"/>
    <w:rsid w:val="00692A0C"/>
    <w:rsid w:val="00692CBE"/>
    <w:rsid w:val="00692D43"/>
    <w:rsid w:val="00692F14"/>
    <w:rsid w:val="00692FB4"/>
    <w:rsid w:val="00693E40"/>
    <w:rsid w:val="00693F52"/>
    <w:rsid w:val="0069426B"/>
    <w:rsid w:val="00694293"/>
    <w:rsid w:val="0069471C"/>
    <w:rsid w:val="00694BAC"/>
    <w:rsid w:val="00694C75"/>
    <w:rsid w:val="006951B4"/>
    <w:rsid w:val="00695602"/>
    <w:rsid w:val="006958FB"/>
    <w:rsid w:val="0069590C"/>
    <w:rsid w:val="00695B09"/>
    <w:rsid w:val="006964EC"/>
    <w:rsid w:val="00696B39"/>
    <w:rsid w:val="00696D48"/>
    <w:rsid w:val="00696F83"/>
    <w:rsid w:val="006975B1"/>
    <w:rsid w:val="0069777B"/>
    <w:rsid w:val="006977D9"/>
    <w:rsid w:val="00697899"/>
    <w:rsid w:val="006979E7"/>
    <w:rsid w:val="00697A93"/>
    <w:rsid w:val="006A00B4"/>
    <w:rsid w:val="006A064B"/>
    <w:rsid w:val="006A0717"/>
    <w:rsid w:val="006A08B6"/>
    <w:rsid w:val="006A0B95"/>
    <w:rsid w:val="006A16D3"/>
    <w:rsid w:val="006A1786"/>
    <w:rsid w:val="006A18EC"/>
    <w:rsid w:val="006A199F"/>
    <w:rsid w:val="006A1C4B"/>
    <w:rsid w:val="006A1E03"/>
    <w:rsid w:val="006A22A9"/>
    <w:rsid w:val="006A2C64"/>
    <w:rsid w:val="006A2FAE"/>
    <w:rsid w:val="006A3808"/>
    <w:rsid w:val="006A3944"/>
    <w:rsid w:val="006A3B55"/>
    <w:rsid w:val="006A3D01"/>
    <w:rsid w:val="006A3EB7"/>
    <w:rsid w:val="006A41E3"/>
    <w:rsid w:val="006A42DD"/>
    <w:rsid w:val="006A4AFA"/>
    <w:rsid w:val="006A5633"/>
    <w:rsid w:val="006A5760"/>
    <w:rsid w:val="006A60E9"/>
    <w:rsid w:val="006A6277"/>
    <w:rsid w:val="006A6815"/>
    <w:rsid w:val="006A6957"/>
    <w:rsid w:val="006A6BC0"/>
    <w:rsid w:val="006A6F43"/>
    <w:rsid w:val="006A707B"/>
    <w:rsid w:val="006A73FB"/>
    <w:rsid w:val="006A740E"/>
    <w:rsid w:val="006A7B54"/>
    <w:rsid w:val="006A7C66"/>
    <w:rsid w:val="006A7E21"/>
    <w:rsid w:val="006A7F5D"/>
    <w:rsid w:val="006A7F92"/>
    <w:rsid w:val="006B003B"/>
    <w:rsid w:val="006B01DA"/>
    <w:rsid w:val="006B0C70"/>
    <w:rsid w:val="006B187B"/>
    <w:rsid w:val="006B18CF"/>
    <w:rsid w:val="006B1D07"/>
    <w:rsid w:val="006B1F48"/>
    <w:rsid w:val="006B1FEC"/>
    <w:rsid w:val="006B221B"/>
    <w:rsid w:val="006B2478"/>
    <w:rsid w:val="006B2B9B"/>
    <w:rsid w:val="006B2C90"/>
    <w:rsid w:val="006B3EDE"/>
    <w:rsid w:val="006B4167"/>
    <w:rsid w:val="006B45CC"/>
    <w:rsid w:val="006B5267"/>
    <w:rsid w:val="006B5689"/>
    <w:rsid w:val="006B5B11"/>
    <w:rsid w:val="006B5C68"/>
    <w:rsid w:val="006B5E9D"/>
    <w:rsid w:val="006B5FA3"/>
    <w:rsid w:val="006B6157"/>
    <w:rsid w:val="006B65DC"/>
    <w:rsid w:val="006B671D"/>
    <w:rsid w:val="006B67CB"/>
    <w:rsid w:val="006B687C"/>
    <w:rsid w:val="006B69FF"/>
    <w:rsid w:val="006B71E8"/>
    <w:rsid w:val="006B7226"/>
    <w:rsid w:val="006B7864"/>
    <w:rsid w:val="006B7A36"/>
    <w:rsid w:val="006B7B77"/>
    <w:rsid w:val="006B7EF4"/>
    <w:rsid w:val="006C008A"/>
    <w:rsid w:val="006C0090"/>
    <w:rsid w:val="006C01C7"/>
    <w:rsid w:val="006C01C8"/>
    <w:rsid w:val="006C0A9D"/>
    <w:rsid w:val="006C136B"/>
    <w:rsid w:val="006C13F6"/>
    <w:rsid w:val="006C207D"/>
    <w:rsid w:val="006C2141"/>
    <w:rsid w:val="006C3813"/>
    <w:rsid w:val="006C3D64"/>
    <w:rsid w:val="006C43F8"/>
    <w:rsid w:val="006C449D"/>
    <w:rsid w:val="006C44EB"/>
    <w:rsid w:val="006C52C2"/>
    <w:rsid w:val="006C5CE9"/>
    <w:rsid w:val="006C5D50"/>
    <w:rsid w:val="006C5D61"/>
    <w:rsid w:val="006C5FD2"/>
    <w:rsid w:val="006C6022"/>
    <w:rsid w:val="006C61D8"/>
    <w:rsid w:val="006C6617"/>
    <w:rsid w:val="006C682C"/>
    <w:rsid w:val="006C6E56"/>
    <w:rsid w:val="006C7018"/>
    <w:rsid w:val="006C7046"/>
    <w:rsid w:val="006C715A"/>
    <w:rsid w:val="006C7212"/>
    <w:rsid w:val="006C7564"/>
    <w:rsid w:val="006C766B"/>
    <w:rsid w:val="006C7C44"/>
    <w:rsid w:val="006C7E41"/>
    <w:rsid w:val="006D03E3"/>
    <w:rsid w:val="006D0F7B"/>
    <w:rsid w:val="006D164D"/>
    <w:rsid w:val="006D16C6"/>
    <w:rsid w:val="006D183E"/>
    <w:rsid w:val="006D1B68"/>
    <w:rsid w:val="006D1DB4"/>
    <w:rsid w:val="006D202F"/>
    <w:rsid w:val="006D20E2"/>
    <w:rsid w:val="006D215D"/>
    <w:rsid w:val="006D258A"/>
    <w:rsid w:val="006D25E3"/>
    <w:rsid w:val="006D2D44"/>
    <w:rsid w:val="006D2E5E"/>
    <w:rsid w:val="006D2FC0"/>
    <w:rsid w:val="006D3208"/>
    <w:rsid w:val="006D3605"/>
    <w:rsid w:val="006D363D"/>
    <w:rsid w:val="006D37BE"/>
    <w:rsid w:val="006D3C83"/>
    <w:rsid w:val="006D4415"/>
    <w:rsid w:val="006D472F"/>
    <w:rsid w:val="006D47B6"/>
    <w:rsid w:val="006D4823"/>
    <w:rsid w:val="006D4FA9"/>
    <w:rsid w:val="006D5237"/>
    <w:rsid w:val="006D53F7"/>
    <w:rsid w:val="006D555E"/>
    <w:rsid w:val="006D5B70"/>
    <w:rsid w:val="006D6103"/>
    <w:rsid w:val="006D6525"/>
    <w:rsid w:val="006D65C4"/>
    <w:rsid w:val="006D695F"/>
    <w:rsid w:val="006D6A26"/>
    <w:rsid w:val="006D6CD4"/>
    <w:rsid w:val="006D7261"/>
    <w:rsid w:val="006D7CC0"/>
    <w:rsid w:val="006D7E1E"/>
    <w:rsid w:val="006E036E"/>
    <w:rsid w:val="006E0588"/>
    <w:rsid w:val="006E08BE"/>
    <w:rsid w:val="006E09D3"/>
    <w:rsid w:val="006E128B"/>
    <w:rsid w:val="006E1C9E"/>
    <w:rsid w:val="006E1FCF"/>
    <w:rsid w:val="006E2542"/>
    <w:rsid w:val="006E294C"/>
    <w:rsid w:val="006E2BCD"/>
    <w:rsid w:val="006E2EB2"/>
    <w:rsid w:val="006E2EF2"/>
    <w:rsid w:val="006E392D"/>
    <w:rsid w:val="006E397B"/>
    <w:rsid w:val="006E3C3A"/>
    <w:rsid w:val="006E41B2"/>
    <w:rsid w:val="006E4569"/>
    <w:rsid w:val="006E4C66"/>
    <w:rsid w:val="006E4CA2"/>
    <w:rsid w:val="006E4F3A"/>
    <w:rsid w:val="006E5149"/>
    <w:rsid w:val="006E5989"/>
    <w:rsid w:val="006E5A9C"/>
    <w:rsid w:val="006E5B17"/>
    <w:rsid w:val="006E6072"/>
    <w:rsid w:val="006E6630"/>
    <w:rsid w:val="006E66FE"/>
    <w:rsid w:val="006E69FD"/>
    <w:rsid w:val="006E6CEC"/>
    <w:rsid w:val="006E6E88"/>
    <w:rsid w:val="006E6F86"/>
    <w:rsid w:val="006E6FFA"/>
    <w:rsid w:val="006E7241"/>
    <w:rsid w:val="006E759C"/>
    <w:rsid w:val="006E779F"/>
    <w:rsid w:val="006E79EE"/>
    <w:rsid w:val="006E7BD7"/>
    <w:rsid w:val="006F03E0"/>
    <w:rsid w:val="006F1004"/>
    <w:rsid w:val="006F11A9"/>
    <w:rsid w:val="006F153E"/>
    <w:rsid w:val="006F15F3"/>
    <w:rsid w:val="006F175D"/>
    <w:rsid w:val="006F1768"/>
    <w:rsid w:val="006F1BE7"/>
    <w:rsid w:val="006F1F85"/>
    <w:rsid w:val="006F231C"/>
    <w:rsid w:val="006F2353"/>
    <w:rsid w:val="006F2360"/>
    <w:rsid w:val="006F293A"/>
    <w:rsid w:val="006F3568"/>
    <w:rsid w:val="006F3B46"/>
    <w:rsid w:val="006F3BC8"/>
    <w:rsid w:val="006F3BED"/>
    <w:rsid w:val="006F3F5F"/>
    <w:rsid w:val="006F4154"/>
    <w:rsid w:val="006F417C"/>
    <w:rsid w:val="006F4308"/>
    <w:rsid w:val="006F43BC"/>
    <w:rsid w:val="006F43EB"/>
    <w:rsid w:val="006F4427"/>
    <w:rsid w:val="006F4967"/>
    <w:rsid w:val="006F4984"/>
    <w:rsid w:val="006F4ECB"/>
    <w:rsid w:val="006F50D4"/>
    <w:rsid w:val="006F5621"/>
    <w:rsid w:val="006F57C7"/>
    <w:rsid w:val="006F5919"/>
    <w:rsid w:val="006F5CBA"/>
    <w:rsid w:val="006F6105"/>
    <w:rsid w:val="006F6123"/>
    <w:rsid w:val="006F636C"/>
    <w:rsid w:val="006F6389"/>
    <w:rsid w:val="006F6C6A"/>
    <w:rsid w:val="006F6D54"/>
    <w:rsid w:val="006F6EF0"/>
    <w:rsid w:val="006F71D9"/>
    <w:rsid w:val="006F72D7"/>
    <w:rsid w:val="006F7946"/>
    <w:rsid w:val="006F7B75"/>
    <w:rsid w:val="006F7DDB"/>
    <w:rsid w:val="007007D5"/>
    <w:rsid w:val="00700E02"/>
    <w:rsid w:val="00701905"/>
    <w:rsid w:val="00701D2F"/>
    <w:rsid w:val="007022DE"/>
    <w:rsid w:val="00702471"/>
    <w:rsid w:val="00702643"/>
    <w:rsid w:val="00702713"/>
    <w:rsid w:val="0070275A"/>
    <w:rsid w:val="007028A0"/>
    <w:rsid w:val="00702C9E"/>
    <w:rsid w:val="00702F9E"/>
    <w:rsid w:val="007030A0"/>
    <w:rsid w:val="007031E9"/>
    <w:rsid w:val="0070333E"/>
    <w:rsid w:val="0070367B"/>
    <w:rsid w:val="00703BF5"/>
    <w:rsid w:val="00703C19"/>
    <w:rsid w:val="0070401B"/>
    <w:rsid w:val="00704189"/>
    <w:rsid w:val="00704642"/>
    <w:rsid w:val="00704718"/>
    <w:rsid w:val="007052BF"/>
    <w:rsid w:val="00705379"/>
    <w:rsid w:val="00705553"/>
    <w:rsid w:val="00705559"/>
    <w:rsid w:val="00705F1B"/>
    <w:rsid w:val="007069FC"/>
    <w:rsid w:val="00706C7C"/>
    <w:rsid w:val="00706CB3"/>
    <w:rsid w:val="007071AC"/>
    <w:rsid w:val="0070724A"/>
    <w:rsid w:val="007073D3"/>
    <w:rsid w:val="0070751B"/>
    <w:rsid w:val="00707B17"/>
    <w:rsid w:val="00707C0E"/>
    <w:rsid w:val="007100CD"/>
    <w:rsid w:val="007105DB"/>
    <w:rsid w:val="0071072E"/>
    <w:rsid w:val="007108F5"/>
    <w:rsid w:val="00710998"/>
    <w:rsid w:val="0071172C"/>
    <w:rsid w:val="00711845"/>
    <w:rsid w:val="00712138"/>
    <w:rsid w:val="00712223"/>
    <w:rsid w:val="007125E8"/>
    <w:rsid w:val="00712BB2"/>
    <w:rsid w:val="007130A9"/>
    <w:rsid w:val="007133B7"/>
    <w:rsid w:val="00713533"/>
    <w:rsid w:val="007136FD"/>
    <w:rsid w:val="0071373A"/>
    <w:rsid w:val="0071396F"/>
    <w:rsid w:val="00713D2F"/>
    <w:rsid w:val="00713D74"/>
    <w:rsid w:val="00714275"/>
    <w:rsid w:val="00714476"/>
    <w:rsid w:val="007146F2"/>
    <w:rsid w:val="00714E95"/>
    <w:rsid w:val="0071502F"/>
    <w:rsid w:val="00715130"/>
    <w:rsid w:val="007155EB"/>
    <w:rsid w:val="007157B7"/>
    <w:rsid w:val="007157D5"/>
    <w:rsid w:val="00715A1B"/>
    <w:rsid w:val="00715DD7"/>
    <w:rsid w:val="0071669C"/>
    <w:rsid w:val="00716A5E"/>
    <w:rsid w:val="00716D9C"/>
    <w:rsid w:val="00716EA4"/>
    <w:rsid w:val="00716FF2"/>
    <w:rsid w:val="00717241"/>
    <w:rsid w:val="00717567"/>
    <w:rsid w:val="00717798"/>
    <w:rsid w:val="00717BE9"/>
    <w:rsid w:val="00717EBD"/>
    <w:rsid w:val="00720109"/>
    <w:rsid w:val="0072047E"/>
    <w:rsid w:val="00720BB4"/>
    <w:rsid w:val="00720BCE"/>
    <w:rsid w:val="007210F1"/>
    <w:rsid w:val="00721544"/>
    <w:rsid w:val="00721585"/>
    <w:rsid w:val="0072159E"/>
    <w:rsid w:val="007218A5"/>
    <w:rsid w:val="00721A37"/>
    <w:rsid w:val="00721A41"/>
    <w:rsid w:val="00721B13"/>
    <w:rsid w:val="00721FFA"/>
    <w:rsid w:val="007228E9"/>
    <w:rsid w:val="007228ED"/>
    <w:rsid w:val="00722D45"/>
    <w:rsid w:val="00722EFE"/>
    <w:rsid w:val="0072366F"/>
    <w:rsid w:val="00723917"/>
    <w:rsid w:val="007239E9"/>
    <w:rsid w:val="00723B01"/>
    <w:rsid w:val="00723FE4"/>
    <w:rsid w:val="0072409A"/>
    <w:rsid w:val="007242D8"/>
    <w:rsid w:val="0072489B"/>
    <w:rsid w:val="00724E70"/>
    <w:rsid w:val="00725431"/>
    <w:rsid w:val="0072547E"/>
    <w:rsid w:val="007255C8"/>
    <w:rsid w:val="00725838"/>
    <w:rsid w:val="007261A2"/>
    <w:rsid w:val="00726215"/>
    <w:rsid w:val="007265C5"/>
    <w:rsid w:val="00726C2C"/>
    <w:rsid w:val="00726E73"/>
    <w:rsid w:val="0072722B"/>
    <w:rsid w:val="007278D3"/>
    <w:rsid w:val="00727AC1"/>
    <w:rsid w:val="00730552"/>
    <w:rsid w:val="00730A00"/>
    <w:rsid w:val="00730A86"/>
    <w:rsid w:val="00730C48"/>
    <w:rsid w:val="00731346"/>
    <w:rsid w:val="00731396"/>
    <w:rsid w:val="00731459"/>
    <w:rsid w:val="007318C6"/>
    <w:rsid w:val="00731B02"/>
    <w:rsid w:val="00731E28"/>
    <w:rsid w:val="00732C39"/>
    <w:rsid w:val="00732E98"/>
    <w:rsid w:val="00732E9A"/>
    <w:rsid w:val="0073318D"/>
    <w:rsid w:val="00733583"/>
    <w:rsid w:val="00733765"/>
    <w:rsid w:val="0073383D"/>
    <w:rsid w:val="00733B5F"/>
    <w:rsid w:val="0073447D"/>
    <w:rsid w:val="007346EC"/>
    <w:rsid w:val="007348F7"/>
    <w:rsid w:val="0073517E"/>
    <w:rsid w:val="00735475"/>
    <w:rsid w:val="0073552C"/>
    <w:rsid w:val="00735852"/>
    <w:rsid w:val="00736048"/>
    <w:rsid w:val="007361ED"/>
    <w:rsid w:val="00736844"/>
    <w:rsid w:val="00736AF0"/>
    <w:rsid w:val="007370C9"/>
    <w:rsid w:val="007370CA"/>
    <w:rsid w:val="00737165"/>
    <w:rsid w:val="007371A0"/>
    <w:rsid w:val="007378A6"/>
    <w:rsid w:val="00737E74"/>
    <w:rsid w:val="0074015E"/>
    <w:rsid w:val="0074031E"/>
    <w:rsid w:val="007403E0"/>
    <w:rsid w:val="007408D7"/>
    <w:rsid w:val="00740BD7"/>
    <w:rsid w:val="00740BEA"/>
    <w:rsid w:val="00740C63"/>
    <w:rsid w:val="00740C6B"/>
    <w:rsid w:val="00740C93"/>
    <w:rsid w:val="00740D74"/>
    <w:rsid w:val="00740EBD"/>
    <w:rsid w:val="00740F35"/>
    <w:rsid w:val="0074104A"/>
    <w:rsid w:val="0074160B"/>
    <w:rsid w:val="007416FD"/>
    <w:rsid w:val="0074190B"/>
    <w:rsid w:val="00741BAA"/>
    <w:rsid w:val="00741E01"/>
    <w:rsid w:val="00741F3C"/>
    <w:rsid w:val="0074265F"/>
    <w:rsid w:val="00742A9F"/>
    <w:rsid w:val="00742BF9"/>
    <w:rsid w:val="00742C67"/>
    <w:rsid w:val="00742D38"/>
    <w:rsid w:val="00742DC2"/>
    <w:rsid w:val="00743614"/>
    <w:rsid w:val="00744124"/>
    <w:rsid w:val="00744323"/>
    <w:rsid w:val="00744474"/>
    <w:rsid w:val="00744C70"/>
    <w:rsid w:val="00744D42"/>
    <w:rsid w:val="00744E16"/>
    <w:rsid w:val="007450F4"/>
    <w:rsid w:val="007456DB"/>
    <w:rsid w:val="007458DA"/>
    <w:rsid w:val="00745B90"/>
    <w:rsid w:val="00745BC9"/>
    <w:rsid w:val="00745D27"/>
    <w:rsid w:val="007463CD"/>
    <w:rsid w:val="00746898"/>
    <w:rsid w:val="00747591"/>
    <w:rsid w:val="007478E3"/>
    <w:rsid w:val="00750291"/>
    <w:rsid w:val="0075089C"/>
    <w:rsid w:val="00750991"/>
    <w:rsid w:val="007510FB"/>
    <w:rsid w:val="00751252"/>
    <w:rsid w:val="0075129C"/>
    <w:rsid w:val="007512DE"/>
    <w:rsid w:val="0075133D"/>
    <w:rsid w:val="00751434"/>
    <w:rsid w:val="007517DF"/>
    <w:rsid w:val="0075239B"/>
    <w:rsid w:val="007523F5"/>
    <w:rsid w:val="00752852"/>
    <w:rsid w:val="00752A46"/>
    <w:rsid w:val="0075334A"/>
    <w:rsid w:val="007539DB"/>
    <w:rsid w:val="00753B0E"/>
    <w:rsid w:val="00754657"/>
    <w:rsid w:val="00754950"/>
    <w:rsid w:val="00754DBF"/>
    <w:rsid w:val="0075520D"/>
    <w:rsid w:val="007557FC"/>
    <w:rsid w:val="00755CAD"/>
    <w:rsid w:val="00755E2D"/>
    <w:rsid w:val="00755ECC"/>
    <w:rsid w:val="00755F5A"/>
    <w:rsid w:val="0075608B"/>
    <w:rsid w:val="00756186"/>
    <w:rsid w:val="0075643A"/>
    <w:rsid w:val="007567CC"/>
    <w:rsid w:val="00756B5D"/>
    <w:rsid w:val="00757810"/>
    <w:rsid w:val="00757D13"/>
    <w:rsid w:val="00757EB8"/>
    <w:rsid w:val="00757EBF"/>
    <w:rsid w:val="0076074D"/>
    <w:rsid w:val="00760960"/>
    <w:rsid w:val="00761081"/>
    <w:rsid w:val="0076147A"/>
    <w:rsid w:val="00761718"/>
    <w:rsid w:val="00762172"/>
    <w:rsid w:val="007625ED"/>
    <w:rsid w:val="00762B9F"/>
    <w:rsid w:val="00763B42"/>
    <w:rsid w:val="00763B8A"/>
    <w:rsid w:val="00763EEB"/>
    <w:rsid w:val="00763F8B"/>
    <w:rsid w:val="0076464B"/>
    <w:rsid w:val="00764C22"/>
    <w:rsid w:val="00764EAC"/>
    <w:rsid w:val="00765395"/>
    <w:rsid w:val="0076591B"/>
    <w:rsid w:val="007667FF"/>
    <w:rsid w:val="00766C7E"/>
    <w:rsid w:val="00766ED3"/>
    <w:rsid w:val="00766EE5"/>
    <w:rsid w:val="007671E4"/>
    <w:rsid w:val="00767989"/>
    <w:rsid w:val="00767C3E"/>
    <w:rsid w:val="00767D16"/>
    <w:rsid w:val="0077015A"/>
    <w:rsid w:val="0077046D"/>
    <w:rsid w:val="00770B9F"/>
    <w:rsid w:val="00770F2F"/>
    <w:rsid w:val="00771084"/>
    <w:rsid w:val="00771311"/>
    <w:rsid w:val="007718A5"/>
    <w:rsid w:val="00771E68"/>
    <w:rsid w:val="00772535"/>
    <w:rsid w:val="00772669"/>
    <w:rsid w:val="007726F3"/>
    <w:rsid w:val="00772DB2"/>
    <w:rsid w:val="00772EA2"/>
    <w:rsid w:val="00772F87"/>
    <w:rsid w:val="007734F6"/>
    <w:rsid w:val="00773536"/>
    <w:rsid w:val="00773867"/>
    <w:rsid w:val="00773D51"/>
    <w:rsid w:val="0077456D"/>
    <w:rsid w:val="00774C99"/>
    <w:rsid w:val="007755AE"/>
    <w:rsid w:val="00775920"/>
    <w:rsid w:val="00775921"/>
    <w:rsid w:val="0077599C"/>
    <w:rsid w:val="00775F23"/>
    <w:rsid w:val="0077678C"/>
    <w:rsid w:val="007778AA"/>
    <w:rsid w:val="0077790D"/>
    <w:rsid w:val="00777A1F"/>
    <w:rsid w:val="00777BC4"/>
    <w:rsid w:val="00777BFD"/>
    <w:rsid w:val="007802E7"/>
    <w:rsid w:val="00780350"/>
    <w:rsid w:val="00780755"/>
    <w:rsid w:val="00780767"/>
    <w:rsid w:val="007807C8"/>
    <w:rsid w:val="007813E0"/>
    <w:rsid w:val="00781666"/>
    <w:rsid w:val="00782086"/>
    <w:rsid w:val="007820EA"/>
    <w:rsid w:val="00782187"/>
    <w:rsid w:val="00782204"/>
    <w:rsid w:val="007827D9"/>
    <w:rsid w:val="00782AA8"/>
    <w:rsid w:val="00782D1F"/>
    <w:rsid w:val="00782F2F"/>
    <w:rsid w:val="00782FAF"/>
    <w:rsid w:val="007831D9"/>
    <w:rsid w:val="00783242"/>
    <w:rsid w:val="00783876"/>
    <w:rsid w:val="00784074"/>
    <w:rsid w:val="00784B01"/>
    <w:rsid w:val="00784E46"/>
    <w:rsid w:val="00784EE7"/>
    <w:rsid w:val="007855C2"/>
    <w:rsid w:val="00785E2B"/>
    <w:rsid w:val="007860A4"/>
    <w:rsid w:val="007865C5"/>
    <w:rsid w:val="00786B60"/>
    <w:rsid w:val="00786B64"/>
    <w:rsid w:val="00786E1D"/>
    <w:rsid w:val="00787367"/>
    <w:rsid w:val="0078752C"/>
    <w:rsid w:val="00787EE3"/>
    <w:rsid w:val="007906B5"/>
    <w:rsid w:val="00790837"/>
    <w:rsid w:val="00790D3C"/>
    <w:rsid w:val="007910D8"/>
    <w:rsid w:val="007911CA"/>
    <w:rsid w:val="0079123D"/>
    <w:rsid w:val="007914DD"/>
    <w:rsid w:val="0079178F"/>
    <w:rsid w:val="00792132"/>
    <w:rsid w:val="00792477"/>
    <w:rsid w:val="007926CE"/>
    <w:rsid w:val="0079297A"/>
    <w:rsid w:val="00792A91"/>
    <w:rsid w:val="00792AAD"/>
    <w:rsid w:val="00792EFB"/>
    <w:rsid w:val="00793277"/>
    <w:rsid w:val="00793642"/>
    <w:rsid w:val="00794321"/>
    <w:rsid w:val="0079434B"/>
    <w:rsid w:val="007946F1"/>
    <w:rsid w:val="0079497A"/>
    <w:rsid w:val="00795243"/>
    <w:rsid w:val="007958BB"/>
    <w:rsid w:val="00795D89"/>
    <w:rsid w:val="007963AB"/>
    <w:rsid w:val="00796444"/>
    <w:rsid w:val="0079650A"/>
    <w:rsid w:val="00796A38"/>
    <w:rsid w:val="007973D6"/>
    <w:rsid w:val="0079761C"/>
    <w:rsid w:val="007977B0"/>
    <w:rsid w:val="007979DB"/>
    <w:rsid w:val="00797CE9"/>
    <w:rsid w:val="007A0A32"/>
    <w:rsid w:val="007A0C2B"/>
    <w:rsid w:val="007A148B"/>
    <w:rsid w:val="007A1964"/>
    <w:rsid w:val="007A1979"/>
    <w:rsid w:val="007A1D39"/>
    <w:rsid w:val="007A2280"/>
    <w:rsid w:val="007A3802"/>
    <w:rsid w:val="007A3932"/>
    <w:rsid w:val="007A3AB6"/>
    <w:rsid w:val="007A3B29"/>
    <w:rsid w:val="007A3DED"/>
    <w:rsid w:val="007A42F5"/>
    <w:rsid w:val="007A4349"/>
    <w:rsid w:val="007A5101"/>
    <w:rsid w:val="007A58E7"/>
    <w:rsid w:val="007A5E97"/>
    <w:rsid w:val="007A5F6B"/>
    <w:rsid w:val="007A63C8"/>
    <w:rsid w:val="007A646F"/>
    <w:rsid w:val="007A65B4"/>
    <w:rsid w:val="007A6CC1"/>
    <w:rsid w:val="007A70B6"/>
    <w:rsid w:val="007A714E"/>
    <w:rsid w:val="007A7218"/>
    <w:rsid w:val="007A7412"/>
    <w:rsid w:val="007A7B75"/>
    <w:rsid w:val="007B017D"/>
    <w:rsid w:val="007B04D0"/>
    <w:rsid w:val="007B0792"/>
    <w:rsid w:val="007B08E2"/>
    <w:rsid w:val="007B0A55"/>
    <w:rsid w:val="007B0A8C"/>
    <w:rsid w:val="007B0B86"/>
    <w:rsid w:val="007B0CBB"/>
    <w:rsid w:val="007B0CD6"/>
    <w:rsid w:val="007B0F6A"/>
    <w:rsid w:val="007B0FCD"/>
    <w:rsid w:val="007B1389"/>
    <w:rsid w:val="007B1777"/>
    <w:rsid w:val="007B1864"/>
    <w:rsid w:val="007B1AD3"/>
    <w:rsid w:val="007B1BF4"/>
    <w:rsid w:val="007B1C1E"/>
    <w:rsid w:val="007B1CDD"/>
    <w:rsid w:val="007B2078"/>
    <w:rsid w:val="007B237C"/>
    <w:rsid w:val="007B24A1"/>
    <w:rsid w:val="007B269D"/>
    <w:rsid w:val="007B2814"/>
    <w:rsid w:val="007B30F2"/>
    <w:rsid w:val="007B32A0"/>
    <w:rsid w:val="007B350B"/>
    <w:rsid w:val="007B37F8"/>
    <w:rsid w:val="007B397B"/>
    <w:rsid w:val="007B39D5"/>
    <w:rsid w:val="007B3D8B"/>
    <w:rsid w:val="007B3E8C"/>
    <w:rsid w:val="007B3FF7"/>
    <w:rsid w:val="007B4092"/>
    <w:rsid w:val="007B428D"/>
    <w:rsid w:val="007B42BF"/>
    <w:rsid w:val="007B451F"/>
    <w:rsid w:val="007B4BA2"/>
    <w:rsid w:val="007B4BAA"/>
    <w:rsid w:val="007B52A7"/>
    <w:rsid w:val="007B5973"/>
    <w:rsid w:val="007B5C4F"/>
    <w:rsid w:val="007B601C"/>
    <w:rsid w:val="007B639B"/>
    <w:rsid w:val="007B6E26"/>
    <w:rsid w:val="007B713D"/>
    <w:rsid w:val="007B717C"/>
    <w:rsid w:val="007B7514"/>
    <w:rsid w:val="007B78C3"/>
    <w:rsid w:val="007B7961"/>
    <w:rsid w:val="007B7F9F"/>
    <w:rsid w:val="007C044A"/>
    <w:rsid w:val="007C0BC0"/>
    <w:rsid w:val="007C0D35"/>
    <w:rsid w:val="007C0F6F"/>
    <w:rsid w:val="007C160F"/>
    <w:rsid w:val="007C16D8"/>
    <w:rsid w:val="007C16FE"/>
    <w:rsid w:val="007C175A"/>
    <w:rsid w:val="007C1A92"/>
    <w:rsid w:val="007C1A9B"/>
    <w:rsid w:val="007C2374"/>
    <w:rsid w:val="007C24CD"/>
    <w:rsid w:val="007C2519"/>
    <w:rsid w:val="007C25DB"/>
    <w:rsid w:val="007C279C"/>
    <w:rsid w:val="007C2A14"/>
    <w:rsid w:val="007C2A55"/>
    <w:rsid w:val="007C2DFC"/>
    <w:rsid w:val="007C2F89"/>
    <w:rsid w:val="007C345C"/>
    <w:rsid w:val="007C37E9"/>
    <w:rsid w:val="007C3900"/>
    <w:rsid w:val="007C3E73"/>
    <w:rsid w:val="007C4477"/>
    <w:rsid w:val="007C464E"/>
    <w:rsid w:val="007C4912"/>
    <w:rsid w:val="007C4C20"/>
    <w:rsid w:val="007C4CD1"/>
    <w:rsid w:val="007C4FD8"/>
    <w:rsid w:val="007C53D8"/>
    <w:rsid w:val="007C5A57"/>
    <w:rsid w:val="007C5E57"/>
    <w:rsid w:val="007C6260"/>
    <w:rsid w:val="007C66F9"/>
    <w:rsid w:val="007C675F"/>
    <w:rsid w:val="007C6F0B"/>
    <w:rsid w:val="007C70DC"/>
    <w:rsid w:val="007C76E3"/>
    <w:rsid w:val="007C7781"/>
    <w:rsid w:val="007C79DD"/>
    <w:rsid w:val="007D014B"/>
    <w:rsid w:val="007D0174"/>
    <w:rsid w:val="007D0652"/>
    <w:rsid w:val="007D0919"/>
    <w:rsid w:val="007D103F"/>
    <w:rsid w:val="007D10ED"/>
    <w:rsid w:val="007D126D"/>
    <w:rsid w:val="007D14B8"/>
    <w:rsid w:val="007D1634"/>
    <w:rsid w:val="007D16D6"/>
    <w:rsid w:val="007D1CCF"/>
    <w:rsid w:val="007D1D42"/>
    <w:rsid w:val="007D1D69"/>
    <w:rsid w:val="007D2428"/>
    <w:rsid w:val="007D24F9"/>
    <w:rsid w:val="007D2DB9"/>
    <w:rsid w:val="007D3048"/>
    <w:rsid w:val="007D3385"/>
    <w:rsid w:val="007D36C2"/>
    <w:rsid w:val="007D3C90"/>
    <w:rsid w:val="007D422B"/>
    <w:rsid w:val="007D4593"/>
    <w:rsid w:val="007D51D2"/>
    <w:rsid w:val="007D5611"/>
    <w:rsid w:val="007D573B"/>
    <w:rsid w:val="007D5B8E"/>
    <w:rsid w:val="007D5C33"/>
    <w:rsid w:val="007D5CDB"/>
    <w:rsid w:val="007D641D"/>
    <w:rsid w:val="007D65AF"/>
    <w:rsid w:val="007D65C4"/>
    <w:rsid w:val="007D675D"/>
    <w:rsid w:val="007D6B65"/>
    <w:rsid w:val="007D705F"/>
    <w:rsid w:val="007D755D"/>
    <w:rsid w:val="007D7B6B"/>
    <w:rsid w:val="007E0269"/>
    <w:rsid w:val="007E0805"/>
    <w:rsid w:val="007E0D6C"/>
    <w:rsid w:val="007E0FC7"/>
    <w:rsid w:val="007E185C"/>
    <w:rsid w:val="007E1DC6"/>
    <w:rsid w:val="007E2002"/>
    <w:rsid w:val="007E2867"/>
    <w:rsid w:val="007E2BB8"/>
    <w:rsid w:val="007E2F2E"/>
    <w:rsid w:val="007E2F9E"/>
    <w:rsid w:val="007E3085"/>
    <w:rsid w:val="007E30AC"/>
    <w:rsid w:val="007E34B2"/>
    <w:rsid w:val="007E3611"/>
    <w:rsid w:val="007E36F9"/>
    <w:rsid w:val="007E3740"/>
    <w:rsid w:val="007E40E8"/>
    <w:rsid w:val="007E461C"/>
    <w:rsid w:val="007E48BC"/>
    <w:rsid w:val="007E4ADB"/>
    <w:rsid w:val="007E569D"/>
    <w:rsid w:val="007E599D"/>
    <w:rsid w:val="007E5F8A"/>
    <w:rsid w:val="007E6219"/>
    <w:rsid w:val="007E6263"/>
    <w:rsid w:val="007E6425"/>
    <w:rsid w:val="007E6459"/>
    <w:rsid w:val="007E64F0"/>
    <w:rsid w:val="007E6843"/>
    <w:rsid w:val="007E6874"/>
    <w:rsid w:val="007E73ED"/>
    <w:rsid w:val="007E7A60"/>
    <w:rsid w:val="007E7B2B"/>
    <w:rsid w:val="007E7ECD"/>
    <w:rsid w:val="007F0016"/>
    <w:rsid w:val="007F03FC"/>
    <w:rsid w:val="007F068A"/>
    <w:rsid w:val="007F07AD"/>
    <w:rsid w:val="007F0941"/>
    <w:rsid w:val="007F0B49"/>
    <w:rsid w:val="007F0FCE"/>
    <w:rsid w:val="007F1006"/>
    <w:rsid w:val="007F13FB"/>
    <w:rsid w:val="007F1434"/>
    <w:rsid w:val="007F1543"/>
    <w:rsid w:val="007F210B"/>
    <w:rsid w:val="007F215D"/>
    <w:rsid w:val="007F26E6"/>
    <w:rsid w:val="007F2795"/>
    <w:rsid w:val="007F2831"/>
    <w:rsid w:val="007F2F9C"/>
    <w:rsid w:val="007F2FB1"/>
    <w:rsid w:val="007F2FE2"/>
    <w:rsid w:val="007F32A6"/>
    <w:rsid w:val="007F3326"/>
    <w:rsid w:val="007F3623"/>
    <w:rsid w:val="007F3966"/>
    <w:rsid w:val="007F3B94"/>
    <w:rsid w:val="007F3CB1"/>
    <w:rsid w:val="007F45B0"/>
    <w:rsid w:val="007F4FF3"/>
    <w:rsid w:val="007F5386"/>
    <w:rsid w:val="007F562D"/>
    <w:rsid w:val="007F5A21"/>
    <w:rsid w:val="007F5B67"/>
    <w:rsid w:val="007F5ECE"/>
    <w:rsid w:val="007F631D"/>
    <w:rsid w:val="007F6547"/>
    <w:rsid w:val="007F6860"/>
    <w:rsid w:val="007F68F1"/>
    <w:rsid w:val="007F696A"/>
    <w:rsid w:val="007F6A8D"/>
    <w:rsid w:val="007F76AD"/>
    <w:rsid w:val="007F79E9"/>
    <w:rsid w:val="007F7B4E"/>
    <w:rsid w:val="007F7CAD"/>
    <w:rsid w:val="007F7FFE"/>
    <w:rsid w:val="00800358"/>
    <w:rsid w:val="008008CA"/>
    <w:rsid w:val="0080103E"/>
    <w:rsid w:val="0080114E"/>
    <w:rsid w:val="00801685"/>
    <w:rsid w:val="00801779"/>
    <w:rsid w:val="00801847"/>
    <w:rsid w:val="00801D42"/>
    <w:rsid w:val="00802587"/>
    <w:rsid w:val="008025FF"/>
    <w:rsid w:val="00802A0E"/>
    <w:rsid w:val="00802C5D"/>
    <w:rsid w:val="0080316E"/>
    <w:rsid w:val="008032A8"/>
    <w:rsid w:val="008032BB"/>
    <w:rsid w:val="008032EB"/>
    <w:rsid w:val="008035A3"/>
    <w:rsid w:val="00803837"/>
    <w:rsid w:val="00803C66"/>
    <w:rsid w:val="00803DF1"/>
    <w:rsid w:val="008043EE"/>
    <w:rsid w:val="00804BB1"/>
    <w:rsid w:val="00804C0D"/>
    <w:rsid w:val="00804D70"/>
    <w:rsid w:val="00804E1F"/>
    <w:rsid w:val="00804F4B"/>
    <w:rsid w:val="00804F79"/>
    <w:rsid w:val="008051BC"/>
    <w:rsid w:val="0080586F"/>
    <w:rsid w:val="00805A29"/>
    <w:rsid w:val="00805FF6"/>
    <w:rsid w:val="008065D1"/>
    <w:rsid w:val="00806891"/>
    <w:rsid w:val="008068B4"/>
    <w:rsid w:val="00806B09"/>
    <w:rsid w:val="00806F35"/>
    <w:rsid w:val="00807351"/>
    <w:rsid w:val="008102CD"/>
    <w:rsid w:val="00810394"/>
    <w:rsid w:val="0081096B"/>
    <w:rsid w:val="00810C37"/>
    <w:rsid w:val="0081123D"/>
    <w:rsid w:val="0081145A"/>
    <w:rsid w:val="008117C0"/>
    <w:rsid w:val="00811DAF"/>
    <w:rsid w:val="008122DF"/>
    <w:rsid w:val="00812ABD"/>
    <w:rsid w:val="0081359D"/>
    <w:rsid w:val="00813C0F"/>
    <w:rsid w:val="00813C3A"/>
    <w:rsid w:val="008144D3"/>
    <w:rsid w:val="00814820"/>
    <w:rsid w:val="0081489A"/>
    <w:rsid w:val="00814F46"/>
    <w:rsid w:val="0081548B"/>
    <w:rsid w:val="008156B9"/>
    <w:rsid w:val="008157C7"/>
    <w:rsid w:val="00815892"/>
    <w:rsid w:val="0081593F"/>
    <w:rsid w:val="00815D65"/>
    <w:rsid w:val="008160C1"/>
    <w:rsid w:val="00816345"/>
    <w:rsid w:val="0081658C"/>
    <w:rsid w:val="008167AB"/>
    <w:rsid w:val="00816CBC"/>
    <w:rsid w:val="00817157"/>
    <w:rsid w:val="0081744A"/>
    <w:rsid w:val="008176E9"/>
    <w:rsid w:val="00817E81"/>
    <w:rsid w:val="00820031"/>
    <w:rsid w:val="00820101"/>
    <w:rsid w:val="00820137"/>
    <w:rsid w:val="008204E4"/>
    <w:rsid w:val="00820869"/>
    <w:rsid w:val="00820955"/>
    <w:rsid w:val="00820975"/>
    <w:rsid w:val="00820A96"/>
    <w:rsid w:val="00820E78"/>
    <w:rsid w:val="0082109B"/>
    <w:rsid w:val="008211A8"/>
    <w:rsid w:val="00821526"/>
    <w:rsid w:val="00821B94"/>
    <w:rsid w:val="00821DC0"/>
    <w:rsid w:val="0082212F"/>
    <w:rsid w:val="0082219A"/>
    <w:rsid w:val="00822DF4"/>
    <w:rsid w:val="00822E9C"/>
    <w:rsid w:val="0082312B"/>
    <w:rsid w:val="00823D1D"/>
    <w:rsid w:val="00823E68"/>
    <w:rsid w:val="008240C1"/>
    <w:rsid w:val="0082419F"/>
    <w:rsid w:val="008241D8"/>
    <w:rsid w:val="008246F4"/>
    <w:rsid w:val="008248E7"/>
    <w:rsid w:val="0082496C"/>
    <w:rsid w:val="008251B3"/>
    <w:rsid w:val="008251C8"/>
    <w:rsid w:val="008256D8"/>
    <w:rsid w:val="00825896"/>
    <w:rsid w:val="00825909"/>
    <w:rsid w:val="00825BC7"/>
    <w:rsid w:val="00825C12"/>
    <w:rsid w:val="008262C0"/>
    <w:rsid w:val="00826B97"/>
    <w:rsid w:val="00826B9C"/>
    <w:rsid w:val="00826E08"/>
    <w:rsid w:val="00826E37"/>
    <w:rsid w:val="008272DD"/>
    <w:rsid w:val="00827531"/>
    <w:rsid w:val="008275BF"/>
    <w:rsid w:val="008278C3"/>
    <w:rsid w:val="00827908"/>
    <w:rsid w:val="00827B5A"/>
    <w:rsid w:val="00827DF2"/>
    <w:rsid w:val="008305D6"/>
    <w:rsid w:val="00830F67"/>
    <w:rsid w:val="008313B0"/>
    <w:rsid w:val="008313DD"/>
    <w:rsid w:val="00831747"/>
    <w:rsid w:val="00831F08"/>
    <w:rsid w:val="008321E7"/>
    <w:rsid w:val="00832325"/>
    <w:rsid w:val="0083240F"/>
    <w:rsid w:val="00832545"/>
    <w:rsid w:val="00832C8F"/>
    <w:rsid w:val="0083300A"/>
    <w:rsid w:val="00833267"/>
    <w:rsid w:val="0083330D"/>
    <w:rsid w:val="0083338F"/>
    <w:rsid w:val="008333F5"/>
    <w:rsid w:val="0083411C"/>
    <w:rsid w:val="00834141"/>
    <w:rsid w:val="0083451F"/>
    <w:rsid w:val="008349F8"/>
    <w:rsid w:val="00834A4C"/>
    <w:rsid w:val="00834B74"/>
    <w:rsid w:val="00834C4C"/>
    <w:rsid w:val="00834CA8"/>
    <w:rsid w:val="0083504B"/>
    <w:rsid w:val="0083508C"/>
    <w:rsid w:val="008354D1"/>
    <w:rsid w:val="0083566D"/>
    <w:rsid w:val="00835752"/>
    <w:rsid w:val="00835921"/>
    <w:rsid w:val="0083661A"/>
    <w:rsid w:val="00836DD1"/>
    <w:rsid w:val="008370C6"/>
    <w:rsid w:val="008378B0"/>
    <w:rsid w:val="00837952"/>
    <w:rsid w:val="00837A3C"/>
    <w:rsid w:val="008407FA"/>
    <w:rsid w:val="00840FBD"/>
    <w:rsid w:val="0084149E"/>
    <w:rsid w:val="00841969"/>
    <w:rsid w:val="00841A7E"/>
    <w:rsid w:val="00841B04"/>
    <w:rsid w:val="0084227D"/>
    <w:rsid w:val="008425C6"/>
    <w:rsid w:val="00842A99"/>
    <w:rsid w:val="00843296"/>
    <w:rsid w:val="008432E0"/>
    <w:rsid w:val="0084366E"/>
    <w:rsid w:val="00843DBA"/>
    <w:rsid w:val="00843EB8"/>
    <w:rsid w:val="0084405A"/>
    <w:rsid w:val="00844463"/>
    <w:rsid w:val="008445B3"/>
    <w:rsid w:val="008445D4"/>
    <w:rsid w:val="008445F6"/>
    <w:rsid w:val="0084487D"/>
    <w:rsid w:val="00844A6C"/>
    <w:rsid w:val="00844F78"/>
    <w:rsid w:val="00844FE7"/>
    <w:rsid w:val="00845387"/>
    <w:rsid w:val="0084560D"/>
    <w:rsid w:val="00845B25"/>
    <w:rsid w:val="008463FC"/>
    <w:rsid w:val="0084720E"/>
    <w:rsid w:val="00847334"/>
    <w:rsid w:val="008474C2"/>
    <w:rsid w:val="0084762B"/>
    <w:rsid w:val="008476F7"/>
    <w:rsid w:val="00847732"/>
    <w:rsid w:val="00850CAF"/>
    <w:rsid w:val="00850ED1"/>
    <w:rsid w:val="00851C1A"/>
    <w:rsid w:val="00851D24"/>
    <w:rsid w:val="0085254A"/>
    <w:rsid w:val="00852618"/>
    <w:rsid w:val="00853412"/>
    <w:rsid w:val="008536FC"/>
    <w:rsid w:val="00853879"/>
    <w:rsid w:val="00853B38"/>
    <w:rsid w:val="008543D2"/>
    <w:rsid w:val="008543FF"/>
    <w:rsid w:val="008544FD"/>
    <w:rsid w:val="008546CC"/>
    <w:rsid w:val="00854D04"/>
    <w:rsid w:val="00854D84"/>
    <w:rsid w:val="00855418"/>
    <w:rsid w:val="00855463"/>
    <w:rsid w:val="00855641"/>
    <w:rsid w:val="008557F3"/>
    <w:rsid w:val="008558A6"/>
    <w:rsid w:val="00855C29"/>
    <w:rsid w:val="0085602D"/>
    <w:rsid w:val="00856037"/>
    <w:rsid w:val="0085658F"/>
    <w:rsid w:val="00856A3B"/>
    <w:rsid w:val="00857038"/>
    <w:rsid w:val="00857235"/>
    <w:rsid w:val="0085732F"/>
    <w:rsid w:val="00857495"/>
    <w:rsid w:val="00857878"/>
    <w:rsid w:val="00857913"/>
    <w:rsid w:val="00857E93"/>
    <w:rsid w:val="00860173"/>
    <w:rsid w:val="008602FE"/>
    <w:rsid w:val="008610BC"/>
    <w:rsid w:val="008612F4"/>
    <w:rsid w:val="0086144B"/>
    <w:rsid w:val="00861747"/>
    <w:rsid w:val="00861A18"/>
    <w:rsid w:val="00861A4E"/>
    <w:rsid w:val="00861C21"/>
    <w:rsid w:val="00861CEC"/>
    <w:rsid w:val="00861D40"/>
    <w:rsid w:val="00861EEF"/>
    <w:rsid w:val="00862241"/>
    <w:rsid w:val="008623DF"/>
    <w:rsid w:val="008628F8"/>
    <w:rsid w:val="00862958"/>
    <w:rsid w:val="008629D4"/>
    <w:rsid w:val="00862A65"/>
    <w:rsid w:val="00862A6E"/>
    <w:rsid w:val="00862AE3"/>
    <w:rsid w:val="00862BF4"/>
    <w:rsid w:val="00862D17"/>
    <w:rsid w:val="008638D9"/>
    <w:rsid w:val="00863C11"/>
    <w:rsid w:val="00863D8E"/>
    <w:rsid w:val="00864D02"/>
    <w:rsid w:val="00864D0C"/>
    <w:rsid w:val="00864D2D"/>
    <w:rsid w:val="00864DE1"/>
    <w:rsid w:val="00864FFB"/>
    <w:rsid w:val="0086548E"/>
    <w:rsid w:val="00865E85"/>
    <w:rsid w:val="008664CC"/>
    <w:rsid w:val="00866743"/>
    <w:rsid w:val="0086738D"/>
    <w:rsid w:val="00867A7E"/>
    <w:rsid w:val="00867D80"/>
    <w:rsid w:val="00867D96"/>
    <w:rsid w:val="0087011D"/>
    <w:rsid w:val="008703B4"/>
    <w:rsid w:val="008709E6"/>
    <w:rsid w:val="00870CB6"/>
    <w:rsid w:val="008714B7"/>
    <w:rsid w:val="00871845"/>
    <w:rsid w:val="00871998"/>
    <w:rsid w:val="008722D1"/>
    <w:rsid w:val="00872A40"/>
    <w:rsid w:val="008731CE"/>
    <w:rsid w:val="008733E3"/>
    <w:rsid w:val="00873463"/>
    <w:rsid w:val="00873C39"/>
    <w:rsid w:val="00873D36"/>
    <w:rsid w:val="008747D4"/>
    <w:rsid w:val="00874C3A"/>
    <w:rsid w:val="00875043"/>
    <w:rsid w:val="008751D0"/>
    <w:rsid w:val="0087533A"/>
    <w:rsid w:val="00875D56"/>
    <w:rsid w:val="00875E2D"/>
    <w:rsid w:val="0087646E"/>
    <w:rsid w:val="008765D2"/>
    <w:rsid w:val="00876AA0"/>
    <w:rsid w:val="00876C90"/>
    <w:rsid w:val="00876CAB"/>
    <w:rsid w:val="00877AE4"/>
    <w:rsid w:val="00877C28"/>
    <w:rsid w:val="00877F34"/>
    <w:rsid w:val="00877FDD"/>
    <w:rsid w:val="00877FE6"/>
    <w:rsid w:val="0088056A"/>
    <w:rsid w:val="008806B7"/>
    <w:rsid w:val="00880A09"/>
    <w:rsid w:val="00880A88"/>
    <w:rsid w:val="00881768"/>
    <w:rsid w:val="00881931"/>
    <w:rsid w:val="00881AD8"/>
    <w:rsid w:val="00881CDA"/>
    <w:rsid w:val="008822FD"/>
    <w:rsid w:val="00882546"/>
    <w:rsid w:val="00882F4A"/>
    <w:rsid w:val="008830CC"/>
    <w:rsid w:val="00883136"/>
    <w:rsid w:val="00883277"/>
    <w:rsid w:val="00883705"/>
    <w:rsid w:val="00883716"/>
    <w:rsid w:val="00883881"/>
    <w:rsid w:val="008838FD"/>
    <w:rsid w:val="00883AC5"/>
    <w:rsid w:val="00883B9F"/>
    <w:rsid w:val="00883D01"/>
    <w:rsid w:val="00883EE3"/>
    <w:rsid w:val="008840A8"/>
    <w:rsid w:val="00884541"/>
    <w:rsid w:val="00884AE8"/>
    <w:rsid w:val="00884BFB"/>
    <w:rsid w:val="00884D4F"/>
    <w:rsid w:val="00884E79"/>
    <w:rsid w:val="008853FB"/>
    <w:rsid w:val="00885712"/>
    <w:rsid w:val="00885CCA"/>
    <w:rsid w:val="00885D72"/>
    <w:rsid w:val="00885EA9"/>
    <w:rsid w:val="00885F2E"/>
    <w:rsid w:val="00885F6B"/>
    <w:rsid w:val="0088656F"/>
    <w:rsid w:val="008865D6"/>
    <w:rsid w:val="00886705"/>
    <w:rsid w:val="008870A9"/>
    <w:rsid w:val="00887197"/>
    <w:rsid w:val="00887DE5"/>
    <w:rsid w:val="0089090C"/>
    <w:rsid w:val="00890A00"/>
    <w:rsid w:val="00890D06"/>
    <w:rsid w:val="00890D56"/>
    <w:rsid w:val="00890E3A"/>
    <w:rsid w:val="00891A01"/>
    <w:rsid w:val="00891B1A"/>
    <w:rsid w:val="0089234B"/>
    <w:rsid w:val="00892AC6"/>
    <w:rsid w:val="00892D65"/>
    <w:rsid w:val="00892EA6"/>
    <w:rsid w:val="00893BE8"/>
    <w:rsid w:val="00893ECF"/>
    <w:rsid w:val="00894283"/>
    <w:rsid w:val="00894395"/>
    <w:rsid w:val="008953D6"/>
    <w:rsid w:val="008953F5"/>
    <w:rsid w:val="008954C4"/>
    <w:rsid w:val="00895774"/>
    <w:rsid w:val="00895779"/>
    <w:rsid w:val="008958E1"/>
    <w:rsid w:val="008961F4"/>
    <w:rsid w:val="008969F4"/>
    <w:rsid w:val="00896DC6"/>
    <w:rsid w:val="00896F9F"/>
    <w:rsid w:val="00897B83"/>
    <w:rsid w:val="008A03F4"/>
    <w:rsid w:val="008A0CC3"/>
    <w:rsid w:val="008A1183"/>
    <w:rsid w:val="008A1325"/>
    <w:rsid w:val="008A1B5C"/>
    <w:rsid w:val="008A2105"/>
    <w:rsid w:val="008A214F"/>
    <w:rsid w:val="008A23F1"/>
    <w:rsid w:val="008A2ECA"/>
    <w:rsid w:val="008A2FD7"/>
    <w:rsid w:val="008A336A"/>
    <w:rsid w:val="008A347E"/>
    <w:rsid w:val="008A371C"/>
    <w:rsid w:val="008A374F"/>
    <w:rsid w:val="008A382F"/>
    <w:rsid w:val="008A386D"/>
    <w:rsid w:val="008A4057"/>
    <w:rsid w:val="008A41B4"/>
    <w:rsid w:val="008A453E"/>
    <w:rsid w:val="008A476A"/>
    <w:rsid w:val="008A483B"/>
    <w:rsid w:val="008A4B7C"/>
    <w:rsid w:val="008A4C8F"/>
    <w:rsid w:val="008A4CB8"/>
    <w:rsid w:val="008A4ED9"/>
    <w:rsid w:val="008A50A8"/>
    <w:rsid w:val="008A51E7"/>
    <w:rsid w:val="008A51FE"/>
    <w:rsid w:val="008A564E"/>
    <w:rsid w:val="008A584B"/>
    <w:rsid w:val="008A5D86"/>
    <w:rsid w:val="008A5E86"/>
    <w:rsid w:val="008A60E0"/>
    <w:rsid w:val="008A61EC"/>
    <w:rsid w:val="008A6924"/>
    <w:rsid w:val="008A70E3"/>
    <w:rsid w:val="008A756F"/>
    <w:rsid w:val="008A76E6"/>
    <w:rsid w:val="008B0061"/>
    <w:rsid w:val="008B024F"/>
    <w:rsid w:val="008B06A4"/>
    <w:rsid w:val="008B0728"/>
    <w:rsid w:val="008B07BB"/>
    <w:rsid w:val="008B09CF"/>
    <w:rsid w:val="008B1017"/>
    <w:rsid w:val="008B1DDD"/>
    <w:rsid w:val="008B1F59"/>
    <w:rsid w:val="008B21ED"/>
    <w:rsid w:val="008B23A5"/>
    <w:rsid w:val="008B277B"/>
    <w:rsid w:val="008B34E1"/>
    <w:rsid w:val="008B3512"/>
    <w:rsid w:val="008B448B"/>
    <w:rsid w:val="008B4EFD"/>
    <w:rsid w:val="008B4FF1"/>
    <w:rsid w:val="008B578E"/>
    <w:rsid w:val="008B5833"/>
    <w:rsid w:val="008B5915"/>
    <w:rsid w:val="008B5BA3"/>
    <w:rsid w:val="008B5C6B"/>
    <w:rsid w:val="008B5C99"/>
    <w:rsid w:val="008B5E07"/>
    <w:rsid w:val="008B65D6"/>
    <w:rsid w:val="008B68C9"/>
    <w:rsid w:val="008B6933"/>
    <w:rsid w:val="008B6B85"/>
    <w:rsid w:val="008B6C4E"/>
    <w:rsid w:val="008B74CB"/>
    <w:rsid w:val="008B7ED9"/>
    <w:rsid w:val="008C00CD"/>
    <w:rsid w:val="008C00FE"/>
    <w:rsid w:val="008C014D"/>
    <w:rsid w:val="008C0427"/>
    <w:rsid w:val="008C0491"/>
    <w:rsid w:val="008C0BAA"/>
    <w:rsid w:val="008C0EEE"/>
    <w:rsid w:val="008C1141"/>
    <w:rsid w:val="008C1820"/>
    <w:rsid w:val="008C1C20"/>
    <w:rsid w:val="008C1CAF"/>
    <w:rsid w:val="008C1DB5"/>
    <w:rsid w:val="008C1E63"/>
    <w:rsid w:val="008C213B"/>
    <w:rsid w:val="008C247E"/>
    <w:rsid w:val="008C26C9"/>
    <w:rsid w:val="008C26FF"/>
    <w:rsid w:val="008C28BD"/>
    <w:rsid w:val="008C2A1B"/>
    <w:rsid w:val="008C46C0"/>
    <w:rsid w:val="008C474C"/>
    <w:rsid w:val="008C5129"/>
    <w:rsid w:val="008C5740"/>
    <w:rsid w:val="008C593F"/>
    <w:rsid w:val="008C5E79"/>
    <w:rsid w:val="008C6A9D"/>
    <w:rsid w:val="008C6AFD"/>
    <w:rsid w:val="008C6E34"/>
    <w:rsid w:val="008C71FC"/>
    <w:rsid w:val="008C7A64"/>
    <w:rsid w:val="008D00A3"/>
    <w:rsid w:val="008D022D"/>
    <w:rsid w:val="008D02F7"/>
    <w:rsid w:val="008D04AA"/>
    <w:rsid w:val="008D0718"/>
    <w:rsid w:val="008D0AC8"/>
    <w:rsid w:val="008D0EF2"/>
    <w:rsid w:val="008D1015"/>
    <w:rsid w:val="008D1058"/>
    <w:rsid w:val="008D124F"/>
    <w:rsid w:val="008D1814"/>
    <w:rsid w:val="008D19DE"/>
    <w:rsid w:val="008D21FC"/>
    <w:rsid w:val="008D248D"/>
    <w:rsid w:val="008D2565"/>
    <w:rsid w:val="008D26A8"/>
    <w:rsid w:val="008D2B46"/>
    <w:rsid w:val="008D2D3A"/>
    <w:rsid w:val="008D2DFA"/>
    <w:rsid w:val="008D3050"/>
    <w:rsid w:val="008D30E4"/>
    <w:rsid w:val="008D33A8"/>
    <w:rsid w:val="008D344F"/>
    <w:rsid w:val="008D3520"/>
    <w:rsid w:val="008D356A"/>
    <w:rsid w:val="008D38CC"/>
    <w:rsid w:val="008D3B16"/>
    <w:rsid w:val="008D406F"/>
    <w:rsid w:val="008D40DC"/>
    <w:rsid w:val="008D429F"/>
    <w:rsid w:val="008D42AE"/>
    <w:rsid w:val="008D4D65"/>
    <w:rsid w:val="008D4DC6"/>
    <w:rsid w:val="008D5161"/>
    <w:rsid w:val="008D540C"/>
    <w:rsid w:val="008D5DCB"/>
    <w:rsid w:val="008D625C"/>
    <w:rsid w:val="008D6316"/>
    <w:rsid w:val="008D6362"/>
    <w:rsid w:val="008D6889"/>
    <w:rsid w:val="008D6D5E"/>
    <w:rsid w:val="008D6E48"/>
    <w:rsid w:val="008D763F"/>
    <w:rsid w:val="008D7B56"/>
    <w:rsid w:val="008D7BE7"/>
    <w:rsid w:val="008D7C46"/>
    <w:rsid w:val="008D7EB2"/>
    <w:rsid w:val="008E0101"/>
    <w:rsid w:val="008E0146"/>
    <w:rsid w:val="008E0215"/>
    <w:rsid w:val="008E0230"/>
    <w:rsid w:val="008E025F"/>
    <w:rsid w:val="008E02B9"/>
    <w:rsid w:val="008E09DE"/>
    <w:rsid w:val="008E0DB3"/>
    <w:rsid w:val="008E0E03"/>
    <w:rsid w:val="008E1158"/>
    <w:rsid w:val="008E1357"/>
    <w:rsid w:val="008E1616"/>
    <w:rsid w:val="008E1AC1"/>
    <w:rsid w:val="008E1B3A"/>
    <w:rsid w:val="008E1C32"/>
    <w:rsid w:val="008E1FE4"/>
    <w:rsid w:val="008E2218"/>
    <w:rsid w:val="008E2496"/>
    <w:rsid w:val="008E27FD"/>
    <w:rsid w:val="008E2C3A"/>
    <w:rsid w:val="008E2C42"/>
    <w:rsid w:val="008E3363"/>
    <w:rsid w:val="008E3772"/>
    <w:rsid w:val="008E3CDD"/>
    <w:rsid w:val="008E41BA"/>
    <w:rsid w:val="008E47AD"/>
    <w:rsid w:val="008E4958"/>
    <w:rsid w:val="008E5168"/>
    <w:rsid w:val="008E533A"/>
    <w:rsid w:val="008E5416"/>
    <w:rsid w:val="008E54AE"/>
    <w:rsid w:val="008E5BB8"/>
    <w:rsid w:val="008E5C73"/>
    <w:rsid w:val="008E6050"/>
    <w:rsid w:val="008E60BE"/>
    <w:rsid w:val="008E614D"/>
    <w:rsid w:val="008E618B"/>
    <w:rsid w:val="008E638F"/>
    <w:rsid w:val="008E6C05"/>
    <w:rsid w:val="008E6C7B"/>
    <w:rsid w:val="008E78F2"/>
    <w:rsid w:val="008E7C23"/>
    <w:rsid w:val="008F00C9"/>
    <w:rsid w:val="008F0189"/>
    <w:rsid w:val="008F077A"/>
    <w:rsid w:val="008F0E71"/>
    <w:rsid w:val="008F1344"/>
    <w:rsid w:val="008F1A78"/>
    <w:rsid w:val="008F1BBD"/>
    <w:rsid w:val="008F2098"/>
    <w:rsid w:val="008F223D"/>
    <w:rsid w:val="008F260D"/>
    <w:rsid w:val="008F2872"/>
    <w:rsid w:val="008F2B2E"/>
    <w:rsid w:val="008F2BB2"/>
    <w:rsid w:val="008F3189"/>
    <w:rsid w:val="008F3305"/>
    <w:rsid w:val="008F34A9"/>
    <w:rsid w:val="008F3FB9"/>
    <w:rsid w:val="008F4035"/>
    <w:rsid w:val="008F43F8"/>
    <w:rsid w:val="008F47F6"/>
    <w:rsid w:val="008F4997"/>
    <w:rsid w:val="008F4ADA"/>
    <w:rsid w:val="008F530C"/>
    <w:rsid w:val="008F54D6"/>
    <w:rsid w:val="008F5F7D"/>
    <w:rsid w:val="008F6124"/>
    <w:rsid w:val="008F66C6"/>
    <w:rsid w:val="008F6800"/>
    <w:rsid w:val="008F6805"/>
    <w:rsid w:val="008F68A7"/>
    <w:rsid w:val="008F6B23"/>
    <w:rsid w:val="008F6B49"/>
    <w:rsid w:val="008F6B7B"/>
    <w:rsid w:val="00900170"/>
    <w:rsid w:val="00900333"/>
    <w:rsid w:val="009003AE"/>
    <w:rsid w:val="00900D1A"/>
    <w:rsid w:val="00900D26"/>
    <w:rsid w:val="00900DAE"/>
    <w:rsid w:val="0090121A"/>
    <w:rsid w:val="00901247"/>
    <w:rsid w:val="009013B0"/>
    <w:rsid w:val="009015E6"/>
    <w:rsid w:val="009017B7"/>
    <w:rsid w:val="00901982"/>
    <w:rsid w:val="00901BC3"/>
    <w:rsid w:val="00901D42"/>
    <w:rsid w:val="00902079"/>
    <w:rsid w:val="009026B7"/>
    <w:rsid w:val="009026FF"/>
    <w:rsid w:val="009029AB"/>
    <w:rsid w:val="009030C8"/>
    <w:rsid w:val="0090372C"/>
    <w:rsid w:val="00903E1E"/>
    <w:rsid w:val="009043DA"/>
    <w:rsid w:val="009047B0"/>
    <w:rsid w:val="00904A92"/>
    <w:rsid w:val="00905140"/>
    <w:rsid w:val="009053A5"/>
    <w:rsid w:val="009059EE"/>
    <w:rsid w:val="00905F00"/>
    <w:rsid w:val="00906204"/>
    <w:rsid w:val="009063DA"/>
    <w:rsid w:val="00906444"/>
    <w:rsid w:val="00906570"/>
    <w:rsid w:val="00906677"/>
    <w:rsid w:val="009066B2"/>
    <w:rsid w:val="00906CE7"/>
    <w:rsid w:val="00906F62"/>
    <w:rsid w:val="0090737C"/>
    <w:rsid w:val="00907668"/>
    <w:rsid w:val="009076CC"/>
    <w:rsid w:val="009104D6"/>
    <w:rsid w:val="00911238"/>
    <w:rsid w:val="009112E7"/>
    <w:rsid w:val="0091130B"/>
    <w:rsid w:val="0091156E"/>
    <w:rsid w:val="00911AEC"/>
    <w:rsid w:val="00911AFE"/>
    <w:rsid w:val="00911D9A"/>
    <w:rsid w:val="00911DBD"/>
    <w:rsid w:val="00912745"/>
    <w:rsid w:val="00912780"/>
    <w:rsid w:val="00912805"/>
    <w:rsid w:val="0091283D"/>
    <w:rsid w:val="009128F4"/>
    <w:rsid w:val="00912929"/>
    <w:rsid w:val="00912A22"/>
    <w:rsid w:val="00912AAC"/>
    <w:rsid w:val="00912C73"/>
    <w:rsid w:val="00912CDC"/>
    <w:rsid w:val="00912D0E"/>
    <w:rsid w:val="00912E66"/>
    <w:rsid w:val="00913417"/>
    <w:rsid w:val="00913ABA"/>
    <w:rsid w:val="00913C81"/>
    <w:rsid w:val="00913EAD"/>
    <w:rsid w:val="00913EB5"/>
    <w:rsid w:val="00913EF0"/>
    <w:rsid w:val="00914705"/>
    <w:rsid w:val="009148B6"/>
    <w:rsid w:val="00915002"/>
    <w:rsid w:val="009153FC"/>
    <w:rsid w:val="00915726"/>
    <w:rsid w:val="0091580C"/>
    <w:rsid w:val="00916445"/>
    <w:rsid w:val="0091673E"/>
    <w:rsid w:val="00916904"/>
    <w:rsid w:val="0091693E"/>
    <w:rsid w:val="00916BF0"/>
    <w:rsid w:val="00916CD9"/>
    <w:rsid w:val="0091733B"/>
    <w:rsid w:val="0091767E"/>
    <w:rsid w:val="00917859"/>
    <w:rsid w:val="009178C4"/>
    <w:rsid w:val="00917B8D"/>
    <w:rsid w:val="009206B7"/>
    <w:rsid w:val="00920A0D"/>
    <w:rsid w:val="00920B4D"/>
    <w:rsid w:val="00920CF0"/>
    <w:rsid w:val="0092145B"/>
    <w:rsid w:val="00921A77"/>
    <w:rsid w:val="00921C43"/>
    <w:rsid w:val="00921ED6"/>
    <w:rsid w:val="0092269D"/>
    <w:rsid w:val="009229BF"/>
    <w:rsid w:val="00922F5D"/>
    <w:rsid w:val="009247B5"/>
    <w:rsid w:val="00924E2E"/>
    <w:rsid w:val="009250B5"/>
    <w:rsid w:val="009252FA"/>
    <w:rsid w:val="0092575C"/>
    <w:rsid w:val="00926951"/>
    <w:rsid w:val="009269CF"/>
    <w:rsid w:val="009276D9"/>
    <w:rsid w:val="0092783E"/>
    <w:rsid w:val="009278A1"/>
    <w:rsid w:val="0092791C"/>
    <w:rsid w:val="00927B9C"/>
    <w:rsid w:val="00927EBB"/>
    <w:rsid w:val="0093033D"/>
    <w:rsid w:val="00930458"/>
    <w:rsid w:val="0093054C"/>
    <w:rsid w:val="00930767"/>
    <w:rsid w:val="00930861"/>
    <w:rsid w:val="0093087B"/>
    <w:rsid w:val="009308F8"/>
    <w:rsid w:val="009310C1"/>
    <w:rsid w:val="00931364"/>
    <w:rsid w:val="0093149C"/>
    <w:rsid w:val="009314FF"/>
    <w:rsid w:val="00931CEC"/>
    <w:rsid w:val="00931E97"/>
    <w:rsid w:val="009324E8"/>
    <w:rsid w:val="00932806"/>
    <w:rsid w:val="00932869"/>
    <w:rsid w:val="00932A1B"/>
    <w:rsid w:val="00932A26"/>
    <w:rsid w:val="00932B4A"/>
    <w:rsid w:val="00932CF7"/>
    <w:rsid w:val="0093352B"/>
    <w:rsid w:val="0093358E"/>
    <w:rsid w:val="00933933"/>
    <w:rsid w:val="00933AB7"/>
    <w:rsid w:val="00934131"/>
    <w:rsid w:val="00934AA4"/>
    <w:rsid w:val="00934BB9"/>
    <w:rsid w:val="00935146"/>
    <w:rsid w:val="00935745"/>
    <w:rsid w:val="009358A2"/>
    <w:rsid w:val="00935D4F"/>
    <w:rsid w:val="00935EF7"/>
    <w:rsid w:val="00935EFE"/>
    <w:rsid w:val="00935F67"/>
    <w:rsid w:val="00936512"/>
    <w:rsid w:val="00936934"/>
    <w:rsid w:val="00936B09"/>
    <w:rsid w:val="00937136"/>
    <w:rsid w:val="009375A8"/>
    <w:rsid w:val="0093779E"/>
    <w:rsid w:val="00937803"/>
    <w:rsid w:val="00937CAA"/>
    <w:rsid w:val="00937D97"/>
    <w:rsid w:val="009400B9"/>
    <w:rsid w:val="00940629"/>
    <w:rsid w:val="00940B5E"/>
    <w:rsid w:val="00940D88"/>
    <w:rsid w:val="00940D9E"/>
    <w:rsid w:val="00941D62"/>
    <w:rsid w:val="00942003"/>
    <w:rsid w:val="00942554"/>
    <w:rsid w:val="00942A95"/>
    <w:rsid w:val="00942B3D"/>
    <w:rsid w:val="00942B6D"/>
    <w:rsid w:val="00942C30"/>
    <w:rsid w:val="00942CEE"/>
    <w:rsid w:val="00942DD7"/>
    <w:rsid w:val="00942E34"/>
    <w:rsid w:val="00942FF4"/>
    <w:rsid w:val="00943237"/>
    <w:rsid w:val="0094369A"/>
    <w:rsid w:val="00943C82"/>
    <w:rsid w:val="0094402A"/>
    <w:rsid w:val="00944219"/>
    <w:rsid w:val="0094440A"/>
    <w:rsid w:val="0094479E"/>
    <w:rsid w:val="00944AB8"/>
    <w:rsid w:val="00944D02"/>
    <w:rsid w:val="00944D68"/>
    <w:rsid w:val="0094548E"/>
    <w:rsid w:val="009455C9"/>
    <w:rsid w:val="00945DEB"/>
    <w:rsid w:val="00945E36"/>
    <w:rsid w:val="00945FAB"/>
    <w:rsid w:val="00946468"/>
    <w:rsid w:val="0094658F"/>
    <w:rsid w:val="009470F7"/>
    <w:rsid w:val="009471F7"/>
    <w:rsid w:val="00947397"/>
    <w:rsid w:val="009474B5"/>
    <w:rsid w:val="00947D94"/>
    <w:rsid w:val="00947F29"/>
    <w:rsid w:val="0095034E"/>
    <w:rsid w:val="0095070F"/>
    <w:rsid w:val="00950834"/>
    <w:rsid w:val="00950BF8"/>
    <w:rsid w:val="00951429"/>
    <w:rsid w:val="0095150D"/>
    <w:rsid w:val="00951753"/>
    <w:rsid w:val="00951C40"/>
    <w:rsid w:val="00951E1E"/>
    <w:rsid w:val="00951FAD"/>
    <w:rsid w:val="009525F0"/>
    <w:rsid w:val="00952BFD"/>
    <w:rsid w:val="0095310D"/>
    <w:rsid w:val="009534D3"/>
    <w:rsid w:val="0095354D"/>
    <w:rsid w:val="00953649"/>
    <w:rsid w:val="0095391B"/>
    <w:rsid w:val="009539BA"/>
    <w:rsid w:val="00953FC5"/>
    <w:rsid w:val="009542E3"/>
    <w:rsid w:val="009544E2"/>
    <w:rsid w:val="00954515"/>
    <w:rsid w:val="00954726"/>
    <w:rsid w:val="009552D2"/>
    <w:rsid w:val="00955422"/>
    <w:rsid w:val="009557B2"/>
    <w:rsid w:val="009557F3"/>
    <w:rsid w:val="00955A58"/>
    <w:rsid w:val="00955A5C"/>
    <w:rsid w:val="00955C04"/>
    <w:rsid w:val="00955C84"/>
    <w:rsid w:val="009561F9"/>
    <w:rsid w:val="0095662F"/>
    <w:rsid w:val="00956800"/>
    <w:rsid w:val="00956B00"/>
    <w:rsid w:val="00956C38"/>
    <w:rsid w:val="009573F3"/>
    <w:rsid w:val="009577EA"/>
    <w:rsid w:val="00957962"/>
    <w:rsid w:val="00957E37"/>
    <w:rsid w:val="00957E89"/>
    <w:rsid w:val="0096000B"/>
    <w:rsid w:val="00960880"/>
    <w:rsid w:val="0096093D"/>
    <w:rsid w:val="00960AD4"/>
    <w:rsid w:val="00960DF6"/>
    <w:rsid w:val="00960E1E"/>
    <w:rsid w:val="00960ECA"/>
    <w:rsid w:val="0096123A"/>
    <w:rsid w:val="009613AA"/>
    <w:rsid w:val="0096165D"/>
    <w:rsid w:val="0096232F"/>
    <w:rsid w:val="009629B3"/>
    <w:rsid w:val="009629E0"/>
    <w:rsid w:val="00962F98"/>
    <w:rsid w:val="00963467"/>
    <w:rsid w:val="00963700"/>
    <w:rsid w:val="00963727"/>
    <w:rsid w:val="00963CAA"/>
    <w:rsid w:val="00963DDC"/>
    <w:rsid w:val="00963FF9"/>
    <w:rsid w:val="0096425A"/>
    <w:rsid w:val="0096430A"/>
    <w:rsid w:val="009647C2"/>
    <w:rsid w:val="00964A30"/>
    <w:rsid w:val="00964B69"/>
    <w:rsid w:val="0096528C"/>
    <w:rsid w:val="00965F70"/>
    <w:rsid w:val="0096602E"/>
    <w:rsid w:val="009665C4"/>
    <w:rsid w:val="00966C09"/>
    <w:rsid w:val="00966DFF"/>
    <w:rsid w:val="00966EC9"/>
    <w:rsid w:val="00967061"/>
    <w:rsid w:val="00967410"/>
    <w:rsid w:val="0096797E"/>
    <w:rsid w:val="00967C1B"/>
    <w:rsid w:val="00967E26"/>
    <w:rsid w:val="009700DA"/>
    <w:rsid w:val="00970488"/>
    <w:rsid w:val="009704ED"/>
    <w:rsid w:val="00970862"/>
    <w:rsid w:val="00970DE8"/>
    <w:rsid w:val="009713A2"/>
    <w:rsid w:val="00971833"/>
    <w:rsid w:val="009718A2"/>
    <w:rsid w:val="00971BA5"/>
    <w:rsid w:val="00971D01"/>
    <w:rsid w:val="00971D2A"/>
    <w:rsid w:val="009726EA"/>
    <w:rsid w:val="00972D2A"/>
    <w:rsid w:val="00973B7F"/>
    <w:rsid w:val="00973FC4"/>
    <w:rsid w:val="0097483C"/>
    <w:rsid w:val="00974C4D"/>
    <w:rsid w:val="00974EF0"/>
    <w:rsid w:val="00975535"/>
    <w:rsid w:val="0097571C"/>
    <w:rsid w:val="00975780"/>
    <w:rsid w:val="009757C3"/>
    <w:rsid w:val="00975B0D"/>
    <w:rsid w:val="0097610C"/>
    <w:rsid w:val="0097643D"/>
    <w:rsid w:val="00976475"/>
    <w:rsid w:val="009765B6"/>
    <w:rsid w:val="009765F1"/>
    <w:rsid w:val="0097684B"/>
    <w:rsid w:val="00976DA5"/>
    <w:rsid w:val="009770F7"/>
    <w:rsid w:val="0097755C"/>
    <w:rsid w:val="00977FC4"/>
    <w:rsid w:val="0098023A"/>
    <w:rsid w:val="009802F0"/>
    <w:rsid w:val="009806D3"/>
    <w:rsid w:val="00980A13"/>
    <w:rsid w:val="00980D2A"/>
    <w:rsid w:val="00981BAA"/>
    <w:rsid w:val="00981C59"/>
    <w:rsid w:val="00981D4F"/>
    <w:rsid w:val="0098226A"/>
    <w:rsid w:val="00982AC1"/>
    <w:rsid w:val="009831F8"/>
    <w:rsid w:val="00983770"/>
    <w:rsid w:val="00983E45"/>
    <w:rsid w:val="00983EF4"/>
    <w:rsid w:val="009840F2"/>
    <w:rsid w:val="0098419A"/>
    <w:rsid w:val="0098448C"/>
    <w:rsid w:val="009844EB"/>
    <w:rsid w:val="00984809"/>
    <w:rsid w:val="00984B64"/>
    <w:rsid w:val="009850B5"/>
    <w:rsid w:val="00985299"/>
    <w:rsid w:val="00985591"/>
    <w:rsid w:val="00985626"/>
    <w:rsid w:val="009861B6"/>
    <w:rsid w:val="00986660"/>
    <w:rsid w:val="00986690"/>
    <w:rsid w:val="00986A0E"/>
    <w:rsid w:val="00986CE0"/>
    <w:rsid w:val="00987041"/>
    <w:rsid w:val="009870DF"/>
    <w:rsid w:val="0098733E"/>
    <w:rsid w:val="00987443"/>
    <w:rsid w:val="0098750B"/>
    <w:rsid w:val="00987794"/>
    <w:rsid w:val="00987EA2"/>
    <w:rsid w:val="00990274"/>
    <w:rsid w:val="00990593"/>
    <w:rsid w:val="00990711"/>
    <w:rsid w:val="009907C1"/>
    <w:rsid w:val="009908AD"/>
    <w:rsid w:val="00990B90"/>
    <w:rsid w:val="00991166"/>
    <w:rsid w:val="00991F4D"/>
    <w:rsid w:val="0099202C"/>
    <w:rsid w:val="0099203B"/>
    <w:rsid w:val="009929E8"/>
    <w:rsid w:val="00992F61"/>
    <w:rsid w:val="00993181"/>
    <w:rsid w:val="00993460"/>
    <w:rsid w:val="00993643"/>
    <w:rsid w:val="009936E4"/>
    <w:rsid w:val="009938A8"/>
    <w:rsid w:val="00993C1F"/>
    <w:rsid w:val="0099429C"/>
    <w:rsid w:val="009947ED"/>
    <w:rsid w:val="0099494D"/>
    <w:rsid w:val="00994ECB"/>
    <w:rsid w:val="00995FF5"/>
    <w:rsid w:val="00996048"/>
    <w:rsid w:val="0099620A"/>
    <w:rsid w:val="009973AE"/>
    <w:rsid w:val="0099741B"/>
    <w:rsid w:val="009976BC"/>
    <w:rsid w:val="0099780D"/>
    <w:rsid w:val="00997CC7"/>
    <w:rsid w:val="00997E26"/>
    <w:rsid w:val="009A010E"/>
    <w:rsid w:val="009A06AC"/>
    <w:rsid w:val="009A0901"/>
    <w:rsid w:val="009A0C7C"/>
    <w:rsid w:val="009A0CAC"/>
    <w:rsid w:val="009A0F1E"/>
    <w:rsid w:val="009A121E"/>
    <w:rsid w:val="009A1642"/>
    <w:rsid w:val="009A17E5"/>
    <w:rsid w:val="009A1ACE"/>
    <w:rsid w:val="009A1C6F"/>
    <w:rsid w:val="009A1CF4"/>
    <w:rsid w:val="009A2213"/>
    <w:rsid w:val="009A2425"/>
    <w:rsid w:val="009A2566"/>
    <w:rsid w:val="009A27B6"/>
    <w:rsid w:val="009A2897"/>
    <w:rsid w:val="009A2932"/>
    <w:rsid w:val="009A2CFD"/>
    <w:rsid w:val="009A34B7"/>
    <w:rsid w:val="009A3D8C"/>
    <w:rsid w:val="009A45FD"/>
    <w:rsid w:val="009A4EB6"/>
    <w:rsid w:val="009A531F"/>
    <w:rsid w:val="009A59A6"/>
    <w:rsid w:val="009A5F92"/>
    <w:rsid w:val="009A61C0"/>
    <w:rsid w:val="009A624F"/>
    <w:rsid w:val="009A6295"/>
    <w:rsid w:val="009A6591"/>
    <w:rsid w:val="009A65B1"/>
    <w:rsid w:val="009A66E6"/>
    <w:rsid w:val="009A6BFB"/>
    <w:rsid w:val="009A6D12"/>
    <w:rsid w:val="009A6E8C"/>
    <w:rsid w:val="009A7334"/>
    <w:rsid w:val="009A7355"/>
    <w:rsid w:val="009A7AFF"/>
    <w:rsid w:val="009A7D42"/>
    <w:rsid w:val="009A7EA9"/>
    <w:rsid w:val="009A7F7B"/>
    <w:rsid w:val="009B01FC"/>
    <w:rsid w:val="009B0511"/>
    <w:rsid w:val="009B0D1D"/>
    <w:rsid w:val="009B12E6"/>
    <w:rsid w:val="009B158C"/>
    <w:rsid w:val="009B15F1"/>
    <w:rsid w:val="009B1A02"/>
    <w:rsid w:val="009B2493"/>
    <w:rsid w:val="009B2913"/>
    <w:rsid w:val="009B2F1A"/>
    <w:rsid w:val="009B322F"/>
    <w:rsid w:val="009B4263"/>
    <w:rsid w:val="009B46E6"/>
    <w:rsid w:val="009B47C6"/>
    <w:rsid w:val="009B4867"/>
    <w:rsid w:val="009B4E75"/>
    <w:rsid w:val="009B545B"/>
    <w:rsid w:val="009B5786"/>
    <w:rsid w:val="009B5C98"/>
    <w:rsid w:val="009B5E7F"/>
    <w:rsid w:val="009B6148"/>
    <w:rsid w:val="009B66E7"/>
    <w:rsid w:val="009B6B65"/>
    <w:rsid w:val="009B6F46"/>
    <w:rsid w:val="009B6FC0"/>
    <w:rsid w:val="009B746B"/>
    <w:rsid w:val="009B7D6B"/>
    <w:rsid w:val="009B7E22"/>
    <w:rsid w:val="009C0258"/>
    <w:rsid w:val="009C05E8"/>
    <w:rsid w:val="009C0AFD"/>
    <w:rsid w:val="009C131A"/>
    <w:rsid w:val="009C13EB"/>
    <w:rsid w:val="009C1FEF"/>
    <w:rsid w:val="009C2320"/>
    <w:rsid w:val="009C2323"/>
    <w:rsid w:val="009C2BC5"/>
    <w:rsid w:val="009C3034"/>
    <w:rsid w:val="009C3374"/>
    <w:rsid w:val="009C3523"/>
    <w:rsid w:val="009C35CE"/>
    <w:rsid w:val="009C3C97"/>
    <w:rsid w:val="009C3DAA"/>
    <w:rsid w:val="009C498D"/>
    <w:rsid w:val="009C49E0"/>
    <w:rsid w:val="009C4F30"/>
    <w:rsid w:val="009C4F90"/>
    <w:rsid w:val="009C5299"/>
    <w:rsid w:val="009C5624"/>
    <w:rsid w:val="009C57DD"/>
    <w:rsid w:val="009C6C56"/>
    <w:rsid w:val="009C6E08"/>
    <w:rsid w:val="009C6E4F"/>
    <w:rsid w:val="009C710E"/>
    <w:rsid w:val="009C792E"/>
    <w:rsid w:val="009C7A74"/>
    <w:rsid w:val="009C7C2A"/>
    <w:rsid w:val="009C7F3B"/>
    <w:rsid w:val="009C7FB6"/>
    <w:rsid w:val="009D010D"/>
    <w:rsid w:val="009D0146"/>
    <w:rsid w:val="009D0492"/>
    <w:rsid w:val="009D0522"/>
    <w:rsid w:val="009D0697"/>
    <w:rsid w:val="009D06F0"/>
    <w:rsid w:val="009D0910"/>
    <w:rsid w:val="009D1C22"/>
    <w:rsid w:val="009D1FE7"/>
    <w:rsid w:val="009D20C5"/>
    <w:rsid w:val="009D2294"/>
    <w:rsid w:val="009D28A7"/>
    <w:rsid w:val="009D2DEB"/>
    <w:rsid w:val="009D30E0"/>
    <w:rsid w:val="009D3270"/>
    <w:rsid w:val="009D3415"/>
    <w:rsid w:val="009D3A08"/>
    <w:rsid w:val="009D3F96"/>
    <w:rsid w:val="009D4091"/>
    <w:rsid w:val="009D43D1"/>
    <w:rsid w:val="009D44DE"/>
    <w:rsid w:val="009D466D"/>
    <w:rsid w:val="009D4E41"/>
    <w:rsid w:val="009D4F45"/>
    <w:rsid w:val="009D4FB9"/>
    <w:rsid w:val="009D56A5"/>
    <w:rsid w:val="009D5A4D"/>
    <w:rsid w:val="009D5BB0"/>
    <w:rsid w:val="009D5BC9"/>
    <w:rsid w:val="009D5E4C"/>
    <w:rsid w:val="009D60BA"/>
    <w:rsid w:val="009D6429"/>
    <w:rsid w:val="009D66DC"/>
    <w:rsid w:val="009D67F0"/>
    <w:rsid w:val="009D6A2F"/>
    <w:rsid w:val="009D6B8A"/>
    <w:rsid w:val="009D6D72"/>
    <w:rsid w:val="009D73CA"/>
    <w:rsid w:val="009D78A0"/>
    <w:rsid w:val="009D78C3"/>
    <w:rsid w:val="009D78D6"/>
    <w:rsid w:val="009D79FD"/>
    <w:rsid w:val="009D7B87"/>
    <w:rsid w:val="009D7DBF"/>
    <w:rsid w:val="009D7DC6"/>
    <w:rsid w:val="009E01D6"/>
    <w:rsid w:val="009E0549"/>
    <w:rsid w:val="009E0BC4"/>
    <w:rsid w:val="009E0F73"/>
    <w:rsid w:val="009E135D"/>
    <w:rsid w:val="009E1484"/>
    <w:rsid w:val="009E182D"/>
    <w:rsid w:val="009E18D0"/>
    <w:rsid w:val="009E2463"/>
    <w:rsid w:val="009E2481"/>
    <w:rsid w:val="009E260D"/>
    <w:rsid w:val="009E266B"/>
    <w:rsid w:val="009E298E"/>
    <w:rsid w:val="009E2B36"/>
    <w:rsid w:val="009E2FAC"/>
    <w:rsid w:val="009E309E"/>
    <w:rsid w:val="009E320B"/>
    <w:rsid w:val="009E3299"/>
    <w:rsid w:val="009E3636"/>
    <w:rsid w:val="009E3C85"/>
    <w:rsid w:val="009E3E13"/>
    <w:rsid w:val="009E41C0"/>
    <w:rsid w:val="009E4240"/>
    <w:rsid w:val="009E4691"/>
    <w:rsid w:val="009E4878"/>
    <w:rsid w:val="009E4921"/>
    <w:rsid w:val="009E498E"/>
    <w:rsid w:val="009E4E77"/>
    <w:rsid w:val="009E51C9"/>
    <w:rsid w:val="009E5540"/>
    <w:rsid w:val="009E574D"/>
    <w:rsid w:val="009E5BFB"/>
    <w:rsid w:val="009E5E59"/>
    <w:rsid w:val="009E71A8"/>
    <w:rsid w:val="009E7461"/>
    <w:rsid w:val="009E7919"/>
    <w:rsid w:val="009E79EA"/>
    <w:rsid w:val="009E7B64"/>
    <w:rsid w:val="009E7DDE"/>
    <w:rsid w:val="009E7FAB"/>
    <w:rsid w:val="009E7FD0"/>
    <w:rsid w:val="009F019E"/>
    <w:rsid w:val="009F0781"/>
    <w:rsid w:val="009F0B50"/>
    <w:rsid w:val="009F0FDF"/>
    <w:rsid w:val="009F1150"/>
    <w:rsid w:val="009F184E"/>
    <w:rsid w:val="009F1A12"/>
    <w:rsid w:val="009F210E"/>
    <w:rsid w:val="009F22DB"/>
    <w:rsid w:val="009F2522"/>
    <w:rsid w:val="009F29A6"/>
    <w:rsid w:val="009F2A88"/>
    <w:rsid w:val="009F3379"/>
    <w:rsid w:val="009F3398"/>
    <w:rsid w:val="009F3A6F"/>
    <w:rsid w:val="009F3C72"/>
    <w:rsid w:val="009F410F"/>
    <w:rsid w:val="009F4406"/>
    <w:rsid w:val="009F498A"/>
    <w:rsid w:val="009F4DC0"/>
    <w:rsid w:val="009F4E93"/>
    <w:rsid w:val="009F4F01"/>
    <w:rsid w:val="009F5044"/>
    <w:rsid w:val="009F5275"/>
    <w:rsid w:val="009F5359"/>
    <w:rsid w:val="009F5499"/>
    <w:rsid w:val="009F56AD"/>
    <w:rsid w:val="009F586A"/>
    <w:rsid w:val="009F5D18"/>
    <w:rsid w:val="009F6727"/>
    <w:rsid w:val="009F6819"/>
    <w:rsid w:val="009F6A1B"/>
    <w:rsid w:val="009F7042"/>
    <w:rsid w:val="009F712D"/>
    <w:rsid w:val="009F738A"/>
    <w:rsid w:val="009F7390"/>
    <w:rsid w:val="009F77F6"/>
    <w:rsid w:val="009F780A"/>
    <w:rsid w:val="009F7D40"/>
    <w:rsid w:val="009F7E31"/>
    <w:rsid w:val="009F7E8F"/>
    <w:rsid w:val="009F7F3C"/>
    <w:rsid w:val="00A0033A"/>
    <w:rsid w:val="00A003EB"/>
    <w:rsid w:val="00A0044F"/>
    <w:rsid w:val="00A0053C"/>
    <w:rsid w:val="00A00A3F"/>
    <w:rsid w:val="00A00F64"/>
    <w:rsid w:val="00A0103F"/>
    <w:rsid w:val="00A01091"/>
    <w:rsid w:val="00A01F33"/>
    <w:rsid w:val="00A0204B"/>
    <w:rsid w:val="00A023F1"/>
    <w:rsid w:val="00A02587"/>
    <w:rsid w:val="00A03141"/>
    <w:rsid w:val="00A0331B"/>
    <w:rsid w:val="00A033FE"/>
    <w:rsid w:val="00A0387C"/>
    <w:rsid w:val="00A039DD"/>
    <w:rsid w:val="00A03F5F"/>
    <w:rsid w:val="00A042F0"/>
    <w:rsid w:val="00A04694"/>
    <w:rsid w:val="00A04956"/>
    <w:rsid w:val="00A04B8A"/>
    <w:rsid w:val="00A04D01"/>
    <w:rsid w:val="00A04FC8"/>
    <w:rsid w:val="00A0554C"/>
    <w:rsid w:val="00A06BCA"/>
    <w:rsid w:val="00A06D46"/>
    <w:rsid w:val="00A07644"/>
    <w:rsid w:val="00A076F4"/>
    <w:rsid w:val="00A07C99"/>
    <w:rsid w:val="00A1082F"/>
    <w:rsid w:val="00A108EA"/>
    <w:rsid w:val="00A10977"/>
    <w:rsid w:val="00A109D5"/>
    <w:rsid w:val="00A10A1C"/>
    <w:rsid w:val="00A10F91"/>
    <w:rsid w:val="00A111B4"/>
    <w:rsid w:val="00A111CD"/>
    <w:rsid w:val="00A11BCC"/>
    <w:rsid w:val="00A1208F"/>
    <w:rsid w:val="00A120B1"/>
    <w:rsid w:val="00A1271D"/>
    <w:rsid w:val="00A13390"/>
    <w:rsid w:val="00A13595"/>
    <w:rsid w:val="00A1363B"/>
    <w:rsid w:val="00A13916"/>
    <w:rsid w:val="00A139D3"/>
    <w:rsid w:val="00A13E1D"/>
    <w:rsid w:val="00A13E3C"/>
    <w:rsid w:val="00A14098"/>
    <w:rsid w:val="00A140E4"/>
    <w:rsid w:val="00A14454"/>
    <w:rsid w:val="00A148B6"/>
    <w:rsid w:val="00A1496F"/>
    <w:rsid w:val="00A14A23"/>
    <w:rsid w:val="00A14B45"/>
    <w:rsid w:val="00A14BFC"/>
    <w:rsid w:val="00A14CB4"/>
    <w:rsid w:val="00A14F82"/>
    <w:rsid w:val="00A15169"/>
    <w:rsid w:val="00A1533E"/>
    <w:rsid w:val="00A15AC1"/>
    <w:rsid w:val="00A15C7B"/>
    <w:rsid w:val="00A15EBD"/>
    <w:rsid w:val="00A15EDA"/>
    <w:rsid w:val="00A16306"/>
    <w:rsid w:val="00A1633C"/>
    <w:rsid w:val="00A167B8"/>
    <w:rsid w:val="00A16F7B"/>
    <w:rsid w:val="00A17016"/>
    <w:rsid w:val="00A17130"/>
    <w:rsid w:val="00A17E76"/>
    <w:rsid w:val="00A20078"/>
    <w:rsid w:val="00A20205"/>
    <w:rsid w:val="00A206BA"/>
    <w:rsid w:val="00A20758"/>
    <w:rsid w:val="00A20837"/>
    <w:rsid w:val="00A212E2"/>
    <w:rsid w:val="00A21ABE"/>
    <w:rsid w:val="00A21D87"/>
    <w:rsid w:val="00A21E88"/>
    <w:rsid w:val="00A21FE6"/>
    <w:rsid w:val="00A22960"/>
    <w:rsid w:val="00A23510"/>
    <w:rsid w:val="00A237EF"/>
    <w:rsid w:val="00A23B4C"/>
    <w:rsid w:val="00A23E67"/>
    <w:rsid w:val="00A23F47"/>
    <w:rsid w:val="00A2404D"/>
    <w:rsid w:val="00A241FA"/>
    <w:rsid w:val="00A2442B"/>
    <w:rsid w:val="00A244CE"/>
    <w:rsid w:val="00A250E1"/>
    <w:rsid w:val="00A2593B"/>
    <w:rsid w:val="00A2608F"/>
    <w:rsid w:val="00A265F4"/>
    <w:rsid w:val="00A268BC"/>
    <w:rsid w:val="00A26C1E"/>
    <w:rsid w:val="00A26FC7"/>
    <w:rsid w:val="00A27636"/>
    <w:rsid w:val="00A27C26"/>
    <w:rsid w:val="00A27D1E"/>
    <w:rsid w:val="00A27F5E"/>
    <w:rsid w:val="00A30380"/>
    <w:rsid w:val="00A303AE"/>
    <w:rsid w:val="00A30700"/>
    <w:rsid w:val="00A3118C"/>
    <w:rsid w:val="00A312C2"/>
    <w:rsid w:val="00A312FE"/>
    <w:rsid w:val="00A3151D"/>
    <w:rsid w:val="00A323C8"/>
    <w:rsid w:val="00A333EF"/>
    <w:rsid w:val="00A338C1"/>
    <w:rsid w:val="00A33F84"/>
    <w:rsid w:val="00A34062"/>
    <w:rsid w:val="00A34105"/>
    <w:rsid w:val="00A34841"/>
    <w:rsid w:val="00A34EEB"/>
    <w:rsid w:val="00A3552A"/>
    <w:rsid w:val="00A35C2D"/>
    <w:rsid w:val="00A361B4"/>
    <w:rsid w:val="00A36D99"/>
    <w:rsid w:val="00A370A4"/>
    <w:rsid w:val="00A37250"/>
    <w:rsid w:val="00A3731E"/>
    <w:rsid w:val="00A377E4"/>
    <w:rsid w:val="00A378F5"/>
    <w:rsid w:val="00A3792F"/>
    <w:rsid w:val="00A37FB1"/>
    <w:rsid w:val="00A4029F"/>
    <w:rsid w:val="00A40F0B"/>
    <w:rsid w:val="00A413D1"/>
    <w:rsid w:val="00A4172B"/>
    <w:rsid w:val="00A41822"/>
    <w:rsid w:val="00A419F4"/>
    <w:rsid w:val="00A41D91"/>
    <w:rsid w:val="00A41FC3"/>
    <w:rsid w:val="00A420E1"/>
    <w:rsid w:val="00A421BE"/>
    <w:rsid w:val="00A423B5"/>
    <w:rsid w:val="00A428D6"/>
    <w:rsid w:val="00A42DD6"/>
    <w:rsid w:val="00A42ECE"/>
    <w:rsid w:val="00A430B0"/>
    <w:rsid w:val="00A434EB"/>
    <w:rsid w:val="00A436C4"/>
    <w:rsid w:val="00A436E1"/>
    <w:rsid w:val="00A4383F"/>
    <w:rsid w:val="00A43A3B"/>
    <w:rsid w:val="00A43C1C"/>
    <w:rsid w:val="00A43D3A"/>
    <w:rsid w:val="00A441A0"/>
    <w:rsid w:val="00A44C2D"/>
    <w:rsid w:val="00A44CC0"/>
    <w:rsid w:val="00A44D59"/>
    <w:rsid w:val="00A452C1"/>
    <w:rsid w:val="00A45623"/>
    <w:rsid w:val="00A459A5"/>
    <w:rsid w:val="00A45A47"/>
    <w:rsid w:val="00A45B3F"/>
    <w:rsid w:val="00A45DDC"/>
    <w:rsid w:val="00A45DEC"/>
    <w:rsid w:val="00A45DF1"/>
    <w:rsid w:val="00A460A4"/>
    <w:rsid w:val="00A46343"/>
    <w:rsid w:val="00A4649C"/>
    <w:rsid w:val="00A467DB"/>
    <w:rsid w:val="00A46BFB"/>
    <w:rsid w:val="00A4708A"/>
    <w:rsid w:val="00A47316"/>
    <w:rsid w:val="00A477B1"/>
    <w:rsid w:val="00A47860"/>
    <w:rsid w:val="00A478B1"/>
    <w:rsid w:val="00A47D8F"/>
    <w:rsid w:val="00A50196"/>
    <w:rsid w:val="00A503BC"/>
    <w:rsid w:val="00A5087B"/>
    <w:rsid w:val="00A509D3"/>
    <w:rsid w:val="00A50A1A"/>
    <w:rsid w:val="00A50ADB"/>
    <w:rsid w:val="00A50B9A"/>
    <w:rsid w:val="00A510C7"/>
    <w:rsid w:val="00A51272"/>
    <w:rsid w:val="00A51582"/>
    <w:rsid w:val="00A51D8B"/>
    <w:rsid w:val="00A524F7"/>
    <w:rsid w:val="00A52757"/>
    <w:rsid w:val="00A52DB1"/>
    <w:rsid w:val="00A54088"/>
    <w:rsid w:val="00A54167"/>
    <w:rsid w:val="00A541E3"/>
    <w:rsid w:val="00A54219"/>
    <w:rsid w:val="00A5463B"/>
    <w:rsid w:val="00A54B58"/>
    <w:rsid w:val="00A55185"/>
    <w:rsid w:val="00A5520D"/>
    <w:rsid w:val="00A5524E"/>
    <w:rsid w:val="00A5552F"/>
    <w:rsid w:val="00A556FE"/>
    <w:rsid w:val="00A55724"/>
    <w:rsid w:val="00A55ACD"/>
    <w:rsid w:val="00A56328"/>
    <w:rsid w:val="00A574AA"/>
    <w:rsid w:val="00A57838"/>
    <w:rsid w:val="00A57D30"/>
    <w:rsid w:val="00A609EC"/>
    <w:rsid w:val="00A614C7"/>
    <w:rsid w:val="00A61521"/>
    <w:rsid w:val="00A6164E"/>
    <w:rsid w:val="00A616B2"/>
    <w:rsid w:val="00A61955"/>
    <w:rsid w:val="00A61C4B"/>
    <w:rsid w:val="00A62155"/>
    <w:rsid w:val="00A62230"/>
    <w:rsid w:val="00A6307B"/>
    <w:rsid w:val="00A63153"/>
    <w:rsid w:val="00A63B02"/>
    <w:rsid w:val="00A64001"/>
    <w:rsid w:val="00A64217"/>
    <w:rsid w:val="00A642AD"/>
    <w:rsid w:val="00A64591"/>
    <w:rsid w:val="00A65F7C"/>
    <w:rsid w:val="00A6601B"/>
    <w:rsid w:val="00A6667D"/>
    <w:rsid w:val="00A66BEC"/>
    <w:rsid w:val="00A66C38"/>
    <w:rsid w:val="00A6705E"/>
    <w:rsid w:val="00A671D3"/>
    <w:rsid w:val="00A67394"/>
    <w:rsid w:val="00A67580"/>
    <w:rsid w:val="00A679E3"/>
    <w:rsid w:val="00A70023"/>
    <w:rsid w:val="00A70292"/>
    <w:rsid w:val="00A70339"/>
    <w:rsid w:val="00A70AB3"/>
    <w:rsid w:val="00A7130B"/>
    <w:rsid w:val="00A714AD"/>
    <w:rsid w:val="00A7167D"/>
    <w:rsid w:val="00A71925"/>
    <w:rsid w:val="00A71B48"/>
    <w:rsid w:val="00A71BE4"/>
    <w:rsid w:val="00A71E51"/>
    <w:rsid w:val="00A72243"/>
    <w:rsid w:val="00A7285B"/>
    <w:rsid w:val="00A72BD8"/>
    <w:rsid w:val="00A72C67"/>
    <w:rsid w:val="00A7384E"/>
    <w:rsid w:val="00A73A08"/>
    <w:rsid w:val="00A73DF2"/>
    <w:rsid w:val="00A73E93"/>
    <w:rsid w:val="00A7402A"/>
    <w:rsid w:val="00A742FB"/>
    <w:rsid w:val="00A7433B"/>
    <w:rsid w:val="00A7446F"/>
    <w:rsid w:val="00A7493B"/>
    <w:rsid w:val="00A749C4"/>
    <w:rsid w:val="00A75409"/>
    <w:rsid w:val="00A7548A"/>
    <w:rsid w:val="00A75FF9"/>
    <w:rsid w:val="00A76212"/>
    <w:rsid w:val="00A764CA"/>
    <w:rsid w:val="00A76624"/>
    <w:rsid w:val="00A76C25"/>
    <w:rsid w:val="00A76DE0"/>
    <w:rsid w:val="00A76E3B"/>
    <w:rsid w:val="00A77C3C"/>
    <w:rsid w:val="00A77D4A"/>
    <w:rsid w:val="00A802AD"/>
    <w:rsid w:val="00A80417"/>
    <w:rsid w:val="00A8055F"/>
    <w:rsid w:val="00A807D2"/>
    <w:rsid w:val="00A80C3F"/>
    <w:rsid w:val="00A80C74"/>
    <w:rsid w:val="00A80CD3"/>
    <w:rsid w:val="00A80CF4"/>
    <w:rsid w:val="00A80DE7"/>
    <w:rsid w:val="00A81043"/>
    <w:rsid w:val="00A81AA7"/>
    <w:rsid w:val="00A81B03"/>
    <w:rsid w:val="00A81CFD"/>
    <w:rsid w:val="00A81E16"/>
    <w:rsid w:val="00A82292"/>
    <w:rsid w:val="00A82394"/>
    <w:rsid w:val="00A827E3"/>
    <w:rsid w:val="00A82A89"/>
    <w:rsid w:val="00A82BA6"/>
    <w:rsid w:val="00A83166"/>
    <w:rsid w:val="00A83217"/>
    <w:rsid w:val="00A83DCB"/>
    <w:rsid w:val="00A84504"/>
    <w:rsid w:val="00A84530"/>
    <w:rsid w:val="00A8481D"/>
    <w:rsid w:val="00A84D2E"/>
    <w:rsid w:val="00A85495"/>
    <w:rsid w:val="00A85534"/>
    <w:rsid w:val="00A85711"/>
    <w:rsid w:val="00A85825"/>
    <w:rsid w:val="00A862B9"/>
    <w:rsid w:val="00A863CC"/>
    <w:rsid w:val="00A867B6"/>
    <w:rsid w:val="00A86EB4"/>
    <w:rsid w:val="00A86F42"/>
    <w:rsid w:val="00A872FA"/>
    <w:rsid w:val="00A90952"/>
    <w:rsid w:val="00A90B97"/>
    <w:rsid w:val="00A90D2F"/>
    <w:rsid w:val="00A90E68"/>
    <w:rsid w:val="00A9123F"/>
    <w:rsid w:val="00A91C32"/>
    <w:rsid w:val="00A9248E"/>
    <w:rsid w:val="00A9259F"/>
    <w:rsid w:val="00A927EE"/>
    <w:rsid w:val="00A92FAB"/>
    <w:rsid w:val="00A9322A"/>
    <w:rsid w:val="00A93338"/>
    <w:rsid w:val="00A935AA"/>
    <w:rsid w:val="00A939C3"/>
    <w:rsid w:val="00A93A34"/>
    <w:rsid w:val="00A93E41"/>
    <w:rsid w:val="00A942F3"/>
    <w:rsid w:val="00A945D5"/>
    <w:rsid w:val="00A94643"/>
    <w:rsid w:val="00A95128"/>
    <w:rsid w:val="00A951D0"/>
    <w:rsid w:val="00A9555F"/>
    <w:rsid w:val="00A95ABA"/>
    <w:rsid w:val="00A963D7"/>
    <w:rsid w:val="00A9680B"/>
    <w:rsid w:val="00A968F1"/>
    <w:rsid w:val="00A969B2"/>
    <w:rsid w:val="00A96BDB"/>
    <w:rsid w:val="00A96EC5"/>
    <w:rsid w:val="00A96F17"/>
    <w:rsid w:val="00A96FAA"/>
    <w:rsid w:val="00A97169"/>
    <w:rsid w:val="00A97C08"/>
    <w:rsid w:val="00A97D1B"/>
    <w:rsid w:val="00AA073F"/>
    <w:rsid w:val="00AA0C6D"/>
    <w:rsid w:val="00AA1255"/>
    <w:rsid w:val="00AA12AE"/>
    <w:rsid w:val="00AA18E3"/>
    <w:rsid w:val="00AA1ADE"/>
    <w:rsid w:val="00AA1B3C"/>
    <w:rsid w:val="00AA1E06"/>
    <w:rsid w:val="00AA20B2"/>
    <w:rsid w:val="00AA2123"/>
    <w:rsid w:val="00AA2816"/>
    <w:rsid w:val="00AA2ABF"/>
    <w:rsid w:val="00AA2FD5"/>
    <w:rsid w:val="00AA3182"/>
    <w:rsid w:val="00AA31F6"/>
    <w:rsid w:val="00AA345E"/>
    <w:rsid w:val="00AA3971"/>
    <w:rsid w:val="00AA3A2F"/>
    <w:rsid w:val="00AA3C70"/>
    <w:rsid w:val="00AA406D"/>
    <w:rsid w:val="00AA43F7"/>
    <w:rsid w:val="00AA4455"/>
    <w:rsid w:val="00AA4A23"/>
    <w:rsid w:val="00AA4B23"/>
    <w:rsid w:val="00AA4D1A"/>
    <w:rsid w:val="00AA4F25"/>
    <w:rsid w:val="00AA5364"/>
    <w:rsid w:val="00AA5385"/>
    <w:rsid w:val="00AA55BA"/>
    <w:rsid w:val="00AA5CA4"/>
    <w:rsid w:val="00AA60BF"/>
    <w:rsid w:val="00AA62CC"/>
    <w:rsid w:val="00AA631D"/>
    <w:rsid w:val="00AA64F6"/>
    <w:rsid w:val="00AA6814"/>
    <w:rsid w:val="00AA6C40"/>
    <w:rsid w:val="00AA6C57"/>
    <w:rsid w:val="00AA6E8D"/>
    <w:rsid w:val="00AA70F0"/>
    <w:rsid w:val="00AA79C7"/>
    <w:rsid w:val="00AA7A92"/>
    <w:rsid w:val="00AA7B0D"/>
    <w:rsid w:val="00AA7B7C"/>
    <w:rsid w:val="00AA7C66"/>
    <w:rsid w:val="00AA7E23"/>
    <w:rsid w:val="00AB00EA"/>
    <w:rsid w:val="00AB05D8"/>
    <w:rsid w:val="00AB108B"/>
    <w:rsid w:val="00AB1433"/>
    <w:rsid w:val="00AB194D"/>
    <w:rsid w:val="00AB1C5F"/>
    <w:rsid w:val="00AB20C2"/>
    <w:rsid w:val="00AB24A5"/>
    <w:rsid w:val="00AB2C75"/>
    <w:rsid w:val="00AB302C"/>
    <w:rsid w:val="00AB30A9"/>
    <w:rsid w:val="00AB32F4"/>
    <w:rsid w:val="00AB3467"/>
    <w:rsid w:val="00AB365B"/>
    <w:rsid w:val="00AB3856"/>
    <w:rsid w:val="00AB3948"/>
    <w:rsid w:val="00AB39ED"/>
    <w:rsid w:val="00AB3C2C"/>
    <w:rsid w:val="00AB40A7"/>
    <w:rsid w:val="00AB438D"/>
    <w:rsid w:val="00AB4890"/>
    <w:rsid w:val="00AB4EBA"/>
    <w:rsid w:val="00AB5409"/>
    <w:rsid w:val="00AB5799"/>
    <w:rsid w:val="00AB5B3F"/>
    <w:rsid w:val="00AB5F1B"/>
    <w:rsid w:val="00AB60E1"/>
    <w:rsid w:val="00AB673A"/>
    <w:rsid w:val="00AB6971"/>
    <w:rsid w:val="00AB6B7D"/>
    <w:rsid w:val="00AB6CC5"/>
    <w:rsid w:val="00AB709A"/>
    <w:rsid w:val="00AB7302"/>
    <w:rsid w:val="00AB7C94"/>
    <w:rsid w:val="00AB7E03"/>
    <w:rsid w:val="00AC0447"/>
    <w:rsid w:val="00AC1A34"/>
    <w:rsid w:val="00AC1ED0"/>
    <w:rsid w:val="00AC1EFF"/>
    <w:rsid w:val="00AC26F5"/>
    <w:rsid w:val="00AC2A4A"/>
    <w:rsid w:val="00AC2DE9"/>
    <w:rsid w:val="00AC2E9D"/>
    <w:rsid w:val="00AC2F57"/>
    <w:rsid w:val="00AC2F97"/>
    <w:rsid w:val="00AC31E7"/>
    <w:rsid w:val="00AC350F"/>
    <w:rsid w:val="00AC3596"/>
    <w:rsid w:val="00AC37C8"/>
    <w:rsid w:val="00AC39E8"/>
    <w:rsid w:val="00AC3A6A"/>
    <w:rsid w:val="00AC3C70"/>
    <w:rsid w:val="00AC3EDD"/>
    <w:rsid w:val="00AC40CB"/>
    <w:rsid w:val="00AC451C"/>
    <w:rsid w:val="00AC4692"/>
    <w:rsid w:val="00AC48A6"/>
    <w:rsid w:val="00AC4AB8"/>
    <w:rsid w:val="00AC5085"/>
    <w:rsid w:val="00AC5B09"/>
    <w:rsid w:val="00AC6639"/>
    <w:rsid w:val="00AC699D"/>
    <w:rsid w:val="00AC6BE5"/>
    <w:rsid w:val="00AC6C19"/>
    <w:rsid w:val="00AC6CC7"/>
    <w:rsid w:val="00AC6D3D"/>
    <w:rsid w:val="00AC6F61"/>
    <w:rsid w:val="00AC74D4"/>
    <w:rsid w:val="00AC774C"/>
    <w:rsid w:val="00AC7AB4"/>
    <w:rsid w:val="00AD0453"/>
    <w:rsid w:val="00AD04F7"/>
    <w:rsid w:val="00AD07CE"/>
    <w:rsid w:val="00AD0CC6"/>
    <w:rsid w:val="00AD0D8E"/>
    <w:rsid w:val="00AD13D9"/>
    <w:rsid w:val="00AD1756"/>
    <w:rsid w:val="00AD177F"/>
    <w:rsid w:val="00AD20D3"/>
    <w:rsid w:val="00AD2726"/>
    <w:rsid w:val="00AD2837"/>
    <w:rsid w:val="00AD2A26"/>
    <w:rsid w:val="00AD2BBC"/>
    <w:rsid w:val="00AD2FFD"/>
    <w:rsid w:val="00AD33C4"/>
    <w:rsid w:val="00AD45AC"/>
    <w:rsid w:val="00AD4C33"/>
    <w:rsid w:val="00AD4EDD"/>
    <w:rsid w:val="00AD52CA"/>
    <w:rsid w:val="00AD5398"/>
    <w:rsid w:val="00AD570A"/>
    <w:rsid w:val="00AD6765"/>
    <w:rsid w:val="00AD6791"/>
    <w:rsid w:val="00AD7052"/>
    <w:rsid w:val="00AD70A2"/>
    <w:rsid w:val="00AD75E1"/>
    <w:rsid w:val="00AD7DDB"/>
    <w:rsid w:val="00AD7E93"/>
    <w:rsid w:val="00AE06A6"/>
    <w:rsid w:val="00AE113A"/>
    <w:rsid w:val="00AE130A"/>
    <w:rsid w:val="00AE1B55"/>
    <w:rsid w:val="00AE21BA"/>
    <w:rsid w:val="00AE2A25"/>
    <w:rsid w:val="00AE2A84"/>
    <w:rsid w:val="00AE2F4D"/>
    <w:rsid w:val="00AE318D"/>
    <w:rsid w:val="00AE34DF"/>
    <w:rsid w:val="00AE3D38"/>
    <w:rsid w:val="00AE3EBB"/>
    <w:rsid w:val="00AE3F04"/>
    <w:rsid w:val="00AE3F3A"/>
    <w:rsid w:val="00AE4324"/>
    <w:rsid w:val="00AE51DB"/>
    <w:rsid w:val="00AE5930"/>
    <w:rsid w:val="00AE5E57"/>
    <w:rsid w:val="00AE6019"/>
    <w:rsid w:val="00AE628E"/>
    <w:rsid w:val="00AE6396"/>
    <w:rsid w:val="00AE653C"/>
    <w:rsid w:val="00AE6558"/>
    <w:rsid w:val="00AE6A0D"/>
    <w:rsid w:val="00AE6CC0"/>
    <w:rsid w:val="00AE71A6"/>
    <w:rsid w:val="00AE761E"/>
    <w:rsid w:val="00AE7862"/>
    <w:rsid w:val="00AE7D60"/>
    <w:rsid w:val="00AF0181"/>
    <w:rsid w:val="00AF0184"/>
    <w:rsid w:val="00AF02FA"/>
    <w:rsid w:val="00AF043D"/>
    <w:rsid w:val="00AF04EF"/>
    <w:rsid w:val="00AF07E8"/>
    <w:rsid w:val="00AF0A37"/>
    <w:rsid w:val="00AF0B87"/>
    <w:rsid w:val="00AF1CA2"/>
    <w:rsid w:val="00AF1EBE"/>
    <w:rsid w:val="00AF259D"/>
    <w:rsid w:val="00AF2CC4"/>
    <w:rsid w:val="00AF2D2D"/>
    <w:rsid w:val="00AF30CD"/>
    <w:rsid w:val="00AF3279"/>
    <w:rsid w:val="00AF37FA"/>
    <w:rsid w:val="00AF3FE9"/>
    <w:rsid w:val="00AF4136"/>
    <w:rsid w:val="00AF441A"/>
    <w:rsid w:val="00AF460E"/>
    <w:rsid w:val="00AF5167"/>
    <w:rsid w:val="00AF531E"/>
    <w:rsid w:val="00AF5601"/>
    <w:rsid w:val="00AF5708"/>
    <w:rsid w:val="00AF5C22"/>
    <w:rsid w:val="00AF6035"/>
    <w:rsid w:val="00AF6172"/>
    <w:rsid w:val="00AF619D"/>
    <w:rsid w:val="00AF61FD"/>
    <w:rsid w:val="00AF62FD"/>
    <w:rsid w:val="00AF63CC"/>
    <w:rsid w:val="00AF699A"/>
    <w:rsid w:val="00AF6A6D"/>
    <w:rsid w:val="00AF6C18"/>
    <w:rsid w:val="00AF7233"/>
    <w:rsid w:val="00AF759E"/>
    <w:rsid w:val="00AF75D1"/>
    <w:rsid w:val="00AF7C08"/>
    <w:rsid w:val="00AF7C65"/>
    <w:rsid w:val="00AF7DB6"/>
    <w:rsid w:val="00B0000D"/>
    <w:rsid w:val="00B006C8"/>
    <w:rsid w:val="00B00A3B"/>
    <w:rsid w:val="00B01373"/>
    <w:rsid w:val="00B013FD"/>
    <w:rsid w:val="00B0153B"/>
    <w:rsid w:val="00B01AC0"/>
    <w:rsid w:val="00B01BDD"/>
    <w:rsid w:val="00B0226D"/>
    <w:rsid w:val="00B02839"/>
    <w:rsid w:val="00B02890"/>
    <w:rsid w:val="00B02C44"/>
    <w:rsid w:val="00B02DC3"/>
    <w:rsid w:val="00B0369B"/>
    <w:rsid w:val="00B03CCF"/>
    <w:rsid w:val="00B04752"/>
    <w:rsid w:val="00B04E3F"/>
    <w:rsid w:val="00B04F05"/>
    <w:rsid w:val="00B053F7"/>
    <w:rsid w:val="00B0553E"/>
    <w:rsid w:val="00B06574"/>
    <w:rsid w:val="00B065C2"/>
    <w:rsid w:val="00B0680B"/>
    <w:rsid w:val="00B070F4"/>
    <w:rsid w:val="00B07429"/>
    <w:rsid w:val="00B0762D"/>
    <w:rsid w:val="00B076DE"/>
    <w:rsid w:val="00B077AA"/>
    <w:rsid w:val="00B07A55"/>
    <w:rsid w:val="00B07B0D"/>
    <w:rsid w:val="00B07BAD"/>
    <w:rsid w:val="00B07D15"/>
    <w:rsid w:val="00B104A8"/>
    <w:rsid w:val="00B10B1A"/>
    <w:rsid w:val="00B10E06"/>
    <w:rsid w:val="00B110D7"/>
    <w:rsid w:val="00B113CC"/>
    <w:rsid w:val="00B11A2F"/>
    <w:rsid w:val="00B11EE0"/>
    <w:rsid w:val="00B12595"/>
    <w:rsid w:val="00B1286E"/>
    <w:rsid w:val="00B12A2E"/>
    <w:rsid w:val="00B12C5C"/>
    <w:rsid w:val="00B12D36"/>
    <w:rsid w:val="00B131B8"/>
    <w:rsid w:val="00B13619"/>
    <w:rsid w:val="00B13732"/>
    <w:rsid w:val="00B13CC4"/>
    <w:rsid w:val="00B13FC2"/>
    <w:rsid w:val="00B14003"/>
    <w:rsid w:val="00B14174"/>
    <w:rsid w:val="00B1443D"/>
    <w:rsid w:val="00B1457D"/>
    <w:rsid w:val="00B14643"/>
    <w:rsid w:val="00B14A68"/>
    <w:rsid w:val="00B14E0E"/>
    <w:rsid w:val="00B14EBE"/>
    <w:rsid w:val="00B14EEC"/>
    <w:rsid w:val="00B15152"/>
    <w:rsid w:val="00B1522D"/>
    <w:rsid w:val="00B156C4"/>
    <w:rsid w:val="00B1579A"/>
    <w:rsid w:val="00B15A00"/>
    <w:rsid w:val="00B15F2A"/>
    <w:rsid w:val="00B16100"/>
    <w:rsid w:val="00B1637F"/>
    <w:rsid w:val="00B16735"/>
    <w:rsid w:val="00B167B5"/>
    <w:rsid w:val="00B16A23"/>
    <w:rsid w:val="00B16BF7"/>
    <w:rsid w:val="00B171E3"/>
    <w:rsid w:val="00B17544"/>
    <w:rsid w:val="00B178B7"/>
    <w:rsid w:val="00B1796B"/>
    <w:rsid w:val="00B17A55"/>
    <w:rsid w:val="00B17FC1"/>
    <w:rsid w:val="00B2053F"/>
    <w:rsid w:val="00B2066C"/>
    <w:rsid w:val="00B206B9"/>
    <w:rsid w:val="00B206F1"/>
    <w:rsid w:val="00B20BAD"/>
    <w:rsid w:val="00B20E4B"/>
    <w:rsid w:val="00B21180"/>
    <w:rsid w:val="00B2126B"/>
    <w:rsid w:val="00B213BD"/>
    <w:rsid w:val="00B217C0"/>
    <w:rsid w:val="00B2183C"/>
    <w:rsid w:val="00B21FA7"/>
    <w:rsid w:val="00B220FD"/>
    <w:rsid w:val="00B22E55"/>
    <w:rsid w:val="00B22EBB"/>
    <w:rsid w:val="00B231A6"/>
    <w:rsid w:val="00B231DA"/>
    <w:rsid w:val="00B233A3"/>
    <w:rsid w:val="00B23663"/>
    <w:rsid w:val="00B237D9"/>
    <w:rsid w:val="00B23A54"/>
    <w:rsid w:val="00B23AB7"/>
    <w:rsid w:val="00B23BFC"/>
    <w:rsid w:val="00B23CC9"/>
    <w:rsid w:val="00B245DF"/>
    <w:rsid w:val="00B2487E"/>
    <w:rsid w:val="00B252B5"/>
    <w:rsid w:val="00B257CE"/>
    <w:rsid w:val="00B25B20"/>
    <w:rsid w:val="00B25BCE"/>
    <w:rsid w:val="00B25D00"/>
    <w:rsid w:val="00B25EAF"/>
    <w:rsid w:val="00B261B5"/>
    <w:rsid w:val="00B26262"/>
    <w:rsid w:val="00B263DC"/>
    <w:rsid w:val="00B26B77"/>
    <w:rsid w:val="00B26BA6"/>
    <w:rsid w:val="00B26BE5"/>
    <w:rsid w:val="00B26FF1"/>
    <w:rsid w:val="00B27222"/>
    <w:rsid w:val="00B275A7"/>
    <w:rsid w:val="00B27791"/>
    <w:rsid w:val="00B27AD7"/>
    <w:rsid w:val="00B27D8C"/>
    <w:rsid w:val="00B30C47"/>
    <w:rsid w:val="00B30FB5"/>
    <w:rsid w:val="00B3118D"/>
    <w:rsid w:val="00B311F8"/>
    <w:rsid w:val="00B3123C"/>
    <w:rsid w:val="00B3151E"/>
    <w:rsid w:val="00B31C52"/>
    <w:rsid w:val="00B32096"/>
    <w:rsid w:val="00B326BA"/>
    <w:rsid w:val="00B32791"/>
    <w:rsid w:val="00B32E78"/>
    <w:rsid w:val="00B33B39"/>
    <w:rsid w:val="00B33C8B"/>
    <w:rsid w:val="00B33F48"/>
    <w:rsid w:val="00B34236"/>
    <w:rsid w:val="00B34983"/>
    <w:rsid w:val="00B34C64"/>
    <w:rsid w:val="00B34CC9"/>
    <w:rsid w:val="00B3573F"/>
    <w:rsid w:val="00B35D34"/>
    <w:rsid w:val="00B35FC2"/>
    <w:rsid w:val="00B363A2"/>
    <w:rsid w:val="00B37156"/>
    <w:rsid w:val="00B3758E"/>
    <w:rsid w:val="00B376C2"/>
    <w:rsid w:val="00B37961"/>
    <w:rsid w:val="00B379E5"/>
    <w:rsid w:val="00B37AA6"/>
    <w:rsid w:val="00B37B0C"/>
    <w:rsid w:val="00B40422"/>
    <w:rsid w:val="00B406A6"/>
    <w:rsid w:val="00B4130E"/>
    <w:rsid w:val="00B413F3"/>
    <w:rsid w:val="00B41A99"/>
    <w:rsid w:val="00B41AFC"/>
    <w:rsid w:val="00B41BAB"/>
    <w:rsid w:val="00B41C26"/>
    <w:rsid w:val="00B42190"/>
    <w:rsid w:val="00B42226"/>
    <w:rsid w:val="00B4238B"/>
    <w:rsid w:val="00B423AF"/>
    <w:rsid w:val="00B4262C"/>
    <w:rsid w:val="00B428EA"/>
    <w:rsid w:val="00B42912"/>
    <w:rsid w:val="00B42AAD"/>
    <w:rsid w:val="00B42BED"/>
    <w:rsid w:val="00B42D49"/>
    <w:rsid w:val="00B42D98"/>
    <w:rsid w:val="00B42DEF"/>
    <w:rsid w:val="00B4325D"/>
    <w:rsid w:val="00B440F8"/>
    <w:rsid w:val="00B44326"/>
    <w:rsid w:val="00B444D0"/>
    <w:rsid w:val="00B445A3"/>
    <w:rsid w:val="00B44853"/>
    <w:rsid w:val="00B44DC0"/>
    <w:rsid w:val="00B451D9"/>
    <w:rsid w:val="00B4520D"/>
    <w:rsid w:val="00B4559F"/>
    <w:rsid w:val="00B4588B"/>
    <w:rsid w:val="00B45D33"/>
    <w:rsid w:val="00B45F70"/>
    <w:rsid w:val="00B45FCB"/>
    <w:rsid w:val="00B46271"/>
    <w:rsid w:val="00B4697F"/>
    <w:rsid w:val="00B46BA2"/>
    <w:rsid w:val="00B473A6"/>
    <w:rsid w:val="00B479AF"/>
    <w:rsid w:val="00B50532"/>
    <w:rsid w:val="00B5092D"/>
    <w:rsid w:val="00B50955"/>
    <w:rsid w:val="00B510EF"/>
    <w:rsid w:val="00B51BA4"/>
    <w:rsid w:val="00B51F71"/>
    <w:rsid w:val="00B51FF6"/>
    <w:rsid w:val="00B52356"/>
    <w:rsid w:val="00B52B3F"/>
    <w:rsid w:val="00B53003"/>
    <w:rsid w:val="00B5373C"/>
    <w:rsid w:val="00B53F9C"/>
    <w:rsid w:val="00B54174"/>
    <w:rsid w:val="00B541EF"/>
    <w:rsid w:val="00B54663"/>
    <w:rsid w:val="00B54A9B"/>
    <w:rsid w:val="00B55255"/>
    <w:rsid w:val="00B555F8"/>
    <w:rsid w:val="00B55AAF"/>
    <w:rsid w:val="00B55BFB"/>
    <w:rsid w:val="00B55F62"/>
    <w:rsid w:val="00B561D5"/>
    <w:rsid w:val="00B56AA6"/>
    <w:rsid w:val="00B56B8C"/>
    <w:rsid w:val="00B5712D"/>
    <w:rsid w:val="00B574ED"/>
    <w:rsid w:val="00B57699"/>
    <w:rsid w:val="00B57830"/>
    <w:rsid w:val="00B57F37"/>
    <w:rsid w:val="00B600DF"/>
    <w:rsid w:val="00B604D8"/>
    <w:rsid w:val="00B6057B"/>
    <w:rsid w:val="00B60674"/>
    <w:rsid w:val="00B60764"/>
    <w:rsid w:val="00B608F5"/>
    <w:rsid w:val="00B60947"/>
    <w:rsid w:val="00B60B8D"/>
    <w:rsid w:val="00B60D48"/>
    <w:rsid w:val="00B6103F"/>
    <w:rsid w:val="00B610A3"/>
    <w:rsid w:val="00B61249"/>
    <w:rsid w:val="00B6291A"/>
    <w:rsid w:val="00B62C04"/>
    <w:rsid w:val="00B62D29"/>
    <w:rsid w:val="00B62F0C"/>
    <w:rsid w:val="00B63466"/>
    <w:rsid w:val="00B6374F"/>
    <w:rsid w:val="00B63942"/>
    <w:rsid w:val="00B63B20"/>
    <w:rsid w:val="00B64A46"/>
    <w:rsid w:val="00B64B82"/>
    <w:rsid w:val="00B64FD6"/>
    <w:rsid w:val="00B65115"/>
    <w:rsid w:val="00B65707"/>
    <w:rsid w:val="00B65B8D"/>
    <w:rsid w:val="00B6629A"/>
    <w:rsid w:val="00B6632D"/>
    <w:rsid w:val="00B6677E"/>
    <w:rsid w:val="00B6686C"/>
    <w:rsid w:val="00B66959"/>
    <w:rsid w:val="00B66D9C"/>
    <w:rsid w:val="00B66DAD"/>
    <w:rsid w:val="00B66E76"/>
    <w:rsid w:val="00B678EA"/>
    <w:rsid w:val="00B7068C"/>
    <w:rsid w:val="00B70695"/>
    <w:rsid w:val="00B7080E"/>
    <w:rsid w:val="00B7094B"/>
    <w:rsid w:val="00B70C17"/>
    <w:rsid w:val="00B70C93"/>
    <w:rsid w:val="00B718E5"/>
    <w:rsid w:val="00B71B89"/>
    <w:rsid w:val="00B71E64"/>
    <w:rsid w:val="00B71FE7"/>
    <w:rsid w:val="00B7207A"/>
    <w:rsid w:val="00B721EE"/>
    <w:rsid w:val="00B72628"/>
    <w:rsid w:val="00B731DD"/>
    <w:rsid w:val="00B739CC"/>
    <w:rsid w:val="00B73A34"/>
    <w:rsid w:val="00B73C1C"/>
    <w:rsid w:val="00B74241"/>
    <w:rsid w:val="00B744C8"/>
    <w:rsid w:val="00B74D3A"/>
    <w:rsid w:val="00B74F86"/>
    <w:rsid w:val="00B75051"/>
    <w:rsid w:val="00B75D3B"/>
    <w:rsid w:val="00B75EE9"/>
    <w:rsid w:val="00B76126"/>
    <w:rsid w:val="00B7612B"/>
    <w:rsid w:val="00B762DD"/>
    <w:rsid w:val="00B7651C"/>
    <w:rsid w:val="00B76680"/>
    <w:rsid w:val="00B76697"/>
    <w:rsid w:val="00B76733"/>
    <w:rsid w:val="00B76CF2"/>
    <w:rsid w:val="00B76F8B"/>
    <w:rsid w:val="00B76FF6"/>
    <w:rsid w:val="00B7765A"/>
    <w:rsid w:val="00B77AAA"/>
    <w:rsid w:val="00B77CC5"/>
    <w:rsid w:val="00B800BF"/>
    <w:rsid w:val="00B802F3"/>
    <w:rsid w:val="00B804B1"/>
    <w:rsid w:val="00B80816"/>
    <w:rsid w:val="00B80E1C"/>
    <w:rsid w:val="00B80ECF"/>
    <w:rsid w:val="00B80F55"/>
    <w:rsid w:val="00B81040"/>
    <w:rsid w:val="00B81576"/>
    <w:rsid w:val="00B8194E"/>
    <w:rsid w:val="00B820AD"/>
    <w:rsid w:val="00B82A09"/>
    <w:rsid w:val="00B82D3F"/>
    <w:rsid w:val="00B82FC9"/>
    <w:rsid w:val="00B83575"/>
    <w:rsid w:val="00B838EC"/>
    <w:rsid w:val="00B83B45"/>
    <w:rsid w:val="00B84184"/>
    <w:rsid w:val="00B84953"/>
    <w:rsid w:val="00B84D23"/>
    <w:rsid w:val="00B84EE1"/>
    <w:rsid w:val="00B851FF"/>
    <w:rsid w:val="00B8555D"/>
    <w:rsid w:val="00B85691"/>
    <w:rsid w:val="00B85AAC"/>
    <w:rsid w:val="00B86511"/>
    <w:rsid w:val="00B8661F"/>
    <w:rsid w:val="00B86873"/>
    <w:rsid w:val="00B86A1F"/>
    <w:rsid w:val="00B86B8B"/>
    <w:rsid w:val="00B8708B"/>
    <w:rsid w:val="00B871FD"/>
    <w:rsid w:val="00B87739"/>
    <w:rsid w:val="00B87854"/>
    <w:rsid w:val="00B90281"/>
    <w:rsid w:val="00B905C7"/>
    <w:rsid w:val="00B906E9"/>
    <w:rsid w:val="00B9086C"/>
    <w:rsid w:val="00B915B2"/>
    <w:rsid w:val="00B91766"/>
    <w:rsid w:val="00B919A3"/>
    <w:rsid w:val="00B92038"/>
    <w:rsid w:val="00B92210"/>
    <w:rsid w:val="00B92AC5"/>
    <w:rsid w:val="00B92B1C"/>
    <w:rsid w:val="00B92C67"/>
    <w:rsid w:val="00B9331D"/>
    <w:rsid w:val="00B9372D"/>
    <w:rsid w:val="00B94B5A"/>
    <w:rsid w:val="00B94F35"/>
    <w:rsid w:val="00B952CD"/>
    <w:rsid w:val="00B9542D"/>
    <w:rsid w:val="00B957D6"/>
    <w:rsid w:val="00B95956"/>
    <w:rsid w:val="00B95A26"/>
    <w:rsid w:val="00B95AA4"/>
    <w:rsid w:val="00B95C5F"/>
    <w:rsid w:val="00B961E4"/>
    <w:rsid w:val="00B96441"/>
    <w:rsid w:val="00B96A0D"/>
    <w:rsid w:val="00B96A1F"/>
    <w:rsid w:val="00B96AD2"/>
    <w:rsid w:val="00B96E33"/>
    <w:rsid w:val="00B97053"/>
    <w:rsid w:val="00B970BF"/>
    <w:rsid w:val="00B971FC"/>
    <w:rsid w:val="00B97270"/>
    <w:rsid w:val="00B97322"/>
    <w:rsid w:val="00B97BD7"/>
    <w:rsid w:val="00BA099F"/>
    <w:rsid w:val="00BA0D38"/>
    <w:rsid w:val="00BA1378"/>
    <w:rsid w:val="00BA1B14"/>
    <w:rsid w:val="00BA1DD8"/>
    <w:rsid w:val="00BA1F8D"/>
    <w:rsid w:val="00BA20B7"/>
    <w:rsid w:val="00BA2313"/>
    <w:rsid w:val="00BA25DC"/>
    <w:rsid w:val="00BA29A0"/>
    <w:rsid w:val="00BA2AFE"/>
    <w:rsid w:val="00BA2B70"/>
    <w:rsid w:val="00BA2CB0"/>
    <w:rsid w:val="00BA2F18"/>
    <w:rsid w:val="00BA3101"/>
    <w:rsid w:val="00BA338C"/>
    <w:rsid w:val="00BA34E0"/>
    <w:rsid w:val="00BA3606"/>
    <w:rsid w:val="00BA37D7"/>
    <w:rsid w:val="00BA3FC0"/>
    <w:rsid w:val="00BA3FEE"/>
    <w:rsid w:val="00BA40BE"/>
    <w:rsid w:val="00BA4635"/>
    <w:rsid w:val="00BA48A4"/>
    <w:rsid w:val="00BA49EA"/>
    <w:rsid w:val="00BA4C5B"/>
    <w:rsid w:val="00BA4F20"/>
    <w:rsid w:val="00BA508F"/>
    <w:rsid w:val="00BA5367"/>
    <w:rsid w:val="00BA548B"/>
    <w:rsid w:val="00BA5A89"/>
    <w:rsid w:val="00BA5D1C"/>
    <w:rsid w:val="00BA5D2C"/>
    <w:rsid w:val="00BA606C"/>
    <w:rsid w:val="00BA6CAC"/>
    <w:rsid w:val="00BA6E29"/>
    <w:rsid w:val="00BA74FE"/>
    <w:rsid w:val="00BA754F"/>
    <w:rsid w:val="00BA7F6F"/>
    <w:rsid w:val="00BB01A6"/>
    <w:rsid w:val="00BB0746"/>
    <w:rsid w:val="00BB0777"/>
    <w:rsid w:val="00BB0B01"/>
    <w:rsid w:val="00BB0C1D"/>
    <w:rsid w:val="00BB0D4D"/>
    <w:rsid w:val="00BB14AC"/>
    <w:rsid w:val="00BB157D"/>
    <w:rsid w:val="00BB1694"/>
    <w:rsid w:val="00BB17FB"/>
    <w:rsid w:val="00BB1839"/>
    <w:rsid w:val="00BB1882"/>
    <w:rsid w:val="00BB20AC"/>
    <w:rsid w:val="00BB22AB"/>
    <w:rsid w:val="00BB232C"/>
    <w:rsid w:val="00BB2579"/>
    <w:rsid w:val="00BB2E70"/>
    <w:rsid w:val="00BB358F"/>
    <w:rsid w:val="00BB35CB"/>
    <w:rsid w:val="00BB373C"/>
    <w:rsid w:val="00BB40DB"/>
    <w:rsid w:val="00BB4189"/>
    <w:rsid w:val="00BB4388"/>
    <w:rsid w:val="00BB44F9"/>
    <w:rsid w:val="00BB46F4"/>
    <w:rsid w:val="00BB4AB6"/>
    <w:rsid w:val="00BB4DD1"/>
    <w:rsid w:val="00BB4E98"/>
    <w:rsid w:val="00BB5106"/>
    <w:rsid w:val="00BB574B"/>
    <w:rsid w:val="00BB59F0"/>
    <w:rsid w:val="00BB5A78"/>
    <w:rsid w:val="00BB5B79"/>
    <w:rsid w:val="00BB5BB9"/>
    <w:rsid w:val="00BB640E"/>
    <w:rsid w:val="00BB67B9"/>
    <w:rsid w:val="00BB6E09"/>
    <w:rsid w:val="00BB71CF"/>
    <w:rsid w:val="00BB7A22"/>
    <w:rsid w:val="00BC04A2"/>
    <w:rsid w:val="00BC06C0"/>
    <w:rsid w:val="00BC06FC"/>
    <w:rsid w:val="00BC1866"/>
    <w:rsid w:val="00BC1B99"/>
    <w:rsid w:val="00BC1C67"/>
    <w:rsid w:val="00BC286C"/>
    <w:rsid w:val="00BC28BB"/>
    <w:rsid w:val="00BC2DBA"/>
    <w:rsid w:val="00BC353B"/>
    <w:rsid w:val="00BC3B69"/>
    <w:rsid w:val="00BC3BA0"/>
    <w:rsid w:val="00BC3C92"/>
    <w:rsid w:val="00BC3E1E"/>
    <w:rsid w:val="00BC426B"/>
    <w:rsid w:val="00BC4610"/>
    <w:rsid w:val="00BC4835"/>
    <w:rsid w:val="00BC536D"/>
    <w:rsid w:val="00BC5BA0"/>
    <w:rsid w:val="00BC639A"/>
    <w:rsid w:val="00BC6550"/>
    <w:rsid w:val="00BC6742"/>
    <w:rsid w:val="00BC67A6"/>
    <w:rsid w:val="00BC69DC"/>
    <w:rsid w:val="00BC6BE7"/>
    <w:rsid w:val="00BC6D14"/>
    <w:rsid w:val="00BC7138"/>
    <w:rsid w:val="00BC71F3"/>
    <w:rsid w:val="00BC783E"/>
    <w:rsid w:val="00BD03D7"/>
    <w:rsid w:val="00BD0506"/>
    <w:rsid w:val="00BD0BCC"/>
    <w:rsid w:val="00BD0F2D"/>
    <w:rsid w:val="00BD102D"/>
    <w:rsid w:val="00BD1118"/>
    <w:rsid w:val="00BD1697"/>
    <w:rsid w:val="00BD1915"/>
    <w:rsid w:val="00BD1A0F"/>
    <w:rsid w:val="00BD232A"/>
    <w:rsid w:val="00BD23DD"/>
    <w:rsid w:val="00BD23E7"/>
    <w:rsid w:val="00BD257A"/>
    <w:rsid w:val="00BD265F"/>
    <w:rsid w:val="00BD2711"/>
    <w:rsid w:val="00BD29F1"/>
    <w:rsid w:val="00BD2B0F"/>
    <w:rsid w:val="00BD2D64"/>
    <w:rsid w:val="00BD2E0A"/>
    <w:rsid w:val="00BD2E23"/>
    <w:rsid w:val="00BD2E8F"/>
    <w:rsid w:val="00BD31E2"/>
    <w:rsid w:val="00BD3655"/>
    <w:rsid w:val="00BD38B1"/>
    <w:rsid w:val="00BD417B"/>
    <w:rsid w:val="00BD4513"/>
    <w:rsid w:val="00BD5172"/>
    <w:rsid w:val="00BD5AC5"/>
    <w:rsid w:val="00BD5BDF"/>
    <w:rsid w:val="00BD610B"/>
    <w:rsid w:val="00BD643E"/>
    <w:rsid w:val="00BD6617"/>
    <w:rsid w:val="00BD6C73"/>
    <w:rsid w:val="00BD6CC0"/>
    <w:rsid w:val="00BD70C9"/>
    <w:rsid w:val="00BD71F0"/>
    <w:rsid w:val="00BD7532"/>
    <w:rsid w:val="00BD7868"/>
    <w:rsid w:val="00BD7A3C"/>
    <w:rsid w:val="00BD7D07"/>
    <w:rsid w:val="00BE02AB"/>
    <w:rsid w:val="00BE02BF"/>
    <w:rsid w:val="00BE033B"/>
    <w:rsid w:val="00BE03AD"/>
    <w:rsid w:val="00BE04E2"/>
    <w:rsid w:val="00BE0A23"/>
    <w:rsid w:val="00BE0C53"/>
    <w:rsid w:val="00BE1043"/>
    <w:rsid w:val="00BE1275"/>
    <w:rsid w:val="00BE12C9"/>
    <w:rsid w:val="00BE14C6"/>
    <w:rsid w:val="00BE1E5C"/>
    <w:rsid w:val="00BE2256"/>
    <w:rsid w:val="00BE238A"/>
    <w:rsid w:val="00BE280C"/>
    <w:rsid w:val="00BE2B88"/>
    <w:rsid w:val="00BE2E97"/>
    <w:rsid w:val="00BE3196"/>
    <w:rsid w:val="00BE3393"/>
    <w:rsid w:val="00BE351F"/>
    <w:rsid w:val="00BE3576"/>
    <w:rsid w:val="00BE3748"/>
    <w:rsid w:val="00BE3943"/>
    <w:rsid w:val="00BE3EC2"/>
    <w:rsid w:val="00BE47E2"/>
    <w:rsid w:val="00BE49DA"/>
    <w:rsid w:val="00BE4C04"/>
    <w:rsid w:val="00BE4DE6"/>
    <w:rsid w:val="00BE4FCF"/>
    <w:rsid w:val="00BE67A4"/>
    <w:rsid w:val="00BE74E1"/>
    <w:rsid w:val="00BF05A1"/>
    <w:rsid w:val="00BF05B3"/>
    <w:rsid w:val="00BF0967"/>
    <w:rsid w:val="00BF109C"/>
    <w:rsid w:val="00BF1B7F"/>
    <w:rsid w:val="00BF26F8"/>
    <w:rsid w:val="00BF2938"/>
    <w:rsid w:val="00BF2ADB"/>
    <w:rsid w:val="00BF3273"/>
    <w:rsid w:val="00BF37FF"/>
    <w:rsid w:val="00BF39DA"/>
    <w:rsid w:val="00BF3FA4"/>
    <w:rsid w:val="00BF417E"/>
    <w:rsid w:val="00BF4299"/>
    <w:rsid w:val="00BF4709"/>
    <w:rsid w:val="00BF4844"/>
    <w:rsid w:val="00BF48F0"/>
    <w:rsid w:val="00BF5780"/>
    <w:rsid w:val="00BF5A12"/>
    <w:rsid w:val="00BF5B95"/>
    <w:rsid w:val="00BF5DBD"/>
    <w:rsid w:val="00BF60AC"/>
    <w:rsid w:val="00BF6D88"/>
    <w:rsid w:val="00BF6DCA"/>
    <w:rsid w:val="00BF6EAF"/>
    <w:rsid w:val="00BF6FB5"/>
    <w:rsid w:val="00BF6FD2"/>
    <w:rsid w:val="00BF70B4"/>
    <w:rsid w:val="00BF7100"/>
    <w:rsid w:val="00BF728F"/>
    <w:rsid w:val="00BF76C8"/>
    <w:rsid w:val="00BF7E29"/>
    <w:rsid w:val="00C0019D"/>
    <w:rsid w:val="00C0031B"/>
    <w:rsid w:val="00C00335"/>
    <w:rsid w:val="00C0085A"/>
    <w:rsid w:val="00C00C60"/>
    <w:rsid w:val="00C0108B"/>
    <w:rsid w:val="00C010A1"/>
    <w:rsid w:val="00C014F9"/>
    <w:rsid w:val="00C0244B"/>
    <w:rsid w:val="00C028BE"/>
    <w:rsid w:val="00C02B39"/>
    <w:rsid w:val="00C02D61"/>
    <w:rsid w:val="00C02F0A"/>
    <w:rsid w:val="00C03421"/>
    <w:rsid w:val="00C03595"/>
    <w:rsid w:val="00C03637"/>
    <w:rsid w:val="00C03919"/>
    <w:rsid w:val="00C03B24"/>
    <w:rsid w:val="00C03B60"/>
    <w:rsid w:val="00C03E0C"/>
    <w:rsid w:val="00C03E4D"/>
    <w:rsid w:val="00C03FA0"/>
    <w:rsid w:val="00C04220"/>
    <w:rsid w:val="00C048FC"/>
    <w:rsid w:val="00C04917"/>
    <w:rsid w:val="00C05912"/>
    <w:rsid w:val="00C05D0D"/>
    <w:rsid w:val="00C06B07"/>
    <w:rsid w:val="00C06B8E"/>
    <w:rsid w:val="00C072FA"/>
    <w:rsid w:val="00C074AC"/>
    <w:rsid w:val="00C07E59"/>
    <w:rsid w:val="00C07FC3"/>
    <w:rsid w:val="00C10054"/>
    <w:rsid w:val="00C103B7"/>
    <w:rsid w:val="00C10954"/>
    <w:rsid w:val="00C10E35"/>
    <w:rsid w:val="00C11107"/>
    <w:rsid w:val="00C1129C"/>
    <w:rsid w:val="00C117BB"/>
    <w:rsid w:val="00C1185D"/>
    <w:rsid w:val="00C11A2C"/>
    <w:rsid w:val="00C11B3F"/>
    <w:rsid w:val="00C11BD0"/>
    <w:rsid w:val="00C11C42"/>
    <w:rsid w:val="00C11CE7"/>
    <w:rsid w:val="00C11ED4"/>
    <w:rsid w:val="00C12002"/>
    <w:rsid w:val="00C1293E"/>
    <w:rsid w:val="00C12C35"/>
    <w:rsid w:val="00C130CA"/>
    <w:rsid w:val="00C133FC"/>
    <w:rsid w:val="00C134B1"/>
    <w:rsid w:val="00C137F3"/>
    <w:rsid w:val="00C14012"/>
    <w:rsid w:val="00C146E2"/>
    <w:rsid w:val="00C14BE2"/>
    <w:rsid w:val="00C1511F"/>
    <w:rsid w:val="00C15942"/>
    <w:rsid w:val="00C15946"/>
    <w:rsid w:val="00C15B21"/>
    <w:rsid w:val="00C15FF8"/>
    <w:rsid w:val="00C16116"/>
    <w:rsid w:val="00C1627C"/>
    <w:rsid w:val="00C164F2"/>
    <w:rsid w:val="00C16D41"/>
    <w:rsid w:val="00C16D99"/>
    <w:rsid w:val="00C2025A"/>
    <w:rsid w:val="00C205C7"/>
    <w:rsid w:val="00C20725"/>
    <w:rsid w:val="00C20D1B"/>
    <w:rsid w:val="00C20FAD"/>
    <w:rsid w:val="00C20FB0"/>
    <w:rsid w:val="00C2190D"/>
    <w:rsid w:val="00C21DE5"/>
    <w:rsid w:val="00C2225C"/>
    <w:rsid w:val="00C225FF"/>
    <w:rsid w:val="00C22774"/>
    <w:rsid w:val="00C22AC6"/>
    <w:rsid w:val="00C22B62"/>
    <w:rsid w:val="00C22E83"/>
    <w:rsid w:val="00C22FF2"/>
    <w:rsid w:val="00C232A6"/>
    <w:rsid w:val="00C23404"/>
    <w:rsid w:val="00C23533"/>
    <w:rsid w:val="00C2389D"/>
    <w:rsid w:val="00C23DAB"/>
    <w:rsid w:val="00C246B5"/>
    <w:rsid w:val="00C25095"/>
    <w:rsid w:val="00C254C9"/>
    <w:rsid w:val="00C2575C"/>
    <w:rsid w:val="00C258E8"/>
    <w:rsid w:val="00C25D60"/>
    <w:rsid w:val="00C25DA1"/>
    <w:rsid w:val="00C25E3A"/>
    <w:rsid w:val="00C25E78"/>
    <w:rsid w:val="00C2647F"/>
    <w:rsid w:val="00C264A6"/>
    <w:rsid w:val="00C26AAE"/>
    <w:rsid w:val="00C26D07"/>
    <w:rsid w:val="00C27416"/>
    <w:rsid w:val="00C2791B"/>
    <w:rsid w:val="00C27BCD"/>
    <w:rsid w:val="00C300DA"/>
    <w:rsid w:val="00C30274"/>
    <w:rsid w:val="00C30566"/>
    <w:rsid w:val="00C30853"/>
    <w:rsid w:val="00C308D4"/>
    <w:rsid w:val="00C310CB"/>
    <w:rsid w:val="00C31584"/>
    <w:rsid w:val="00C31A07"/>
    <w:rsid w:val="00C31DE9"/>
    <w:rsid w:val="00C32818"/>
    <w:rsid w:val="00C33074"/>
    <w:rsid w:val="00C33351"/>
    <w:rsid w:val="00C33636"/>
    <w:rsid w:val="00C336A1"/>
    <w:rsid w:val="00C33A43"/>
    <w:rsid w:val="00C341BD"/>
    <w:rsid w:val="00C3424A"/>
    <w:rsid w:val="00C3432B"/>
    <w:rsid w:val="00C34411"/>
    <w:rsid w:val="00C34646"/>
    <w:rsid w:val="00C34E85"/>
    <w:rsid w:val="00C34E91"/>
    <w:rsid w:val="00C34F1C"/>
    <w:rsid w:val="00C35097"/>
    <w:rsid w:val="00C35365"/>
    <w:rsid w:val="00C355AF"/>
    <w:rsid w:val="00C35A2A"/>
    <w:rsid w:val="00C361BB"/>
    <w:rsid w:val="00C3686A"/>
    <w:rsid w:val="00C36AF8"/>
    <w:rsid w:val="00C373FC"/>
    <w:rsid w:val="00C37622"/>
    <w:rsid w:val="00C37E0F"/>
    <w:rsid w:val="00C37F3A"/>
    <w:rsid w:val="00C37FCE"/>
    <w:rsid w:val="00C4001B"/>
    <w:rsid w:val="00C40735"/>
    <w:rsid w:val="00C409C1"/>
    <w:rsid w:val="00C40AA7"/>
    <w:rsid w:val="00C40E93"/>
    <w:rsid w:val="00C41037"/>
    <w:rsid w:val="00C41462"/>
    <w:rsid w:val="00C415FD"/>
    <w:rsid w:val="00C41FEA"/>
    <w:rsid w:val="00C4224B"/>
    <w:rsid w:val="00C42509"/>
    <w:rsid w:val="00C42716"/>
    <w:rsid w:val="00C429AF"/>
    <w:rsid w:val="00C42A84"/>
    <w:rsid w:val="00C42AD7"/>
    <w:rsid w:val="00C4354A"/>
    <w:rsid w:val="00C4405B"/>
    <w:rsid w:val="00C440AC"/>
    <w:rsid w:val="00C446AA"/>
    <w:rsid w:val="00C44ECE"/>
    <w:rsid w:val="00C44FA4"/>
    <w:rsid w:val="00C4504F"/>
    <w:rsid w:val="00C450A0"/>
    <w:rsid w:val="00C454FD"/>
    <w:rsid w:val="00C45520"/>
    <w:rsid w:val="00C458DF"/>
    <w:rsid w:val="00C45A04"/>
    <w:rsid w:val="00C45F9A"/>
    <w:rsid w:val="00C46202"/>
    <w:rsid w:val="00C46364"/>
    <w:rsid w:val="00C465D9"/>
    <w:rsid w:val="00C466A4"/>
    <w:rsid w:val="00C46A2A"/>
    <w:rsid w:val="00C46C46"/>
    <w:rsid w:val="00C46DB5"/>
    <w:rsid w:val="00C470CD"/>
    <w:rsid w:val="00C47108"/>
    <w:rsid w:val="00C474C2"/>
    <w:rsid w:val="00C47665"/>
    <w:rsid w:val="00C4799B"/>
    <w:rsid w:val="00C50422"/>
    <w:rsid w:val="00C50435"/>
    <w:rsid w:val="00C50A0D"/>
    <w:rsid w:val="00C50BB8"/>
    <w:rsid w:val="00C50E54"/>
    <w:rsid w:val="00C51233"/>
    <w:rsid w:val="00C51706"/>
    <w:rsid w:val="00C51726"/>
    <w:rsid w:val="00C51849"/>
    <w:rsid w:val="00C51A03"/>
    <w:rsid w:val="00C51D1C"/>
    <w:rsid w:val="00C51F82"/>
    <w:rsid w:val="00C521F4"/>
    <w:rsid w:val="00C53052"/>
    <w:rsid w:val="00C533E9"/>
    <w:rsid w:val="00C53C34"/>
    <w:rsid w:val="00C53D75"/>
    <w:rsid w:val="00C53EEA"/>
    <w:rsid w:val="00C543F4"/>
    <w:rsid w:val="00C5448C"/>
    <w:rsid w:val="00C54654"/>
    <w:rsid w:val="00C54A16"/>
    <w:rsid w:val="00C54D82"/>
    <w:rsid w:val="00C55330"/>
    <w:rsid w:val="00C55D2C"/>
    <w:rsid w:val="00C56000"/>
    <w:rsid w:val="00C56365"/>
    <w:rsid w:val="00C565C4"/>
    <w:rsid w:val="00C56B40"/>
    <w:rsid w:val="00C56D7A"/>
    <w:rsid w:val="00C570BF"/>
    <w:rsid w:val="00C57EEA"/>
    <w:rsid w:val="00C600EB"/>
    <w:rsid w:val="00C60215"/>
    <w:rsid w:val="00C60488"/>
    <w:rsid w:val="00C60EF3"/>
    <w:rsid w:val="00C61222"/>
    <w:rsid w:val="00C61491"/>
    <w:rsid w:val="00C61607"/>
    <w:rsid w:val="00C61677"/>
    <w:rsid w:val="00C61692"/>
    <w:rsid w:val="00C61A70"/>
    <w:rsid w:val="00C61B3D"/>
    <w:rsid w:val="00C61CEF"/>
    <w:rsid w:val="00C61EE0"/>
    <w:rsid w:val="00C620FD"/>
    <w:rsid w:val="00C624D5"/>
    <w:rsid w:val="00C62BE9"/>
    <w:rsid w:val="00C62D9C"/>
    <w:rsid w:val="00C62F08"/>
    <w:rsid w:val="00C62FB3"/>
    <w:rsid w:val="00C637FD"/>
    <w:rsid w:val="00C63984"/>
    <w:rsid w:val="00C641B0"/>
    <w:rsid w:val="00C644A6"/>
    <w:rsid w:val="00C64634"/>
    <w:rsid w:val="00C646F2"/>
    <w:rsid w:val="00C6477B"/>
    <w:rsid w:val="00C6484C"/>
    <w:rsid w:val="00C64B77"/>
    <w:rsid w:val="00C64C3F"/>
    <w:rsid w:val="00C65048"/>
    <w:rsid w:val="00C6523F"/>
    <w:rsid w:val="00C65618"/>
    <w:rsid w:val="00C65722"/>
    <w:rsid w:val="00C657A3"/>
    <w:rsid w:val="00C65932"/>
    <w:rsid w:val="00C6599B"/>
    <w:rsid w:val="00C65AF5"/>
    <w:rsid w:val="00C65BDF"/>
    <w:rsid w:val="00C66140"/>
    <w:rsid w:val="00C6698F"/>
    <w:rsid w:val="00C66E7B"/>
    <w:rsid w:val="00C670B7"/>
    <w:rsid w:val="00C67302"/>
    <w:rsid w:val="00C67580"/>
    <w:rsid w:val="00C6775A"/>
    <w:rsid w:val="00C6793A"/>
    <w:rsid w:val="00C67971"/>
    <w:rsid w:val="00C6798E"/>
    <w:rsid w:val="00C67A28"/>
    <w:rsid w:val="00C67B2F"/>
    <w:rsid w:val="00C67C0F"/>
    <w:rsid w:val="00C70972"/>
    <w:rsid w:val="00C71153"/>
    <w:rsid w:val="00C718F6"/>
    <w:rsid w:val="00C7195D"/>
    <w:rsid w:val="00C71A47"/>
    <w:rsid w:val="00C71A81"/>
    <w:rsid w:val="00C71DE3"/>
    <w:rsid w:val="00C71FF8"/>
    <w:rsid w:val="00C724DB"/>
    <w:rsid w:val="00C72CA3"/>
    <w:rsid w:val="00C73833"/>
    <w:rsid w:val="00C738C3"/>
    <w:rsid w:val="00C7399F"/>
    <w:rsid w:val="00C73A29"/>
    <w:rsid w:val="00C73D97"/>
    <w:rsid w:val="00C73EF8"/>
    <w:rsid w:val="00C7424A"/>
    <w:rsid w:val="00C754FA"/>
    <w:rsid w:val="00C755DF"/>
    <w:rsid w:val="00C75992"/>
    <w:rsid w:val="00C75C2A"/>
    <w:rsid w:val="00C75D3C"/>
    <w:rsid w:val="00C76052"/>
    <w:rsid w:val="00C762D5"/>
    <w:rsid w:val="00C7653E"/>
    <w:rsid w:val="00C768FF"/>
    <w:rsid w:val="00C76A5A"/>
    <w:rsid w:val="00C76F7B"/>
    <w:rsid w:val="00C7705B"/>
    <w:rsid w:val="00C7755A"/>
    <w:rsid w:val="00C779DB"/>
    <w:rsid w:val="00C77C90"/>
    <w:rsid w:val="00C77D67"/>
    <w:rsid w:val="00C802FB"/>
    <w:rsid w:val="00C805F6"/>
    <w:rsid w:val="00C80726"/>
    <w:rsid w:val="00C80B18"/>
    <w:rsid w:val="00C80C18"/>
    <w:rsid w:val="00C80E1A"/>
    <w:rsid w:val="00C80F28"/>
    <w:rsid w:val="00C8144C"/>
    <w:rsid w:val="00C81627"/>
    <w:rsid w:val="00C81C13"/>
    <w:rsid w:val="00C8257D"/>
    <w:rsid w:val="00C82ADE"/>
    <w:rsid w:val="00C82C97"/>
    <w:rsid w:val="00C82E0A"/>
    <w:rsid w:val="00C8311D"/>
    <w:rsid w:val="00C83129"/>
    <w:rsid w:val="00C83896"/>
    <w:rsid w:val="00C839CC"/>
    <w:rsid w:val="00C83BEF"/>
    <w:rsid w:val="00C84130"/>
    <w:rsid w:val="00C841A7"/>
    <w:rsid w:val="00C8460B"/>
    <w:rsid w:val="00C84684"/>
    <w:rsid w:val="00C84936"/>
    <w:rsid w:val="00C84998"/>
    <w:rsid w:val="00C849A8"/>
    <w:rsid w:val="00C85012"/>
    <w:rsid w:val="00C856D3"/>
    <w:rsid w:val="00C85E13"/>
    <w:rsid w:val="00C85E16"/>
    <w:rsid w:val="00C86686"/>
    <w:rsid w:val="00C86D43"/>
    <w:rsid w:val="00C87008"/>
    <w:rsid w:val="00C8735D"/>
    <w:rsid w:val="00C87AC4"/>
    <w:rsid w:val="00C90042"/>
    <w:rsid w:val="00C9072D"/>
    <w:rsid w:val="00C908B9"/>
    <w:rsid w:val="00C90B31"/>
    <w:rsid w:val="00C90C0B"/>
    <w:rsid w:val="00C91568"/>
    <w:rsid w:val="00C916A0"/>
    <w:rsid w:val="00C91C77"/>
    <w:rsid w:val="00C91CD9"/>
    <w:rsid w:val="00C920B9"/>
    <w:rsid w:val="00C92297"/>
    <w:rsid w:val="00C9240C"/>
    <w:rsid w:val="00C926C9"/>
    <w:rsid w:val="00C9280E"/>
    <w:rsid w:val="00C92974"/>
    <w:rsid w:val="00C92BDB"/>
    <w:rsid w:val="00C92D97"/>
    <w:rsid w:val="00C92FFB"/>
    <w:rsid w:val="00C930A3"/>
    <w:rsid w:val="00C93891"/>
    <w:rsid w:val="00C9403E"/>
    <w:rsid w:val="00C94056"/>
    <w:rsid w:val="00C9442A"/>
    <w:rsid w:val="00C950DE"/>
    <w:rsid w:val="00C95278"/>
    <w:rsid w:val="00C9551C"/>
    <w:rsid w:val="00C956AF"/>
    <w:rsid w:val="00C95724"/>
    <w:rsid w:val="00C957CE"/>
    <w:rsid w:val="00C95AD3"/>
    <w:rsid w:val="00C96159"/>
    <w:rsid w:val="00C963D8"/>
    <w:rsid w:val="00C96961"/>
    <w:rsid w:val="00C96C7A"/>
    <w:rsid w:val="00C96D4F"/>
    <w:rsid w:val="00C96E4F"/>
    <w:rsid w:val="00C96E8A"/>
    <w:rsid w:val="00C978E1"/>
    <w:rsid w:val="00C97A5B"/>
    <w:rsid w:val="00CA0910"/>
    <w:rsid w:val="00CA0984"/>
    <w:rsid w:val="00CA1554"/>
    <w:rsid w:val="00CA1933"/>
    <w:rsid w:val="00CA1ACE"/>
    <w:rsid w:val="00CA1BDB"/>
    <w:rsid w:val="00CA1C9F"/>
    <w:rsid w:val="00CA1FB7"/>
    <w:rsid w:val="00CA22F8"/>
    <w:rsid w:val="00CA2773"/>
    <w:rsid w:val="00CA2793"/>
    <w:rsid w:val="00CA2971"/>
    <w:rsid w:val="00CA3027"/>
    <w:rsid w:val="00CA5753"/>
    <w:rsid w:val="00CA5A70"/>
    <w:rsid w:val="00CA60E3"/>
    <w:rsid w:val="00CA6233"/>
    <w:rsid w:val="00CA640F"/>
    <w:rsid w:val="00CA6780"/>
    <w:rsid w:val="00CA6983"/>
    <w:rsid w:val="00CA72F7"/>
    <w:rsid w:val="00CA75B2"/>
    <w:rsid w:val="00CA7A05"/>
    <w:rsid w:val="00CA7EEC"/>
    <w:rsid w:val="00CB00B2"/>
    <w:rsid w:val="00CB01D2"/>
    <w:rsid w:val="00CB0232"/>
    <w:rsid w:val="00CB02D3"/>
    <w:rsid w:val="00CB02FE"/>
    <w:rsid w:val="00CB0363"/>
    <w:rsid w:val="00CB0452"/>
    <w:rsid w:val="00CB07C6"/>
    <w:rsid w:val="00CB0947"/>
    <w:rsid w:val="00CB0A2D"/>
    <w:rsid w:val="00CB0FE3"/>
    <w:rsid w:val="00CB1297"/>
    <w:rsid w:val="00CB1ADD"/>
    <w:rsid w:val="00CB1E06"/>
    <w:rsid w:val="00CB2056"/>
    <w:rsid w:val="00CB21E4"/>
    <w:rsid w:val="00CB25AC"/>
    <w:rsid w:val="00CB272A"/>
    <w:rsid w:val="00CB28D9"/>
    <w:rsid w:val="00CB2908"/>
    <w:rsid w:val="00CB2A72"/>
    <w:rsid w:val="00CB2ACE"/>
    <w:rsid w:val="00CB30F3"/>
    <w:rsid w:val="00CB353E"/>
    <w:rsid w:val="00CB360C"/>
    <w:rsid w:val="00CB36B7"/>
    <w:rsid w:val="00CB386E"/>
    <w:rsid w:val="00CB39E1"/>
    <w:rsid w:val="00CB3B0F"/>
    <w:rsid w:val="00CB3B72"/>
    <w:rsid w:val="00CB3C55"/>
    <w:rsid w:val="00CB433D"/>
    <w:rsid w:val="00CB43D6"/>
    <w:rsid w:val="00CB44E5"/>
    <w:rsid w:val="00CB484D"/>
    <w:rsid w:val="00CB4857"/>
    <w:rsid w:val="00CB4A75"/>
    <w:rsid w:val="00CB4C7D"/>
    <w:rsid w:val="00CB4F85"/>
    <w:rsid w:val="00CB535A"/>
    <w:rsid w:val="00CB5655"/>
    <w:rsid w:val="00CB5EA2"/>
    <w:rsid w:val="00CB5F0F"/>
    <w:rsid w:val="00CB67C3"/>
    <w:rsid w:val="00CB6876"/>
    <w:rsid w:val="00CB69D2"/>
    <w:rsid w:val="00CB6AAD"/>
    <w:rsid w:val="00CB6DA0"/>
    <w:rsid w:val="00CB6EB0"/>
    <w:rsid w:val="00CB7565"/>
    <w:rsid w:val="00CB79EA"/>
    <w:rsid w:val="00CB7F1C"/>
    <w:rsid w:val="00CC0095"/>
    <w:rsid w:val="00CC00B2"/>
    <w:rsid w:val="00CC0876"/>
    <w:rsid w:val="00CC0D29"/>
    <w:rsid w:val="00CC0F69"/>
    <w:rsid w:val="00CC14AE"/>
    <w:rsid w:val="00CC19DF"/>
    <w:rsid w:val="00CC1B74"/>
    <w:rsid w:val="00CC239D"/>
    <w:rsid w:val="00CC242B"/>
    <w:rsid w:val="00CC24F4"/>
    <w:rsid w:val="00CC253D"/>
    <w:rsid w:val="00CC2796"/>
    <w:rsid w:val="00CC2961"/>
    <w:rsid w:val="00CC2A29"/>
    <w:rsid w:val="00CC31B4"/>
    <w:rsid w:val="00CC3484"/>
    <w:rsid w:val="00CC3E17"/>
    <w:rsid w:val="00CC3FB4"/>
    <w:rsid w:val="00CC4008"/>
    <w:rsid w:val="00CC43DE"/>
    <w:rsid w:val="00CC4663"/>
    <w:rsid w:val="00CC499A"/>
    <w:rsid w:val="00CC4FDC"/>
    <w:rsid w:val="00CC52A6"/>
    <w:rsid w:val="00CC5341"/>
    <w:rsid w:val="00CC5841"/>
    <w:rsid w:val="00CC5A5B"/>
    <w:rsid w:val="00CC5C80"/>
    <w:rsid w:val="00CC5E31"/>
    <w:rsid w:val="00CC6460"/>
    <w:rsid w:val="00CC6711"/>
    <w:rsid w:val="00CC6B0A"/>
    <w:rsid w:val="00CC70A7"/>
    <w:rsid w:val="00CC73F5"/>
    <w:rsid w:val="00CC7553"/>
    <w:rsid w:val="00CC7874"/>
    <w:rsid w:val="00CC78B0"/>
    <w:rsid w:val="00CC7D22"/>
    <w:rsid w:val="00CD0340"/>
    <w:rsid w:val="00CD1B2F"/>
    <w:rsid w:val="00CD1C1D"/>
    <w:rsid w:val="00CD1E5A"/>
    <w:rsid w:val="00CD23FA"/>
    <w:rsid w:val="00CD24A4"/>
    <w:rsid w:val="00CD2911"/>
    <w:rsid w:val="00CD2AE0"/>
    <w:rsid w:val="00CD2F57"/>
    <w:rsid w:val="00CD30F5"/>
    <w:rsid w:val="00CD38B9"/>
    <w:rsid w:val="00CD4029"/>
    <w:rsid w:val="00CD4283"/>
    <w:rsid w:val="00CD4987"/>
    <w:rsid w:val="00CD4A3F"/>
    <w:rsid w:val="00CD4BB1"/>
    <w:rsid w:val="00CD556E"/>
    <w:rsid w:val="00CD5FDD"/>
    <w:rsid w:val="00CD6162"/>
    <w:rsid w:val="00CD6329"/>
    <w:rsid w:val="00CD6AFE"/>
    <w:rsid w:val="00CD6B58"/>
    <w:rsid w:val="00CD76CA"/>
    <w:rsid w:val="00CD79E7"/>
    <w:rsid w:val="00CD79F4"/>
    <w:rsid w:val="00CD7A58"/>
    <w:rsid w:val="00CD7CB9"/>
    <w:rsid w:val="00CE009A"/>
    <w:rsid w:val="00CE03A1"/>
    <w:rsid w:val="00CE0AA8"/>
    <w:rsid w:val="00CE1D38"/>
    <w:rsid w:val="00CE24D0"/>
    <w:rsid w:val="00CE2C93"/>
    <w:rsid w:val="00CE2D7E"/>
    <w:rsid w:val="00CE2F05"/>
    <w:rsid w:val="00CE2F72"/>
    <w:rsid w:val="00CE2FF6"/>
    <w:rsid w:val="00CE3144"/>
    <w:rsid w:val="00CE340B"/>
    <w:rsid w:val="00CE4278"/>
    <w:rsid w:val="00CE48FE"/>
    <w:rsid w:val="00CE4A01"/>
    <w:rsid w:val="00CE4DDC"/>
    <w:rsid w:val="00CE54D7"/>
    <w:rsid w:val="00CE5722"/>
    <w:rsid w:val="00CE57BC"/>
    <w:rsid w:val="00CE5BF3"/>
    <w:rsid w:val="00CE5E4A"/>
    <w:rsid w:val="00CE5EF8"/>
    <w:rsid w:val="00CE5F88"/>
    <w:rsid w:val="00CE5FE2"/>
    <w:rsid w:val="00CE60F9"/>
    <w:rsid w:val="00CE6175"/>
    <w:rsid w:val="00CE6200"/>
    <w:rsid w:val="00CE6406"/>
    <w:rsid w:val="00CE6522"/>
    <w:rsid w:val="00CE6B98"/>
    <w:rsid w:val="00CE6BB5"/>
    <w:rsid w:val="00CE6F25"/>
    <w:rsid w:val="00CE7083"/>
    <w:rsid w:val="00CE71B1"/>
    <w:rsid w:val="00CE7240"/>
    <w:rsid w:val="00CE7A23"/>
    <w:rsid w:val="00CF0276"/>
    <w:rsid w:val="00CF028B"/>
    <w:rsid w:val="00CF07B4"/>
    <w:rsid w:val="00CF0A06"/>
    <w:rsid w:val="00CF0E8B"/>
    <w:rsid w:val="00CF1022"/>
    <w:rsid w:val="00CF114E"/>
    <w:rsid w:val="00CF11CF"/>
    <w:rsid w:val="00CF13E6"/>
    <w:rsid w:val="00CF1C9B"/>
    <w:rsid w:val="00CF205F"/>
    <w:rsid w:val="00CF2269"/>
    <w:rsid w:val="00CF2C66"/>
    <w:rsid w:val="00CF2E90"/>
    <w:rsid w:val="00CF374B"/>
    <w:rsid w:val="00CF38BE"/>
    <w:rsid w:val="00CF3A95"/>
    <w:rsid w:val="00CF3EE2"/>
    <w:rsid w:val="00CF4049"/>
    <w:rsid w:val="00CF4106"/>
    <w:rsid w:val="00CF452A"/>
    <w:rsid w:val="00CF4B7B"/>
    <w:rsid w:val="00CF5209"/>
    <w:rsid w:val="00CF55EF"/>
    <w:rsid w:val="00CF5BC1"/>
    <w:rsid w:val="00CF5C6C"/>
    <w:rsid w:val="00CF5E3A"/>
    <w:rsid w:val="00CF5ED4"/>
    <w:rsid w:val="00CF5F77"/>
    <w:rsid w:val="00CF6172"/>
    <w:rsid w:val="00CF63A1"/>
    <w:rsid w:val="00CF6944"/>
    <w:rsid w:val="00CF6E3A"/>
    <w:rsid w:val="00CF73DD"/>
    <w:rsid w:val="00CF762B"/>
    <w:rsid w:val="00CF7D8D"/>
    <w:rsid w:val="00D0039D"/>
    <w:rsid w:val="00D003A8"/>
    <w:rsid w:val="00D0041C"/>
    <w:rsid w:val="00D00814"/>
    <w:rsid w:val="00D01506"/>
    <w:rsid w:val="00D01575"/>
    <w:rsid w:val="00D0160E"/>
    <w:rsid w:val="00D01F67"/>
    <w:rsid w:val="00D027AB"/>
    <w:rsid w:val="00D03205"/>
    <w:rsid w:val="00D03B78"/>
    <w:rsid w:val="00D03E3D"/>
    <w:rsid w:val="00D03EFC"/>
    <w:rsid w:val="00D041F1"/>
    <w:rsid w:val="00D042AD"/>
    <w:rsid w:val="00D04B35"/>
    <w:rsid w:val="00D04BD7"/>
    <w:rsid w:val="00D04D56"/>
    <w:rsid w:val="00D05848"/>
    <w:rsid w:val="00D05F5D"/>
    <w:rsid w:val="00D06033"/>
    <w:rsid w:val="00D06236"/>
    <w:rsid w:val="00D062D9"/>
    <w:rsid w:val="00D0655E"/>
    <w:rsid w:val="00D06857"/>
    <w:rsid w:val="00D0691F"/>
    <w:rsid w:val="00D07C61"/>
    <w:rsid w:val="00D07FBE"/>
    <w:rsid w:val="00D1077A"/>
    <w:rsid w:val="00D107E9"/>
    <w:rsid w:val="00D10B80"/>
    <w:rsid w:val="00D10C3E"/>
    <w:rsid w:val="00D10D56"/>
    <w:rsid w:val="00D10DCE"/>
    <w:rsid w:val="00D12033"/>
    <w:rsid w:val="00D12178"/>
    <w:rsid w:val="00D12528"/>
    <w:rsid w:val="00D12878"/>
    <w:rsid w:val="00D1298C"/>
    <w:rsid w:val="00D13413"/>
    <w:rsid w:val="00D13AF4"/>
    <w:rsid w:val="00D13DB7"/>
    <w:rsid w:val="00D13F2B"/>
    <w:rsid w:val="00D13F70"/>
    <w:rsid w:val="00D13F82"/>
    <w:rsid w:val="00D14575"/>
    <w:rsid w:val="00D14597"/>
    <w:rsid w:val="00D14A13"/>
    <w:rsid w:val="00D14FB4"/>
    <w:rsid w:val="00D15010"/>
    <w:rsid w:val="00D15573"/>
    <w:rsid w:val="00D15663"/>
    <w:rsid w:val="00D157AE"/>
    <w:rsid w:val="00D15E12"/>
    <w:rsid w:val="00D160B4"/>
    <w:rsid w:val="00D160C7"/>
    <w:rsid w:val="00D16A73"/>
    <w:rsid w:val="00D176C9"/>
    <w:rsid w:val="00D176DF"/>
    <w:rsid w:val="00D17F70"/>
    <w:rsid w:val="00D201E6"/>
    <w:rsid w:val="00D20617"/>
    <w:rsid w:val="00D20B92"/>
    <w:rsid w:val="00D21224"/>
    <w:rsid w:val="00D21549"/>
    <w:rsid w:val="00D21B3C"/>
    <w:rsid w:val="00D221F2"/>
    <w:rsid w:val="00D22252"/>
    <w:rsid w:val="00D22872"/>
    <w:rsid w:val="00D22C21"/>
    <w:rsid w:val="00D22C8D"/>
    <w:rsid w:val="00D23066"/>
    <w:rsid w:val="00D233A2"/>
    <w:rsid w:val="00D243EF"/>
    <w:rsid w:val="00D2502A"/>
    <w:rsid w:val="00D251C3"/>
    <w:rsid w:val="00D25272"/>
    <w:rsid w:val="00D258F0"/>
    <w:rsid w:val="00D25E15"/>
    <w:rsid w:val="00D2604B"/>
    <w:rsid w:val="00D262AE"/>
    <w:rsid w:val="00D26899"/>
    <w:rsid w:val="00D2690E"/>
    <w:rsid w:val="00D26A42"/>
    <w:rsid w:val="00D26C52"/>
    <w:rsid w:val="00D27115"/>
    <w:rsid w:val="00D2765F"/>
    <w:rsid w:val="00D278A3"/>
    <w:rsid w:val="00D279CA"/>
    <w:rsid w:val="00D27A96"/>
    <w:rsid w:val="00D27ACC"/>
    <w:rsid w:val="00D27C3C"/>
    <w:rsid w:val="00D27F27"/>
    <w:rsid w:val="00D30031"/>
    <w:rsid w:val="00D30083"/>
    <w:rsid w:val="00D300C5"/>
    <w:rsid w:val="00D30428"/>
    <w:rsid w:val="00D3065E"/>
    <w:rsid w:val="00D306CB"/>
    <w:rsid w:val="00D306D6"/>
    <w:rsid w:val="00D30C41"/>
    <w:rsid w:val="00D30D80"/>
    <w:rsid w:val="00D30DD7"/>
    <w:rsid w:val="00D31044"/>
    <w:rsid w:val="00D3108C"/>
    <w:rsid w:val="00D315A5"/>
    <w:rsid w:val="00D318C0"/>
    <w:rsid w:val="00D31967"/>
    <w:rsid w:val="00D3196D"/>
    <w:rsid w:val="00D323A8"/>
    <w:rsid w:val="00D3324B"/>
    <w:rsid w:val="00D338AB"/>
    <w:rsid w:val="00D33A8B"/>
    <w:rsid w:val="00D33B55"/>
    <w:rsid w:val="00D33FDA"/>
    <w:rsid w:val="00D34068"/>
    <w:rsid w:val="00D341F3"/>
    <w:rsid w:val="00D3480D"/>
    <w:rsid w:val="00D348E5"/>
    <w:rsid w:val="00D3493E"/>
    <w:rsid w:val="00D34A14"/>
    <w:rsid w:val="00D34CB1"/>
    <w:rsid w:val="00D34E44"/>
    <w:rsid w:val="00D355BF"/>
    <w:rsid w:val="00D35697"/>
    <w:rsid w:val="00D35724"/>
    <w:rsid w:val="00D35F53"/>
    <w:rsid w:val="00D36088"/>
    <w:rsid w:val="00D36421"/>
    <w:rsid w:val="00D3662D"/>
    <w:rsid w:val="00D366C4"/>
    <w:rsid w:val="00D36724"/>
    <w:rsid w:val="00D36783"/>
    <w:rsid w:val="00D36E65"/>
    <w:rsid w:val="00D36F64"/>
    <w:rsid w:val="00D37396"/>
    <w:rsid w:val="00D376F2"/>
    <w:rsid w:val="00D37BB3"/>
    <w:rsid w:val="00D37C3B"/>
    <w:rsid w:val="00D37D2F"/>
    <w:rsid w:val="00D37DFC"/>
    <w:rsid w:val="00D37F3F"/>
    <w:rsid w:val="00D4069C"/>
    <w:rsid w:val="00D406ED"/>
    <w:rsid w:val="00D411E4"/>
    <w:rsid w:val="00D419DA"/>
    <w:rsid w:val="00D41EA3"/>
    <w:rsid w:val="00D4219C"/>
    <w:rsid w:val="00D4234B"/>
    <w:rsid w:val="00D428BF"/>
    <w:rsid w:val="00D430DD"/>
    <w:rsid w:val="00D436F9"/>
    <w:rsid w:val="00D43A0C"/>
    <w:rsid w:val="00D43F90"/>
    <w:rsid w:val="00D449A6"/>
    <w:rsid w:val="00D4536E"/>
    <w:rsid w:val="00D4539E"/>
    <w:rsid w:val="00D456A4"/>
    <w:rsid w:val="00D45A9F"/>
    <w:rsid w:val="00D45CA8"/>
    <w:rsid w:val="00D45DC0"/>
    <w:rsid w:val="00D45F2A"/>
    <w:rsid w:val="00D46087"/>
    <w:rsid w:val="00D4629F"/>
    <w:rsid w:val="00D463B0"/>
    <w:rsid w:val="00D464BF"/>
    <w:rsid w:val="00D469FC"/>
    <w:rsid w:val="00D46C14"/>
    <w:rsid w:val="00D46DF7"/>
    <w:rsid w:val="00D46E21"/>
    <w:rsid w:val="00D473FC"/>
    <w:rsid w:val="00D47F02"/>
    <w:rsid w:val="00D502DA"/>
    <w:rsid w:val="00D502EF"/>
    <w:rsid w:val="00D503E1"/>
    <w:rsid w:val="00D50482"/>
    <w:rsid w:val="00D50848"/>
    <w:rsid w:val="00D50D36"/>
    <w:rsid w:val="00D50EF5"/>
    <w:rsid w:val="00D51553"/>
    <w:rsid w:val="00D518AE"/>
    <w:rsid w:val="00D51AE9"/>
    <w:rsid w:val="00D51BDC"/>
    <w:rsid w:val="00D5238B"/>
    <w:rsid w:val="00D524E0"/>
    <w:rsid w:val="00D52B76"/>
    <w:rsid w:val="00D52C46"/>
    <w:rsid w:val="00D53276"/>
    <w:rsid w:val="00D53CE2"/>
    <w:rsid w:val="00D546CD"/>
    <w:rsid w:val="00D54A4C"/>
    <w:rsid w:val="00D54CE5"/>
    <w:rsid w:val="00D5560C"/>
    <w:rsid w:val="00D556B8"/>
    <w:rsid w:val="00D55946"/>
    <w:rsid w:val="00D55DA2"/>
    <w:rsid w:val="00D5623F"/>
    <w:rsid w:val="00D56350"/>
    <w:rsid w:val="00D56420"/>
    <w:rsid w:val="00D566FC"/>
    <w:rsid w:val="00D5675F"/>
    <w:rsid w:val="00D56B0E"/>
    <w:rsid w:val="00D571FD"/>
    <w:rsid w:val="00D573E5"/>
    <w:rsid w:val="00D5786E"/>
    <w:rsid w:val="00D57A7A"/>
    <w:rsid w:val="00D603DD"/>
    <w:rsid w:val="00D60417"/>
    <w:rsid w:val="00D60935"/>
    <w:rsid w:val="00D60E05"/>
    <w:rsid w:val="00D6169C"/>
    <w:rsid w:val="00D616F3"/>
    <w:rsid w:val="00D6184C"/>
    <w:rsid w:val="00D621BD"/>
    <w:rsid w:val="00D621CB"/>
    <w:rsid w:val="00D62BA2"/>
    <w:rsid w:val="00D6320A"/>
    <w:rsid w:val="00D6323B"/>
    <w:rsid w:val="00D632B0"/>
    <w:rsid w:val="00D637D9"/>
    <w:rsid w:val="00D63D1B"/>
    <w:rsid w:val="00D64BF1"/>
    <w:rsid w:val="00D64EFF"/>
    <w:rsid w:val="00D64F56"/>
    <w:rsid w:val="00D651E7"/>
    <w:rsid w:val="00D653BE"/>
    <w:rsid w:val="00D65B45"/>
    <w:rsid w:val="00D65BA3"/>
    <w:rsid w:val="00D65FA6"/>
    <w:rsid w:val="00D6609F"/>
    <w:rsid w:val="00D66EDB"/>
    <w:rsid w:val="00D672A2"/>
    <w:rsid w:val="00D67486"/>
    <w:rsid w:val="00D67528"/>
    <w:rsid w:val="00D67744"/>
    <w:rsid w:val="00D677D7"/>
    <w:rsid w:val="00D677F7"/>
    <w:rsid w:val="00D67E77"/>
    <w:rsid w:val="00D70241"/>
    <w:rsid w:val="00D703E7"/>
    <w:rsid w:val="00D707AD"/>
    <w:rsid w:val="00D7096E"/>
    <w:rsid w:val="00D70E45"/>
    <w:rsid w:val="00D7106A"/>
    <w:rsid w:val="00D71197"/>
    <w:rsid w:val="00D71E1B"/>
    <w:rsid w:val="00D72002"/>
    <w:rsid w:val="00D72214"/>
    <w:rsid w:val="00D726FB"/>
    <w:rsid w:val="00D72A4F"/>
    <w:rsid w:val="00D72BAA"/>
    <w:rsid w:val="00D72ED1"/>
    <w:rsid w:val="00D72F83"/>
    <w:rsid w:val="00D72FBB"/>
    <w:rsid w:val="00D73990"/>
    <w:rsid w:val="00D73A8D"/>
    <w:rsid w:val="00D73CE5"/>
    <w:rsid w:val="00D73D05"/>
    <w:rsid w:val="00D73D86"/>
    <w:rsid w:val="00D73F7C"/>
    <w:rsid w:val="00D740A1"/>
    <w:rsid w:val="00D74376"/>
    <w:rsid w:val="00D74579"/>
    <w:rsid w:val="00D748F9"/>
    <w:rsid w:val="00D74A80"/>
    <w:rsid w:val="00D74B11"/>
    <w:rsid w:val="00D74F8F"/>
    <w:rsid w:val="00D75039"/>
    <w:rsid w:val="00D75060"/>
    <w:rsid w:val="00D750A3"/>
    <w:rsid w:val="00D753B8"/>
    <w:rsid w:val="00D75486"/>
    <w:rsid w:val="00D75725"/>
    <w:rsid w:val="00D75A9D"/>
    <w:rsid w:val="00D75C71"/>
    <w:rsid w:val="00D75D43"/>
    <w:rsid w:val="00D7617B"/>
    <w:rsid w:val="00D764D7"/>
    <w:rsid w:val="00D7659F"/>
    <w:rsid w:val="00D7662D"/>
    <w:rsid w:val="00D76B4B"/>
    <w:rsid w:val="00D76B4F"/>
    <w:rsid w:val="00D76CCE"/>
    <w:rsid w:val="00D76E8E"/>
    <w:rsid w:val="00D76FDF"/>
    <w:rsid w:val="00D77266"/>
    <w:rsid w:val="00D7735B"/>
    <w:rsid w:val="00D777BB"/>
    <w:rsid w:val="00D77ABD"/>
    <w:rsid w:val="00D80239"/>
    <w:rsid w:val="00D8028E"/>
    <w:rsid w:val="00D806BD"/>
    <w:rsid w:val="00D807ED"/>
    <w:rsid w:val="00D8081C"/>
    <w:rsid w:val="00D8153A"/>
    <w:rsid w:val="00D81A89"/>
    <w:rsid w:val="00D81C3A"/>
    <w:rsid w:val="00D81EF6"/>
    <w:rsid w:val="00D82039"/>
    <w:rsid w:val="00D8203A"/>
    <w:rsid w:val="00D823C6"/>
    <w:rsid w:val="00D82474"/>
    <w:rsid w:val="00D82609"/>
    <w:rsid w:val="00D82904"/>
    <w:rsid w:val="00D83E4E"/>
    <w:rsid w:val="00D83E97"/>
    <w:rsid w:val="00D83F67"/>
    <w:rsid w:val="00D83FB5"/>
    <w:rsid w:val="00D83FE7"/>
    <w:rsid w:val="00D84006"/>
    <w:rsid w:val="00D840D6"/>
    <w:rsid w:val="00D841CD"/>
    <w:rsid w:val="00D84721"/>
    <w:rsid w:val="00D848E9"/>
    <w:rsid w:val="00D84C13"/>
    <w:rsid w:val="00D84DBC"/>
    <w:rsid w:val="00D85CF8"/>
    <w:rsid w:val="00D86124"/>
    <w:rsid w:val="00D865CE"/>
    <w:rsid w:val="00D868C8"/>
    <w:rsid w:val="00D87084"/>
    <w:rsid w:val="00D87493"/>
    <w:rsid w:val="00D87512"/>
    <w:rsid w:val="00D877A0"/>
    <w:rsid w:val="00D87A2A"/>
    <w:rsid w:val="00D87C7C"/>
    <w:rsid w:val="00D87E37"/>
    <w:rsid w:val="00D90022"/>
    <w:rsid w:val="00D90078"/>
    <w:rsid w:val="00D9014D"/>
    <w:rsid w:val="00D901C1"/>
    <w:rsid w:val="00D9026B"/>
    <w:rsid w:val="00D903B3"/>
    <w:rsid w:val="00D90507"/>
    <w:rsid w:val="00D906B7"/>
    <w:rsid w:val="00D9095F"/>
    <w:rsid w:val="00D90A44"/>
    <w:rsid w:val="00D90C08"/>
    <w:rsid w:val="00D90C60"/>
    <w:rsid w:val="00D90DBD"/>
    <w:rsid w:val="00D90EEF"/>
    <w:rsid w:val="00D91AA5"/>
    <w:rsid w:val="00D924A7"/>
    <w:rsid w:val="00D92B3C"/>
    <w:rsid w:val="00D9300A"/>
    <w:rsid w:val="00D93708"/>
    <w:rsid w:val="00D937A6"/>
    <w:rsid w:val="00D9405C"/>
    <w:rsid w:val="00D94971"/>
    <w:rsid w:val="00D94AF4"/>
    <w:rsid w:val="00D94C74"/>
    <w:rsid w:val="00D9514E"/>
    <w:rsid w:val="00D952DE"/>
    <w:rsid w:val="00D9531B"/>
    <w:rsid w:val="00D95B75"/>
    <w:rsid w:val="00D95E65"/>
    <w:rsid w:val="00D95EBB"/>
    <w:rsid w:val="00D9603F"/>
    <w:rsid w:val="00D97125"/>
    <w:rsid w:val="00D9745A"/>
    <w:rsid w:val="00D975F1"/>
    <w:rsid w:val="00D976CE"/>
    <w:rsid w:val="00DA011E"/>
    <w:rsid w:val="00DA0163"/>
    <w:rsid w:val="00DA05FA"/>
    <w:rsid w:val="00DA0AFC"/>
    <w:rsid w:val="00DA0BBE"/>
    <w:rsid w:val="00DA0E75"/>
    <w:rsid w:val="00DA1348"/>
    <w:rsid w:val="00DA13FE"/>
    <w:rsid w:val="00DA1596"/>
    <w:rsid w:val="00DA16A1"/>
    <w:rsid w:val="00DA1926"/>
    <w:rsid w:val="00DA2269"/>
    <w:rsid w:val="00DA2301"/>
    <w:rsid w:val="00DA25F3"/>
    <w:rsid w:val="00DA27FF"/>
    <w:rsid w:val="00DA2809"/>
    <w:rsid w:val="00DA2932"/>
    <w:rsid w:val="00DA2B31"/>
    <w:rsid w:val="00DA2B9D"/>
    <w:rsid w:val="00DA2E4D"/>
    <w:rsid w:val="00DA308D"/>
    <w:rsid w:val="00DA3274"/>
    <w:rsid w:val="00DA388E"/>
    <w:rsid w:val="00DA3F35"/>
    <w:rsid w:val="00DA3FE9"/>
    <w:rsid w:val="00DA4804"/>
    <w:rsid w:val="00DA4AEE"/>
    <w:rsid w:val="00DA4CA6"/>
    <w:rsid w:val="00DA66F2"/>
    <w:rsid w:val="00DA6878"/>
    <w:rsid w:val="00DA6CD5"/>
    <w:rsid w:val="00DA737A"/>
    <w:rsid w:val="00DA79CA"/>
    <w:rsid w:val="00DA7A1E"/>
    <w:rsid w:val="00DA7A69"/>
    <w:rsid w:val="00DA7BD8"/>
    <w:rsid w:val="00DB0223"/>
    <w:rsid w:val="00DB02D6"/>
    <w:rsid w:val="00DB03A8"/>
    <w:rsid w:val="00DB04EB"/>
    <w:rsid w:val="00DB04F1"/>
    <w:rsid w:val="00DB0CD8"/>
    <w:rsid w:val="00DB1BD4"/>
    <w:rsid w:val="00DB20A2"/>
    <w:rsid w:val="00DB2122"/>
    <w:rsid w:val="00DB2803"/>
    <w:rsid w:val="00DB2B76"/>
    <w:rsid w:val="00DB2C02"/>
    <w:rsid w:val="00DB330E"/>
    <w:rsid w:val="00DB358C"/>
    <w:rsid w:val="00DB4177"/>
    <w:rsid w:val="00DB4620"/>
    <w:rsid w:val="00DB4933"/>
    <w:rsid w:val="00DB49C7"/>
    <w:rsid w:val="00DB4DBE"/>
    <w:rsid w:val="00DB51FD"/>
    <w:rsid w:val="00DB52E4"/>
    <w:rsid w:val="00DB585C"/>
    <w:rsid w:val="00DB5DE9"/>
    <w:rsid w:val="00DB5F0C"/>
    <w:rsid w:val="00DB6474"/>
    <w:rsid w:val="00DB6601"/>
    <w:rsid w:val="00DB6702"/>
    <w:rsid w:val="00DB6A65"/>
    <w:rsid w:val="00DB7A2A"/>
    <w:rsid w:val="00DC0946"/>
    <w:rsid w:val="00DC0B4C"/>
    <w:rsid w:val="00DC0C81"/>
    <w:rsid w:val="00DC0F40"/>
    <w:rsid w:val="00DC1149"/>
    <w:rsid w:val="00DC1394"/>
    <w:rsid w:val="00DC1E19"/>
    <w:rsid w:val="00DC2BF3"/>
    <w:rsid w:val="00DC3051"/>
    <w:rsid w:val="00DC3DDA"/>
    <w:rsid w:val="00DC3FA5"/>
    <w:rsid w:val="00DC4106"/>
    <w:rsid w:val="00DC4140"/>
    <w:rsid w:val="00DC44D3"/>
    <w:rsid w:val="00DC4776"/>
    <w:rsid w:val="00DC4A8F"/>
    <w:rsid w:val="00DC4C1A"/>
    <w:rsid w:val="00DC4CBB"/>
    <w:rsid w:val="00DC4FC5"/>
    <w:rsid w:val="00DC53FF"/>
    <w:rsid w:val="00DC5A6E"/>
    <w:rsid w:val="00DC5E2A"/>
    <w:rsid w:val="00DC5E87"/>
    <w:rsid w:val="00DC5FC5"/>
    <w:rsid w:val="00DC6453"/>
    <w:rsid w:val="00DC6479"/>
    <w:rsid w:val="00DC64DB"/>
    <w:rsid w:val="00DC7145"/>
    <w:rsid w:val="00DC74F2"/>
    <w:rsid w:val="00DC78D3"/>
    <w:rsid w:val="00DC7C22"/>
    <w:rsid w:val="00DC7CFC"/>
    <w:rsid w:val="00DC7DBD"/>
    <w:rsid w:val="00DD0339"/>
    <w:rsid w:val="00DD059F"/>
    <w:rsid w:val="00DD0666"/>
    <w:rsid w:val="00DD070D"/>
    <w:rsid w:val="00DD07E7"/>
    <w:rsid w:val="00DD1221"/>
    <w:rsid w:val="00DD1565"/>
    <w:rsid w:val="00DD1E2F"/>
    <w:rsid w:val="00DD2405"/>
    <w:rsid w:val="00DD2B0A"/>
    <w:rsid w:val="00DD2EA9"/>
    <w:rsid w:val="00DD3349"/>
    <w:rsid w:val="00DD346D"/>
    <w:rsid w:val="00DD346E"/>
    <w:rsid w:val="00DD3C23"/>
    <w:rsid w:val="00DD3DB7"/>
    <w:rsid w:val="00DD3FEE"/>
    <w:rsid w:val="00DD49EB"/>
    <w:rsid w:val="00DD4EBA"/>
    <w:rsid w:val="00DD5422"/>
    <w:rsid w:val="00DD5934"/>
    <w:rsid w:val="00DD5C3B"/>
    <w:rsid w:val="00DD5C6E"/>
    <w:rsid w:val="00DD5CF8"/>
    <w:rsid w:val="00DD608E"/>
    <w:rsid w:val="00DD6104"/>
    <w:rsid w:val="00DD61B3"/>
    <w:rsid w:val="00DD653A"/>
    <w:rsid w:val="00DD6E6F"/>
    <w:rsid w:val="00DD6F66"/>
    <w:rsid w:val="00DD736A"/>
    <w:rsid w:val="00DD75A7"/>
    <w:rsid w:val="00DD775C"/>
    <w:rsid w:val="00DD775D"/>
    <w:rsid w:val="00DD77DC"/>
    <w:rsid w:val="00DD798D"/>
    <w:rsid w:val="00DD7F3A"/>
    <w:rsid w:val="00DD7F43"/>
    <w:rsid w:val="00DE0324"/>
    <w:rsid w:val="00DE0491"/>
    <w:rsid w:val="00DE0498"/>
    <w:rsid w:val="00DE04D2"/>
    <w:rsid w:val="00DE0B3F"/>
    <w:rsid w:val="00DE0BAE"/>
    <w:rsid w:val="00DE0D0D"/>
    <w:rsid w:val="00DE0E43"/>
    <w:rsid w:val="00DE126B"/>
    <w:rsid w:val="00DE1527"/>
    <w:rsid w:val="00DE1A7D"/>
    <w:rsid w:val="00DE1C25"/>
    <w:rsid w:val="00DE200E"/>
    <w:rsid w:val="00DE2136"/>
    <w:rsid w:val="00DE216E"/>
    <w:rsid w:val="00DE26DD"/>
    <w:rsid w:val="00DE31EB"/>
    <w:rsid w:val="00DE31EE"/>
    <w:rsid w:val="00DE392A"/>
    <w:rsid w:val="00DE3AB0"/>
    <w:rsid w:val="00DE3E4C"/>
    <w:rsid w:val="00DE405C"/>
    <w:rsid w:val="00DE464A"/>
    <w:rsid w:val="00DE4928"/>
    <w:rsid w:val="00DE52FE"/>
    <w:rsid w:val="00DE58FC"/>
    <w:rsid w:val="00DE5CB5"/>
    <w:rsid w:val="00DE5F85"/>
    <w:rsid w:val="00DE6063"/>
    <w:rsid w:val="00DE6247"/>
    <w:rsid w:val="00DE6FFE"/>
    <w:rsid w:val="00DE707B"/>
    <w:rsid w:val="00DE734F"/>
    <w:rsid w:val="00DE74C9"/>
    <w:rsid w:val="00DE7FFA"/>
    <w:rsid w:val="00DF0057"/>
    <w:rsid w:val="00DF01B6"/>
    <w:rsid w:val="00DF01CF"/>
    <w:rsid w:val="00DF047F"/>
    <w:rsid w:val="00DF0842"/>
    <w:rsid w:val="00DF08E8"/>
    <w:rsid w:val="00DF1383"/>
    <w:rsid w:val="00DF1497"/>
    <w:rsid w:val="00DF161E"/>
    <w:rsid w:val="00DF1738"/>
    <w:rsid w:val="00DF1C4A"/>
    <w:rsid w:val="00DF1F9F"/>
    <w:rsid w:val="00DF21F3"/>
    <w:rsid w:val="00DF235A"/>
    <w:rsid w:val="00DF259A"/>
    <w:rsid w:val="00DF294A"/>
    <w:rsid w:val="00DF2C4C"/>
    <w:rsid w:val="00DF34BF"/>
    <w:rsid w:val="00DF363E"/>
    <w:rsid w:val="00DF36B5"/>
    <w:rsid w:val="00DF36F2"/>
    <w:rsid w:val="00DF4AF0"/>
    <w:rsid w:val="00DF4CA1"/>
    <w:rsid w:val="00DF4CDB"/>
    <w:rsid w:val="00DF4D2F"/>
    <w:rsid w:val="00DF53EE"/>
    <w:rsid w:val="00DF57B7"/>
    <w:rsid w:val="00DF5D7E"/>
    <w:rsid w:val="00DF5EEE"/>
    <w:rsid w:val="00DF6422"/>
    <w:rsid w:val="00DF6C46"/>
    <w:rsid w:val="00DF6C6F"/>
    <w:rsid w:val="00DF7241"/>
    <w:rsid w:val="00DF75E7"/>
    <w:rsid w:val="00DF7870"/>
    <w:rsid w:val="00DF78C4"/>
    <w:rsid w:val="00E0003D"/>
    <w:rsid w:val="00E00556"/>
    <w:rsid w:val="00E008C0"/>
    <w:rsid w:val="00E00AA9"/>
    <w:rsid w:val="00E00B23"/>
    <w:rsid w:val="00E00F9B"/>
    <w:rsid w:val="00E0101B"/>
    <w:rsid w:val="00E010DD"/>
    <w:rsid w:val="00E01696"/>
    <w:rsid w:val="00E01D23"/>
    <w:rsid w:val="00E01D99"/>
    <w:rsid w:val="00E020D4"/>
    <w:rsid w:val="00E0246A"/>
    <w:rsid w:val="00E026DF"/>
    <w:rsid w:val="00E027C3"/>
    <w:rsid w:val="00E027C9"/>
    <w:rsid w:val="00E02A98"/>
    <w:rsid w:val="00E02CBD"/>
    <w:rsid w:val="00E02E8C"/>
    <w:rsid w:val="00E031F6"/>
    <w:rsid w:val="00E0324B"/>
    <w:rsid w:val="00E03982"/>
    <w:rsid w:val="00E03C42"/>
    <w:rsid w:val="00E04319"/>
    <w:rsid w:val="00E04739"/>
    <w:rsid w:val="00E04C92"/>
    <w:rsid w:val="00E0535E"/>
    <w:rsid w:val="00E05713"/>
    <w:rsid w:val="00E05C31"/>
    <w:rsid w:val="00E05DC8"/>
    <w:rsid w:val="00E05EC7"/>
    <w:rsid w:val="00E05FCC"/>
    <w:rsid w:val="00E06024"/>
    <w:rsid w:val="00E0627E"/>
    <w:rsid w:val="00E062FC"/>
    <w:rsid w:val="00E065D4"/>
    <w:rsid w:val="00E069A6"/>
    <w:rsid w:val="00E06BCE"/>
    <w:rsid w:val="00E07041"/>
    <w:rsid w:val="00E071C7"/>
    <w:rsid w:val="00E07345"/>
    <w:rsid w:val="00E0765E"/>
    <w:rsid w:val="00E0785F"/>
    <w:rsid w:val="00E07A6B"/>
    <w:rsid w:val="00E07A99"/>
    <w:rsid w:val="00E07AA2"/>
    <w:rsid w:val="00E07BD6"/>
    <w:rsid w:val="00E07C63"/>
    <w:rsid w:val="00E07D40"/>
    <w:rsid w:val="00E07F89"/>
    <w:rsid w:val="00E104F1"/>
    <w:rsid w:val="00E1054F"/>
    <w:rsid w:val="00E10DBB"/>
    <w:rsid w:val="00E10E64"/>
    <w:rsid w:val="00E11255"/>
    <w:rsid w:val="00E11567"/>
    <w:rsid w:val="00E11618"/>
    <w:rsid w:val="00E1197D"/>
    <w:rsid w:val="00E11D05"/>
    <w:rsid w:val="00E125FF"/>
    <w:rsid w:val="00E1271B"/>
    <w:rsid w:val="00E12740"/>
    <w:rsid w:val="00E127D5"/>
    <w:rsid w:val="00E12AAE"/>
    <w:rsid w:val="00E12AF6"/>
    <w:rsid w:val="00E13B0D"/>
    <w:rsid w:val="00E13D39"/>
    <w:rsid w:val="00E14143"/>
    <w:rsid w:val="00E1468E"/>
    <w:rsid w:val="00E14F00"/>
    <w:rsid w:val="00E157AE"/>
    <w:rsid w:val="00E15B00"/>
    <w:rsid w:val="00E15D93"/>
    <w:rsid w:val="00E15DE1"/>
    <w:rsid w:val="00E1607F"/>
    <w:rsid w:val="00E1623B"/>
    <w:rsid w:val="00E1628E"/>
    <w:rsid w:val="00E164D7"/>
    <w:rsid w:val="00E164F3"/>
    <w:rsid w:val="00E1682E"/>
    <w:rsid w:val="00E17344"/>
    <w:rsid w:val="00E173FA"/>
    <w:rsid w:val="00E174CA"/>
    <w:rsid w:val="00E177F4"/>
    <w:rsid w:val="00E178CF"/>
    <w:rsid w:val="00E179E1"/>
    <w:rsid w:val="00E17A30"/>
    <w:rsid w:val="00E20090"/>
    <w:rsid w:val="00E205F7"/>
    <w:rsid w:val="00E20F97"/>
    <w:rsid w:val="00E20FD1"/>
    <w:rsid w:val="00E211FA"/>
    <w:rsid w:val="00E2137C"/>
    <w:rsid w:val="00E21AC3"/>
    <w:rsid w:val="00E21D14"/>
    <w:rsid w:val="00E21EDB"/>
    <w:rsid w:val="00E222F1"/>
    <w:rsid w:val="00E2299A"/>
    <w:rsid w:val="00E22BD4"/>
    <w:rsid w:val="00E22DDC"/>
    <w:rsid w:val="00E23A36"/>
    <w:rsid w:val="00E23A3B"/>
    <w:rsid w:val="00E23FD3"/>
    <w:rsid w:val="00E2443E"/>
    <w:rsid w:val="00E24D91"/>
    <w:rsid w:val="00E2536E"/>
    <w:rsid w:val="00E256AA"/>
    <w:rsid w:val="00E257EF"/>
    <w:rsid w:val="00E25901"/>
    <w:rsid w:val="00E2602D"/>
    <w:rsid w:val="00E26443"/>
    <w:rsid w:val="00E2682E"/>
    <w:rsid w:val="00E26923"/>
    <w:rsid w:val="00E26C70"/>
    <w:rsid w:val="00E26F9F"/>
    <w:rsid w:val="00E2715D"/>
    <w:rsid w:val="00E273FB"/>
    <w:rsid w:val="00E27574"/>
    <w:rsid w:val="00E276A4"/>
    <w:rsid w:val="00E2797C"/>
    <w:rsid w:val="00E27BDE"/>
    <w:rsid w:val="00E27E3E"/>
    <w:rsid w:val="00E27F05"/>
    <w:rsid w:val="00E3005E"/>
    <w:rsid w:val="00E303B3"/>
    <w:rsid w:val="00E308AC"/>
    <w:rsid w:val="00E308CC"/>
    <w:rsid w:val="00E30E94"/>
    <w:rsid w:val="00E31433"/>
    <w:rsid w:val="00E3157B"/>
    <w:rsid w:val="00E315F2"/>
    <w:rsid w:val="00E319DB"/>
    <w:rsid w:val="00E31A92"/>
    <w:rsid w:val="00E31BBF"/>
    <w:rsid w:val="00E3276B"/>
    <w:rsid w:val="00E3278C"/>
    <w:rsid w:val="00E32CB3"/>
    <w:rsid w:val="00E32ED0"/>
    <w:rsid w:val="00E32F09"/>
    <w:rsid w:val="00E3397F"/>
    <w:rsid w:val="00E33E91"/>
    <w:rsid w:val="00E34013"/>
    <w:rsid w:val="00E341E1"/>
    <w:rsid w:val="00E3436F"/>
    <w:rsid w:val="00E34504"/>
    <w:rsid w:val="00E34560"/>
    <w:rsid w:val="00E34EE1"/>
    <w:rsid w:val="00E3533F"/>
    <w:rsid w:val="00E35588"/>
    <w:rsid w:val="00E35641"/>
    <w:rsid w:val="00E35867"/>
    <w:rsid w:val="00E35CD9"/>
    <w:rsid w:val="00E35ED8"/>
    <w:rsid w:val="00E36366"/>
    <w:rsid w:val="00E36658"/>
    <w:rsid w:val="00E36976"/>
    <w:rsid w:val="00E36D71"/>
    <w:rsid w:val="00E36D9B"/>
    <w:rsid w:val="00E37254"/>
    <w:rsid w:val="00E37507"/>
    <w:rsid w:val="00E37900"/>
    <w:rsid w:val="00E3792C"/>
    <w:rsid w:val="00E379EA"/>
    <w:rsid w:val="00E37A02"/>
    <w:rsid w:val="00E4045B"/>
    <w:rsid w:val="00E40C1D"/>
    <w:rsid w:val="00E40E94"/>
    <w:rsid w:val="00E41065"/>
    <w:rsid w:val="00E410B7"/>
    <w:rsid w:val="00E41244"/>
    <w:rsid w:val="00E416BD"/>
    <w:rsid w:val="00E41CF7"/>
    <w:rsid w:val="00E4244B"/>
    <w:rsid w:val="00E4261E"/>
    <w:rsid w:val="00E42639"/>
    <w:rsid w:val="00E42D82"/>
    <w:rsid w:val="00E42FBB"/>
    <w:rsid w:val="00E43F9C"/>
    <w:rsid w:val="00E44497"/>
    <w:rsid w:val="00E4461C"/>
    <w:rsid w:val="00E448C9"/>
    <w:rsid w:val="00E44C8A"/>
    <w:rsid w:val="00E455AE"/>
    <w:rsid w:val="00E456D5"/>
    <w:rsid w:val="00E45821"/>
    <w:rsid w:val="00E45DBA"/>
    <w:rsid w:val="00E45E10"/>
    <w:rsid w:val="00E45E86"/>
    <w:rsid w:val="00E45F34"/>
    <w:rsid w:val="00E4603C"/>
    <w:rsid w:val="00E46575"/>
    <w:rsid w:val="00E4675D"/>
    <w:rsid w:val="00E47CF4"/>
    <w:rsid w:val="00E506A8"/>
    <w:rsid w:val="00E507E9"/>
    <w:rsid w:val="00E50DE4"/>
    <w:rsid w:val="00E50F94"/>
    <w:rsid w:val="00E51117"/>
    <w:rsid w:val="00E51226"/>
    <w:rsid w:val="00E51386"/>
    <w:rsid w:val="00E5147F"/>
    <w:rsid w:val="00E51571"/>
    <w:rsid w:val="00E516D9"/>
    <w:rsid w:val="00E517E9"/>
    <w:rsid w:val="00E519E5"/>
    <w:rsid w:val="00E51E3F"/>
    <w:rsid w:val="00E51EF9"/>
    <w:rsid w:val="00E52235"/>
    <w:rsid w:val="00E52510"/>
    <w:rsid w:val="00E527DA"/>
    <w:rsid w:val="00E52B35"/>
    <w:rsid w:val="00E52B62"/>
    <w:rsid w:val="00E53FFC"/>
    <w:rsid w:val="00E54073"/>
    <w:rsid w:val="00E5494E"/>
    <w:rsid w:val="00E54983"/>
    <w:rsid w:val="00E55131"/>
    <w:rsid w:val="00E553C6"/>
    <w:rsid w:val="00E560E8"/>
    <w:rsid w:val="00E5669F"/>
    <w:rsid w:val="00E567E4"/>
    <w:rsid w:val="00E56A14"/>
    <w:rsid w:val="00E56C90"/>
    <w:rsid w:val="00E57080"/>
    <w:rsid w:val="00E57CAC"/>
    <w:rsid w:val="00E57DD7"/>
    <w:rsid w:val="00E57EEA"/>
    <w:rsid w:val="00E60271"/>
    <w:rsid w:val="00E60293"/>
    <w:rsid w:val="00E608B3"/>
    <w:rsid w:val="00E615B9"/>
    <w:rsid w:val="00E616DA"/>
    <w:rsid w:val="00E61A04"/>
    <w:rsid w:val="00E61BC2"/>
    <w:rsid w:val="00E61BE5"/>
    <w:rsid w:val="00E61E53"/>
    <w:rsid w:val="00E624DC"/>
    <w:rsid w:val="00E62614"/>
    <w:rsid w:val="00E62640"/>
    <w:rsid w:val="00E62BDF"/>
    <w:rsid w:val="00E62C03"/>
    <w:rsid w:val="00E63020"/>
    <w:rsid w:val="00E63195"/>
    <w:rsid w:val="00E6325F"/>
    <w:rsid w:val="00E63399"/>
    <w:rsid w:val="00E633BD"/>
    <w:rsid w:val="00E64871"/>
    <w:rsid w:val="00E64D2B"/>
    <w:rsid w:val="00E64D41"/>
    <w:rsid w:val="00E64E10"/>
    <w:rsid w:val="00E65431"/>
    <w:rsid w:val="00E655AF"/>
    <w:rsid w:val="00E65A31"/>
    <w:rsid w:val="00E65D36"/>
    <w:rsid w:val="00E65E61"/>
    <w:rsid w:val="00E66361"/>
    <w:rsid w:val="00E66BFB"/>
    <w:rsid w:val="00E66EDA"/>
    <w:rsid w:val="00E672BA"/>
    <w:rsid w:val="00E6795C"/>
    <w:rsid w:val="00E67E8A"/>
    <w:rsid w:val="00E67EAB"/>
    <w:rsid w:val="00E7057B"/>
    <w:rsid w:val="00E706BA"/>
    <w:rsid w:val="00E7087A"/>
    <w:rsid w:val="00E7131D"/>
    <w:rsid w:val="00E714A8"/>
    <w:rsid w:val="00E7156F"/>
    <w:rsid w:val="00E71589"/>
    <w:rsid w:val="00E729B8"/>
    <w:rsid w:val="00E72A6B"/>
    <w:rsid w:val="00E72BF7"/>
    <w:rsid w:val="00E72C43"/>
    <w:rsid w:val="00E72CD2"/>
    <w:rsid w:val="00E7352C"/>
    <w:rsid w:val="00E7378D"/>
    <w:rsid w:val="00E73843"/>
    <w:rsid w:val="00E73BA6"/>
    <w:rsid w:val="00E73E85"/>
    <w:rsid w:val="00E742F7"/>
    <w:rsid w:val="00E74509"/>
    <w:rsid w:val="00E749A5"/>
    <w:rsid w:val="00E74B08"/>
    <w:rsid w:val="00E74FE6"/>
    <w:rsid w:val="00E755EC"/>
    <w:rsid w:val="00E75887"/>
    <w:rsid w:val="00E75A1D"/>
    <w:rsid w:val="00E763E1"/>
    <w:rsid w:val="00E7644A"/>
    <w:rsid w:val="00E76E10"/>
    <w:rsid w:val="00E76E99"/>
    <w:rsid w:val="00E76F7F"/>
    <w:rsid w:val="00E775E6"/>
    <w:rsid w:val="00E7769C"/>
    <w:rsid w:val="00E77D7A"/>
    <w:rsid w:val="00E77EA5"/>
    <w:rsid w:val="00E77EEC"/>
    <w:rsid w:val="00E80ABE"/>
    <w:rsid w:val="00E80C3B"/>
    <w:rsid w:val="00E80C4E"/>
    <w:rsid w:val="00E81B08"/>
    <w:rsid w:val="00E82113"/>
    <w:rsid w:val="00E8249F"/>
    <w:rsid w:val="00E824D0"/>
    <w:rsid w:val="00E825F0"/>
    <w:rsid w:val="00E82A62"/>
    <w:rsid w:val="00E82A71"/>
    <w:rsid w:val="00E82C3A"/>
    <w:rsid w:val="00E8369D"/>
    <w:rsid w:val="00E838AF"/>
    <w:rsid w:val="00E83A6F"/>
    <w:rsid w:val="00E83E73"/>
    <w:rsid w:val="00E84C31"/>
    <w:rsid w:val="00E85707"/>
    <w:rsid w:val="00E8582C"/>
    <w:rsid w:val="00E85AE1"/>
    <w:rsid w:val="00E85B2B"/>
    <w:rsid w:val="00E85DA8"/>
    <w:rsid w:val="00E85F72"/>
    <w:rsid w:val="00E862CF"/>
    <w:rsid w:val="00E86767"/>
    <w:rsid w:val="00E8684F"/>
    <w:rsid w:val="00E86D66"/>
    <w:rsid w:val="00E86E2D"/>
    <w:rsid w:val="00E8709F"/>
    <w:rsid w:val="00E8714D"/>
    <w:rsid w:val="00E87364"/>
    <w:rsid w:val="00E87A7C"/>
    <w:rsid w:val="00E87C24"/>
    <w:rsid w:val="00E900A5"/>
    <w:rsid w:val="00E90143"/>
    <w:rsid w:val="00E9078D"/>
    <w:rsid w:val="00E90A38"/>
    <w:rsid w:val="00E90A72"/>
    <w:rsid w:val="00E9126D"/>
    <w:rsid w:val="00E91472"/>
    <w:rsid w:val="00E9159C"/>
    <w:rsid w:val="00E916E3"/>
    <w:rsid w:val="00E9173B"/>
    <w:rsid w:val="00E919F1"/>
    <w:rsid w:val="00E91A2C"/>
    <w:rsid w:val="00E91FFE"/>
    <w:rsid w:val="00E920FA"/>
    <w:rsid w:val="00E921A4"/>
    <w:rsid w:val="00E923F3"/>
    <w:rsid w:val="00E9247D"/>
    <w:rsid w:val="00E924F6"/>
    <w:rsid w:val="00E930A6"/>
    <w:rsid w:val="00E93255"/>
    <w:rsid w:val="00E93594"/>
    <w:rsid w:val="00E93947"/>
    <w:rsid w:val="00E939A4"/>
    <w:rsid w:val="00E93D6C"/>
    <w:rsid w:val="00E94083"/>
    <w:rsid w:val="00E94216"/>
    <w:rsid w:val="00E94628"/>
    <w:rsid w:val="00E94721"/>
    <w:rsid w:val="00E95167"/>
    <w:rsid w:val="00E960B2"/>
    <w:rsid w:val="00E961C6"/>
    <w:rsid w:val="00E969B8"/>
    <w:rsid w:val="00E96E24"/>
    <w:rsid w:val="00E96EA7"/>
    <w:rsid w:val="00E973CA"/>
    <w:rsid w:val="00E97635"/>
    <w:rsid w:val="00EA028C"/>
    <w:rsid w:val="00EA0C9B"/>
    <w:rsid w:val="00EA0D26"/>
    <w:rsid w:val="00EA146F"/>
    <w:rsid w:val="00EA1981"/>
    <w:rsid w:val="00EA1A11"/>
    <w:rsid w:val="00EA1D48"/>
    <w:rsid w:val="00EA1ED1"/>
    <w:rsid w:val="00EA21D0"/>
    <w:rsid w:val="00EA22AF"/>
    <w:rsid w:val="00EA22BC"/>
    <w:rsid w:val="00EA2650"/>
    <w:rsid w:val="00EA2701"/>
    <w:rsid w:val="00EA2895"/>
    <w:rsid w:val="00EA2A75"/>
    <w:rsid w:val="00EA324C"/>
    <w:rsid w:val="00EA32A1"/>
    <w:rsid w:val="00EA379E"/>
    <w:rsid w:val="00EA3971"/>
    <w:rsid w:val="00EA40AD"/>
    <w:rsid w:val="00EA41B4"/>
    <w:rsid w:val="00EA427F"/>
    <w:rsid w:val="00EA42D3"/>
    <w:rsid w:val="00EA45ED"/>
    <w:rsid w:val="00EA47D1"/>
    <w:rsid w:val="00EA4E42"/>
    <w:rsid w:val="00EA50DF"/>
    <w:rsid w:val="00EA526B"/>
    <w:rsid w:val="00EA544D"/>
    <w:rsid w:val="00EA575D"/>
    <w:rsid w:val="00EA5796"/>
    <w:rsid w:val="00EA583E"/>
    <w:rsid w:val="00EA599A"/>
    <w:rsid w:val="00EA662F"/>
    <w:rsid w:val="00EA683B"/>
    <w:rsid w:val="00EA6ABF"/>
    <w:rsid w:val="00EA6E4C"/>
    <w:rsid w:val="00EA6E7B"/>
    <w:rsid w:val="00EA71AF"/>
    <w:rsid w:val="00EA75C0"/>
    <w:rsid w:val="00EA7922"/>
    <w:rsid w:val="00EB01FD"/>
    <w:rsid w:val="00EB055C"/>
    <w:rsid w:val="00EB0608"/>
    <w:rsid w:val="00EB076B"/>
    <w:rsid w:val="00EB11C0"/>
    <w:rsid w:val="00EB1269"/>
    <w:rsid w:val="00EB15DA"/>
    <w:rsid w:val="00EB1A22"/>
    <w:rsid w:val="00EB1CCA"/>
    <w:rsid w:val="00EB1E9E"/>
    <w:rsid w:val="00EB2140"/>
    <w:rsid w:val="00EB22D5"/>
    <w:rsid w:val="00EB23FE"/>
    <w:rsid w:val="00EB24E8"/>
    <w:rsid w:val="00EB325B"/>
    <w:rsid w:val="00EB3463"/>
    <w:rsid w:val="00EB3464"/>
    <w:rsid w:val="00EB557F"/>
    <w:rsid w:val="00EB6976"/>
    <w:rsid w:val="00EB6A2F"/>
    <w:rsid w:val="00EB6B7E"/>
    <w:rsid w:val="00EB6C24"/>
    <w:rsid w:val="00EB6F2A"/>
    <w:rsid w:val="00EB72BE"/>
    <w:rsid w:val="00EB76CC"/>
    <w:rsid w:val="00EB772C"/>
    <w:rsid w:val="00EB7861"/>
    <w:rsid w:val="00EC08DE"/>
    <w:rsid w:val="00EC1304"/>
    <w:rsid w:val="00EC2370"/>
    <w:rsid w:val="00EC2433"/>
    <w:rsid w:val="00EC275B"/>
    <w:rsid w:val="00EC2FA1"/>
    <w:rsid w:val="00EC32BF"/>
    <w:rsid w:val="00EC39E1"/>
    <w:rsid w:val="00EC3DCF"/>
    <w:rsid w:val="00EC420F"/>
    <w:rsid w:val="00EC527A"/>
    <w:rsid w:val="00EC5B02"/>
    <w:rsid w:val="00EC5B16"/>
    <w:rsid w:val="00EC5C19"/>
    <w:rsid w:val="00EC654A"/>
    <w:rsid w:val="00EC6576"/>
    <w:rsid w:val="00EC6850"/>
    <w:rsid w:val="00EC6983"/>
    <w:rsid w:val="00EC6C3C"/>
    <w:rsid w:val="00EC6D9D"/>
    <w:rsid w:val="00EC7080"/>
    <w:rsid w:val="00EC7149"/>
    <w:rsid w:val="00EC73D5"/>
    <w:rsid w:val="00EC7687"/>
    <w:rsid w:val="00EC7735"/>
    <w:rsid w:val="00ED010D"/>
    <w:rsid w:val="00ED04B8"/>
    <w:rsid w:val="00ED0622"/>
    <w:rsid w:val="00ED0B75"/>
    <w:rsid w:val="00ED0EA0"/>
    <w:rsid w:val="00ED1379"/>
    <w:rsid w:val="00ED1385"/>
    <w:rsid w:val="00ED16C1"/>
    <w:rsid w:val="00ED18A6"/>
    <w:rsid w:val="00ED1936"/>
    <w:rsid w:val="00ED1A38"/>
    <w:rsid w:val="00ED200B"/>
    <w:rsid w:val="00ED2297"/>
    <w:rsid w:val="00ED229D"/>
    <w:rsid w:val="00ED24A3"/>
    <w:rsid w:val="00ED2775"/>
    <w:rsid w:val="00ED2B15"/>
    <w:rsid w:val="00ED2B47"/>
    <w:rsid w:val="00ED3397"/>
    <w:rsid w:val="00ED3589"/>
    <w:rsid w:val="00ED3631"/>
    <w:rsid w:val="00ED4916"/>
    <w:rsid w:val="00ED5274"/>
    <w:rsid w:val="00ED5418"/>
    <w:rsid w:val="00ED59A2"/>
    <w:rsid w:val="00ED5DC3"/>
    <w:rsid w:val="00ED5E86"/>
    <w:rsid w:val="00ED6152"/>
    <w:rsid w:val="00ED63C2"/>
    <w:rsid w:val="00ED648E"/>
    <w:rsid w:val="00ED67BC"/>
    <w:rsid w:val="00ED6961"/>
    <w:rsid w:val="00ED6BF2"/>
    <w:rsid w:val="00ED6C7A"/>
    <w:rsid w:val="00ED7249"/>
    <w:rsid w:val="00ED7555"/>
    <w:rsid w:val="00ED75F1"/>
    <w:rsid w:val="00ED783A"/>
    <w:rsid w:val="00ED7C72"/>
    <w:rsid w:val="00EE028D"/>
    <w:rsid w:val="00EE0472"/>
    <w:rsid w:val="00EE0886"/>
    <w:rsid w:val="00EE0CB8"/>
    <w:rsid w:val="00EE0F29"/>
    <w:rsid w:val="00EE0F59"/>
    <w:rsid w:val="00EE117E"/>
    <w:rsid w:val="00EE12F0"/>
    <w:rsid w:val="00EE16A0"/>
    <w:rsid w:val="00EE1B65"/>
    <w:rsid w:val="00EE2B10"/>
    <w:rsid w:val="00EE2B9C"/>
    <w:rsid w:val="00EE3131"/>
    <w:rsid w:val="00EE3681"/>
    <w:rsid w:val="00EE385C"/>
    <w:rsid w:val="00EE38CD"/>
    <w:rsid w:val="00EE3E47"/>
    <w:rsid w:val="00EE4637"/>
    <w:rsid w:val="00EE475B"/>
    <w:rsid w:val="00EE4D73"/>
    <w:rsid w:val="00EE500F"/>
    <w:rsid w:val="00EE53ED"/>
    <w:rsid w:val="00EE5574"/>
    <w:rsid w:val="00EE55ED"/>
    <w:rsid w:val="00EE59FA"/>
    <w:rsid w:val="00EE5E3D"/>
    <w:rsid w:val="00EE638E"/>
    <w:rsid w:val="00EE6739"/>
    <w:rsid w:val="00EE69E2"/>
    <w:rsid w:val="00EE7281"/>
    <w:rsid w:val="00EE7B05"/>
    <w:rsid w:val="00EE7DC8"/>
    <w:rsid w:val="00EF00FC"/>
    <w:rsid w:val="00EF06C0"/>
    <w:rsid w:val="00EF0B26"/>
    <w:rsid w:val="00EF0D33"/>
    <w:rsid w:val="00EF0FDE"/>
    <w:rsid w:val="00EF188C"/>
    <w:rsid w:val="00EF1C1F"/>
    <w:rsid w:val="00EF1D42"/>
    <w:rsid w:val="00EF2120"/>
    <w:rsid w:val="00EF2225"/>
    <w:rsid w:val="00EF234D"/>
    <w:rsid w:val="00EF2350"/>
    <w:rsid w:val="00EF2585"/>
    <w:rsid w:val="00EF2E99"/>
    <w:rsid w:val="00EF2FD4"/>
    <w:rsid w:val="00EF3601"/>
    <w:rsid w:val="00EF3983"/>
    <w:rsid w:val="00EF4110"/>
    <w:rsid w:val="00EF4308"/>
    <w:rsid w:val="00EF4730"/>
    <w:rsid w:val="00EF4B24"/>
    <w:rsid w:val="00EF4CC2"/>
    <w:rsid w:val="00EF4D95"/>
    <w:rsid w:val="00EF4F74"/>
    <w:rsid w:val="00EF5E2B"/>
    <w:rsid w:val="00EF5FBE"/>
    <w:rsid w:val="00EF60C3"/>
    <w:rsid w:val="00EF62B8"/>
    <w:rsid w:val="00EF65F2"/>
    <w:rsid w:val="00EF678A"/>
    <w:rsid w:val="00EF697B"/>
    <w:rsid w:val="00EF69D8"/>
    <w:rsid w:val="00EF6C69"/>
    <w:rsid w:val="00EF6E25"/>
    <w:rsid w:val="00EF71D3"/>
    <w:rsid w:val="00EF7470"/>
    <w:rsid w:val="00EF74A3"/>
    <w:rsid w:val="00EF7E19"/>
    <w:rsid w:val="00EF7FEA"/>
    <w:rsid w:val="00F006DE"/>
    <w:rsid w:val="00F00A29"/>
    <w:rsid w:val="00F01A2A"/>
    <w:rsid w:val="00F01B68"/>
    <w:rsid w:val="00F01C4A"/>
    <w:rsid w:val="00F01C6F"/>
    <w:rsid w:val="00F01D11"/>
    <w:rsid w:val="00F021A0"/>
    <w:rsid w:val="00F02D64"/>
    <w:rsid w:val="00F031EA"/>
    <w:rsid w:val="00F03518"/>
    <w:rsid w:val="00F03575"/>
    <w:rsid w:val="00F037EE"/>
    <w:rsid w:val="00F03B97"/>
    <w:rsid w:val="00F03EAA"/>
    <w:rsid w:val="00F03F0B"/>
    <w:rsid w:val="00F04305"/>
    <w:rsid w:val="00F04402"/>
    <w:rsid w:val="00F04578"/>
    <w:rsid w:val="00F04D08"/>
    <w:rsid w:val="00F04DC4"/>
    <w:rsid w:val="00F05A99"/>
    <w:rsid w:val="00F06108"/>
    <w:rsid w:val="00F061EC"/>
    <w:rsid w:val="00F06276"/>
    <w:rsid w:val="00F065FE"/>
    <w:rsid w:val="00F06637"/>
    <w:rsid w:val="00F06690"/>
    <w:rsid w:val="00F06917"/>
    <w:rsid w:val="00F071A6"/>
    <w:rsid w:val="00F07466"/>
    <w:rsid w:val="00F075BD"/>
    <w:rsid w:val="00F07964"/>
    <w:rsid w:val="00F10C17"/>
    <w:rsid w:val="00F1147F"/>
    <w:rsid w:val="00F114C6"/>
    <w:rsid w:val="00F114DD"/>
    <w:rsid w:val="00F116C9"/>
    <w:rsid w:val="00F11871"/>
    <w:rsid w:val="00F118CE"/>
    <w:rsid w:val="00F11C02"/>
    <w:rsid w:val="00F11CAF"/>
    <w:rsid w:val="00F11E79"/>
    <w:rsid w:val="00F12308"/>
    <w:rsid w:val="00F1234E"/>
    <w:rsid w:val="00F12370"/>
    <w:rsid w:val="00F127F3"/>
    <w:rsid w:val="00F12882"/>
    <w:rsid w:val="00F12A38"/>
    <w:rsid w:val="00F12EC3"/>
    <w:rsid w:val="00F12F11"/>
    <w:rsid w:val="00F12F90"/>
    <w:rsid w:val="00F13122"/>
    <w:rsid w:val="00F132C9"/>
    <w:rsid w:val="00F135F9"/>
    <w:rsid w:val="00F13A2C"/>
    <w:rsid w:val="00F13A5B"/>
    <w:rsid w:val="00F13C8F"/>
    <w:rsid w:val="00F144A3"/>
    <w:rsid w:val="00F1460A"/>
    <w:rsid w:val="00F1465B"/>
    <w:rsid w:val="00F148B7"/>
    <w:rsid w:val="00F150FE"/>
    <w:rsid w:val="00F155CC"/>
    <w:rsid w:val="00F1566E"/>
    <w:rsid w:val="00F15C85"/>
    <w:rsid w:val="00F165E5"/>
    <w:rsid w:val="00F16B69"/>
    <w:rsid w:val="00F16F0C"/>
    <w:rsid w:val="00F176AC"/>
    <w:rsid w:val="00F17855"/>
    <w:rsid w:val="00F179D5"/>
    <w:rsid w:val="00F17AB8"/>
    <w:rsid w:val="00F17C47"/>
    <w:rsid w:val="00F17D1C"/>
    <w:rsid w:val="00F17E8A"/>
    <w:rsid w:val="00F17FF0"/>
    <w:rsid w:val="00F205A0"/>
    <w:rsid w:val="00F206E7"/>
    <w:rsid w:val="00F20A3C"/>
    <w:rsid w:val="00F20E73"/>
    <w:rsid w:val="00F20E92"/>
    <w:rsid w:val="00F211A2"/>
    <w:rsid w:val="00F211DE"/>
    <w:rsid w:val="00F216FE"/>
    <w:rsid w:val="00F21767"/>
    <w:rsid w:val="00F21BA3"/>
    <w:rsid w:val="00F21EC4"/>
    <w:rsid w:val="00F21EF1"/>
    <w:rsid w:val="00F22466"/>
    <w:rsid w:val="00F2267C"/>
    <w:rsid w:val="00F22DEC"/>
    <w:rsid w:val="00F23142"/>
    <w:rsid w:val="00F235A0"/>
    <w:rsid w:val="00F23698"/>
    <w:rsid w:val="00F23A42"/>
    <w:rsid w:val="00F23B2A"/>
    <w:rsid w:val="00F2446F"/>
    <w:rsid w:val="00F24598"/>
    <w:rsid w:val="00F24651"/>
    <w:rsid w:val="00F24871"/>
    <w:rsid w:val="00F24898"/>
    <w:rsid w:val="00F2491A"/>
    <w:rsid w:val="00F24940"/>
    <w:rsid w:val="00F24B17"/>
    <w:rsid w:val="00F24B19"/>
    <w:rsid w:val="00F24CE6"/>
    <w:rsid w:val="00F24EDB"/>
    <w:rsid w:val="00F25381"/>
    <w:rsid w:val="00F25716"/>
    <w:rsid w:val="00F25D13"/>
    <w:rsid w:val="00F25DB9"/>
    <w:rsid w:val="00F26177"/>
    <w:rsid w:val="00F26413"/>
    <w:rsid w:val="00F266A0"/>
    <w:rsid w:val="00F27571"/>
    <w:rsid w:val="00F27831"/>
    <w:rsid w:val="00F27B95"/>
    <w:rsid w:val="00F27EB1"/>
    <w:rsid w:val="00F27F42"/>
    <w:rsid w:val="00F30061"/>
    <w:rsid w:val="00F30CEA"/>
    <w:rsid w:val="00F31173"/>
    <w:rsid w:val="00F31424"/>
    <w:rsid w:val="00F3172E"/>
    <w:rsid w:val="00F31A37"/>
    <w:rsid w:val="00F31C35"/>
    <w:rsid w:val="00F32200"/>
    <w:rsid w:val="00F33306"/>
    <w:rsid w:val="00F3349D"/>
    <w:rsid w:val="00F33E0A"/>
    <w:rsid w:val="00F3458C"/>
    <w:rsid w:val="00F34D23"/>
    <w:rsid w:val="00F35209"/>
    <w:rsid w:val="00F35581"/>
    <w:rsid w:val="00F3572E"/>
    <w:rsid w:val="00F35B7F"/>
    <w:rsid w:val="00F3613F"/>
    <w:rsid w:val="00F36355"/>
    <w:rsid w:val="00F3645B"/>
    <w:rsid w:val="00F369E2"/>
    <w:rsid w:val="00F36FFA"/>
    <w:rsid w:val="00F3715F"/>
    <w:rsid w:val="00F377B6"/>
    <w:rsid w:val="00F37935"/>
    <w:rsid w:val="00F37B16"/>
    <w:rsid w:val="00F37DE7"/>
    <w:rsid w:val="00F401D2"/>
    <w:rsid w:val="00F4035A"/>
    <w:rsid w:val="00F403A9"/>
    <w:rsid w:val="00F407DB"/>
    <w:rsid w:val="00F40ACA"/>
    <w:rsid w:val="00F40AFE"/>
    <w:rsid w:val="00F40C35"/>
    <w:rsid w:val="00F40E8D"/>
    <w:rsid w:val="00F40F23"/>
    <w:rsid w:val="00F413F1"/>
    <w:rsid w:val="00F418CF"/>
    <w:rsid w:val="00F419AF"/>
    <w:rsid w:val="00F41C1B"/>
    <w:rsid w:val="00F41D8B"/>
    <w:rsid w:val="00F41DB2"/>
    <w:rsid w:val="00F420AD"/>
    <w:rsid w:val="00F4249A"/>
    <w:rsid w:val="00F4295A"/>
    <w:rsid w:val="00F436CE"/>
    <w:rsid w:val="00F43967"/>
    <w:rsid w:val="00F4426D"/>
    <w:rsid w:val="00F44317"/>
    <w:rsid w:val="00F44348"/>
    <w:rsid w:val="00F44B58"/>
    <w:rsid w:val="00F44C05"/>
    <w:rsid w:val="00F45A13"/>
    <w:rsid w:val="00F46123"/>
    <w:rsid w:val="00F46324"/>
    <w:rsid w:val="00F464A4"/>
    <w:rsid w:val="00F46504"/>
    <w:rsid w:val="00F466C3"/>
    <w:rsid w:val="00F4680B"/>
    <w:rsid w:val="00F47781"/>
    <w:rsid w:val="00F47BA3"/>
    <w:rsid w:val="00F47C09"/>
    <w:rsid w:val="00F5028C"/>
    <w:rsid w:val="00F502FD"/>
    <w:rsid w:val="00F50354"/>
    <w:rsid w:val="00F50910"/>
    <w:rsid w:val="00F5095C"/>
    <w:rsid w:val="00F50E65"/>
    <w:rsid w:val="00F5111F"/>
    <w:rsid w:val="00F511DD"/>
    <w:rsid w:val="00F51CFF"/>
    <w:rsid w:val="00F523D4"/>
    <w:rsid w:val="00F5257D"/>
    <w:rsid w:val="00F52E24"/>
    <w:rsid w:val="00F52E2D"/>
    <w:rsid w:val="00F53D8F"/>
    <w:rsid w:val="00F5427A"/>
    <w:rsid w:val="00F54885"/>
    <w:rsid w:val="00F54E04"/>
    <w:rsid w:val="00F54FFF"/>
    <w:rsid w:val="00F5513C"/>
    <w:rsid w:val="00F55790"/>
    <w:rsid w:val="00F55816"/>
    <w:rsid w:val="00F55CA1"/>
    <w:rsid w:val="00F55F77"/>
    <w:rsid w:val="00F56939"/>
    <w:rsid w:val="00F56C58"/>
    <w:rsid w:val="00F56CE6"/>
    <w:rsid w:val="00F56E48"/>
    <w:rsid w:val="00F57089"/>
    <w:rsid w:val="00F57FC4"/>
    <w:rsid w:val="00F6010F"/>
    <w:rsid w:val="00F6019B"/>
    <w:rsid w:val="00F603DF"/>
    <w:rsid w:val="00F6042B"/>
    <w:rsid w:val="00F6086D"/>
    <w:rsid w:val="00F610A1"/>
    <w:rsid w:val="00F61A43"/>
    <w:rsid w:val="00F61D36"/>
    <w:rsid w:val="00F62B45"/>
    <w:rsid w:val="00F62FE4"/>
    <w:rsid w:val="00F63210"/>
    <w:rsid w:val="00F638B5"/>
    <w:rsid w:val="00F638BC"/>
    <w:rsid w:val="00F639C9"/>
    <w:rsid w:val="00F63EF4"/>
    <w:rsid w:val="00F642DC"/>
    <w:rsid w:val="00F64324"/>
    <w:rsid w:val="00F64ADB"/>
    <w:rsid w:val="00F64D70"/>
    <w:rsid w:val="00F65A3E"/>
    <w:rsid w:val="00F65E30"/>
    <w:rsid w:val="00F6667B"/>
    <w:rsid w:val="00F66800"/>
    <w:rsid w:val="00F6694D"/>
    <w:rsid w:val="00F66F2E"/>
    <w:rsid w:val="00F66F85"/>
    <w:rsid w:val="00F672B1"/>
    <w:rsid w:val="00F6733E"/>
    <w:rsid w:val="00F676D4"/>
    <w:rsid w:val="00F678E7"/>
    <w:rsid w:val="00F67F82"/>
    <w:rsid w:val="00F70060"/>
    <w:rsid w:val="00F70AED"/>
    <w:rsid w:val="00F70D2A"/>
    <w:rsid w:val="00F710F0"/>
    <w:rsid w:val="00F7129A"/>
    <w:rsid w:val="00F717A6"/>
    <w:rsid w:val="00F717AD"/>
    <w:rsid w:val="00F71C32"/>
    <w:rsid w:val="00F720AC"/>
    <w:rsid w:val="00F7245E"/>
    <w:rsid w:val="00F72D74"/>
    <w:rsid w:val="00F739C1"/>
    <w:rsid w:val="00F73BD8"/>
    <w:rsid w:val="00F73C03"/>
    <w:rsid w:val="00F73E6C"/>
    <w:rsid w:val="00F73EF0"/>
    <w:rsid w:val="00F7425B"/>
    <w:rsid w:val="00F74283"/>
    <w:rsid w:val="00F743BD"/>
    <w:rsid w:val="00F74593"/>
    <w:rsid w:val="00F75589"/>
    <w:rsid w:val="00F755AA"/>
    <w:rsid w:val="00F759D4"/>
    <w:rsid w:val="00F75C05"/>
    <w:rsid w:val="00F75C92"/>
    <w:rsid w:val="00F76089"/>
    <w:rsid w:val="00F7638E"/>
    <w:rsid w:val="00F76BF9"/>
    <w:rsid w:val="00F77123"/>
    <w:rsid w:val="00F7719E"/>
    <w:rsid w:val="00F7720A"/>
    <w:rsid w:val="00F77476"/>
    <w:rsid w:val="00F774C1"/>
    <w:rsid w:val="00F776E2"/>
    <w:rsid w:val="00F7771E"/>
    <w:rsid w:val="00F77C26"/>
    <w:rsid w:val="00F802EE"/>
    <w:rsid w:val="00F8057A"/>
    <w:rsid w:val="00F80880"/>
    <w:rsid w:val="00F808E5"/>
    <w:rsid w:val="00F809FD"/>
    <w:rsid w:val="00F80ECE"/>
    <w:rsid w:val="00F80FC6"/>
    <w:rsid w:val="00F81066"/>
    <w:rsid w:val="00F8120E"/>
    <w:rsid w:val="00F81233"/>
    <w:rsid w:val="00F813F5"/>
    <w:rsid w:val="00F81762"/>
    <w:rsid w:val="00F81A68"/>
    <w:rsid w:val="00F81E74"/>
    <w:rsid w:val="00F81FE2"/>
    <w:rsid w:val="00F820A8"/>
    <w:rsid w:val="00F82F8A"/>
    <w:rsid w:val="00F830A6"/>
    <w:rsid w:val="00F8338B"/>
    <w:rsid w:val="00F833D7"/>
    <w:rsid w:val="00F83E53"/>
    <w:rsid w:val="00F84014"/>
    <w:rsid w:val="00F8427E"/>
    <w:rsid w:val="00F845DB"/>
    <w:rsid w:val="00F84792"/>
    <w:rsid w:val="00F8482B"/>
    <w:rsid w:val="00F84B87"/>
    <w:rsid w:val="00F84F25"/>
    <w:rsid w:val="00F8539C"/>
    <w:rsid w:val="00F853CD"/>
    <w:rsid w:val="00F854E2"/>
    <w:rsid w:val="00F85C03"/>
    <w:rsid w:val="00F85DAD"/>
    <w:rsid w:val="00F85EDB"/>
    <w:rsid w:val="00F85FBA"/>
    <w:rsid w:val="00F8604A"/>
    <w:rsid w:val="00F86486"/>
    <w:rsid w:val="00F8697C"/>
    <w:rsid w:val="00F86BF3"/>
    <w:rsid w:val="00F86E0C"/>
    <w:rsid w:val="00F86E22"/>
    <w:rsid w:val="00F87161"/>
    <w:rsid w:val="00F87863"/>
    <w:rsid w:val="00F87D90"/>
    <w:rsid w:val="00F87E8C"/>
    <w:rsid w:val="00F87FEF"/>
    <w:rsid w:val="00F902EE"/>
    <w:rsid w:val="00F90926"/>
    <w:rsid w:val="00F90BD6"/>
    <w:rsid w:val="00F90D9F"/>
    <w:rsid w:val="00F90E54"/>
    <w:rsid w:val="00F90E75"/>
    <w:rsid w:val="00F90F0E"/>
    <w:rsid w:val="00F9101D"/>
    <w:rsid w:val="00F9110C"/>
    <w:rsid w:val="00F9164A"/>
    <w:rsid w:val="00F91F60"/>
    <w:rsid w:val="00F91F6B"/>
    <w:rsid w:val="00F92409"/>
    <w:rsid w:val="00F9260D"/>
    <w:rsid w:val="00F92838"/>
    <w:rsid w:val="00F929C6"/>
    <w:rsid w:val="00F92A9B"/>
    <w:rsid w:val="00F92F8B"/>
    <w:rsid w:val="00F93134"/>
    <w:rsid w:val="00F932E5"/>
    <w:rsid w:val="00F9332C"/>
    <w:rsid w:val="00F93475"/>
    <w:rsid w:val="00F93A93"/>
    <w:rsid w:val="00F93A95"/>
    <w:rsid w:val="00F93AF7"/>
    <w:rsid w:val="00F93E8E"/>
    <w:rsid w:val="00F944E4"/>
    <w:rsid w:val="00F9468E"/>
    <w:rsid w:val="00F95802"/>
    <w:rsid w:val="00F95E88"/>
    <w:rsid w:val="00F96197"/>
    <w:rsid w:val="00F96369"/>
    <w:rsid w:val="00F968A0"/>
    <w:rsid w:val="00F96DAC"/>
    <w:rsid w:val="00F96DE3"/>
    <w:rsid w:val="00F97359"/>
    <w:rsid w:val="00F975DF"/>
    <w:rsid w:val="00F97D0D"/>
    <w:rsid w:val="00F97EAF"/>
    <w:rsid w:val="00FA02ED"/>
    <w:rsid w:val="00FA0A50"/>
    <w:rsid w:val="00FA126F"/>
    <w:rsid w:val="00FA1395"/>
    <w:rsid w:val="00FA13F0"/>
    <w:rsid w:val="00FA151A"/>
    <w:rsid w:val="00FA16CF"/>
    <w:rsid w:val="00FA1AD0"/>
    <w:rsid w:val="00FA1B6E"/>
    <w:rsid w:val="00FA1C54"/>
    <w:rsid w:val="00FA244F"/>
    <w:rsid w:val="00FA2A97"/>
    <w:rsid w:val="00FA2AF2"/>
    <w:rsid w:val="00FA3E7A"/>
    <w:rsid w:val="00FA4287"/>
    <w:rsid w:val="00FA434F"/>
    <w:rsid w:val="00FA45E7"/>
    <w:rsid w:val="00FA48FC"/>
    <w:rsid w:val="00FA4B73"/>
    <w:rsid w:val="00FA5427"/>
    <w:rsid w:val="00FA5E82"/>
    <w:rsid w:val="00FA5FFB"/>
    <w:rsid w:val="00FA615F"/>
    <w:rsid w:val="00FA62F4"/>
    <w:rsid w:val="00FA64E3"/>
    <w:rsid w:val="00FA6540"/>
    <w:rsid w:val="00FA6631"/>
    <w:rsid w:val="00FA667B"/>
    <w:rsid w:val="00FA69FA"/>
    <w:rsid w:val="00FA6F2F"/>
    <w:rsid w:val="00FA7BA3"/>
    <w:rsid w:val="00FA7CCB"/>
    <w:rsid w:val="00FA7F1E"/>
    <w:rsid w:val="00FB01E4"/>
    <w:rsid w:val="00FB0282"/>
    <w:rsid w:val="00FB0392"/>
    <w:rsid w:val="00FB059B"/>
    <w:rsid w:val="00FB05AB"/>
    <w:rsid w:val="00FB0D6F"/>
    <w:rsid w:val="00FB0E07"/>
    <w:rsid w:val="00FB0F94"/>
    <w:rsid w:val="00FB1552"/>
    <w:rsid w:val="00FB15B3"/>
    <w:rsid w:val="00FB29DF"/>
    <w:rsid w:val="00FB33B7"/>
    <w:rsid w:val="00FB3622"/>
    <w:rsid w:val="00FB3895"/>
    <w:rsid w:val="00FB3AFA"/>
    <w:rsid w:val="00FB3D21"/>
    <w:rsid w:val="00FB3FF9"/>
    <w:rsid w:val="00FB42E9"/>
    <w:rsid w:val="00FB4347"/>
    <w:rsid w:val="00FB47FE"/>
    <w:rsid w:val="00FB5567"/>
    <w:rsid w:val="00FB5580"/>
    <w:rsid w:val="00FB5644"/>
    <w:rsid w:val="00FB5887"/>
    <w:rsid w:val="00FB5E50"/>
    <w:rsid w:val="00FB61A6"/>
    <w:rsid w:val="00FB66AE"/>
    <w:rsid w:val="00FB6A03"/>
    <w:rsid w:val="00FB6D6A"/>
    <w:rsid w:val="00FB7296"/>
    <w:rsid w:val="00FB740B"/>
    <w:rsid w:val="00FB7A68"/>
    <w:rsid w:val="00FC0A41"/>
    <w:rsid w:val="00FC123A"/>
    <w:rsid w:val="00FC134D"/>
    <w:rsid w:val="00FC159C"/>
    <w:rsid w:val="00FC1952"/>
    <w:rsid w:val="00FC1D23"/>
    <w:rsid w:val="00FC1DAB"/>
    <w:rsid w:val="00FC1DAF"/>
    <w:rsid w:val="00FC211A"/>
    <w:rsid w:val="00FC26F3"/>
    <w:rsid w:val="00FC2982"/>
    <w:rsid w:val="00FC307E"/>
    <w:rsid w:val="00FC3188"/>
    <w:rsid w:val="00FC3495"/>
    <w:rsid w:val="00FC3ABA"/>
    <w:rsid w:val="00FC3B3D"/>
    <w:rsid w:val="00FC3F54"/>
    <w:rsid w:val="00FC4131"/>
    <w:rsid w:val="00FC4216"/>
    <w:rsid w:val="00FC42B9"/>
    <w:rsid w:val="00FC436F"/>
    <w:rsid w:val="00FC460F"/>
    <w:rsid w:val="00FC556B"/>
    <w:rsid w:val="00FC5CAC"/>
    <w:rsid w:val="00FC5EA5"/>
    <w:rsid w:val="00FC5F05"/>
    <w:rsid w:val="00FC5F08"/>
    <w:rsid w:val="00FC61C4"/>
    <w:rsid w:val="00FC62A9"/>
    <w:rsid w:val="00FC6560"/>
    <w:rsid w:val="00FC6BBD"/>
    <w:rsid w:val="00FC6FE5"/>
    <w:rsid w:val="00FC7371"/>
    <w:rsid w:val="00FC7406"/>
    <w:rsid w:val="00FC7438"/>
    <w:rsid w:val="00FC7463"/>
    <w:rsid w:val="00FC78CB"/>
    <w:rsid w:val="00FC7AB4"/>
    <w:rsid w:val="00FD0257"/>
    <w:rsid w:val="00FD0299"/>
    <w:rsid w:val="00FD0466"/>
    <w:rsid w:val="00FD0D90"/>
    <w:rsid w:val="00FD0F71"/>
    <w:rsid w:val="00FD220E"/>
    <w:rsid w:val="00FD2856"/>
    <w:rsid w:val="00FD29D4"/>
    <w:rsid w:val="00FD2DBB"/>
    <w:rsid w:val="00FD318E"/>
    <w:rsid w:val="00FD321E"/>
    <w:rsid w:val="00FD330D"/>
    <w:rsid w:val="00FD34E3"/>
    <w:rsid w:val="00FD3672"/>
    <w:rsid w:val="00FD3DD8"/>
    <w:rsid w:val="00FD41F2"/>
    <w:rsid w:val="00FD467C"/>
    <w:rsid w:val="00FD6069"/>
    <w:rsid w:val="00FD6FB3"/>
    <w:rsid w:val="00FD75CB"/>
    <w:rsid w:val="00FD7631"/>
    <w:rsid w:val="00FD76FC"/>
    <w:rsid w:val="00FD785F"/>
    <w:rsid w:val="00FD7B3A"/>
    <w:rsid w:val="00FD7BA4"/>
    <w:rsid w:val="00FE0482"/>
    <w:rsid w:val="00FE12E8"/>
    <w:rsid w:val="00FE182E"/>
    <w:rsid w:val="00FE25EC"/>
    <w:rsid w:val="00FE262F"/>
    <w:rsid w:val="00FE2F63"/>
    <w:rsid w:val="00FE30B3"/>
    <w:rsid w:val="00FE33A5"/>
    <w:rsid w:val="00FE3544"/>
    <w:rsid w:val="00FE3DFF"/>
    <w:rsid w:val="00FE5098"/>
    <w:rsid w:val="00FE53D2"/>
    <w:rsid w:val="00FE5836"/>
    <w:rsid w:val="00FE5CFE"/>
    <w:rsid w:val="00FE625A"/>
    <w:rsid w:val="00FE6283"/>
    <w:rsid w:val="00FE6771"/>
    <w:rsid w:val="00FE6D3D"/>
    <w:rsid w:val="00FE6D8D"/>
    <w:rsid w:val="00FE6EF4"/>
    <w:rsid w:val="00FE6FB1"/>
    <w:rsid w:val="00FE717C"/>
    <w:rsid w:val="00FE72EF"/>
    <w:rsid w:val="00FE7806"/>
    <w:rsid w:val="00FF0356"/>
    <w:rsid w:val="00FF08FE"/>
    <w:rsid w:val="00FF0B7A"/>
    <w:rsid w:val="00FF0D80"/>
    <w:rsid w:val="00FF0E14"/>
    <w:rsid w:val="00FF0F36"/>
    <w:rsid w:val="00FF12A0"/>
    <w:rsid w:val="00FF1C24"/>
    <w:rsid w:val="00FF1F00"/>
    <w:rsid w:val="00FF1F8B"/>
    <w:rsid w:val="00FF23C6"/>
    <w:rsid w:val="00FF2E8E"/>
    <w:rsid w:val="00FF33A9"/>
    <w:rsid w:val="00FF3BD8"/>
    <w:rsid w:val="00FF3D13"/>
    <w:rsid w:val="00FF41D1"/>
    <w:rsid w:val="00FF4965"/>
    <w:rsid w:val="00FF4967"/>
    <w:rsid w:val="00FF4A5B"/>
    <w:rsid w:val="00FF4CBB"/>
    <w:rsid w:val="00FF4F19"/>
    <w:rsid w:val="00FF51C4"/>
    <w:rsid w:val="00FF51D4"/>
    <w:rsid w:val="00FF553B"/>
    <w:rsid w:val="00FF5AA7"/>
    <w:rsid w:val="00FF5E2E"/>
    <w:rsid w:val="00FF6482"/>
    <w:rsid w:val="00FF64C2"/>
    <w:rsid w:val="00FF6578"/>
    <w:rsid w:val="00FF6E59"/>
    <w:rsid w:val="00FF7161"/>
    <w:rsid w:val="00FF73B2"/>
    <w:rsid w:val="00FF7743"/>
    <w:rsid w:val="00FF7BDD"/>
    <w:rsid w:val="00FF7C38"/>
    <w:rsid w:val="276C3AAC"/>
    <w:rsid w:val="504A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1"/>
    <o:shapelayout v:ext="edit">
      <o:idmap v:ext="edit" data="1"/>
    </o:shapelayout>
  </w:shapeDefaults>
  <w:decimalSymbol w:val=","/>
  <w:listSeparator w:val=";"/>
  <w14:docId w14:val="00188FD2"/>
  <w15:chartTrackingRefBased/>
  <w15:docId w15:val="{53BF9CF2-C187-4C0A-8FFC-AC2752687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antander Text" w:eastAsiaTheme="minorHAnsi" w:hAnsi="Santander Text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0061"/>
  </w:style>
  <w:style w:type="paragraph" w:styleId="Heading1">
    <w:name w:val="heading 1"/>
    <w:basedOn w:val="Normal"/>
    <w:next w:val="Normal"/>
    <w:link w:val="Heading1Char"/>
    <w:uiPriority w:val="9"/>
    <w:qFormat/>
    <w:rsid w:val="00F30061"/>
    <w:pPr>
      <w:keepNext/>
      <w:keepLines/>
      <w:numPr>
        <w:numId w:val="2"/>
      </w:numPr>
      <w:spacing w:before="240" w:after="240"/>
      <w:outlineLvl w:val="0"/>
    </w:pPr>
    <w:rPr>
      <w:rFonts w:ascii="Calibri" w:eastAsiaTheme="majorEastAsia" w:hAnsi="Calibr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0061"/>
    <w:pPr>
      <w:keepNext/>
      <w:keepLines/>
      <w:numPr>
        <w:ilvl w:val="1"/>
        <w:numId w:val="1"/>
      </w:numPr>
      <w:spacing w:before="40" w:after="240"/>
      <w:outlineLvl w:val="1"/>
    </w:pPr>
    <w:rPr>
      <w:rFonts w:ascii="Calibri" w:eastAsiaTheme="majorEastAsia" w:hAnsi="Calibr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0061"/>
    <w:pPr>
      <w:keepNext/>
      <w:keepLines/>
      <w:numPr>
        <w:ilvl w:val="2"/>
        <w:numId w:val="1"/>
      </w:numPr>
      <w:spacing w:before="40" w:after="120"/>
      <w:outlineLvl w:val="2"/>
    </w:pPr>
    <w:rPr>
      <w:rFonts w:ascii="Calibri" w:eastAsiaTheme="majorEastAsia" w:hAnsi="Calibr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0061"/>
    <w:pPr>
      <w:keepNext/>
      <w:keepLines/>
      <w:numPr>
        <w:ilvl w:val="3"/>
        <w:numId w:val="1"/>
      </w:numPr>
      <w:spacing w:before="40" w:after="120"/>
      <w:outlineLvl w:val="3"/>
    </w:pPr>
    <w:rPr>
      <w:rFonts w:ascii="Calibri" w:eastAsiaTheme="majorEastAsia" w:hAnsi="Calibri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30061"/>
    <w:pPr>
      <w:keepNext/>
      <w:keepLines/>
      <w:numPr>
        <w:ilvl w:val="4"/>
        <w:numId w:val="1"/>
      </w:numPr>
      <w:spacing w:before="40" w:after="120"/>
      <w:outlineLvl w:val="4"/>
    </w:pPr>
    <w:rPr>
      <w:rFonts w:ascii="Calibri" w:eastAsiaTheme="majorEastAsia" w:hAnsi="Calibri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061"/>
    <w:pPr>
      <w:keepNext/>
      <w:keepLines/>
      <w:numPr>
        <w:ilvl w:val="5"/>
        <w:numId w:val="1"/>
      </w:numPr>
      <w:spacing w:before="40" w:after="120"/>
      <w:outlineLvl w:val="5"/>
    </w:pPr>
    <w:rPr>
      <w:rFonts w:ascii="Calibri" w:eastAsiaTheme="majorEastAsia" w:hAnsi="Calibri" w:cstheme="majorBidi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061"/>
    <w:pPr>
      <w:keepNext/>
      <w:keepLines/>
      <w:spacing w:before="40" w:after="0"/>
      <w:outlineLvl w:val="6"/>
    </w:pPr>
    <w:rPr>
      <w:rFonts w:ascii="Santander Headline" w:eastAsiaTheme="majorEastAsia" w:hAnsi="Santander Headline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6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6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061"/>
    <w:rPr>
      <w:rFonts w:ascii="Calibri" w:eastAsiaTheme="majorEastAsia" w:hAnsi="Calibri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30061"/>
    <w:rPr>
      <w:rFonts w:ascii="Calibri" w:eastAsiaTheme="majorEastAsia" w:hAnsi="Calibr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0061"/>
    <w:rPr>
      <w:rFonts w:ascii="Calibri" w:eastAsiaTheme="majorEastAsia" w:hAnsi="Calibri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30061"/>
    <w:rPr>
      <w:rFonts w:ascii="Calibri" w:eastAsiaTheme="majorEastAsia" w:hAnsi="Calibri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F30061"/>
    <w:rPr>
      <w:rFonts w:ascii="Calibri" w:eastAsiaTheme="majorEastAsia" w:hAnsi="Calibri" w:cstheme="majorBidi"/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061"/>
    <w:rPr>
      <w:rFonts w:ascii="Calibri" w:eastAsiaTheme="majorEastAsia" w:hAnsi="Calibri" w:cstheme="majorBidi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061"/>
    <w:rPr>
      <w:rFonts w:ascii="Santander Headline" w:eastAsiaTheme="majorEastAsia" w:hAnsi="Santander Headline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6A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6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276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6A4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276A4"/>
    <w:rPr>
      <w:rFonts w:asciiTheme="minorHAnsi" w:eastAsiaTheme="minorEastAsia" w:hAnsiTheme="minorHAnsi"/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276A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6A4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6A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6A4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E276A4"/>
    <w:rPr>
      <w:b/>
      <w:bCs/>
      <w:smallCaps/>
      <w:color w:val="4472C4" w:themeColor="accent1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3006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F3006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30061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0061"/>
    <w:pPr>
      <w:ind w:left="357" w:hanging="357"/>
      <w:outlineLvl w:val="9"/>
    </w:pPr>
    <w:rPr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C3AB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C3AB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C3ABA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716E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16E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16E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6E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6EA4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26B"/>
  </w:style>
  <w:style w:type="paragraph" w:styleId="Footer">
    <w:name w:val="footer"/>
    <w:basedOn w:val="Normal"/>
    <w:link w:val="Foot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26B"/>
  </w:style>
  <w:style w:type="character" w:customStyle="1" w:styleId="Mention1">
    <w:name w:val="Mention1"/>
    <w:basedOn w:val="DefaultParagraphFont"/>
    <w:uiPriority w:val="99"/>
    <w:unhideWhenUsed/>
    <w:rsid w:val="00F03B97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C9280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03205"/>
    <w:rPr>
      <w:rFonts w:ascii="Times New Roman" w:hAnsi="Times New Roman" w:cs="Times New Roman"/>
      <w:sz w:val="24"/>
      <w:szCs w:val="24"/>
    </w:rPr>
  </w:style>
  <w:style w:type="table" w:styleId="TableGrid">
    <w:name w:val="Table Grid"/>
    <w:aliases w:val="Tables_IVT_2012"/>
    <w:basedOn w:val="TableNormal"/>
    <w:uiPriority w:val="39"/>
    <w:rsid w:val="00301FA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60AC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60ACE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77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77F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8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1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8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9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1/relationships/commentsExtended" Target="commentsExtended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microsoft.com/office/2011/relationships/people" Target="people.xml"/><Relationship Id="rId7" Type="http://schemas.openxmlformats.org/officeDocument/2006/relationships/settings" Target="settings.xml"/><Relationship Id="rId12" Type="http://schemas.openxmlformats.org/officeDocument/2006/relationships/comments" Target="comment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CB2EC0B2B90E8438FD7BC14926F993E" ma:contentTypeVersion="4" ma:contentTypeDescription="Criar um novo documento." ma:contentTypeScope="" ma:versionID="be759159fba742280a39fb3521d08ed2">
  <xsd:schema xmlns:xsd="http://www.w3.org/2001/XMLSchema" xmlns:xs="http://www.w3.org/2001/XMLSchema" xmlns:p="http://schemas.microsoft.com/office/2006/metadata/properties" xmlns:ns2="572bdb13-c576-4166-8827-65186753b8b5" targetNamespace="http://schemas.microsoft.com/office/2006/metadata/properties" ma:root="true" ma:fieldsID="d490092f0e6329ebb50fc4120afe6317" ns2:_="">
    <xsd:import namespace="572bdb13-c576-4166-8827-65186753b8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2bdb13-c576-4166-8827-65186753b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52F0E3-C36B-478C-B263-C5308A3077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39C91BA-FA69-4ACA-9935-19E12A8CC97C}">
  <ds:schemaRefs>
    <ds:schemaRef ds:uri="http://purl.org/dc/elements/1.1/"/>
    <ds:schemaRef ds:uri="http://purl.org/dc/terms/"/>
    <ds:schemaRef ds:uri="http://schemas.microsoft.com/office/2006/metadata/properties"/>
    <ds:schemaRef ds:uri="572bdb13-c576-4166-8827-65186753b8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61EEAC17-BCC3-4217-84FE-8E1BC51B47B8}"/>
</file>

<file path=customXml/itemProps4.xml><?xml version="1.0" encoding="utf-8"?>
<ds:datastoreItem xmlns:ds="http://schemas.openxmlformats.org/officeDocument/2006/customXml" ds:itemID="{F594C3F9-A45D-44EE-8A07-A6CC5314C3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</TotalTime>
  <Pages>9</Pages>
  <Words>2304</Words>
  <Characters>12447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Neyond</Company>
  <LinksUpToDate>false</LinksUpToDate>
  <CharactersWithSpaces>14722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Caguerelho, Ana Rita</dc:creator>
  <cp:keywords/>
  <dc:description/>
  <cp:lastModifiedBy>João Ricardo Galhardo Almeida Costa</cp:lastModifiedBy>
  <cp:revision>14</cp:revision>
  <dcterms:created xsi:type="dcterms:W3CDTF">2025-06-17T11:51:00Z</dcterms:created>
  <dcterms:modified xsi:type="dcterms:W3CDTF">2025-06-27T13:53:00Z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0x010100FCB2EC0B2B90E8438FD7BC14926F993E</vt:lpwstr>
  </property>
  <property fmtid="{D5CDD505-2E9C-101B-9397-08002B2CF9AE}" pid="3" name="MediaServiceImageTags">
    <vt:lpwstr/>
  </property>
  <property fmtid="{D5CDD505-2E9C-101B-9397-08002B2CF9AE}" pid="4" name="MSIP_Label_0c2abd79-57a9-4473-8700-c843f76a1e37_Enabled">
    <vt:lpwstr>true</vt:lpwstr>
  </property>
  <property fmtid="{D5CDD505-2E9C-101B-9397-08002B2CF9AE}" pid="5" name="MSIP_Label_0c2abd79-57a9-4473-8700-c843f76a1e37_SetDate">
    <vt:lpwstr>2025-03-19T10:50:38Z</vt:lpwstr>
  </property>
  <property fmtid="{D5CDD505-2E9C-101B-9397-08002B2CF9AE}" pid="6" name="MSIP_Label_0c2abd79-57a9-4473-8700-c843f76a1e37_Method">
    <vt:lpwstr>Privileged</vt:lpwstr>
  </property>
  <property fmtid="{D5CDD505-2E9C-101B-9397-08002B2CF9AE}" pid="7" name="MSIP_Label_0c2abd79-57a9-4473-8700-c843f76a1e37_Name">
    <vt:lpwstr>Internal</vt:lpwstr>
  </property>
  <property fmtid="{D5CDD505-2E9C-101B-9397-08002B2CF9AE}" pid="8" name="MSIP_Label_0c2abd79-57a9-4473-8700-c843f76a1e37_SiteId">
    <vt:lpwstr>35595a02-4d6d-44ac-99e1-f9ab4cd872db</vt:lpwstr>
  </property>
  <property fmtid="{D5CDD505-2E9C-101B-9397-08002B2CF9AE}" pid="9" name="MSIP_Label_0c2abd79-57a9-4473-8700-c843f76a1e37_ActionId">
    <vt:lpwstr>0cb42c7e-5c5c-4d6d-b48a-0acc457ec253</vt:lpwstr>
  </property>
  <property fmtid="{D5CDD505-2E9C-101B-9397-08002B2CF9AE}" pid="10" name="MSIP_Label_0c2abd79-57a9-4473-8700-c843f76a1e37_ContentBits">
    <vt:lpwstr>0</vt:lpwstr>
  </property>
</Properties>
</file>