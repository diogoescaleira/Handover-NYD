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31D23FA3" w:rsidR="00E276A4" w:rsidRPr="003F7880" w:rsidRDefault="00FA151A" w:rsidP="008B024F">
      <w:pPr>
        <w:pStyle w:val="Heading1"/>
        <w:rPr>
          <w:rFonts w:ascii="Santander Text" w:hAnsi="Santander Text"/>
        </w:rPr>
      </w:pPr>
      <w:bookmarkStart w:id="0" w:name="_Hlk179990552"/>
      <w:bookmarkEnd w:id="0"/>
      <w:r w:rsidRPr="003F7880">
        <w:rPr>
          <w:rFonts w:ascii="Santander Text" w:hAnsi="Santander Text"/>
        </w:rPr>
        <w:t xml:space="preserve">Processo de geração de informação </w:t>
      </w:r>
      <w:r w:rsidR="00CB79EA" w:rsidRPr="003F7880">
        <w:rPr>
          <w:rFonts w:ascii="Santander Text" w:hAnsi="Santander Text"/>
        </w:rPr>
        <w:t xml:space="preserve">de </w:t>
      </w:r>
      <w:r w:rsidR="008870A9">
        <w:rPr>
          <w:rFonts w:ascii="Santander Text" w:hAnsi="Santander Text"/>
          <w:i/>
          <w:iCs/>
        </w:rPr>
        <w:t>Template 4</w:t>
      </w:r>
    </w:p>
    <w:p w14:paraId="55B85B40" w14:textId="5FE7CF9A" w:rsidR="008B024F" w:rsidRPr="003F7880" w:rsidRDefault="00FC3ABA" w:rsidP="00787EE3">
      <w:pPr>
        <w:pStyle w:val="Heading2"/>
        <w:numPr>
          <w:ilvl w:val="1"/>
          <w:numId w:val="4"/>
        </w:numPr>
        <w:ind w:left="709" w:hanging="709"/>
        <w:rPr>
          <w:rFonts w:ascii="Santander Text" w:hAnsi="Santander Text"/>
        </w:rPr>
      </w:pPr>
      <w:bookmarkStart w:id="1" w:name="_Toc167390682"/>
      <w:r w:rsidRPr="003F7880">
        <w:rPr>
          <w:rFonts w:ascii="Santander Text" w:hAnsi="Santander Text"/>
        </w:rPr>
        <w:t>Overview</w:t>
      </w:r>
    </w:p>
    <w:p w14:paraId="79581284" w14:textId="19708680" w:rsidR="008870A9" w:rsidRDefault="008870A9" w:rsidP="008870A9">
      <w:pPr>
        <w:jc w:val="both"/>
      </w:pPr>
      <w:r w:rsidRPr="002C0979">
        <w:t>O </w:t>
      </w:r>
      <w:r w:rsidRPr="008870A9">
        <w:rPr>
          <w:i/>
          <w:iCs/>
        </w:rPr>
        <w:t>Template</w:t>
      </w:r>
      <w:r w:rsidRPr="002C0979">
        <w:t xml:space="preserve"> 4 tem como intuito </w:t>
      </w:r>
      <w:r>
        <w:t xml:space="preserve">a </w:t>
      </w:r>
      <w:r w:rsidRPr="002C0979">
        <w:t xml:space="preserve">apresentação do montante de exposição, alinhamento e maturidade do grupo agregado das 20 </w:t>
      </w:r>
      <w:ins w:id="2" w:author="Escaleira, Diogo Alexandre" w:date="2024-11-10T18:24:00Z">
        <w:r>
          <w:t xml:space="preserve">empresas que emitem mais </w:t>
        </w:r>
      </w:ins>
      <w:ins w:id="3" w:author="Escaleira, Diogo Alexandre" w:date="2024-11-10T18:25:00Z">
        <w:r>
          <w:t xml:space="preserve">carbono intensivo </w:t>
        </w:r>
      </w:ins>
      <w:del w:id="4" w:author="Escaleira, Diogo Alexandre" w:date="2024-11-10T18:25:00Z">
        <w:r w:rsidRPr="002C0979" w:rsidDel="002711FB">
          <w:delText xml:space="preserve">mais poluentes </w:delText>
        </w:r>
      </w:del>
      <w:r w:rsidRPr="002C0979">
        <w:t xml:space="preserve">do mundo, de acordo com a lista </w:t>
      </w:r>
      <w:del w:id="5" w:author="Escaleira, Diogo Alexandre" w:date="2024-11-10T18:25:00Z">
        <w:r w:rsidRPr="002C0979" w:rsidDel="002711FB">
          <w:delText>pública selecionada</w:delText>
        </w:r>
      </w:del>
      <w:ins w:id="6" w:author="Escaleira, Diogo Alexandre" w:date="2024-11-10T18:25:00Z">
        <w:r>
          <w:t>disponibilizada pelo grupo (</w:t>
        </w:r>
      </w:ins>
      <w:r>
        <w:t>C</w:t>
      </w:r>
      <w:ins w:id="7" w:author="Escaleira, Diogo Alexandre" w:date="2024-11-10T18:25:00Z">
        <w:r>
          <w:t>orporação)</w:t>
        </w:r>
      </w:ins>
      <w:r w:rsidR="000B3ECA">
        <w:rPr>
          <w:rStyle w:val="FootnoteReference"/>
        </w:rPr>
        <w:footnoteReference w:id="2"/>
      </w:r>
      <w:r w:rsidRPr="002C0979">
        <w:t>.</w:t>
      </w:r>
    </w:p>
    <w:p w14:paraId="495B4859" w14:textId="77777777" w:rsidR="00E31A92" w:rsidRPr="003F7880" w:rsidRDefault="00E31A92" w:rsidP="00445217">
      <w:pPr>
        <w:jc w:val="both"/>
        <w:rPr>
          <w:rFonts w:cstheme="minorHAnsi"/>
          <w:sz w:val="8"/>
          <w:szCs w:val="2"/>
        </w:rPr>
      </w:pPr>
    </w:p>
    <w:p w14:paraId="59DC3F75" w14:textId="790D782D" w:rsidR="00963467" w:rsidRPr="003F7880" w:rsidRDefault="00963467" w:rsidP="00963467">
      <w:pPr>
        <w:pStyle w:val="Caption"/>
        <w:keepNext/>
        <w:jc w:val="center"/>
        <w:rPr>
          <w:i w:val="0"/>
          <w:iCs w:val="0"/>
        </w:rPr>
      </w:pPr>
      <w:r w:rsidRPr="003F7880">
        <w:rPr>
          <w:b/>
          <w:i w:val="0"/>
          <w:iCs w:val="0"/>
          <w:color w:val="auto"/>
          <w:sz w:val="22"/>
        </w:rPr>
        <w:t xml:space="preserve">Tabela </w:t>
      </w:r>
      <w:r w:rsidRPr="003F7880">
        <w:rPr>
          <w:b/>
          <w:i w:val="0"/>
          <w:iCs w:val="0"/>
          <w:color w:val="auto"/>
          <w:sz w:val="22"/>
        </w:rPr>
        <w:fldChar w:fldCharType="begin"/>
      </w:r>
      <w:r w:rsidRPr="003F7880">
        <w:rPr>
          <w:b/>
          <w:i w:val="0"/>
          <w:iCs w:val="0"/>
          <w:color w:val="auto"/>
          <w:sz w:val="22"/>
        </w:rPr>
        <w:instrText xml:space="preserve"> SEQ Tabela \* ARABIC </w:instrText>
      </w:r>
      <w:r w:rsidRPr="003F7880">
        <w:rPr>
          <w:b/>
          <w:i w:val="0"/>
          <w:iCs w:val="0"/>
          <w:color w:val="auto"/>
          <w:sz w:val="22"/>
        </w:rPr>
        <w:fldChar w:fldCharType="separate"/>
      </w:r>
      <w:r w:rsidR="00086074" w:rsidRPr="003F7880">
        <w:rPr>
          <w:b/>
          <w:i w:val="0"/>
          <w:iCs w:val="0"/>
          <w:noProof/>
          <w:color w:val="auto"/>
          <w:sz w:val="22"/>
        </w:rPr>
        <w:t>1</w:t>
      </w:r>
      <w:r w:rsidRPr="003F7880">
        <w:rPr>
          <w:b/>
          <w:i w:val="0"/>
          <w:iCs w:val="0"/>
          <w:color w:val="auto"/>
          <w:sz w:val="22"/>
        </w:rPr>
        <w:fldChar w:fldCharType="end"/>
      </w:r>
      <w:r w:rsidRPr="003F7880">
        <w:rPr>
          <w:b/>
          <w:i w:val="0"/>
          <w:iCs w:val="0"/>
          <w:color w:val="auto"/>
          <w:sz w:val="22"/>
        </w:rPr>
        <w:t xml:space="preserve">: Módulos e Tabelas </w:t>
      </w:r>
      <w:r w:rsidR="0052401E" w:rsidRPr="003F7880">
        <w:rPr>
          <w:b/>
          <w:i w:val="0"/>
          <w:iCs w:val="0"/>
          <w:color w:val="auto"/>
          <w:sz w:val="22"/>
        </w:rPr>
        <w:t xml:space="preserve">de </w:t>
      </w:r>
      <w:r w:rsidR="00C96961" w:rsidRPr="003F7880">
        <w:rPr>
          <w:b/>
          <w:i w:val="0"/>
          <w:iCs w:val="0"/>
          <w:color w:val="auto"/>
          <w:sz w:val="22"/>
        </w:rPr>
        <w:t>inform</w:t>
      </w:r>
      <w:r w:rsidR="009D0910" w:rsidRPr="003F7880">
        <w:rPr>
          <w:b/>
          <w:i w:val="0"/>
          <w:iCs w:val="0"/>
          <w:color w:val="auto"/>
          <w:sz w:val="22"/>
        </w:rPr>
        <w:t>ação</w:t>
      </w:r>
      <w:r w:rsidR="0052401E" w:rsidRPr="003F7880">
        <w:rPr>
          <w:b/>
          <w:i w:val="0"/>
          <w:iCs w:val="0"/>
          <w:color w:val="auto"/>
          <w:sz w:val="22"/>
        </w:rPr>
        <w:t xml:space="preserve"> </w:t>
      </w:r>
      <w:r w:rsidR="003C1409" w:rsidRPr="003F7880">
        <w:rPr>
          <w:b/>
          <w:i w:val="0"/>
          <w:iCs w:val="0"/>
          <w:color w:val="auto"/>
          <w:sz w:val="22"/>
        </w:rPr>
        <w:t>d</w:t>
      </w:r>
      <w:r w:rsidR="00C96961" w:rsidRPr="003F7880">
        <w:rPr>
          <w:b/>
          <w:i w:val="0"/>
          <w:iCs w:val="0"/>
          <w:color w:val="auto"/>
          <w:sz w:val="22"/>
        </w:rPr>
        <w:t xml:space="preserve">o </w:t>
      </w:r>
      <w:r w:rsidR="008870A9">
        <w:rPr>
          <w:b/>
          <w:color w:val="auto"/>
          <w:sz w:val="22"/>
        </w:rPr>
        <w:t>Template 4</w:t>
      </w:r>
    </w:p>
    <w:tbl>
      <w:tblPr>
        <w:tblW w:w="9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3788"/>
        <w:gridCol w:w="2693"/>
        <w:gridCol w:w="949"/>
      </w:tblGrid>
      <w:tr w:rsidR="00D87A2A" w:rsidRPr="003F7880" w14:paraId="50E82206" w14:textId="77777777" w:rsidTr="00D87A2A">
        <w:trPr>
          <w:trHeight w:val="330"/>
          <w:tblHeader/>
          <w:jc w:val="center"/>
        </w:trPr>
        <w:tc>
          <w:tcPr>
            <w:tcW w:w="2547" w:type="dxa"/>
            <w:shd w:val="clear" w:color="000000" w:fill="FF0000"/>
            <w:noWrap/>
            <w:vAlign w:val="center"/>
            <w:hideMark/>
          </w:tcPr>
          <w:p w14:paraId="61F00601"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Módulo</w:t>
            </w:r>
          </w:p>
        </w:tc>
        <w:tc>
          <w:tcPr>
            <w:tcW w:w="3788" w:type="dxa"/>
            <w:shd w:val="clear" w:color="000000" w:fill="FF0000"/>
            <w:noWrap/>
            <w:vAlign w:val="center"/>
            <w:hideMark/>
          </w:tcPr>
          <w:p w14:paraId="50235085" w14:textId="725737CE"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Tabelas</w:t>
            </w:r>
          </w:p>
        </w:tc>
        <w:tc>
          <w:tcPr>
            <w:tcW w:w="2693" w:type="dxa"/>
            <w:shd w:val="clear" w:color="000000" w:fill="FF0000"/>
            <w:noWrap/>
            <w:vAlign w:val="center"/>
            <w:hideMark/>
          </w:tcPr>
          <w:p w14:paraId="75D4D754"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Descritivo</w:t>
            </w:r>
          </w:p>
        </w:tc>
        <w:tc>
          <w:tcPr>
            <w:tcW w:w="0" w:type="auto"/>
            <w:shd w:val="clear" w:color="000000" w:fill="FF0000"/>
            <w:vAlign w:val="center"/>
          </w:tcPr>
          <w:p w14:paraId="4E593F8F" w14:textId="77777777" w:rsidR="00D87A2A" w:rsidRPr="003F7880" w:rsidRDefault="00D87A2A" w:rsidP="007B1864">
            <w:pPr>
              <w:spacing w:after="0" w:line="240" w:lineRule="auto"/>
              <w:jc w:val="center"/>
              <w:rPr>
                <w:rFonts w:eastAsia="Times New Roman" w:cstheme="minorHAnsi"/>
                <w:b/>
                <w:bCs/>
                <w:color w:val="FFFFFF"/>
                <w:sz w:val="20"/>
                <w:szCs w:val="20"/>
                <w:lang w:eastAsia="pt-PT"/>
              </w:rPr>
            </w:pPr>
            <w:r w:rsidRPr="003F7880">
              <w:rPr>
                <w:rFonts w:eastAsia="Times New Roman" w:cstheme="minorHAnsi"/>
                <w:b/>
                <w:bCs/>
                <w:color w:val="FFFFFF"/>
                <w:sz w:val="20"/>
                <w:szCs w:val="20"/>
                <w:lang w:eastAsia="pt-PT"/>
              </w:rPr>
              <w:t>Tipologia</w:t>
            </w:r>
          </w:p>
        </w:tc>
      </w:tr>
      <w:tr w:rsidR="00D87A2A" w:rsidRPr="003F7880" w14:paraId="7023D0C9" w14:textId="77777777" w:rsidTr="00D87A2A">
        <w:trPr>
          <w:trHeight w:val="726"/>
          <w:jc w:val="center"/>
        </w:trPr>
        <w:tc>
          <w:tcPr>
            <w:tcW w:w="2547" w:type="dxa"/>
            <w:vMerge w:val="restart"/>
            <w:shd w:val="clear" w:color="auto" w:fill="E7E6E6" w:themeFill="background2"/>
            <w:vAlign w:val="center"/>
          </w:tcPr>
          <w:p w14:paraId="746E13A6" w14:textId="618B34FA" w:rsidR="00D87A2A" w:rsidRPr="003F7880" w:rsidRDefault="008870A9" w:rsidP="00154831">
            <w:pPr>
              <w:spacing w:after="0" w:line="240" w:lineRule="auto"/>
              <w:jc w:val="center"/>
              <w:rPr>
                <w:rFonts w:eastAsia="Times New Roman" w:cstheme="minorHAnsi"/>
                <w:color w:val="000000"/>
                <w:sz w:val="18"/>
                <w:szCs w:val="18"/>
                <w:lang w:eastAsia="pt-PT"/>
              </w:rPr>
            </w:pPr>
            <w:r>
              <w:rPr>
                <w:rFonts w:eastAsia="Times New Roman" w:cstheme="minorHAnsi"/>
                <w:i/>
                <w:iCs/>
                <w:color w:val="000000"/>
                <w:sz w:val="18"/>
                <w:szCs w:val="18"/>
                <w:lang w:eastAsia="pt-PT"/>
              </w:rPr>
              <w:t>Template 4</w:t>
            </w:r>
          </w:p>
        </w:tc>
        <w:tc>
          <w:tcPr>
            <w:tcW w:w="3788" w:type="dxa"/>
            <w:shd w:val="clear" w:color="auto" w:fill="FFFFFF" w:themeFill="background1"/>
            <w:noWrap/>
            <w:vAlign w:val="center"/>
          </w:tcPr>
          <w:p w14:paraId="3DF4AE7B" w14:textId="765C84F9" w:rsidR="00D87A2A" w:rsidRPr="003F7880" w:rsidRDefault="00D87A2A" w:rsidP="0000132E">
            <w:pPr>
              <w:spacing w:after="0" w:line="240" w:lineRule="auto"/>
              <w:rPr>
                <w:rFonts w:eastAsia="Times New Roman" w:cstheme="minorHAnsi"/>
                <w:i/>
                <w:color w:val="0D0D0D"/>
                <w:sz w:val="18"/>
                <w:szCs w:val="18"/>
                <w:lang w:val="en-US" w:eastAsia="pt-PT"/>
              </w:rPr>
            </w:pPr>
            <w:r w:rsidRPr="003F7880">
              <w:rPr>
                <w:rFonts w:eastAsia="Times New Roman" w:cstheme="minorHAnsi"/>
                <w:i/>
                <w:color w:val="0D0D0D"/>
                <w:sz w:val="18"/>
                <w:szCs w:val="18"/>
                <w:lang w:val="en-US" w:eastAsia="pt-PT"/>
              </w:rPr>
              <w:t>bu_esg_work.</w:t>
            </w:r>
            <w:r w:rsidR="008870A9">
              <w:rPr>
                <w:rFonts w:eastAsia="Times New Roman" w:cstheme="minorHAnsi"/>
                <w:i/>
                <w:color w:val="0D0D0D"/>
                <w:sz w:val="18"/>
                <w:szCs w:val="18"/>
                <w:lang w:val="en-US" w:eastAsia="pt-PT"/>
              </w:rPr>
              <w:t>ag04_temp_cto_gra</w:t>
            </w:r>
          </w:p>
        </w:tc>
        <w:tc>
          <w:tcPr>
            <w:tcW w:w="2693" w:type="dxa"/>
            <w:shd w:val="clear" w:color="auto" w:fill="FFFFFF" w:themeFill="background1"/>
            <w:vAlign w:val="center"/>
          </w:tcPr>
          <w:p w14:paraId="6ED6832A" w14:textId="1BC0ABC9" w:rsidR="00D87A2A" w:rsidRPr="003F7880" w:rsidRDefault="00D87A2A" w:rsidP="0000132E">
            <w:pPr>
              <w:spacing w:after="0" w:line="240" w:lineRule="auto"/>
              <w:ind w:left="113" w:right="113"/>
              <w:jc w:val="both"/>
              <w:rPr>
                <w:rFonts w:eastAsia="Times New Roman" w:cstheme="minorHAnsi"/>
                <w:color w:val="0D0D0D"/>
                <w:sz w:val="18"/>
                <w:szCs w:val="18"/>
                <w:highlight w:val="yellow"/>
                <w:lang w:eastAsia="pt-PT"/>
              </w:rPr>
            </w:pPr>
            <w:r w:rsidRPr="003F7880">
              <w:rPr>
                <w:rFonts w:eastAsia="Times New Roman" w:cstheme="minorHAnsi"/>
                <w:color w:val="0D0D0D"/>
                <w:sz w:val="18"/>
                <w:szCs w:val="18"/>
                <w:lang w:eastAsia="pt-PT"/>
              </w:rPr>
              <w:t xml:space="preserve">Tabela de definição do universo de operações gerais a reportar no </w:t>
            </w:r>
            <w:r w:rsidR="008870A9">
              <w:rPr>
                <w:rFonts w:eastAsia="Times New Roman" w:cstheme="minorHAnsi"/>
                <w:i/>
                <w:iCs/>
                <w:color w:val="0D0D0D"/>
                <w:sz w:val="18"/>
                <w:szCs w:val="18"/>
                <w:lang w:eastAsia="pt-PT"/>
              </w:rPr>
              <w:t>Template 4</w:t>
            </w:r>
            <w:r w:rsidRPr="003F7880">
              <w:rPr>
                <w:rFonts w:eastAsia="Times New Roman" w:cstheme="minorHAnsi"/>
                <w:color w:val="0D0D0D"/>
                <w:sz w:val="18"/>
                <w:szCs w:val="18"/>
                <w:lang w:eastAsia="pt-PT"/>
              </w:rPr>
              <w:t xml:space="preserve"> e construção de campos auxiliares ao mapeamento das métricas ESG.</w:t>
            </w:r>
          </w:p>
        </w:tc>
        <w:tc>
          <w:tcPr>
            <w:tcW w:w="0" w:type="auto"/>
            <w:vAlign w:val="center"/>
          </w:tcPr>
          <w:p w14:paraId="70AE774E" w14:textId="7F6C9B64" w:rsidR="00D87A2A" w:rsidRPr="003F7880" w:rsidRDefault="00D87A2A" w:rsidP="00154831">
            <w:pPr>
              <w:spacing w:after="0" w:line="240" w:lineRule="auto"/>
              <w:jc w:val="center"/>
              <w:rPr>
                <w:rFonts w:eastAsia="Times New Roman" w:cstheme="minorHAnsi"/>
                <w:iCs/>
                <w:color w:val="0D0D0D"/>
                <w:sz w:val="18"/>
                <w:szCs w:val="18"/>
                <w:lang w:eastAsia="pt-PT"/>
              </w:rPr>
            </w:pPr>
            <w:r w:rsidRPr="003F7880">
              <w:rPr>
                <w:rFonts w:eastAsia="Times New Roman" w:cstheme="minorHAnsi"/>
                <w:iCs/>
                <w:color w:val="0D0D0D"/>
                <w:sz w:val="18"/>
                <w:szCs w:val="18"/>
                <w:lang w:eastAsia="pt-PT"/>
              </w:rPr>
              <w:t>Tabela Auxiliar</w:t>
            </w:r>
          </w:p>
        </w:tc>
      </w:tr>
      <w:tr w:rsidR="00D87A2A" w:rsidRPr="003F7880" w14:paraId="79E416C1" w14:textId="77777777" w:rsidTr="00D87A2A">
        <w:trPr>
          <w:trHeight w:val="726"/>
          <w:jc w:val="center"/>
        </w:trPr>
        <w:tc>
          <w:tcPr>
            <w:tcW w:w="2547" w:type="dxa"/>
            <w:vMerge/>
            <w:shd w:val="clear" w:color="auto" w:fill="E7E6E6" w:themeFill="background2"/>
            <w:vAlign w:val="center"/>
          </w:tcPr>
          <w:p w14:paraId="5E28D2BE" w14:textId="77777777" w:rsidR="00D87A2A" w:rsidRPr="003F7880" w:rsidRDefault="00D87A2A" w:rsidP="000B631B">
            <w:pPr>
              <w:spacing w:after="0" w:line="240" w:lineRule="auto"/>
              <w:jc w:val="center"/>
              <w:rPr>
                <w:rFonts w:eastAsia="Times New Roman" w:cstheme="minorHAnsi"/>
                <w:color w:val="000000"/>
                <w:sz w:val="18"/>
                <w:szCs w:val="18"/>
                <w:lang w:val="en-US" w:eastAsia="pt-PT"/>
              </w:rPr>
            </w:pPr>
          </w:p>
        </w:tc>
        <w:tc>
          <w:tcPr>
            <w:tcW w:w="3788" w:type="dxa"/>
            <w:shd w:val="clear" w:color="auto" w:fill="FFFFFF" w:themeFill="background1"/>
            <w:noWrap/>
            <w:vAlign w:val="center"/>
          </w:tcPr>
          <w:p w14:paraId="5F29B8CF" w14:textId="56267818" w:rsidR="00D87A2A" w:rsidRPr="003F7880" w:rsidRDefault="00D87A2A" w:rsidP="0000132E">
            <w:pPr>
              <w:spacing w:after="0" w:line="240" w:lineRule="auto"/>
              <w:rPr>
                <w:rFonts w:eastAsia="Times New Roman" w:cstheme="minorHAnsi"/>
                <w:i/>
                <w:color w:val="0D0D0D"/>
                <w:sz w:val="18"/>
                <w:szCs w:val="18"/>
                <w:lang w:val="en-US" w:eastAsia="pt-PT"/>
              </w:rPr>
            </w:pPr>
            <w:r w:rsidRPr="003F7880">
              <w:rPr>
                <w:rFonts w:eastAsia="Times New Roman" w:cstheme="minorHAnsi"/>
                <w:i/>
                <w:color w:val="0D0D0D"/>
                <w:sz w:val="18"/>
                <w:szCs w:val="18"/>
                <w:lang w:val="en-US" w:eastAsia="pt-PT"/>
              </w:rPr>
              <w:t>bu_esg_work.</w:t>
            </w:r>
            <w:r w:rsidR="008870A9">
              <w:rPr>
                <w:rFonts w:eastAsia="Times New Roman" w:cstheme="minorHAnsi"/>
                <w:i/>
                <w:color w:val="0D0D0D"/>
                <w:sz w:val="18"/>
                <w:szCs w:val="18"/>
                <w:lang w:val="en-US" w:eastAsia="pt-PT"/>
              </w:rPr>
              <w:t>ag04_temp_cto_agr</w:t>
            </w:r>
          </w:p>
        </w:tc>
        <w:tc>
          <w:tcPr>
            <w:tcW w:w="2693" w:type="dxa"/>
            <w:shd w:val="clear" w:color="auto" w:fill="FFFFFF" w:themeFill="background1"/>
            <w:vAlign w:val="center"/>
          </w:tcPr>
          <w:p w14:paraId="5EA3CBB8" w14:textId="52853020" w:rsidR="00D87A2A" w:rsidRPr="003F7880" w:rsidRDefault="00D87A2A" w:rsidP="000B631B">
            <w:pPr>
              <w:spacing w:after="0" w:line="240" w:lineRule="auto"/>
              <w:ind w:left="113" w:right="113"/>
              <w:jc w:val="both"/>
              <w:rPr>
                <w:rFonts w:eastAsia="Times New Roman" w:cstheme="minorHAnsi"/>
                <w:color w:val="0D0D0D"/>
                <w:sz w:val="18"/>
                <w:szCs w:val="18"/>
                <w:highlight w:val="yellow"/>
                <w:lang w:eastAsia="pt-PT"/>
              </w:rPr>
            </w:pPr>
            <w:r w:rsidRPr="003F7880">
              <w:rPr>
                <w:rFonts w:eastAsia="Times New Roman" w:cstheme="minorHAnsi"/>
                <w:color w:val="0D0D0D"/>
                <w:sz w:val="18"/>
                <w:szCs w:val="18"/>
                <w:lang w:eastAsia="pt-PT"/>
              </w:rPr>
              <w:t>Tabela de agregação da informação referente a operações gerais e imóveis adjudicados.</w:t>
            </w:r>
          </w:p>
        </w:tc>
        <w:tc>
          <w:tcPr>
            <w:tcW w:w="0" w:type="auto"/>
            <w:vAlign w:val="center"/>
          </w:tcPr>
          <w:p w14:paraId="28E1CF8D" w14:textId="3A9C7BFA" w:rsidR="00D87A2A" w:rsidRPr="003F7880" w:rsidRDefault="00D87A2A" w:rsidP="000B631B">
            <w:pPr>
              <w:spacing w:after="0" w:line="240" w:lineRule="auto"/>
              <w:jc w:val="center"/>
              <w:rPr>
                <w:rFonts w:eastAsia="Times New Roman" w:cstheme="minorHAnsi"/>
                <w:iCs/>
                <w:color w:val="0D0D0D"/>
                <w:sz w:val="18"/>
                <w:szCs w:val="18"/>
                <w:lang w:val="en-US" w:eastAsia="pt-PT"/>
              </w:rPr>
            </w:pPr>
            <w:r w:rsidRPr="003F7880">
              <w:rPr>
                <w:rFonts w:eastAsia="Times New Roman" w:cstheme="minorHAnsi"/>
                <w:iCs/>
                <w:color w:val="0D0D0D"/>
                <w:sz w:val="18"/>
                <w:szCs w:val="18"/>
                <w:lang w:eastAsia="pt-PT"/>
              </w:rPr>
              <w:t xml:space="preserve">Tabela </w:t>
            </w:r>
            <w:r w:rsidRPr="003F7880">
              <w:rPr>
                <w:rFonts w:eastAsia="Times New Roman" w:cstheme="minorHAnsi"/>
                <w:i/>
                <w:color w:val="0D0D0D"/>
                <w:sz w:val="18"/>
                <w:szCs w:val="18"/>
                <w:lang w:eastAsia="pt-PT"/>
              </w:rPr>
              <w:t>Output</w:t>
            </w:r>
          </w:p>
        </w:tc>
      </w:tr>
    </w:tbl>
    <w:p w14:paraId="42FD9F4F" w14:textId="17031832" w:rsidR="006E6FFA" w:rsidRDefault="006E6FFA" w:rsidP="006E6FFA">
      <w:pPr>
        <w:rPr>
          <w:rFonts w:eastAsiaTheme="majorEastAsia" w:cstheme="majorBidi"/>
          <w:b/>
          <w:sz w:val="26"/>
          <w:szCs w:val="26"/>
          <w:lang w:val="en-US"/>
        </w:rPr>
      </w:pPr>
    </w:p>
    <w:p w14:paraId="549A80E7" w14:textId="18486556" w:rsidR="00157F2E" w:rsidRDefault="00157F2E" w:rsidP="006E6FFA">
      <w:pPr>
        <w:rPr>
          <w:rFonts w:eastAsiaTheme="majorEastAsia" w:cstheme="majorBidi"/>
          <w:b/>
          <w:sz w:val="26"/>
          <w:szCs w:val="26"/>
          <w:lang w:val="en-US"/>
        </w:rPr>
      </w:pPr>
    </w:p>
    <w:p w14:paraId="2C644B64" w14:textId="0ED71D13" w:rsidR="00157F2E" w:rsidRDefault="00157F2E" w:rsidP="006E6FFA">
      <w:pPr>
        <w:rPr>
          <w:rFonts w:eastAsiaTheme="majorEastAsia" w:cstheme="majorBidi"/>
          <w:b/>
          <w:sz w:val="26"/>
          <w:szCs w:val="26"/>
          <w:lang w:val="en-US"/>
        </w:rPr>
      </w:pPr>
    </w:p>
    <w:p w14:paraId="6D8328A2" w14:textId="5E4D76F6" w:rsidR="00157F2E" w:rsidRDefault="00157F2E" w:rsidP="006E6FFA">
      <w:pPr>
        <w:rPr>
          <w:rFonts w:eastAsiaTheme="majorEastAsia" w:cstheme="majorBidi"/>
          <w:b/>
          <w:sz w:val="26"/>
          <w:szCs w:val="26"/>
          <w:lang w:val="en-US"/>
        </w:rPr>
      </w:pPr>
    </w:p>
    <w:p w14:paraId="5CD9ADC8" w14:textId="3E69BC62" w:rsidR="00157F2E" w:rsidRDefault="00157F2E" w:rsidP="006E6FFA">
      <w:pPr>
        <w:rPr>
          <w:rFonts w:eastAsiaTheme="majorEastAsia" w:cstheme="majorBidi"/>
          <w:b/>
          <w:sz w:val="26"/>
          <w:szCs w:val="26"/>
          <w:lang w:val="en-US"/>
        </w:rPr>
      </w:pPr>
    </w:p>
    <w:p w14:paraId="796CDD15" w14:textId="69362383" w:rsidR="00157F2E" w:rsidRDefault="00157F2E" w:rsidP="006E6FFA">
      <w:pPr>
        <w:rPr>
          <w:rFonts w:eastAsiaTheme="majorEastAsia" w:cstheme="majorBidi"/>
          <w:b/>
          <w:sz w:val="26"/>
          <w:szCs w:val="26"/>
          <w:lang w:val="en-US"/>
        </w:rPr>
      </w:pPr>
    </w:p>
    <w:p w14:paraId="5CFD54BF" w14:textId="27CA73AC" w:rsidR="008870A9" w:rsidRDefault="008870A9">
      <w:pPr>
        <w:rPr>
          <w:rFonts w:eastAsiaTheme="majorEastAsia" w:cstheme="majorBidi"/>
          <w:b/>
          <w:sz w:val="26"/>
          <w:szCs w:val="26"/>
          <w:lang w:val="en-US"/>
        </w:rPr>
      </w:pPr>
      <w:r>
        <w:rPr>
          <w:rFonts w:eastAsiaTheme="majorEastAsia" w:cstheme="majorBidi"/>
          <w:b/>
          <w:sz w:val="26"/>
          <w:szCs w:val="26"/>
          <w:lang w:val="en-US"/>
        </w:rPr>
        <w:br w:type="page"/>
      </w:r>
    </w:p>
    <w:p w14:paraId="7F56A086" w14:textId="08BC8316" w:rsidR="005A2DEF" w:rsidRPr="003F7880" w:rsidRDefault="005A2DEF" w:rsidP="00787EE3">
      <w:pPr>
        <w:pStyle w:val="Heading2"/>
        <w:numPr>
          <w:ilvl w:val="1"/>
          <w:numId w:val="3"/>
        </w:numPr>
        <w:rPr>
          <w:rFonts w:ascii="Santander Text" w:hAnsi="Santander Text"/>
        </w:rPr>
      </w:pPr>
      <w:r w:rsidRPr="003F7880">
        <w:rPr>
          <w:rFonts w:ascii="Santander Text" w:hAnsi="Santander Text"/>
        </w:rPr>
        <w:lastRenderedPageBreak/>
        <w:t>Modelo Relacional</w:t>
      </w:r>
    </w:p>
    <w:p w14:paraId="582D9EE9" w14:textId="73C6B6A4" w:rsidR="00157F2E" w:rsidRDefault="008A4057" w:rsidP="00157F2E">
      <w:pPr>
        <w:jc w:val="both"/>
        <w:rPr>
          <w:rFonts w:cstheme="minorHAnsi"/>
        </w:rPr>
      </w:pPr>
      <w:r w:rsidRPr="003F7880">
        <w:rPr>
          <w:rFonts w:cstheme="minorHAnsi"/>
        </w:rPr>
        <w:t xml:space="preserve">As relações entre as várias tabelas criadas no processo de obtenção de informação </w:t>
      </w:r>
      <w:r w:rsidR="003D4319" w:rsidRPr="003F7880">
        <w:rPr>
          <w:rFonts w:cstheme="minorHAnsi"/>
        </w:rPr>
        <w:t xml:space="preserve">a considerar </w:t>
      </w:r>
      <w:r w:rsidR="00BF3273" w:rsidRPr="003F7880">
        <w:rPr>
          <w:rFonts w:cstheme="minorHAnsi"/>
        </w:rPr>
        <w:t xml:space="preserve">no </w:t>
      </w:r>
      <w:r w:rsidR="008870A9">
        <w:rPr>
          <w:rFonts w:cstheme="minorHAnsi"/>
          <w:i/>
          <w:iCs/>
        </w:rPr>
        <w:t>Template 4</w:t>
      </w:r>
      <w:r w:rsidR="00BF3273" w:rsidRPr="003F7880">
        <w:rPr>
          <w:rFonts w:cstheme="minorHAnsi"/>
        </w:rPr>
        <w:t xml:space="preserve"> </w:t>
      </w:r>
      <w:r w:rsidRPr="003F7880">
        <w:rPr>
          <w:rFonts w:cstheme="minorHAnsi"/>
        </w:rPr>
        <w:t>e as restantes tabelas necessárias</w:t>
      </w:r>
      <w:r w:rsidR="006F3BC8" w:rsidRPr="003F7880">
        <w:rPr>
          <w:rFonts w:cstheme="minorHAnsi"/>
        </w:rPr>
        <w:t xml:space="preserve">, encontram-se </w:t>
      </w:r>
      <w:r w:rsidRPr="003F7880">
        <w:rPr>
          <w:rFonts w:cstheme="minorHAnsi"/>
        </w:rPr>
        <w:t>descritas e detalhadas através do seguinte modelo relaciona</w:t>
      </w:r>
      <w:r w:rsidR="00403A81" w:rsidRPr="003F7880">
        <w:rPr>
          <w:rFonts w:cstheme="minorHAnsi"/>
        </w:rPr>
        <w:t>l</w:t>
      </w:r>
      <w:r w:rsidRPr="003F7880">
        <w:rPr>
          <w:rFonts w:cstheme="minorHAnsi"/>
        </w:rPr>
        <w:t>:</w:t>
      </w:r>
      <w:r w:rsidR="00FE0482" w:rsidRPr="003F7880">
        <w:rPr>
          <w:rFonts w:cstheme="minorHAnsi"/>
        </w:rPr>
        <w:t xml:space="preserve">  </w:t>
      </w:r>
    </w:p>
    <w:p w14:paraId="05BE623D" w14:textId="55790A2F" w:rsidR="009E2FAC" w:rsidRPr="003F7880" w:rsidRDefault="001C2AEC" w:rsidP="00157F2E">
      <w:pPr>
        <w:jc w:val="center"/>
        <w:rPr>
          <w:b/>
          <w:i/>
          <w:iCs/>
        </w:rPr>
      </w:pPr>
      <w:r w:rsidRPr="003F7880">
        <w:rPr>
          <w:b/>
        </w:rPr>
        <w:t xml:space="preserve">Figura </w:t>
      </w:r>
      <w:r w:rsidRPr="003F7880">
        <w:rPr>
          <w:b/>
          <w:i/>
          <w:iCs/>
        </w:rPr>
        <w:fldChar w:fldCharType="begin"/>
      </w:r>
      <w:r w:rsidRPr="003F7880">
        <w:rPr>
          <w:b/>
        </w:rPr>
        <w:instrText xml:space="preserve"> SEQ Figura \* ARABIC </w:instrText>
      </w:r>
      <w:r w:rsidRPr="003F7880">
        <w:rPr>
          <w:b/>
          <w:i/>
          <w:iCs/>
        </w:rPr>
        <w:fldChar w:fldCharType="separate"/>
      </w:r>
      <w:r w:rsidR="00086074" w:rsidRPr="003F7880">
        <w:rPr>
          <w:b/>
          <w:noProof/>
        </w:rPr>
        <w:t>1</w:t>
      </w:r>
      <w:r w:rsidRPr="003F7880">
        <w:rPr>
          <w:b/>
          <w:i/>
          <w:iCs/>
        </w:rPr>
        <w:fldChar w:fldCharType="end"/>
      </w:r>
      <w:r w:rsidRPr="003F7880">
        <w:rPr>
          <w:b/>
        </w:rPr>
        <w:t xml:space="preserve">: Modelo Relacional – </w:t>
      </w:r>
      <w:r w:rsidR="008870A9">
        <w:rPr>
          <w:b/>
          <w:i/>
        </w:rPr>
        <w:t>Template 4</w:t>
      </w:r>
    </w:p>
    <w:p w14:paraId="35DBAEC4" w14:textId="1F889753" w:rsidR="008E2218" w:rsidRPr="008E2218" w:rsidRDefault="001F6C22" w:rsidP="008E2218">
      <w:pPr>
        <w:spacing w:after="0" w:line="240" w:lineRule="auto"/>
        <w:rPr>
          <w:rFonts w:ascii="Times New Roman" w:eastAsia="Times New Roman" w:hAnsi="Times New Roman" w:cs="Times New Roman"/>
          <w:sz w:val="24"/>
          <w:szCs w:val="24"/>
          <w:lang w:eastAsia="pt-PT"/>
        </w:rPr>
      </w:pPr>
      <w:r>
        <w:rPr>
          <w:rFonts w:eastAsiaTheme="majorEastAsia" w:cstheme="minorHAnsi"/>
          <w:b/>
          <w:noProof/>
          <w:sz w:val="26"/>
          <w:szCs w:val="26"/>
          <w:lang w:eastAsia="pt-PT"/>
        </w:rPr>
        <w:drawing>
          <wp:anchor distT="0" distB="0" distL="114300" distR="114300" simplePos="0" relativeHeight="251658752" behindDoc="1" locked="0" layoutInCell="1" allowOverlap="1" wp14:anchorId="5B2CC4B4" wp14:editId="765F20D0">
            <wp:simplePos x="0" y="0"/>
            <wp:positionH relativeFrom="margin">
              <wp:align>center</wp:align>
            </wp:positionH>
            <wp:positionV relativeFrom="paragraph">
              <wp:posOffset>201295</wp:posOffset>
            </wp:positionV>
            <wp:extent cx="5899150" cy="2682875"/>
            <wp:effectExtent l="0" t="0" r="6350" b="3175"/>
            <wp:wrapTight wrapText="bothSides">
              <wp:wrapPolygon edited="0">
                <wp:start x="0" y="0"/>
                <wp:lineTo x="0" y="21472"/>
                <wp:lineTo x="21553" y="21472"/>
                <wp:lineTo x="215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mplate 6,7,8,9 - template 4 (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9150" cy="2682875"/>
                    </a:xfrm>
                    <a:prstGeom prst="rect">
                      <a:avLst/>
                    </a:prstGeom>
                  </pic:spPr>
                </pic:pic>
              </a:graphicData>
            </a:graphic>
            <wp14:sizeRelH relativeFrom="margin">
              <wp14:pctWidth>0</wp14:pctWidth>
            </wp14:sizeRelH>
            <wp14:sizeRelV relativeFrom="margin">
              <wp14:pctHeight>0</wp14:pctHeight>
            </wp14:sizeRelV>
          </wp:anchor>
        </w:drawing>
      </w:r>
    </w:p>
    <w:p w14:paraId="1E6FAFD2" w14:textId="7C96A798" w:rsidR="003663B8" w:rsidRPr="003F7880" w:rsidRDefault="003663B8" w:rsidP="008E2218">
      <w:pPr>
        <w:jc w:val="center"/>
        <w:rPr>
          <w:rFonts w:eastAsiaTheme="majorEastAsia" w:cstheme="minorHAnsi"/>
          <w:b/>
          <w:sz w:val="26"/>
          <w:szCs w:val="26"/>
        </w:rPr>
      </w:pPr>
      <w:r w:rsidRPr="003F7880">
        <w:rPr>
          <w:rFonts w:eastAsiaTheme="majorEastAsia" w:cstheme="minorHAnsi"/>
          <w:b/>
          <w:sz w:val="26"/>
          <w:szCs w:val="26"/>
        </w:rPr>
        <w:br w:type="page"/>
      </w:r>
      <w:bookmarkStart w:id="11" w:name="_GoBack"/>
      <w:bookmarkEnd w:id="11"/>
    </w:p>
    <w:p w14:paraId="42CEC982" w14:textId="16244AD1" w:rsidR="0073517E" w:rsidRPr="003F7880" w:rsidRDefault="0073517E" w:rsidP="00787EE3">
      <w:pPr>
        <w:pStyle w:val="Heading2"/>
        <w:numPr>
          <w:ilvl w:val="1"/>
          <w:numId w:val="3"/>
        </w:numPr>
        <w:jc w:val="both"/>
        <w:rPr>
          <w:rFonts w:ascii="Santander Text" w:hAnsi="Santander Text" w:cstheme="minorHAnsi"/>
        </w:rPr>
      </w:pPr>
      <w:r w:rsidRPr="003F7880">
        <w:rPr>
          <w:rFonts w:ascii="Santander Text" w:hAnsi="Santander Text" w:cstheme="minorHAnsi"/>
        </w:rPr>
        <w:lastRenderedPageBreak/>
        <w:t>Preparação da informação d</w:t>
      </w:r>
      <w:r w:rsidR="00BF3273" w:rsidRPr="003F7880">
        <w:rPr>
          <w:rFonts w:ascii="Santander Text" w:hAnsi="Santander Text" w:cstheme="minorHAnsi"/>
        </w:rPr>
        <w:t xml:space="preserve">o </w:t>
      </w:r>
      <w:r w:rsidR="008870A9">
        <w:rPr>
          <w:rFonts w:ascii="Santander Text" w:hAnsi="Santander Text" w:cstheme="minorHAnsi"/>
          <w:i/>
          <w:iCs/>
        </w:rPr>
        <w:t>Template 4</w:t>
      </w:r>
      <w:r w:rsidRPr="003F7880">
        <w:rPr>
          <w:rFonts w:ascii="Santander Text" w:hAnsi="Santander Text" w:cstheme="minorHAnsi"/>
        </w:rPr>
        <w:t xml:space="preserve"> – Detalhe das Tabelas</w:t>
      </w:r>
    </w:p>
    <w:p w14:paraId="56FD6A8A" w14:textId="2CDD93B6" w:rsidR="00720BCE" w:rsidRPr="003F7880" w:rsidRDefault="0073517E" w:rsidP="00787EE3">
      <w:pPr>
        <w:pStyle w:val="Heading3"/>
        <w:numPr>
          <w:ilvl w:val="2"/>
          <w:numId w:val="3"/>
        </w:numPr>
        <w:jc w:val="both"/>
        <w:rPr>
          <w:rFonts w:ascii="Santander Text" w:hAnsi="Santander Text" w:cstheme="minorHAnsi"/>
          <w:i/>
        </w:rPr>
      </w:pPr>
      <w:r w:rsidRPr="003F7880">
        <w:rPr>
          <w:rFonts w:ascii="Santander Text" w:hAnsi="Santander Text" w:cstheme="minorHAnsi"/>
        </w:rPr>
        <w:t xml:space="preserve">Tabela auxiliar de agregação de informação </w:t>
      </w:r>
      <w:r w:rsidR="00AF6C18" w:rsidRPr="003F7880">
        <w:rPr>
          <w:rFonts w:ascii="Santander Text" w:hAnsi="Santander Text" w:cstheme="minorHAnsi"/>
        </w:rPr>
        <w:t xml:space="preserve">do </w:t>
      </w:r>
      <w:r w:rsidR="008870A9">
        <w:rPr>
          <w:rFonts w:ascii="Santander Text" w:hAnsi="Santander Text" w:cstheme="minorHAnsi"/>
          <w:i/>
          <w:iCs/>
        </w:rPr>
        <w:t>Template 4</w:t>
      </w:r>
      <w:r w:rsidRPr="003F7880">
        <w:rPr>
          <w:rFonts w:ascii="Santander Text" w:hAnsi="Santander Text" w:cstheme="minorHAnsi"/>
        </w:rPr>
        <w:t xml:space="preserve">: </w:t>
      </w:r>
      <w:r w:rsidR="00954726" w:rsidRPr="003F7880">
        <w:rPr>
          <w:rFonts w:ascii="Santander Text" w:hAnsi="Santander Text" w:cstheme="minorHAnsi"/>
          <w:i/>
        </w:rPr>
        <w:t>bu_esg_work.</w:t>
      </w:r>
      <w:r w:rsidR="008870A9">
        <w:rPr>
          <w:rFonts w:ascii="Santander Text" w:hAnsi="Santander Text" w:cstheme="minorHAnsi"/>
          <w:i/>
        </w:rPr>
        <w:t>ag04_temp_cto_gra</w:t>
      </w:r>
    </w:p>
    <w:p w14:paraId="27C8579B" w14:textId="1622EA2C" w:rsidR="00BF3273" w:rsidRPr="003F7880" w:rsidRDefault="0073517E" w:rsidP="00787EE3">
      <w:pPr>
        <w:pStyle w:val="Heading4"/>
        <w:numPr>
          <w:ilvl w:val="3"/>
          <w:numId w:val="3"/>
        </w:numPr>
        <w:jc w:val="both"/>
        <w:rPr>
          <w:rFonts w:ascii="Santander Text" w:hAnsi="Santander Text" w:cstheme="minorHAnsi"/>
        </w:rPr>
      </w:pPr>
      <w:r w:rsidRPr="003F7880">
        <w:rPr>
          <w:rFonts w:ascii="Santander Text" w:hAnsi="Santander Text" w:cstheme="minorHAnsi"/>
        </w:rPr>
        <w:t>Visão Geral</w:t>
      </w:r>
    </w:p>
    <w:p w14:paraId="548483BA" w14:textId="62CCAE29" w:rsidR="00E07D40" w:rsidRPr="003F7880" w:rsidRDefault="007977B0" w:rsidP="007F0941">
      <w:pPr>
        <w:jc w:val="both"/>
        <w:rPr>
          <w:rFonts w:cstheme="minorHAnsi"/>
        </w:rPr>
      </w:pPr>
      <w:r w:rsidRPr="003F7880">
        <w:rPr>
          <w:rFonts w:cstheme="minorHAnsi"/>
        </w:rPr>
        <w:t xml:space="preserve">Tabela de definição do universo de operações gerais a reportar no </w:t>
      </w:r>
      <w:r w:rsidR="008870A9">
        <w:rPr>
          <w:rFonts w:cstheme="minorHAnsi"/>
          <w:i/>
          <w:iCs/>
        </w:rPr>
        <w:t>Template 4</w:t>
      </w:r>
      <w:r w:rsidRPr="003F7880">
        <w:rPr>
          <w:rFonts w:cstheme="minorHAnsi"/>
        </w:rPr>
        <w:t xml:space="preserve"> e construção de campos auxiliares ao mapeamento das métricas ESG.</w:t>
      </w:r>
    </w:p>
    <w:p w14:paraId="429B4512" w14:textId="77777777" w:rsidR="00BF3273" w:rsidRPr="003F7880" w:rsidRDefault="0073517E" w:rsidP="00787EE3">
      <w:pPr>
        <w:pStyle w:val="Heading4"/>
        <w:numPr>
          <w:ilvl w:val="3"/>
          <w:numId w:val="3"/>
        </w:numPr>
        <w:jc w:val="both"/>
        <w:rPr>
          <w:rFonts w:ascii="Santander Text" w:hAnsi="Santander Text" w:cstheme="minorHAnsi"/>
        </w:rPr>
      </w:pPr>
      <w:r w:rsidRPr="003F7880">
        <w:rPr>
          <w:rFonts w:ascii="Santander Text" w:hAnsi="Santander Text" w:cstheme="minorHAnsi"/>
        </w:rPr>
        <w:t>Granularidade e chave</w:t>
      </w:r>
    </w:p>
    <w:p w14:paraId="0560E232" w14:textId="6C869A3D" w:rsidR="008870A9" w:rsidRPr="008870A9" w:rsidRDefault="008870A9" w:rsidP="008870A9">
      <w:pPr>
        <w:jc w:val="both"/>
        <w:rPr>
          <w:rFonts w:cstheme="minorHAnsi"/>
        </w:rPr>
      </w:pPr>
      <w:r w:rsidRPr="008870A9">
        <w:rPr>
          <w:rFonts w:cstheme="minorHAnsi"/>
        </w:rPr>
        <w:t xml:space="preserve">A tabela </w:t>
      </w:r>
      <w:r w:rsidRPr="003F7880">
        <w:rPr>
          <w:rFonts w:cstheme="minorHAnsi"/>
          <w:b/>
          <w:bCs/>
          <w:i/>
        </w:rPr>
        <w:t>bu_esg_work.</w:t>
      </w:r>
      <w:r>
        <w:rPr>
          <w:rFonts w:cstheme="minorHAnsi"/>
          <w:b/>
          <w:bCs/>
          <w:i/>
        </w:rPr>
        <w:t>ag04_temp_cto_gra</w:t>
      </w:r>
      <w:r w:rsidRPr="008870A9">
        <w:rPr>
          <w:rFonts w:cstheme="minorHAnsi"/>
          <w:i/>
        </w:rPr>
        <w:t xml:space="preserve"> </w:t>
      </w:r>
      <w:r w:rsidRPr="008870A9">
        <w:rPr>
          <w:rFonts w:cstheme="minorHAnsi"/>
        </w:rPr>
        <w:t xml:space="preserve">apresenta granularidade ao nível do </w:t>
      </w:r>
      <w:r w:rsidRPr="008870A9">
        <w:rPr>
          <w:rFonts w:cstheme="minorHAnsi"/>
          <w:i/>
          <w:iCs/>
        </w:rPr>
        <w:t>IDCOMB</w:t>
      </w:r>
      <w:r w:rsidRPr="008870A9">
        <w:rPr>
          <w:rFonts w:cstheme="minorHAnsi"/>
        </w:rPr>
        <w:t xml:space="preserve">, contrato, carteira contabilística, instrumento financeiro, composição valor e tipo de </w:t>
      </w:r>
      <w:r>
        <w:rPr>
          <w:rFonts w:cstheme="minorHAnsi"/>
        </w:rPr>
        <w:t>valor</w:t>
      </w:r>
      <w:r w:rsidRPr="008870A9">
        <w:rPr>
          <w:rFonts w:cstheme="minorHAnsi"/>
        </w:rPr>
        <w:t>, de modo a permitir o cruzamento com as várias fontes de informação usadas ao longo do processo de aprovisionamento de informação para mapeamento das métricas ESG a incluir neste</w:t>
      </w:r>
      <w:del w:id="12" w:author="Escaleira, Diogo Alexandre" w:date="2024-11-10T18:53:00Z">
        <w:r w:rsidRPr="008870A9" w:rsidDel="00A27623">
          <w:rPr>
            <w:rFonts w:cstheme="minorHAnsi"/>
          </w:rPr>
          <w:delText>s</w:delText>
        </w:r>
      </w:del>
      <w:r w:rsidRPr="008870A9">
        <w:rPr>
          <w:rFonts w:cstheme="minorHAnsi"/>
        </w:rPr>
        <w:t xml:space="preserve"> </w:t>
      </w:r>
      <w:r w:rsidRPr="008870A9">
        <w:rPr>
          <w:rFonts w:cstheme="minorHAnsi"/>
          <w:i/>
          <w:iCs/>
        </w:rPr>
        <w:t>Template</w:t>
      </w:r>
      <w:del w:id="13" w:author="Escaleira, Diogo Alexandre" w:date="2024-11-10T18:53:00Z">
        <w:r w:rsidRPr="008870A9" w:rsidDel="00A27623">
          <w:rPr>
            <w:rFonts w:cstheme="minorHAnsi"/>
            <w:i/>
            <w:iCs/>
          </w:rPr>
          <w:delText>s</w:delText>
        </w:r>
      </w:del>
      <w:r w:rsidRPr="008870A9">
        <w:rPr>
          <w:rFonts w:cstheme="minorHAnsi"/>
        </w:rPr>
        <w:t>.</w:t>
      </w:r>
    </w:p>
    <w:p w14:paraId="3EB6F69E" w14:textId="0395429D" w:rsidR="002F0955" w:rsidRPr="008870A9" w:rsidRDefault="008870A9" w:rsidP="008870A9">
      <w:pPr>
        <w:jc w:val="both"/>
        <w:rPr>
          <w:rFonts w:cstheme="minorHAnsi"/>
        </w:rPr>
      </w:pPr>
      <w:r w:rsidRPr="008870A9">
        <w:rPr>
          <w:rFonts w:cstheme="minorHAnsi"/>
        </w:rPr>
        <w:t xml:space="preserve">A chave primária da tabela é composta pelos campos identificadores de cada </w:t>
      </w:r>
      <w:r w:rsidRPr="008870A9">
        <w:rPr>
          <w:rFonts w:cstheme="minorHAnsi"/>
          <w:i/>
          <w:iCs/>
        </w:rPr>
        <w:t>IDCOMB</w:t>
      </w:r>
      <w:r w:rsidRPr="008870A9">
        <w:rPr>
          <w:rFonts w:cstheme="minorHAnsi"/>
        </w:rPr>
        <w:t xml:space="preserve"> (i.e., ‘</w:t>
      </w:r>
      <w:r w:rsidRPr="008870A9">
        <w:rPr>
          <w:rFonts w:cstheme="minorHAnsi"/>
          <w:i/>
          <w:iCs/>
        </w:rPr>
        <w:t>ccontab_final_idcomb_total’</w:t>
      </w:r>
      <w:r w:rsidRPr="008870A9">
        <w:rPr>
          <w:rFonts w:cstheme="minorHAnsi"/>
        </w:rPr>
        <w:t xml:space="preserve">), contrato, (campos correspondentes a </w:t>
      </w:r>
      <w:r w:rsidRPr="008870A9">
        <w:rPr>
          <w:rFonts w:cstheme="minorHAnsi"/>
          <w:i/>
          <w:iCs/>
        </w:rPr>
        <w:t>‘cempresa’</w:t>
      </w:r>
      <w:r w:rsidRPr="008870A9">
        <w:rPr>
          <w:rFonts w:cstheme="minorHAnsi"/>
        </w:rPr>
        <w:t xml:space="preserve">, </w:t>
      </w:r>
      <w:r w:rsidRPr="008870A9">
        <w:rPr>
          <w:rFonts w:cstheme="minorHAnsi"/>
          <w:i/>
          <w:iCs/>
        </w:rPr>
        <w:t>’cbalcao’</w:t>
      </w:r>
      <w:r w:rsidRPr="008870A9">
        <w:rPr>
          <w:rFonts w:cstheme="minorHAnsi"/>
        </w:rPr>
        <w:t xml:space="preserve">, </w:t>
      </w:r>
      <w:r w:rsidRPr="008870A9">
        <w:rPr>
          <w:rFonts w:cstheme="minorHAnsi"/>
          <w:i/>
          <w:iCs/>
        </w:rPr>
        <w:t>’cnumecta’</w:t>
      </w:r>
      <w:r w:rsidRPr="008870A9">
        <w:rPr>
          <w:rFonts w:cstheme="minorHAnsi"/>
        </w:rPr>
        <w:t xml:space="preserve"> e </w:t>
      </w:r>
      <w:r w:rsidRPr="008870A9">
        <w:rPr>
          <w:rFonts w:cstheme="minorHAnsi"/>
          <w:i/>
          <w:iCs/>
        </w:rPr>
        <w:t>’zdeposit’</w:t>
      </w:r>
      <w:r w:rsidRPr="008870A9">
        <w:rPr>
          <w:rFonts w:cstheme="minorHAnsi"/>
        </w:rPr>
        <w:t>)</w:t>
      </w:r>
      <w:r w:rsidRPr="008870A9">
        <w:rPr>
          <w:rFonts w:cstheme="minorHAnsi"/>
          <w:i/>
          <w:iCs/>
        </w:rPr>
        <w:t xml:space="preserve">, </w:t>
      </w:r>
      <w:r w:rsidRPr="008870A9">
        <w:rPr>
          <w:rFonts w:cstheme="minorHAnsi"/>
        </w:rPr>
        <w:t>carteira contabilística (campo ‘</w:t>
      </w:r>
      <w:r w:rsidRPr="008870A9">
        <w:rPr>
          <w:rFonts w:cstheme="minorHAnsi"/>
          <w:i/>
        </w:rPr>
        <w:t>carteira_contabilistica</w:t>
      </w:r>
      <w:r w:rsidRPr="008870A9">
        <w:rPr>
          <w:rFonts w:cstheme="minorHAnsi"/>
        </w:rPr>
        <w:t>’), instrumento financeiro (campo ‘</w:t>
      </w:r>
      <w:r w:rsidRPr="008870A9">
        <w:rPr>
          <w:rFonts w:cstheme="minorHAnsi"/>
          <w:i/>
        </w:rPr>
        <w:t>instrumento_financeiro</w:t>
      </w:r>
      <w:r w:rsidRPr="008870A9">
        <w:rPr>
          <w:rFonts w:cstheme="minorHAnsi"/>
        </w:rPr>
        <w:t>’), composição valor (campo ‘</w:t>
      </w:r>
      <w:r w:rsidRPr="008870A9">
        <w:rPr>
          <w:rFonts w:cstheme="minorHAnsi"/>
          <w:i/>
        </w:rPr>
        <w:t>composicao_valor</w:t>
      </w:r>
      <w:r w:rsidRPr="008870A9">
        <w:rPr>
          <w:rFonts w:cstheme="minorHAnsi"/>
        </w:rPr>
        <w:t xml:space="preserve">’) e tipo de </w:t>
      </w:r>
      <w:r>
        <w:rPr>
          <w:rFonts w:cstheme="minorHAnsi"/>
        </w:rPr>
        <w:t>valor</w:t>
      </w:r>
      <w:r w:rsidRPr="008870A9">
        <w:rPr>
          <w:rFonts w:cstheme="minorHAnsi"/>
        </w:rPr>
        <w:t xml:space="preserve"> (campo ‘</w:t>
      </w:r>
      <w:r>
        <w:rPr>
          <w:rFonts w:cstheme="minorHAnsi"/>
          <w:i/>
        </w:rPr>
        <w:t>bruto_imparidade</w:t>
      </w:r>
      <w:r w:rsidRPr="008870A9">
        <w:rPr>
          <w:rFonts w:cstheme="minorHAnsi"/>
        </w:rPr>
        <w:t xml:space="preserve">’). Neste sentido, não será possível observar duplicações na combinação dos campos chaves existindo, para cada data de reporte, apenas um registo para cada combinação </w:t>
      </w:r>
      <w:r w:rsidRPr="008870A9">
        <w:rPr>
          <w:rFonts w:cstheme="minorHAnsi"/>
          <w:iCs/>
        </w:rPr>
        <w:t>de campos anteriormente apresentados</w:t>
      </w:r>
      <w:r w:rsidRPr="008870A9">
        <w:rPr>
          <w:rFonts w:cstheme="minorHAnsi"/>
        </w:rPr>
        <w:t>.</w:t>
      </w:r>
    </w:p>
    <w:bookmarkEnd w:id="1"/>
    <w:p w14:paraId="025F40CE" w14:textId="77777777" w:rsidR="00D73D86" w:rsidRPr="003F7880" w:rsidRDefault="00D73D86" w:rsidP="00787EE3">
      <w:pPr>
        <w:pStyle w:val="Heading4"/>
        <w:numPr>
          <w:ilvl w:val="3"/>
          <w:numId w:val="3"/>
        </w:numPr>
        <w:jc w:val="both"/>
        <w:rPr>
          <w:rFonts w:ascii="Santander Text" w:hAnsi="Santander Text" w:cstheme="minorHAnsi"/>
        </w:rPr>
      </w:pPr>
      <w:r w:rsidRPr="003F7880">
        <w:rPr>
          <w:rFonts w:ascii="Santander Text" w:hAnsi="Santander Text" w:cstheme="minorHAnsi"/>
        </w:rPr>
        <w:t>Aprovisionamento</w:t>
      </w:r>
    </w:p>
    <w:p w14:paraId="0A58D2B7" w14:textId="74E8B878" w:rsidR="00DE11A6" w:rsidRPr="00335641" w:rsidRDefault="000760D7" w:rsidP="000760D7">
      <w:pPr>
        <w:jc w:val="both"/>
        <w:rPr>
          <w:rFonts w:cstheme="minorHAnsi"/>
          <w:iCs/>
        </w:rPr>
      </w:pPr>
      <w:r w:rsidRPr="00335641">
        <w:t xml:space="preserve">A tabela </w:t>
      </w:r>
      <w:r w:rsidR="005677AA" w:rsidRPr="003F7880">
        <w:rPr>
          <w:rFonts w:cstheme="minorHAnsi"/>
          <w:b/>
          <w:bCs/>
          <w:i/>
        </w:rPr>
        <w:t>bu_esg_work.</w:t>
      </w:r>
      <w:r w:rsidR="005677AA">
        <w:rPr>
          <w:rFonts w:cstheme="minorHAnsi"/>
          <w:b/>
          <w:bCs/>
          <w:i/>
        </w:rPr>
        <w:t>ag04_temp_cto_gra</w:t>
      </w:r>
      <w:r w:rsidRPr="00335641">
        <w:rPr>
          <w:rFonts w:cstheme="minorHAnsi"/>
          <w:iCs/>
        </w:rPr>
        <w:t xml:space="preserve"> resulta de vários cruzamentos (</w:t>
      </w:r>
      <w:r w:rsidRPr="00335641">
        <w:rPr>
          <w:rFonts w:cstheme="minorHAnsi"/>
          <w:i/>
        </w:rPr>
        <w:t>left join</w:t>
      </w:r>
      <w:r w:rsidRPr="00335641">
        <w:rPr>
          <w:rFonts w:cstheme="minorHAnsi"/>
          <w:iCs/>
        </w:rPr>
        <w:t xml:space="preserve">) entre a tabela de </w:t>
      </w:r>
      <w:bookmarkStart w:id="14" w:name="_Hlk181287002"/>
      <w:r w:rsidRPr="00335641">
        <w:rPr>
          <w:rFonts w:cstheme="minorHAnsi"/>
          <w:iCs/>
        </w:rPr>
        <w:t>contratos e clientes</w:t>
      </w:r>
      <w:bookmarkEnd w:id="14"/>
      <w:r w:rsidRPr="00335641">
        <w:rPr>
          <w:rFonts w:cstheme="minorHAnsi"/>
          <w:iCs/>
        </w:rPr>
        <w:t xml:space="preserve"> local (tabela </w:t>
      </w:r>
      <w:r w:rsidRPr="005677AA">
        <w:rPr>
          <w:rFonts w:cstheme="minorHAnsi"/>
          <w:b/>
          <w:bCs/>
          <w:i/>
          <w:highlight w:val="yellow"/>
        </w:rPr>
        <w:t>bu_esg_work.p3_full_ctr_cli_local_final</w:t>
      </w:r>
      <w:r w:rsidRPr="00335641">
        <w:rPr>
          <w:rFonts w:cstheme="minorHAnsi"/>
          <w:iCs/>
        </w:rPr>
        <w:t xml:space="preserve"> </w:t>
      </w:r>
      <w:r>
        <w:rPr>
          <w:rFonts w:cstheme="minorHAnsi"/>
          <w:iCs/>
        </w:rPr>
        <w:t xml:space="preserve"> </w:t>
      </w:r>
      <w:r w:rsidRPr="00335641">
        <w:rPr>
          <w:rFonts w:cstheme="minorHAnsi"/>
          <w:iCs/>
        </w:rPr>
        <w:t>filtrada à data de referência através do campo ‘</w:t>
      </w:r>
      <w:r w:rsidRPr="00335641">
        <w:rPr>
          <w:rFonts w:cstheme="minorHAnsi"/>
          <w:i/>
        </w:rPr>
        <w:t>dt_rfrnc</w:t>
      </w:r>
      <w:r w:rsidR="005677AA">
        <w:rPr>
          <w:rFonts w:cstheme="minorHAnsi"/>
          <w:iCs/>
        </w:rPr>
        <w:t>’, pelo</w:t>
      </w:r>
      <w:r w:rsidR="005677AA" w:rsidRPr="005677AA">
        <w:rPr>
          <w:rFonts w:cstheme="minorHAnsi"/>
          <w:iCs/>
        </w:rPr>
        <w:t xml:space="preserve"> campo ‘</w:t>
      </w:r>
      <w:r w:rsidR="005677AA" w:rsidRPr="005677AA">
        <w:rPr>
          <w:rFonts w:cstheme="minorHAnsi"/>
          <w:i/>
          <w:iCs/>
        </w:rPr>
        <w:t>instrumento_financeiro</w:t>
      </w:r>
      <w:r w:rsidR="005677AA" w:rsidRPr="005677AA">
        <w:rPr>
          <w:rFonts w:cstheme="minorHAnsi"/>
          <w:iCs/>
        </w:rPr>
        <w:t xml:space="preserve">’ </w:t>
      </w:r>
      <w:r w:rsidR="005677AA">
        <w:rPr>
          <w:rFonts w:cstheme="minorHAnsi"/>
          <w:iCs/>
        </w:rPr>
        <w:t>para incluir</w:t>
      </w:r>
      <w:r w:rsidR="005677AA" w:rsidRPr="005677AA">
        <w:rPr>
          <w:rFonts w:cstheme="minorHAnsi"/>
          <w:iCs/>
        </w:rPr>
        <w:t xml:space="preserve"> </w:t>
      </w:r>
      <w:r w:rsidR="005677AA">
        <w:rPr>
          <w:rFonts w:cstheme="minorHAnsi"/>
          <w:iCs/>
        </w:rPr>
        <w:t xml:space="preserve">os </w:t>
      </w:r>
      <w:r w:rsidR="005677AA" w:rsidRPr="005677AA">
        <w:rPr>
          <w:rFonts w:cstheme="minorHAnsi"/>
          <w:iCs/>
        </w:rPr>
        <w:t>valores 'credito concedido e outros ativos financei</w:t>
      </w:r>
      <w:r w:rsidR="005677AA">
        <w:rPr>
          <w:rFonts w:cstheme="minorHAnsi"/>
          <w:iCs/>
        </w:rPr>
        <w:t>ros',  'instrumentos de divida' ou 'instrumentos de capital', pelo</w:t>
      </w:r>
      <w:r w:rsidR="005677AA" w:rsidRPr="005677AA">
        <w:rPr>
          <w:rFonts w:cstheme="minorHAnsi"/>
          <w:iCs/>
        </w:rPr>
        <w:t xml:space="preserve"> campo ‘</w:t>
      </w:r>
      <w:r w:rsidR="005677AA" w:rsidRPr="005677AA">
        <w:rPr>
          <w:rFonts w:cstheme="minorHAnsi"/>
          <w:i/>
          <w:iCs/>
        </w:rPr>
        <w:t>carteira_contabilistica</w:t>
      </w:r>
      <w:r w:rsidR="005677AA" w:rsidRPr="005677AA">
        <w:rPr>
          <w:rFonts w:cstheme="minorHAnsi"/>
          <w:iCs/>
        </w:rPr>
        <w:t xml:space="preserve">’ </w:t>
      </w:r>
      <w:r w:rsidR="005677AA">
        <w:rPr>
          <w:rFonts w:cstheme="minorHAnsi"/>
          <w:iCs/>
        </w:rPr>
        <w:t xml:space="preserve">incluir </w:t>
      </w:r>
      <w:r w:rsidR="005677AA" w:rsidRPr="005677AA">
        <w:rPr>
          <w:rFonts w:cstheme="minorHAnsi"/>
          <w:iCs/>
        </w:rPr>
        <w:t>os valores 'ativos financeiros mandatoriamente ao justo valor atraves de resultados', 'ativos financeiros ao justo valor atraves de resultados', 'ativos financeiros ao custo amortizado', 'ativos financeiros ao justo valor atraves de outro rendimento integral', 'investimentos em associados e filiais exclusivas da consolidacao’</w:t>
      </w:r>
      <w:r w:rsidR="005677AA">
        <w:rPr>
          <w:rFonts w:cstheme="minorHAnsi"/>
          <w:iCs/>
        </w:rPr>
        <w:t xml:space="preserve"> e pelo campo ‘</w:t>
      </w:r>
      <w:r w:rsidR="005677AA">
        <w:rPr>
          <w:rFonts w:cstheme="minorHAnsi"/>
          <w:i/>
          <w:iCs/>
        </w:rPr>
        <w:t>bruto_imparidade</w:t>
      </w:r>
      <w:r w:rsidR="005677AA">
        <w:rPr>
          <w:rFonts w:cstheme="minorHAnsi"/>
          <w:iCs/>
        </w:rPr>
        <w:t>’ não ser vazio ou o campo ‘</w:t>
      </w:r>
      <w:r w:rsidR="005677AA">
        <w:rPr>
          <w:rFonts w:cstheme="minorHAnsi"/>
          <w:i/>
          <w:iCs/>
        </w:rPr>
        <w:t>composicao_valor</w:t>
      </w:r>
      <w:r w:rsidR="005677AA">
        <w:rPr>
          <w:rFonts w:cstheme="minorHAnsi"/>
          <w:iCs/>
        </w:rPr>
        <w:t xml:space="preserve">’ diferente de nulo, </w:t>
      </w:r>
      <w:r w:rsidRPr="00335641">
        <w:rPr>
          <w:rFonts w:cstheme="minorHAnsi"/>
          <w:iCs/>
        </w:rPr>
        <w:t xml:space="preserve">com </w:t>
      </w:r>
      <w:r w:rsidR="00DE11A6">
        <w:rPr>
          <w:rFonts w:cstheme="minorHAnsi"/>
          <w:iCs/>
        </w:rPr>
        <w:t>os</w:t>
      </w:r>
      <w:r w:rsidR="00101B9F">
        <w:rPr>
          <w:rFonts w:cstheme="minorHAnsi"/>
          <w:iCs/>
        </w:rPr>
        <w:t xml:space="preserve"> resultado</w:t>
      </w:r>
      <w:r w:rsidR="00DE11A6">
        <w:rPr>
          <w:rFonts w:cstheme="minorHAnsi"/>
          <w:iCs/>
        </w:rPr>
        <w:t xml:space="preserve">s </w:t>
      </w:r>
      <w:r w:rsidR="008A44B4">
        <w:rPr>
          <w:rFonts w:cstheme="minorHAnsi"/>
          <w:iCs/>
        </w:rPr>
        <w:t>d</w:t>
      </w:r>
      <w:r w:rsidR="00DE11A6">
        <w:rPr>
          <w:rFonts w:cstheme="minorHAnsi"/>
          <w:iCs/>
        </w:rPr>
        <w:t>os</w:t>
      </w:r>
      <w:r w:rsidR="00101B9F">
        <w:rPr>
          <w:rFonts w:cstheme="minorHAnsi"/>
          <w:iCs/>
        </w:rPr>
        <w:t xml:space="preserve"> seguintes</w:t>
      </w:r>
      <w:r w:rsidR="00DE11A6">
        <w:rPr>
          <w:rFonts w:cstheme="minorHAnsi"/>
          <w:iCs/>
        </w:rPr>
        <w:t xml:space="preserve"> cruzamentos</w:t>
      </w:r>
      <w:r w:rsidRPr="00335641">
        <w:rPr>
          <w:rFonts w:cstheme="minorHAnsi"/>
          <w:iCs/>
        </w:rPr>
        <w:t>:</w:t>
      </w:r>
    </w:p>
    <w:p w14:paraId="5C5D2D38" w14:textId="24511C75" w:rsidR="00DE11A6" w:rsidRPr="00102C8E" w:rsidRDefault="008A44B4" w:rsidP="00965B11">
      <w:pPr>
        <w:pStyle w:val="ListParagraph"/>
        <w:numPr>
          <w:ilvl w:val="0"/>
          <w:numId w:val="9"/>
        </w:numPr>
        <w:jc w:val="both"/>
        <w:rPr>
          <w:iCs/>
        </w:rPr>
      </w:pPr>
      <w:r>
        <w:rPr>
          <w:iCs/>
        </w:rPr>
        <w:t>O resultado do primeiro cruzamento provém de um c</w:t>
      </w:r>
      <w:r w:rsidR="00DE11A6">
        <w:rPr>
          <w:iCs/>
        </w:rPr>
        <w:t>ruzamento</w:t>
      </w:r>
      <w:r>
        <w:rPr>
          <w:iCs/>
        </w:rPr>
        <w:t xml:space="preserve"> (</w:t>
      </w:r>
      <w:r>
        <w:rPr>
          <w:i/>
          <w:iCs/>
        </w:rPr>
        <w:t>inner join</w:t>
      </w:r>
      <w:r>
        <w:rPr>
          <w:iCs/>
        </w:rPr>
        <w:t>)</w:t>
      </w:r>
      <w:r w:rsidR="00DE11A6">
        <w:rPr>
          <w:iCs/>
        </w:rPr>
        <w:t xml:space="preserve"> da tabela </w:t>
      </w:r>
      <w:r w:rsidR="00DE11A6" w:rsidRPr="00DE11A6">
        <w:rPr>
          <w:b/>
          <w:i/>
          <w:iCs/>
        </w:rPr>
        <w:t>cd_captools.ct003_univ_cli</w:t>
      </w:r>
      <w:r>
        <w:rPr>
          <w:iCs/>
        </w:rPr>
        <w:t xml:space="preserve"> </w:t>
      </w:r>
      <w:r w:rsidRPr="00335641">
        <w:rPr>
          <w:iCs/>
        </w:rPr>
        <w:t xml:space="preserve">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com a tabela </w:t>
      </w:r>
      <w:r w:rsidRPr="008A44B4">
        <w:rPr>
          <w:rFonts w:cstheme="minorHAnsi"/>
          <w:b/>
          <w:i/>
          <w:iCs/>
        </w:rPr>
        <w:t>cd_captools.ct070_univ_gr_cli</w:t>
      </w:r>
      <w:r>
        <w:rPr>
          <w:rFonts w:cstheme="minorHAnsi"/>
          <w:iCs/>
        </w:rPr>
        <w:t xml:space="preserve"> 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e por ‘CONTROLO’ no campo ‘</w:t>
      </w:r>
      <w:r>
        <w:rPr>
          <w:rFonts w:cstheme="minorHAnsi"/>
          <w:i/>
          <w:iCs/>
        </w:rPr>
        <w:t>tipo_relacao</w:t>
      </w:r>
      <w:r>
        <w:rPr>
          <w:rFonts w:cstheme="minorHAnsi"/>
          <w:iCs/>
        </w:rPr>
        <w:t>’, através do campo ‘zcliente’ de ambas as tabelas, para obtenção do campo ‘</w:t>
      </w:r>
      <w:r>
        <w:rPr>
          <w:rFonts w:cstheme="minorHAnsi"/>
          <w:i/>
          <w:iCs/>
        </w:rPr>
        <w:t>zgrupo</w:t>
      </w:r>
      <w:r>
        <w:rPr>
          <w:rFonts w:cstheme="minorHAnsi"/>
          <w:iCs/>
        </w:rPr>
        <w:t xml:space="preserve">’ da tabela </w:t>
      </w:r>
      <w:r w:rsidRPr="008A44B4">
        <w:rPr>
          <w:rFonts w:cstheme="minorHAnsi"/>
          <w:b/>
          <w:i/>
          <w:iCs/>
        </w:rPr>
        <w:t>cd_captools.ct070_univ_gr_cli</w:t>
      </w:r>
      <w:r>
        <w:rPr>
          <w:rFonts w:cstheme="minorHAnsi"/>
          <w:iCs/>
        </w:rPr>
        <w:t xml:space="preserve">. De seguida, </w:t>
      </w:r>
      <w:r w:rsidR="00EB29B8">
        <w:rPr>
          <w:rFonts w:cstheme="minorHAnsi"/>
          <w:iCs/>
        </w:rPr>
        <w:t>é feito um</w:t>
      </w:r>
      <w:r>
        <w:rPr>
          <w:rFonts w:cstheme="minorHAnsi"/>
          <w:iCs/>
        </w:rPr>
        <w:t xml:space="preserve"> cruzamento (</w:t>
      </w:r>
      <w:r w:rsidRPr="00102C8E">
        <w:rPr>
          <w:rFonts w:cstheme="minorHAnsi"/>
          <w:i/>
          <w:iCs/>
        </w:rPr>
        <w:t>inner join</w:t>
      </w:r>
      <w:r>
        <w:rPr>
          <w:rFonts w:cstheme="minorHAnsi"/>
          <w:iCs/>
        </w:rPr>
        <w:t xml:space="preserve">) da </w:t>
      </w:r>
      <w:r>
        <w:rPr>
          <w:rFonts w:cstheme="minorHAnsi"/>
          <w:iCs/>
        </w:rPr>
        <w:lastRenderedPageBreak/>
        <w:t xml:space="preserve">tabela </w:t>
      </w:r>
      <w:r w:rsidRPr="008A44B4">
        <w:rPr>
          <w:rFonts w:cstheme="minorHAnsi"/>
          <w:b/>
          <w:i/>
          <w:iCs/>
        </w:rPr>
        <w:t>cd_captools.ct070_univ_gr_cli</w:t>
      </w:r>
      <w:r w:rsidR="00EB29B8">
        <w:rPr>
          <w:rFonts w:cstheme="minorHAnsi"/>
          <w:iCs/>
        </w:rPr>
        <w:t xml:space="preserve"> com os mesmo filtros </w:t>
      </w:r>
      <w:r>
        <w:rPr>
          <w:rFonts w:cstheme="minorHAnsi"/>
          <w:iCs/>
        </w:rPr>
        <w:t xml:space="preserve">com a tabela </w:t>
      </w:r>
      <w:r>
        <w:rPr>
          <w:rFonts w:cstheme="minorHAnsi"/>
          <w:b/>
          <w:i/>
          <w:iCs/>
        </w:rPr>
        <w:t>cd_captools.ct069_univ_gr_ec</w:t>
      </w:r>
      <w:r w:rsidR="00EB29B8">
        <w:rPr>
          <w:rFonts w:cstheme="minorHAnsi"/>
          <w:iCs/>
        </w:rPr>
        <w:t xml:space="preserve"> filtrada </w:t>
      </w:r>
      <w:r w:rsidR="00EB29B8" w:rsidRPr="00335641">
        <w:rPr>
          <w:rFonts w:cstheme="minorHAnsi"/>
          <w:iCs/>
        </w:rPr>
        <w:t>à data de referência através do campo ‘</w:t>
      </w:r>
      <w:r w:rsidR="00EB29B8">
        <w:rPr>
          <w:rFonts w:cstheme="minorHAnsi"/>
          <w:i/>
        </w:rPr>
        <w:t>ref_date</w:t>
      </w:r>
      <w:r w:rsidR="00EB29B8" w:rsidRPr="00335641">
        <w:rPr>
          <w:rFonts w:cstheme="minorHAnsi"/>
          <w:iCs/>
        </w:rPr>
        <w:t>’</w:t>
      </w:r>
      <w:r w:rsidR="00EB29B8">
        <w:rPr>
          <w:rFonts w:cstheme="minorHAnsi"/>
          <w:iCs/>
        </w:rPr>
        <w:t>, através do campo ‘</w:t>
      </w:r>
      <w:r w:rsidR="00EB29B8">
        <w:rPr>
          <w:rFonts w:cstheme="minorHAnsi"/>
          <w:i/>
          <w:iCs/>
        </w:rPr>
        <w:t>zgrupo</w:t>
      </w:r>
      <w:r w:rsidR="00EB29B8">
        <w:rPr>
          <w:rFonts w:cstheme="minorHAnsi"/>
          <w:iCs/>
        </w:rPr>
        <w:t>’ para obtenção do campo ‘</w:t>
      </w:r>
      <w:r w:rsidR="00EB29B8">
        <w:rPr>
          <w:rFonts w:cstheme="minorHAnsi"/>
          <w:i/>
          <w:iCs/>
        </w:rPr>
        <w:t>zcliente_princ</w:t>
      </w:r>
      <w:r w:rsidR="00EB29B8">
        <w:rPr>
          <w:rFonts w:cstheme="minorHAnsi"/>
          <w:iCs/>
        </w:rPr>
        <w:t xml:space="preserve">’ da tabela </w:t>
      </w:r>
      <w:r w:rsidR="00EB29B8">
        <w:rPr>
          <w:rFonts w:cstheme="minorHAnsi"/>
          <w:b/>
          <w:i/>
          <w:iCs/>
        </w:rPr>
        <w:t>cd_captools.ct069_univ_gr_ec</w:t>
      </w:r>
      <w:r w:rsidR="00EB29B8">
        <w:rPr>
          <w:rFonts w:cstheme="minorHAnsi"/>
          <w:iCs/>
        </w:rPr>
        <w:t>. Adicionalmente, é feito um cruzamento (</w:t>
      </w:r>
      <w:r w:rsidR="00EB29B8">
        <w:rPr>
          <w:rFonts w:cstheme="minorHAnsi"/>
          <w:i/>
          <w:iCs/>
        </w:rPr>
        <w:t>inner join</w:t>
      </w:r>
      <w:r w:rsidR="00EB29B8">
        <w:rPr>
          <w:rFonts w:cstheme="minorHAnsi"/>
          <w:iCs/>
        </w:rPr>
        <w:t xml:space="preserve">) da tabela </w:t>
      </w:r>
      <w:r w:rsidR="00EB29B8">
        <w:rPr>
          <w:rFonts w:cstheme="minorHAnsi"/>
          <w:b/>
          <w:i/>
          <w:iCs/>
        </w:rPr>
        <w:t>cd_captools.ct069_univ_gr_ec</w:t>
      </w:r>
      <w:r w:rsidR="00EB29B8">
        <w:rPr>
          <w:rFonts w:cstheme="minorHAnsi"/>
          <w:iCs/>
        </w:rPr>
        <w:t xml:space="preserve"> com os mesmos filtros com a tabela </w:t>
      </w:r>
      <w:r w:rsidR="00EB29B8" w:rsidRPr="00437FBE">
        <w:rPr>
          <w:b/>
          <w:bCs/>
          <w:i/>
        </w:rPr>
        <w:t>cd_riscos.rstf159_rating_</w:t>
      </w:r>
      <w:r w:rsidR="00EB29B8">
        <w:rPr>
          <w:b/>
          <w:bCs/>
          <w:i/>
        </w:rPr>
        <w:t>interno</w:t>
      </w:r>
      <w:r w:rsidR="00EB29B8">
        <w:rPr>
          <w:b/>
          <w:bCs/>
        </w:rPr>
        <w:t xml:space="preserve"> </w:t>
      </w:r>
      <w:r w:rsidR="00EB29B8" w:rsidRPr="00335641">
        <w:rPr>
          <w:iCs/>
        </w:rPr>
        <w:t xml:space="preserve">filtrada </w:t>
      </w:r>
      <w:r w:rsidR="00EB29B8" w:rsidRPr="00335641">
        <w:rPr>
          <w:rFonts w:cstheme="minorHAnsi"/>
          <w:iCs/>
        </w:rPr>
        <w:t>à data de referência através do campo ‘</w:t>
      </w:r>
      <w:r w:rsidR="00EB29B8" w:rsidRPr="00437FBE">
        <w:rPr>
          <w:rFonts w:cstheme="minorHAnsi"/>
          <w:i/>
        </w:rPr>
        <w:t>data_date_part</w:t>
      </w:r>
      <w:r w:rsidR="00EB29B8" w:rsidRPr="00335641">
        <w:rPr>
          <w:rFonts w:cstheme="minorHAnsi"/>
          <w:iCs/>
        </w:rPr>
        <w:t xml:space="preserve">’ e </w:t>
      </w:r>
      <w:r w:rsidR="00EB29B8">
        <w:rPr>
          <w:rFonts w:cstheme="minorHAnsi"/>
          <w:iCs/>
        </w:rPr>
        <w:t>eliminando os registos com código de cliente a branco ou não válido (</w:t>
      </w:r>
      <w:r w:rsidR="00EB29B8" w:rsidRPr="00437FBE">
        <w:rPr>
          <w:rFonts w:cstheme="minorHAnsi"/>
          <w:iCs/>
        </w:rPr>
        <w:t>'#'</w:t>
      </w:r>
      <w:r w:rsidR="00EB29B8">
        <w:rPr>
          <w:rFonts w:cstheme="minorHAnsi"/>
          <w:iCs/>
        </w:rPr>
        <w:t>)</w:t>
      </w:r>
      <w:r w:rsidR="00EB29B8">
        <w:rPr>
          <w:rFonts w:cstheme="minorHAnsi"/>
          <w:iCs/>
        </w:rPr>
        <w:t>, através do campo ‘</w:t>
      </w:r>
      <w:r w:rsidR="00EB29B8" w:rsidRPr="00EB29B8">
        <w:rPr>
          <w:rFonts w:cstheme="minorHAnsi"/>
          <w:i/>
          <w:iCs/>
        </w:rPr>
        <w:t>zcliente_princ</w:t>
      </w:r>
      <w:r w:rsidR="00EB29B8">
        <w:rPr>
          <w:rFonts w:cstheme="minorHAnsi"/>
          <w:iCs/>
        </w:rPr>
        <w:t>’ e ‘</w:t>
      </w:r>
      <w:r w:rsidR="00EB29B8" w:rsidRPr="00EB29B8">
        <w:rPr>
          <w:rFonts w:cstheme="minorHAnsi"/>
          <w:i/>
          <w:iCs/>
        </w:rPr>
        <w:t>ccliente</w:t>
      </w:r>
      <w:r w:rsidR="00EB29B8">
        <w:rPr>
          <w:rFonts w:cstheme="minorHAnsi"/>
          <w:iCs/>
        </w:rPr>
        <w:t>’, respetivamente</w:t>
      </w:r>
      <w:r w:rsidR="001E140A">
        <w:rPr>
          <w:rFonts w:cstheme="minorHAnsi"/>
          <w:iCs/>
        </w:rPr>
        <w:t>, para obtenção dos campos</w:t>
      </w:r>
      <w:r w:rsidR="00DB72C6">
        <w:rPr>
          <w:rFonts w:cstheme="minorHAnsi"/>
          <w:iCs/>
        </w:rPr>
        <w:t xml:space="preserve"> ‘</w:t>
      </w:r>
      <w:r w:rsidR="00DB72C6" w:rsidRPr="00DB72C6">
        <w:rPr>
          <w:rFonts w:cstheme="minorHAnsi"/>
          <w:i/>
          <w:iCs/>
        </w:rPr>
        <w:t>centlegal</w:t>
      </w:r>
      <w:r w:rsidR="00DB72C6">
        <w:rPr>
          <w:rFonts w:cstheme="minorHAnsi"/>
          <w:iCs/>
        </w:rPr>
        <w:t>’ e ‘</w:t>
      </w:r>
      <w:r w:rsidR="00DB72C6" w:rsidRPr="00DB72C6">
        <w:rPr>
          <w:rFonts w:cstheme="minorHAnsi"/>
          <w:i/>
          <w:iCs/>
        </w:rPr>
        <w:t>cgrupo</w:t>
      </w:r>
      <w:r w:rsidR="00DB72C6">
        <w:rPr>
          <w:rFonts w:cstheme="minorHAnsi"/>
          <w:iCs/>
        </w:rPr>
        <w:t>’</w:t>
      </w:r>
      <w:r w:rsidR="00EB29B8">
        <w:rPr>
          <w:rFonts w:cstheme="minorHAnsi"/>
          <w:iCs/>
        </w:rPr>
        <w:t xml:space="preserve">. Por fim, a este resultado é apenas feito um </w:t>
      </w:r>
      <w:r w:rsidR="00EB29B8" w:rsidRPr="00EB29B8">
        <w:rPr>
          <w:rFonts w:cstheme="minorHAnsi"/>
          <w:i/>
          <w:iCs/>
        </w:rPr>
        <w:t>union all</w:t>
      </w:r>
      <w:r w:rsidR="00EB29B8">
        <w:rPr>
          <w:rFonts w:cstheme="minorHAnsi"/>
          <w:iCs/>
        </w:rPr>
        <w:t xml:space="preserve"> com a tabela </w:t>
      </w:r>
      <w:r w:rsidR="00EB29B8" w:rsidRPr="00437FBE">
        <w:rPr>
          <w:b/>
          <w:bCs/>
          <w:i/>
        </w:rPr>
        <w:t>cd_riscos.rstf159_rating_interno</w:t>
      </w:r>
      <w:r w:rsidR="00EB29B8">
        <w:rPr>
          <w:b/>
          <w:bCs/>
          <w:i/>
        </w:rPr>
        <w:t xml:space="preserve"> </w:t>
      </w:r>
      <w:r w:rsidR="00EB29B8">
        <w:rPr>
          <w:bCs/>
        </w:rPr>
        <w:t>com os mesmos filtros. Este resultado vai cruzar com a tabela de contratos e clientes p</w:t>
      </w:r>
      <w:r w:rsidR="00102C8E">
        <w:rPr>
          <w:bCs/>
        </w:rPr>
        <w:t>elo ‘</w:t>
      </w:r>
      <w:r w:rsidR="00102C8E" w:rsidRPr="00102C8E">
        <w:rPr>
          <w:bCs/>
          <w:i/>
        </w:rPr>
        <w:t>zcliente</w:t>
      </w:r>
      <w:r w:rsidR="00102C8E">
        <w:rPr>
          <w:bCs/>
        </w:rPr>
        <w:t>’.</w:t>
      </w:r>
    </w:p>
    <w:p w14:paraId="2BDC6316" w14:textId="72503BC8" w:rsidR="00102C8E" w:rsidRPr="00DE11A6" w:rsidRDefault="00102C8E" w:rsidP="00965B11">
      <w:pPr>
        <w:pStyle w:val="ListParagraph"/>
        <w:numPr>
          <w:ilvl w:val="0"/>
          <w:numId w:val="9"/>
        </w:numPr>
        <w:jc w:val="both"/>
        <w:rPr>
          <w:iCs/>
        </w:rPr>
      </w:pPr>
      <w:r>
        <w:rPr>
          <w:iCs/>
        </w:rPr>
        <w:t xml:space="preserve">O resultado do </w:t>
      </w:r>
      <w:r>
        <w:rPr>
          <w:iCs/>
        </w:rPr>
        <w:t xml:space="preserve">segundo </w:t>
      </w:r>
      <w:r>
        <w:rPr>
          <w:iCs/>
        </w:rPr>
        <w:t>cruzamento provém de um cruzamento (</w:t>
      </w:r>
      <w:r>
        <w:rPr>
          <w:i/>
          <w:iCs/>
        </w:rPr>
        <w:t>inner join</w:t>
      </w:r>
      <w:r>
        <w:rPr>
          <w:iCs/>
        </w:rPr>
        <w:t xml:space="preserve">) da tabela </w:t>
      </w:r>
      <w:r w:rsidRPr="008A44B4">
        <w:rPr>
          <w:rFonts w:cstheme="minorHAnsi"/>
          <w:b/>
          <w:i/>
          <w:iCs/>
        </w:rPr>
        <w:t>cd_captools.ct070_univ_gr_cli</w:t>
      </w:r>
      <w:r>
        <w:rPr>
          <w:rFonts w:cstheme="minorHAnsi"/>
          <w:iCs/>
        </w:rPr>
        <w:t xml:space="preserve"> filtrada </w:t>
      </w:r>
      <w:r w:rsidRPr="00335641">
        <w:rPr>
          <w:rFonts w:cstheme="minorHAnsi"/>
          <w:iCs/>
        </w:rPr>
        <w:t>à data de referência através do campo ‘</w:t>
      </w:r>
      <w:r>
        <w:rPr>
          <w:rFonts w:cstheme="minorHAnsi"/>
          <w:i/>
        </w:rPr>
        <w:t>ref_date</w:t>
      </w:r>
      <w:r w:rsidRPr="00335641">
        <w:rPr>
          <w:rFonts w:cstheme="minorHAnsi"/>
          <w:iCs/>
        </w:rPr>
        <w:t>’</w:t>
      </w:r>
      <w:r>
        <w:rPr>
          <w:rFonts w:cstheme="minorHAnsi"/>
          <w:iCs/>
        </w:rPr>
        <w:t xml:space="preserve"> e por ‘CONTROLO’ no campo ‘</w:t>
      </w:r>
      <w:r>
        <w:rPr>
          <w:rFonts w:cstheme="minorHAnsi"/>
          <w:i/>
          <w:iCs/>
        </w:rPr>
        <w:t>tipo_relacao</w:t>
      </w:r>
      <w:r>
        <w:rPr>
          <w:rFonts w:cstheme="minorHAnsi"/>
          <w:iCs/>
        </w:rPr>
        <w:t>’</w:t>
      </w:r>
      <w:r>
        <w:rPr>
          <w:rFonts w:cstheme="minorHAnsi"/>
          <w:iCs/>
        </w:rPr>
        <w:t xml:space="preserve"> com a tabela </w:t>
      </w:r>
      <w:r w:rsidRPr="00766AC0">
        <w:rPr>
          <w:b/>
          <w:iCs/>
        </w:rPr>
        <w:t>cd_captools.ct071_rwa_gr_ec</w:t>
      </w:r>
      <w:r w:rsidRPr="00766AC0">
        <w:rPr>
          <w:iCs/>
        </w:rPr>
        <w:t xml:space="preserve"> (filtrada à data de referência através do campo ‘</w:t>
      </w:r>
      <w:r w:rsidRPr="00766AC0">
        <w:rPr>
          <w:i/>
          <w:iCs/>
        </w:rPr>
        <w:t>ref_date</w:t>
      </w:r>
      <w:r w:rsidRPr="00766AC0">
        <w:rPr>
          <w:iCs/>
        </w:rPr>
        <w:t>’ e excluindo registos que não possuam informação no campo ‘</w:t>
      </w:r>
      <w:r w:rsidRPr="00766AC0">
        <w:rPr>
          <w:i/>
          <w:iCs/>
        </w:rPr>
        <w:t>kgl</w:t>
      </w:r>
      <w:r>
        <w:rPr>
          <w:i/>
          <w:iCs/>
        </w:rPr>
        <w:t>5</w:t>
      </w:r>
      <w:r w:rsidRPr="00766AC0">
        <w:rPr>
          <w:iCs/>
        </w:rPr>
        <w:t>’)</w:t>
      </w:r>
      <w:r>
        <w:rPr>
          <w:rFonts w:cstheme="minorHAnsi"/>
          <w:iCs/>
        </w:rPr>
        <w:t>, através do campo ‘</w:t>
      </w:r>
      <w:r>
        <w:rPr>
          <w:rFonts w:cstheme="minorHAnsi"/>
          <w:iCs/>
        </w:rPr>
        <w:t>zgrupo</w:t>
      </w:r>
      <w:r>
        <w:rPr>
          <w:rFonts w:cstheme="minorHAnsi"/>
          <w:iCs/>
        </w:rPr>
        <w:t>’ de ambas as tabelas</w:t>
      </w:r>
      <w:r w:rsidR="00DB72C6">
        <w:rPr>
          <w:rFonts w:cstheme="minorHAnsi"/>
          <w:iCs/>
        </w:rPr>
        <w:t>, para obtenção do campo ‘</w:t>
      </w:r>
      <w:r w:rsidR="00DB72C6">
        <w:rPr>
          <w:rFonts w:cstheme="minorHAnsi"/>
          <w:i/>
          <w:iCs/>
        </w:rPr>
        <w:t>kgl5</w:t>
      </w:r>
      <w:r w:rsidR="00DB72C6">
        <w:rPr>
          <w:rFonts w:cstheme="minorHAnsi"/>
          <w:iCs/>
        </w:rPr>
        <w:t>’</w:t>
      </w:r>
      <w:r>
        <w:rPr>
          <w:bCs/>
        </w:rPr>
        <w:t>.</w:t>
      </w:r>
      <w:r>
        <w:rPr>
          <w:bCs/>
        </w:rPr>
        <w:t xml:space="preserve"> Este resultado vai cruzar com a tabela de contratos e clientes pelo ‘</w:t>
      </w:r>
      <w:r w:rsidRPr="00102C8E">
        <w:rPr>
          <w:bCs/>
          <w:i/>
        </w:rPr>
        <w:t>zcliente</w:t>
      </w:r>
      <w:r>
        <w:rPr>
          <w:bCs/>
        </w:rPr>
        <w:t>’.</w:t>
      </w:r>
    </w:p>
    <w:p w14:paraId="01E6CF9B" w14:textId="3A253035" w:rsidR="00A00AEB" w:rsidRPr="0021620E" w:rsidRDefault="00102C8E" w:rsidP="00965B11">
      <w:pPr>
        <w:pStyle w:val="ListParagraph"/>
        <w:numPr>
          <w:ilvl w:val="0"/>
          <w:numId w:val="9"/>
        </w:numPr>
        <w:jc w:val="both"/>
        <w:rPr>
          <w:iCs/>
        </w:rPr>
      </w:pPr>
      <w:r w:rsidRPr="00DB72C6">
        <w:rPr>
          <w:iCs/>
        </w:rPr>
        <w:t xml:space="preserve">O resultado do </w:t>
      </w:r>
      <w:r w:rsidRPr="00DB72C6">
        <w:rPr>
          <w:iCs/>
        </w:rPr>
        <w:t xml:space="preserve">terceiro </w:t>
      </w:r>
      <w:r w:rsidRPr="00DB72C6">
        <w:rPr>
          <w:iCs/>
        </w:rPr>
        <w:t>cruzamento provém de um cruzamento (</w:t>
      </w:r>
      <w:r w:rsidRPr="00DB72C6">
        <w:rPr>
          <w:i/>
          <w:iCs/>
        </w:rPr>
        <w:t>inner join</w:t>
      </w:r>
      <w:r w:rsidRPr="00DB72C6">
        <w:rPr>
          <w:iCs/>
        </w:rPr>
        <w:t xml:space="preserve">) da tabela </w:t>
      </w:r>
      <w:r w:rsidRPr="00DB72C6">
        <w:rPr>
          <w:b/>
          <w:i/>
          <w:iCs/>
        </w:rPr>
        <w:t>cd_captools.ct003_univ_cli</w:t>
      </w:r>
      <w:r w:rsidRPr="00DB72C6">
        <w:rPr>
          <w:iCs/>
        </w:rPr>
        <w:t xml:space="preserve"> filtrada </w:t>
      </w:r>
      <w:r w:rsidRPr="00DB72C6">
        <w:rPr>
          <w:rFonts w:cstheme="minorHAnsi"/>
          <w:iCs/>
        </w:rPr>
        <w:t>à data de referência através do campo ‘</w:t>
      </w:r>
      <w:r w:rsidRPr="00DB72C6">
        <w:rPr>
          <w:rFonts w:cstheme="minorHAnsi"/>
          <w:i/>
        </w:rPr>
        <w:t>ref_date</w:t>
      </w:r>
      <w:r w:rsidRPr="00DB72C6">
        <w:rPr>
          <w:rFonts w:cstheme="minorHAnsi"/>
          <w:iCs/>
        </w:rPr>
        <w:t xml:space="preserve">’, com a tabela </w:t>
      </w:r>
      <w:r w:rsidRPr="00DB72C6">
        <w:rPr>
          <w:rFonts w:cstheme="minorHAnsi"/>
          <w:b/>
          <w:i/>
          <w:iCs/>
        </w:rPr>
        <w:t>cd_captools.ct070_univ_gr_cli</w:t>
      </w:r>
      <w:r w:rsidRPr="00DB72C6">
        <w:rPr>
          <w:rFonts w:cstheme="minorHAnsi"/>
          <w:iCs/>
        </w:rPr>
        <w:t xml:space="preserve"> filtrada à data de referência através do campo ‘</w:t>
      </w:r>
      <w:r w:rsidRPr="00DB72C6">
        <w:rPr>
          <w:rFonts w:cstheme="minorHAnsi"/>
          <w:i/>
        </w:rPr>
        <w:t>ref_date</w:t>
      </w:r>
      <w:r w:rsidRPr="00DB72C6">
        <w:rPr>
          <w:rFonts w:cstheme="minorHAnsi"/>
          <w:iCs/>
        </w:rPr>
        <w:t>’ e por ‘CONTROLO’ no campo ‘</w:t>
      </w:r>
      <w:r w:rsidRPr="00DB72C6">
        <w:rPr>
          <w:rFonts w:cstheme="minorHAnsi"/>
          <w:i/>
          <w:iCs/>
        </w:rPr>
        <w:t>tipo_relacao</w:t>
      </w:r>
      <w:r w:rsidRPr="00DB72C6">
        <w:rPr>
          <w:rFonts w:cstheme="minorHAnsi"/>
          <w:iCs/>
        </w:rPr>
        <w:t>’, através do campo ‘zcliente’ de ambas as tabelas, para obtenção do campo ‘</w:t>
      </w:r>
      <w:r w:rsidRPr="00DB72C6">
        <w:rPr>
          <w:rFonts w:cstheme="minorHAnsi"/>
          <w:i/>
          <w:iCs/>
        </w:rPr>
        <w:t>zgrupo</w:t>
      </w:r>
      <w:r w:rsidRPr="00DB72C6">
        <w:rPr>
          <w:rFonts w:cstheme="minorHAnsi"/>
          <w:iCs/>
        </w:rPr>
        <w:t xml:space="preserve">’ da tabela </w:t>
      </w:r>
      <w:r w:rsidRPr="00DB72C6">
        <w:rPr>
          <w:rFonts w:cstheme="minorHAnsi"/>
          <w:b/>
          <w:i/>
          <w:iCs/>
        </w:rPr>
        <w:t>cd_captools.ct070_univ_gr_cli</w:t>
      </w:r>
      <w:r w:rsidRPr="00DB72C6">
        <w:rPr>
          <w:rFonts w:cstheme="minorHAnsi"/>
          <w:iCs/>
        </w:rPr>
        <w:t>. De seguida, é feito um cruzamento (</w:t>
      </w:r>
      <w:r w:rsidRPr="00DB72C6">
        <w:rPr>
          <w:rFonts w:cstheme="minorHAnsi"/>
          <w:i/>
          <w:iCs/>
        </w:rPr>
        <w:t>left</w:t>
      </w:r>
      <w:r w:rsidRPr="00DB72C6">
        <w:rPr>
          <w:rFonts w:cstheme="minorHAnsi"/>
          <w:i/>
          <w:iCs/>
        </w:rPr>
        <w:t xml:space="preserve"> join</w:t>
      </w:r>
      <w:r w:rsidRPr="00DB72C6">
        <w:rPr>
          <w:rFonts w:cstheme="minorHAnsi"/>
          <w:iCs/>
        </w:rPr>
        <w:t xml:space="preserve">) da tabela </w:t>
      </w:r>
      <w:r w:rsidRPr="00DB72C6">
        <w:rPr>
          <w:rFonts w:cstheme="minorHAnsi"/>
          <w:b/>
          <w:i/>
          <w:iCs/>
        </w:rPr>
        <w:t>cd_captools.ct070_univ_gr_cli</w:t>
      </w:r>
      <w:r w:rsidRPr="00DB72C6">
        <w:rPr>
          <w:rFonts w:cstheme="minorHAnsi"/>
          <w:iCs/>
        </w:rPr>
        <w:t xml:space="preserve"> com os mesmo filtros com a tabela </w:t>
      </w:r>
      <w:r w:rsidRPr="00DB72C6">
        <w:rPr>
          <w:rFonts w:cstheme="minorHAnsi"/>
          <w:b/>
          <w:i/>
          <w:iCs/>
        </w:rPr>
        <w:t>cd_captools.ct069_univ_gr_ec</w:t>
      </w:r>
      <w:r w:rsidRPr="00DB72C6">
        <w:rPr>
          <w:rFonts w:cstheme="minorHAnsi"/>
          <w:iCs/>
        </w:rPr>
        <w:t xml:space="preserve"> filtrada à data de referência através do campo ‘</w:t>
      </w:r>
      <w:r w:rsidRPr="00DB72C6">
        <w:rPr>
          <w:rFonts w:cstheme="minorHAnsi"/>
          <w:i/>
        </w:rPr>
        <w:t>ref_date</w:t>
      </w:r>
      <w:r w:rsidRPr="00DB72C6">
        <w:rPr>
          <w:rFonts w:cstheme="minorHAnsi"/>
          <w:iCs/>
        </w:rPr>
        <w:t>’, através do campo ‘</w:t>
      </w:r>
      <w:r w:rsidRPr="00DB72C6">
        <w:rPr>
          <w:rFonts w:cstheme="minorHAnsi"/>
          <w:i/>
          <w:iCs/>
        </w:rPr>
        <w:t>zgrupo</w:t>
      </w:r>
      <w:r w:rsidRPr="00DB72C6">
        <w:rPr>
          <w:rFonts w:cstheme="minorHAnsi"/>
          <w:iCs/>
        </w:rPr>
        <w:t>’ para obtenção do campo ‘</w:t>
      </w:r>
      <w:r w:rsidRPr="00DB72C6">
        <w:rPr>
          <w:rFonts w:cstheme="minorHAnsi"/>
          <w:i/>
          <w:iCs/>
        </w:rPr>
        <w:t>zcliente_princ</w:t>
      </w:r>
      <w:r w:rsidRPr="00DB72C6">
        <w:rPr>
          <w:rFonts w:cstheme="minorHAnsi"/>
          <w:iCs/>
        </w:rPr>
        <w:t xml:space="preserve">’ da tabela </w:t>
      </w:r>
      <w:r w:rsidRPr="00DB72C6">
        <w:rPr>
          <w:rFonts w:cstheme="minorHAnsi"/>
          <w:b/>
          <w:i/>
          <w:iCs/>
        </w:rPr>
        <w:t>cd_captools.ct069_univ_gr_ec</w:t>
      </w:r>
      <w:r w:rsidRPr="00DB72C6">
        <w:rPr>
          <w:rFonts w:cstheme="minorHAnsi"/>
          <w:iCs/>
        </w:rPr>
        <w:t>.</w:t>
      </w:r>
      <w:r w:rsidRPr="00DB72C6">
        <w:rPr>
          <w:rFonts w:cstheme="minorHAnsi"/>
          <w:iCs/>
        </w:rPr>
        <w:t xml:space="preserve"> Seguidamente</w:t>
      </w:r>
      <w:r w:rsidRPr="00DB72C6">
        <w:rPr>
          <w:rFonts w:cstheme="minorHAnsi"/>
          <w:iCs/>
        </w:rPr>
        <w:t>, é feito um cruzamento (</w:t>
      </w:r>
      <w:r w:rsidRPr="00DB72C6">
        <w:rPr>
          <w:rFonts w:cstheme="minorHAnsi"/>
          <w:i/>
          <w:iCs/>
        </w:rPr>
        <w:t>inner join</w:t>
      </w:r>
      <w:r w:rsidRPr="00DB72C6">
        <w:rPr>
          <w:rFonts w:cstheme="minorHAnsi"/>
          <w:iCs/>
        </w:rPr>
        <w:t xml:space="preserve">) da tabela </w:t>
      </w:r>
      <w:r w:rsidRPr="00DB72C6">
        <w:rPr>
          <w:rFonts w:cstheme="minorHAnsi"/>
          <w:b/>
          <w:i/>
          <w:iCs/>
        </w:rPr>
        <w:t>cd_captools.ct069_univ_gr_ec</w:t>
      </w:r>
      <w:r w:rsidRPr="00DB72C6">
        <w:rPr>
          <w:rFonts w:cstheme="minorHAnsi"/>
          <w:iCs/>
        </w:rPr>
        <w:t xml:space="preserve"> </w:t>
      </w:r>
      <w:r w:rsidRPr="00DB72C6">
        <w:rPr>
          <w:rFonts w:cstheme="minorHAnsi"/>
          <w:iCs/>
        </w:rPr>
        <w:t xml:space="preserve">e </w:t>
      </w:r>
      <w:r w:rsidRPr="00DB72C6">
        <w:rPr>
          <w:b/>
          <w:i/>
          <w:iCs/>
        </w:rPr>
        <w:t>cd_captools.ct003_univ_cli</w:t>
      </w:r>
      <w:r w:rsidRPr="00DB72C6">
        <w:rPr>
          <w:iCs/>
        </w:rPr>
        <w:t xml:space="preserve"> ambas </w:t>
      </w:r>
      <w:r w:rsidRPr="00DB72C6">
        <w:rPr>
          <w:rFonts w:cstheme="minorHAnsi"/>
          <w:iCs/>
        </w:rPr>
        <w:t>com</w:t>
      </w:r>
      <w:r w:rsidRPr="00DB72C6">
        <w:rPr>
          <w:rFonts w:cstheme="minorHAnsi"/>
          <w:iCs/>
        </w:rPr>
        <w:t xml:space="preserve"> os mesmos filtros, </w:t>
      </w:r>
      <w:r w:rsidRPr="00DB72C6">
        <w:rPr>
          <w:rFonts w:cstheme="minorHAnsi"/>
          <w:iCs/>
        </w:rPr>
        <w:t>através do campo ‘</w:t>
      </w:r>
      <w:r w:rsidRPr="00DB72C6">
        <w:rPr>
          <w:rFonts w:cstheme="minorHAnsi"/>
          <w:i/>
          <w:iCs/>
        </w:rPr>
        <w:t>zcliente_princ</w:t>
      </w:r>
      <w:r w:rsidRPr="00DB72C6">
        <w:rPr>
          <w:rFonts w:cstheme="minorHAnsi"/>
          <w:iCs/>
        </w:rPr>
        <w:t>’ e ‘</w:t>
      </w:r>
      <w:r w:rsidRPr="00DB72C6">
        <w:rPr>
          <w:rFonts w:cstheme="minorHAnsi"/>
          <w:i/>
          <w:iCs/>
        </w:rPr>
        <w:t>z</w:t>
      </w:r>
      <w:r w:rsidRPr="00DB72C6">
        <w:rPr>
          <w:rFonts w:cstheme="minorHAnsi"/>
          <w:i/>
          <w:iCs/>
        </w:rPr>
        <w:t>liente</w:t>
      </w:r>
      <w:r w:rsidRPr="00DB72C6">
        <w:rPr>
          <w:rFonts w:cstheme="minorHAnsi"/>
          <w:iCs/>
        </w:rPr>
        <w:t>’, respetivamente.</w:t>
      </w:r>
      <w:r w:rsidR="00A00AEB" w:rsidRPr="00DB72C6">
        <w:rPr>
          <w:rFonts w:cstheme="minorHAnsi"/>
          <w:iCs/>
        </w:rPr>
        <w:t xml:space="preserve"> Posteriormente é realizado um cruzamento (</w:t>
      </w:r>
      <w:r w:rsidR="00A00AEB" w:rsidRPr="00DB72C6">
        <w:rPr>
          <w:rFonts w:cstheme="minorHAnsi"/>
          <w:i/>
          <w:iCs/>
        </w:rPr>
        <w:t>inner join</w:t>
      </w:r>
      <w:r w:rsidR="00A00AEB" w:rsidRPr="00DB72C6">
        <w:rPr>
          <w:rFonts w:cstheme="minorHAnsi"/>
          <w:iCs/>
        </w:rPr>
        <w:t xml:space="preserve">) da tabela </w:t>
      </w:r>
      <w:r w:rsidR="00A00AEB" w:rsidRPr="00DB72C6">
        <w:rPr>
          <w:b/>
          <w:i/>
          <w:iCs/>
        </w:rPr>
        <w:t>cd_captools.ct003_univ_cli</w:t>
      </w:r>
      <w:r w:rsidR="00A00AEB" w:rsidRPr="00DB72C6">
        <w:rPr>
          <w:iCs/>
        </w:rPr>
        <w:t xml:space="preserve"> com os mesmo filtros com a tabela </w:t>
      </w:r>
      <w:r w:rsidR="00A00AEB" w:rsidRPr="00DB72C6">
        <w:rPr>
          <w:b/>
          <w:i/>
          <w:iCs/>
        </w:rPr>
        <w:t>bu_esg_work.p3_client_data_jquest</w:t>
      </w:r>
      <w:r w:rsidR="00A00AEB" w:rsidRPr="00DB72C6">
        <w:rPr>
          <w:i/>
          <w:iCs/>
        </w:rPr>
        <w:t xml:space="preserve"> </w:t>
      </w:r>
      <w:r w:rsidR="00A00AEB" w:rsidRPr="00DB72C6">
        <w:rPr>
          <w:iCs/>
        </w:rPr>
        <w:t>através dos campo ‘</w:t>
      </w:r>
      <w:r w:rsidR="00A00AEB" w:rsidRPr="00DB72C6">
        <w:rPr>
          <w:i/>
          <w:iCs/>
        </w:rPr>
        <w:t>ccli_kgl</w:t>
      </w:r>
      <w:r w:rsidR="00A00AEB" w:rsidRPr="00DB72C6">
        <w:rPr>
          <w:iCs/>
        </w:rPr>
        <w:t>’ e ‘</w:t>
      </w:r>
      <w:r w:rsidR="00A00AEB" w:rsidRPr="00DB72C6">
        <w:rPr>
          <w:i/>
          <w:iCs/>
        </w:rPr>
        <w:t>cpty_code</w:t>
      </w:r>
      <w:r w:rsidR="00A00AEB" w:rsidRPr="00DB72C6">
        <w:rPr>
          <w:iCs/>
        </w:rPr>
        <w:t>’, respetivamente</w:t>
      </w:r>
      <w:r w:rsidR="00DB72C6" w:rsidRPr="00DB72C6">
        <w:rPr>
          <w:iCs/>
        </w:rPr>
        <w:t xml:space="preserve">, para obtenção dos campos </w:t>
      </w:r>
      <w:r w:rsidR="00DB72C6" w:rsidRPr="00DB72C6">
        <w:rPr>
          <w:iCs/>
        </w:rPr>
        <w:t>‘</w:t>
      </w:r>
      <w:r w:rsidR="00DB72C6" w:rsidRPr="00DB72C6">
        <w:rPr>
          <w:i/>
          <w:iCs/>
        </w:rPr>
        <w:t>cptyparent_code</w:t>
      </w:r>
      <w:r w:rsidR="00DB72C6" w:rsidRPr="00DB72C6">
        <w:rPr>
          <w:iCs/>
        </w:rPr>
        <w:t>’ e ‘</w:t>
      </w:r>
      <w:r w:rsidR="00DB72C6" w:rsidRPr="00DB72C6">
        <w:rPr>
          <w:i/>
          <w:iCs/>
        </w:rPr>
        <w:t>cptylastparent_code</w:t>
      </w:r>
      <w:r w:rsidR="00DB72C6" w:rsidRPr="00DB72C6">
        <w:rPr>
          <w:iCs/>
        </w:rPr>
        <w:t>’.</w:t>
      </w:r>
      <w:r w:rsidR="00A00AEB" w:rsidRPr="00DB72C6">
        <w:rPr>
          <w:iCs/>
        </w:rPr>
        <w:t xml:space="preserve"> Por fim, este a resultado é feito um </w:t>
      </w:r>
      <w:r w:rsidR="00A00AEB" w:rsidRPr="00DB72C6">
        <w:rPr>
          <w:i/>
          <w:iCs/>
        </w:rPr>
        <w:t xml:space="preserve">union all </w:t>
      </w:r>
      <w:r w:rsidR="00A00AEB" w:rsidRPr="00DB72C6">
        <w:rPr>
          <w:iCs/>
        </w:rPr>
        <w:t>com o resultado de um cruzamento (</w:t>
      </w:r>
      <w:r w:rsidR="00A00AEB" w:rsidRPr="00DB72C6">
        <w:rPr>
          <w:i/>
          <w:iCs/>
        </w:rPr>
        <w:t>inner jon</w:t>
      </w:r>
      <w:r w:rsidR="00A00AEB" w:rsidRPr="00DB72C6">
        <w:rPr>
          <w:iCs/>
        </w:rPr>
        <w:t xml:space="preserve">) apenas das tabelas </w:t>
      </w:r>
      <w:r w:rsidR="00A00AEB" w:rsidRPr="00DB72C6">
        <w:rPr>
          <w:b/>
          <w:i/>
          <w:iCs/>
        </w:rPr>
        <w:t>cd_captools.ct003_univ_cli</w:t>
      </w:r>
      <w:r w:rsidR="00A00AEB" w:rsidRPr="00DB72C6">
        <w:rPr>
          <w:b/>
          <w:i/>
          <w:iCs/>
        </w:rPr>
        <w:t xml:space="preserve"> </w:t>
      </w:r>
      <w:r w:rsidR="00A00AEB" w:rsidRPr="00DB72C6">
        <w:rPr>
          <w:iCs/>
        </w:rPr>
        <w:t xml:space="preserve">e </w:t>
      </w:r>
      <w:r w:rsidR="00A00AEB" w:rsidRPr="00DB72C6">
        <w:rPr>
          <w:b/>
          <w:i/>
          <w:iCs/>
        </w:rPr>
        <w:t>bu_esg_work.p3_client_data_jquest</w:t>
      </w:r>
      <w:r w:rsidR="00A00AEB" w:rsidRPr="00DB72C6">
        <w:rPr>
          <w:iCs/>
        </w:rPr>
        <w:t>, tal como descrito antes.</w:t>
      </w:r>
      <w:r w:rsidRPr="00DB72C6">
        <w:rPr>
          <w:bCs/>
        </w:rPr>
        <w:t xml:space="preserve"> </w:t>
      </w:r>
      <w:r w:rsidR="00A00AEB" w:rsidRPr="00DB72C6">
        <w:rPr>
          <w:bCs/>
        </w:rPr>
        <w:t xml:space="preserve">O </w:t>
      </w:r>
      <w:r w:rsidRPr="00DB72C6">
        <w:rPr>
          <w:bCs/>
        </w:rPr>
        <w:t>resultado vai cruzar com a tabela de contratos e clientes pelo ‘</w:t>
      </w:r>
      <w:r w:rsidRPr="00DB72C6">
        <w:rPr>
          <w:bCs/>
          <w:i/>
        </w:rPr>
        <w:t>zcliente</w:t>
      </w:r>
      <w:r w:rsidRPr="00DB72C6">
        <w:rPr>
          <w:bCs/>
        </w:rPr>
        <w:t>’.</w:t>
      </w:r>
    </w:p>
    <w:p w14:paraId="3FB73925" w14:textId="08BE550B" w:rsidR="0021620E" w:rsidRPr="00965B11" w:rsidRDefault="0021620E" w:rsidP="0021620E">
      <w:pPr>
        <w:jc w:val="both"/>
        <w:rPr>
          <w:i/>
          <w:iCs/>
        </w:rPr>
      </w:pPr>
      <w:r>
        <w:rPr>
          <w:iCs/>
        </w:rPr>
        <w:lastRenderedPageBreak/>
        <w:t xml:space="preserve">Da tabela de contratos e clientes são trazidos os campos </w:t>
      </w:r>
      <w:r w:rsidRPr="00965B11">
        <w:rPr>
          <w:i/>
          <w:iCs/>
        </w:rPr>
        <w:t>‘cempresa’, ‘cbalcao’, ‘cnumecta’, ‘zdeposit’, ‘zcliente’, ‘bruto_imparidade’, ‘contraparte’, ‘tipo_colateral’, ‘msaldo_final’, ‘instrumento_financeiro’, ‘produto’</w:t>
      </w:r>
      <w:r w:rsidR="00965B11" w:rsidRPr="00965B11">
        <w:rPr>
          <w:i/>
          <w:iCs/>
        </w:rPr>
        <w:t xml:space="preserve"> e ‘data_vencimento’.</w:t>
      </w:r>
    </w:p>
    <w:p w14:paraId="6854A3FC" w14:textId="1B31E389" w:rsidR="00DB72C6" w:rsidRPr="00DB72C6" w:rsidRDefault="00DB72C6" w:rsidP="00DB72C6">
      <w:pPr>
        <w:jc w:val="both"/>
        <w:rPr>
          <w:iCs/>
        </w:rPr>
      </w:pPr>
      <w:r>
        <w:rPr>
          <w:iCs/>
        </w:rPr>
        <w:t xml:space="preserve">Com os campos obtidos </w:t>
      </w:r>
      <w:r w:rsidR="00965B11">
        <w:rPr>
          <w:iCs/>
        </w:rPr>
        <w:t xml:space="preserve">de todos os cruzamentos </w:t>
      </w:r>
      <w:r>
        <w:rPr>
          <w:iCs/>
        </w:rPr>
        <w:t>são mapeados dois campos ‘</w:t>
      </w:r>
      <w:r w:rsidRPr="0021620E">
        <w:rPr>
          <w:i/>
          <w:iCs/>
        </w:rPr>
        <w:t>gcl_code_1</w:t>
      </w:r>
      <w:r>
        <w:rPr>
          <w:iCs/>
        </w:rPr>
        <w:t>’</w:t>
      </w:r>
      <w:r w:rsidRPr="00DB72C6">
        <w:rPr>
          <w:iCs/>
        </w:rPr>
        <w:t xml:space="preserve"> preenchido da seguinte forma:</w:t>
      </w:r>
    </w:p>
    <w:p w14:paraId="1223EA58" w14:textId="08C06ECF" w:rsidR="00DB72C6" w:rsidRPr="00DB72C6" w:rsidRDefault="00DB72C6" w:rsidP="00965B11">
      <w:pPr>
        <w:pStyle w:val="ListParagraph"/>
        <w:numPr>
          <w:ilvl w:val="0"/>
          <w:numId w:val="10"/>
        </w:numPr>
        <w:jc w:val="both"/>
        <w:rPr>
          <w:iCs/>
        </w:rPr>
      </w:pPr>
      <w:r w:rsidRPr="00DB72C6">
        <w:rPr>
          <w:iCs/>
        </w:rPr>
        <w:t xml:space="preserve">Caso o cruzamento com a tabela </w:t>
      </w:r>
      <w:r w:rsidRPr="00DB72C6">
        <w:rPr>
          <w:b/>
          <w:i/>
          <w:iCs/>
        </w:rPr>
        <w:t xml:space="preserve">cd_riscos.rstf159_rating_interno </w:t>
      </w:r>
      <w:r w:rsidRPr="00DB72C6">
        <w:rPr>
          <w:iCs/>
        </w:rPr>
        <w:t>não seja nulo, este campo assumirá o valor do campo ‘centlegal’;</w:t>
      </w:r>
    </w:p>
    <w:p w14:paraId="06E1E5BF" w14:textId="1B7A3632" w:rsidR="00DB72C6" w:rsidRPr="00DB72C6" w:rsidRDefault="00DB72C6" w:rsidP="00965B11">
      <w:pPr>
        <w:pStyle w:val="ListParagraph"/>
        <w:numPr>
          <w:ilvl w:val="0"/>
          <w:numId w:val="10"/>
        </w:numPr>
        <w:jc w:val="both"/>
        <w:rPr>
          <w:iCs/>
        </w:rPr>
      </w:pPr>
      <w:r w:rsidRPr="00DB72C6">
        <w:rPr>
          <w:iCs/>
        </w:rPr>
        <w:t xml:space="preserve">Caso não seja efetuado o cruzamento anterior mas seja possível efetuar o cruzamento com as tabelas </w:t>
      </w:r>
      <w:r w:rsidRPr="00DB72C6">
        <w:rPr>
          <w:b/>
          <w:i/>
          <w:iCs/>
        </w:rPr>
        <w:t>cd_captools.ct070_univ_gr_cli e cd_captools.ct071_rwa_gr_ec</w:t>
      </w:r>
      <w:r w:rsidRPr="00DB72C6">
        <w:rPr>
          <w:iCs/>
        </w:rPr>
        <w:t>, este campo assumirá o valor do campo ‘kgl5’ (CT071);</w:t>
      </w:r>
    </w:p>
    <w:p w14:paraId="23379792" w14:textId="5D2EAD86" w:rsidR="00DB72C6" w:rsidRPr="00DB72C6" w:rsidRDefault="00DB72C6" w:rsidP="00965B11">
      <w:pPr>
        <w:pStyle w:val="ListParagraph"/>
        <w:numPr>
          <w:ilvl w:val="0"/>
          <w:numId w:val="10"/>
        </w:numPr>
        <w:jc w:val="both"/>
        <w:rPr>
          <w:iCs/>
        </w:rPr>
      </w:pPr>
      <w:r w:rsidRPr="00DB72C6">
        <w:rPr>
          <w:iCs/>
        </w:rPr>
        <w:t xml:space="preserve">Caso os cruzamentos anteriores não sejam possíveis em sendo possível efetuar o cruzamento com a tabela </w:t>
      </w:r>
      <w:r w:rsidRPr="00DB72C6">
        <w:rPr>
          <w:b/>
          <w:i/>
          <w:iCs/>
        </w:rPr>
        <w:t>bu_esg_work.p3_Client_Data_JQUEST</w:t>
      </w:r>
      <w:r w:rsidRPr="00DB72C6">
        <w:rPr>
          <w:iCs/>
        </w:rPr>
        <w:t xml:space="preserve"> (via campo ‘ccli_grupo’ da tabela CT003),  o campo assumirá o valor do campo ‘cptyparent_code’;</w:t>
      </w:r>
    </w:p>
    <w:p w14:paraId="0DAFCAA7" w14:textId="5C5559D9" w:rsidR="00DB72C6" w:rsidRDefault="00DB72C6" w:rsidP="00965B11">
      <w:pPr>
        <w:pStyle w:val="ListParagraph"/>
        <w:numPr>
          <w:ilvl w:val="0"/>
          <w:numId w:val="10"/>
        </w:numPr>
        <w:jc w:val="both"/>
        <w:rPr>
          <w:iCs/>
        </w:rPr>
      </w:pPr>
      <w:r w:rsidRPr="00DB72C6">
        <w:rPr>
          <w:iCs/>
        </w:rPr>
        <w:t>Caso nenhum dos cruzamentos anteriores se verifique, o campo assumirá o valor default de 'Not found'.</w:t>
      </w:r>
    </w:p>
    <w:p w14:paraId="5164B77E" w14:textId="68CC4DD4" w:rsidR="00DB72C6" w:rsidRDefault="00DB72C6" w:rsidP="00DB72C6">
      <w:pPr>
        <w:jc w:val="both"/>
        <w:rPr>
          <w:iCs/>
        </w:rPr>
      </w:pPr>
      <w:r>
        <w:rPr>
          <w:iCs/>
        </w:rPr>
        <w:t xml:space="preserve">E </w:t>
      </w:r>
      <w:r w:rsidR="0021620E">
        <w:rPr>
          <w:iCs/>
        </w:rPr>
        <w:t>‘</w:t>
      </w:r>
      <w:r w:rsidRPr="0021620E">
        <w:rPr>
          <w:i/>
          <w:iCs/>
        </w:rPr>
        <w:t>gcl_code_2</w:t>
      </w:r>
      <w:r w:rsidR="0021620E" w:rsidRPr="0021620E">
        <w:rPr>
          <w:i/>
          <w:iCs/>
        </w:rPr>
        <w:t>’</w:t>
      </w:r>
      <w:r>
        <w:rPr>
          <w:iCs/>
        </w:rPr>
        <w:t xml:space="preserve"> preenchido da seguinte forma:</w:t>
      </w:r>
    </w:p>
    <w:p w14:paraId="2DADAA36" w14:textId="66D16E58" w:rsidR="00DB72C6" w:rsidRPr="0021620E" w:rsidRDefault="00DB72C6" w:rsidP="00965B11">
      <w:pPr>
        <w:pStyle w:val="ListParagraph"/>
        <w:numPr>
          <w:ilvl w:val="0"/>
          <w:numId w:val="11"/>
        </w:numPr>
        <w:jc w:val="both"/>
        <w:rPr>
          <w:iCs/>
        </w:rPr>
      </w:pPr>
      <w:r w:rsidRPr="0021620E">
        <w:rPr>
          <w:iCs/>
        </w:rPr>
        <w:t xml:space="preserve">Caso o cruzamento com a tabela </w:t>
      </w:r>
      <w:r w:rsidRPr="0021620E">
        <w:rPr>
          <w:b/>
          <w:i/>
          <w:iCs/>
        </w:rPr>
        <w:t xml:space="preserve">cd_riscos.rstf159_rating_interno </w:t>
      </w:r>
      <w:r w:rsidRPr="0021620E">
        <w:rPr>
          <w:iCs/>
        </w:rPr>
        <w:t>não seja nulo, este campo assumirá o valor do campo ‘cgrupo’;</w:t>
      </w:r>
    </w:p>
    <w:p w14:paraId="7A679435" w14:textId="0783A574" w:rsidR="00DB72C6" w:rsidRPr="0021620E" w:rsidRDefault="00DB72C6" w:rsidP="00965B11">
      <w:pPr>
        <w:pStyle w:val="ListParagraph"/>
        <w:numPr>
          <w:ilvl w:val="0"/>
          <w:numId w:val="11"/>
        </w:numPr>
        <w:jc w:val="both"/>
        <w:rPr>
          <w:iCs/>
        </w:rPr>
      </w:pPr>
      <w:r w:rsidRPr="0021620E">
        <w:rPr>
          <w:iCs/>
        </w:rPr>
        <w:t xml:space="preserve">Caso não seja efetuado o cruzamento anterior mas seja possível efetuar o cruzamento com as tabelas </w:t>
      </w:r>
      <w:r w:rsidRPr="0021620E">
        <w:rPr>
          <w:b/>
          <w:i/>
          <w:iCs/>
        </w:rPr>
        <w:t>cd_captools.ct070_univ_gr_cli e cd_captools.ct071_rwa_gr_ec</w:t>
      </w:r>
      <w:r w:rsidRPr="0021620E">
        <w:rPr>
          <w:iCs/>
        </w:rPr>
        <w:t>, este campo assumirá o valor do campo ‘kgl5’ (CT071);</w:t>
      </w:r>
    </w:p>
    <w:p w14:paraId="72ADB71A" w14:textId="30604301" w:rsidR="00DB72C6" w:rsidRPr="0021620E" w:rsidRDefault="00DB72C6" w:rsidP="00965B11">
      <w:pPr>
        <w:pStyle w:val="ListParagraph"/>
        <w:numPr>
          <w:ilvl w:val="0"/>
          <w:numId w:val="11"/>
        </w:numPr>
        <w:jc w:val="both"/>
        <w:rPr>
          <w:iCs/>
        </w:rPr>
      </w:pPr>
      <w:r w:rsidRPr="0021620E">
        <w:rPr>
          <w:iCs/>
        </w:rPr>
        <w:t xml:space="preserve">Caso os cruzamentos anteriores não sejam possíveis em sendo possível efetuar o cruzamento com a tabela </w:t>
      </w:r>
      <w:r w:rsidRPr="0021620E">
        <w:rPr>
          <w:b/>
          <w:i/>
          <w:iCs/>
        </w:rPr>
        <w:t>bu_esg_work.p3_Client_Data_JQUEST</w:t>
      </w:r>
      <w:r w:rsidRPr="0021620E">
        <w:rPr>
          <w:iCs/>
        </w:rPr>
        <w:t xml:space="preserve"> (via campo ‘ccli_grupo’ da tabela CT003),  o campo assumirá o valor do campo ‘cptylastparent_code’;</w:t>
      </w:r>
    </w:p>
    <w:p w14:paraId="4BEAF01E" w14:textId="384438CE" w:rsidR="00DB72C6" w:rsidRDefault="00DB72C6" w:rsidP="00965B11">
      <w:pPr>
        <w:pStyle w:val="ListParagraph"/>
        <w:numPr>
          <w:ilvl w:val="0"/>
          <w:numId w:val="11"/>
        </w:numPr>
        <w:jc w:val="both"/>
        <w:rPr>
          <w:iCs/>
        </w:rPr>
      </w:pPr>
      <w:r w:rsidRPr="0021620E">
        <w:rPr>
          <w:iCs/>
        </w:rPr>
        <w:t>Caso nenhum dos cruzamentos anteriores se verifique, o campo assumirá o valor default de 'Not found'.</w:t>
      </w:r>
    </w:p>
    <w:p w14:paraId="2C43F973" w14:textId="365A0EC1" w:rsidR="0021620E" w:rsidRPr="0021620E" w:rsidRDefault="0021620E" w:rsidP="0021620E">
      <w:pPr>
        <w:jc w:val="both"/>
        <w:rPr>
          <w:iCs/>
        </w:rPr>
      </w:pPr>
      <w:r>
        <w:rPr>
          <w:iCs/>
        </w:rPr>
        <w:t>A este universo é filtrado para o campo ‘</w:t>
      </w:r>
      <w:r w:rsidRPr="0021620E">
        <w:rPr>
          <w:i/>
          <w:iCs/>
        </w:rPr>
        <w:t>gcl_code_1</w:t>
      </w:r>
      <w:r>
        <w:rPr>
          <w:iCs/>
        </w:rPr>
        <w:t xml:space="preserve">’ ou o </w:t>
      </w:r>
      <w:r>
        <w:rPr>
          <w:iCs/>
        </w:rPr>
        <w:t>‘</w:t>
      </w:r>
      <w:r>
        <w:rPr>
          <w:i/>
          <w:iCs/>
        </w:rPr>
        <w:t>gcl_code_2</w:t>
      </w:r>
      <w:r>
        <w:rPr>
          <w:iCs/>
        </w:rPr>
        <w:t>’</w:t>
      </w:r>
      <w:r>
        <w:rPr>
          <w:iCs/>
        </w:rPr>
        <w:t xml:space="preserve"> conterem os seguintes valores: </w:t>
      </w:r>
      <w:r w:rsidRPr="0021620E">
        <w:rPr>
          <w:iCs/>
        </w:rPr>
        <w:t>'5CVRG',</w:t>
      </w:r>
      <w:r>
        <w:rPr>
          <w:iCs/>
        </w:rPr>
        <w:t xml:space="preserve"> </w:t>
      </w:r>
      <w:r w:rsidRPr="0021620E">
        <w:rPr>
          <w:iCs/>
        </w:rPr>
        <w:t>'5TOFG',</w:t>
      </w:r>
      <w:r>
        <w:rPr>
          <w:iCs/>
        </w:rPr>
        <w:t xml:space="preserve"> </w:t>
      </w:r>
      <w:r w:rsidRPr="0021620E">
        <w:rPr>
          <w:iCs/>
        </w:rPr>
        <w:t>'5XXCG',</w:t>
      </w:r>
      <w:r>
        <w:rPr>
          <w:iCs/>
        </w:rPr>
        <w:t xml:space="preserve"> </w:t>
      </w:r>
      <w:r w:rsidRPr="0021620E">
        <w:rPr>
          <w:iCs/>
        </w:rPr>
        <w:t>'ADNOC',</w:t>
      </w:r>
      <w:r>
        <w:rPr>
          <w:iCs/>
        </w:rPr>
        <w:t xml:space="preserve"> </w:t>
      </w:r>
      <w:r w:rsidRPr="0021620E">
        <w:rPr>
          <w:iCs/>
        </w:rPr>
        <w:t>'BRPHG',</w:t>
      </w:r>
      <w:r>
        <w:rPr>
          <w:iCs/>
        </w:rPr>
        <w:t xml:space="preserve"> </w:t>
      </w:r>
      <w:r w:rsidRPr="0021620E">
        <w:rPr>
          <w:iCs/>
        </w:rPr>
        <w:t>'GPMXG',</w:t>
      </w:r>
      <w:r>
        <w:rPr>
          <w:iCs/>
        </w:rPr>
        <w:t xml:space="preserve"> </w:t>
      </w:r>
      <w:r w:rsidRPr="0021620E">
        <w:rPr>
          <w:iCs/>
        </w:rPr>
        <w:t>'KWPCG',</w:t>
      </w:r>
      <w:r>
        <w:rPr>
          <w:iCs/>
        </w:rPr>
        <w:t xml:space="preserve"> </w:t>
      </w:r>
      <w:r w:rsidRPr="0021620E">
        <w:rPr>
          <w:iCs/>
        </w:rPr>
        <w:t>'NNPPG',</w:t>
      </w:r>
      <w:r>
        <w:rPr>
          <w:iCs/>
        </w:rPr>
        <w:t xml:space="preserve"> </w:t>
      </w:r>
      <w:r w:rsidRPr="0021620E">
        <w:rPr>
          <w:iCs/>
        </w:rPr>
        <w:t>'SHEHG',</w:t>
      </w:r>
      <w:r>
        <w:rPr>
          <w:iCs/>
        </w:rPr>
        <w:t xml:space="preserve"> </w:t>
      </w:r>
      <w:r w:rsidRPr="0021620E">
        <w:rPr>
          <w:iCs/>
        </w:rPr>
        <w:t>'5TOPF',</w:t>
      </w:r>
      <w:r>
        <w:rPr>
          <w:iCs/>
        </w:rPr>
        <w:t xml:space="preserve"> </w:t>
      </w:r>
      <w:r w:rsidRPr="0021620E">
        <w:rPr>
          <w:iCs/>
        </w:rPr>
        <w:t>'GP2BX',</w:t>
      </w:r>
      <w:r>
        <w:rPr>
          <w:iCs/>
        </w:rPr>
        <w:t xml:space="preserve"> </w:t>
      </w:r>
      <w:r w:rsidRPr="0021620E">
        <w:rPr>
          <w:iCs/>
        </w:rPr>
        <w:t>'GQBGG'</w:t>
      </w:r>
      <w:r>
        <w:rPr>
          <w:iCs/>
        </w:rPr>
        <w:t xml:space="preserve">. Depois de definido o universo do </w:t>
      </w:r>
      <w:r w:rsidRPr="0021620E">
        <w:rPr>
          <w:i/>
          <w:iCs/>
        </w:rPr>
        <w:t>template</w:t>
      </w:r>
      <w:r>
        <w:rPr>
          <w:iCs/>
        </w:rPr>
        <w:t xml:space="preserve"> 4 ,fazemos os seguintes cruzamentos:</w:t>
      </w:r>
    </w:p>
    <w:p w14:paraId="549BBA0E" w14:textId="3E65E307" w:rsidR="00DB72C6" w:rsidRPr="00975A16" w:rsidRDefault="00DB72C6" w:rsidP="00965B11">
      <w:pPr>
        <w:pStyle w:val="ListParagraph"/>
        <w:numPr>
          <w:ilvl w:val="0"/>
          <w:numId w:val="6"/>
        </w:numPr>
        <w:jc w:val="both"/>
        <w:rPr>
          <w:rFonts w:cstheme="minorHAnsi"/>
          <w:iCs/>
        </w:rPr>
      </w:pPr>
      <w:r>
        <w:rPr>
          <w:rFonts w:cstheme="minorHAnsi"/>
          <w:bCs/>
        </w:rPr>
        <w:lastRenderedPageBreak/>
        <w:t xml:space="preserve">Cruzamento com a tabela </w:t>
      </w:r>
      <w:r>
        <w:rPr>
          <w:rFonts w:cstheme="minorHAnsi"/>
          <w:b/>
          <w:bCs/>
          <w:i/>
        </w:rPr>
        <w:t>business_esg</w:t>
      </w:r>
      <w:r w:rsidRPr="00975A16">
        <w:rPr>
          <w:rFonts w:cstheme="minorHAnsi"/>
          <w:b/>
          <w:bCs/>
          <w:i/>
        </w:rPr>
        <w:t>.modesg_out_empr_info_nfin</w:t>
      </w:r>
      <w:r>
        <w:rPr>
          <w:rFonts w:cstheme="minorHAnsi"/>
          <w:bCs/>
        </w:rPr>
        <w:t xml:space="preserve"> (filtrada pela data de referência através do campo </w:t>
      </w:r>
      <w:r w:rsidRPr="00975A16">
        <w:rPr>
          <w:rFonts w:cstheme="minorHAnsi"/>
          <w:bCs/>
          <w:i/>
        </w:rPr>
        <w:t>‘ref_date’</w:t>
      </w:r>
      <w:r>
        <w:rPr>
          <w:rFonts w:cstheme="minorHAnsi"/>
          <w:bCs/>
        </w:rPr>
        <w:t xml:space="preserve">) através da chave do cliente de ambas as tabelas (i.e. </w:t>
      </w:r>
      <w:r w:rsidRPr="00975A16">
        <w:rPr>
          <w:rFonts w:cstheme="minorHAnsi"/>
          <w:bCs/>
          <w:i/>
        </w:rPr>
        <w:t>‘zcliente’</w:t>
      </w:r>
      <w:r>
        <w:rPr>
          <w:rFonts w:cstheme="minorHAnsi"/>
          <w:bCs/>
        </w:rPr>
        <w:t>), de modo a proceder à obtenção dos seguintes campos:</w:t>
      </w:r>
      <w:r w:rsidR="0021620E">
        <w:rPr>
          <w:rFonts w:cstheme="minorHAnsi"/>
          <w:bCs/>
        </w:rPr>
        <w:t xml:space="preserve"> </w:t>
      </w:r>
      <w:r>
        <w:rPr>
          <w:i/>
        </w:rPr>
        <w:t>‘</w:t>
      </w:r>
      <w:r w:rsidRPr="00F45673">
        <w:rPr>
          <w:i/>
        </w:rPr>
        <w:t>flg_csrd</w:t>
      </w:r>
      <w:r>
        <w:rPr>
          <w:i/>
        </w:rPr>
        <w:t>’</w:t>
      </w:r>
      <w:r w:rsidRPr="00F45673">
        <w:rPr>
          <w:i/>
        </w:rPr>
        <w:t>,</w:t>
      </w:r>
      <w:r>
        <w:rPr>
          <w:i/>
        </w:rPr>
        <w:t xml:space="preserve"> ‘</w:t>
      </w:r>
      <w:r w:rsidRPr="00F45673">
        <w:rPr>
          <w:i/>
        </w:rPr>
        <w:t>ccm_trnvr_own_prfrmnce_algnd</w:t>
      </w:r>
      <w:r>
        <w:rPr>
          <w:i/>
        </w:rPr>
        <w:t>’</w:t>
      </w:r>
      <w:r w:rsidR="0021620E">
        <w:rPr>
          <w:i/>
        </w:rPr>
        <w:t xml:space="preserve"> </w:t>
      </w:r>
      <w:r w:rsidR="0021620E">
        <w:t>e</w:t>
      </w:r>
      <w:r>
        <w:rPr>
          <w:i/>
        </w:rPr>
        <w:t xml:space="preserve"> ‘</w:t>
      </w:r>
      <w:r w:rsidRPr="00F45673">
        <w:rPr>
          <w:i/>
        </w:rPr>
        <w:t>ccm_trnvr_trnstn_alignd</w:t>
      </w:r>
      <w:r>
        <w:rPr>
          <w:i/>
        </w:rPr>
        <w:t>’</w:t>
      </w:r>
      <w:r w:rsidRPr="00F45673">
        <w:rPr>
          <w:i/>
        </w:rPr>
        <w:t>,</w:t>
      </w:r>
      <w:r>
        <w:rPr>
          <w:i/>
        </w:rPr>
        <w:t xml:space="preserve"> ‘</w:t>
      </w:r>
      <w:r w:rsidRPr="00F45673">
        <w:rPr>
          <w:i/>
        </w:rPr>
        <w:t>ccm_trnvr_enblng_algnd</w:t>
      </w:r>
      <w:r>
        <w:rPr>
          <w:i/>
        </w:rPr>
        <w:t>’</w:t>
      </w:r>
      <w:r>
        <w:rPr>
          <w:rFonts w:cstheme="minorHAnsi"/>
          <w:bCs/>
        </w:rPr>
        <w:t>;</w:t>
      </w:r>
    </w:p>
    <w:p w14:paraId="753D88D1" w14:textId="0E10EB72" w:rsidR="00DB72C6" w:rsidRPr="00696E7A" w:rsidRDefault="00DB72C6" w:rsidP="00965B11">
      <w:pPr>
        <w:pStyle w:val="ListParagraph"/>
        <w:numPr>
          <w:ilvl w:val="0"/>
          <w:numId w:val="6"/>
        </w:numPr>
        <w:jc w:val="both"/>
        <w:rPr>
          <w:rFonts w:cstheme="minorHAnsi"/>
          <w:iCs/>
        </w:rPr>
      </w:pPr>
      <w:r>
        <w:rPr>
          <w:rFonts w:cstheme="minorHAnsi"/>
          <w:bCs/>
        </w:rPr>
        <w:t xml:space="preserve">Cruzamento com a tabela </w:t>
      </w:r>
      <w:r>
        <w:rPr>
          <w:rFonts w:cstheme="minorHAnsi"/>
          <w:b/>
          <w:bCs/>
          <w:i/>
        </w:rPr>
        <w:t>business_esg</w:t>
      </w:r>
      <w:r w:rsidRPr="00975A16">
        <w:rPr>
          <w:rFonts w:cstheme="minorHAnsi"/>
          <w:b/>
          <w:bCs/>
          <w:i/>
        </w:rPr>
        <w:t>.modesg_out_</w:t>
      </w:r>
      <w:r>
        <w:rPr>
          <w:rFonts w:cstheme="minorHAnsi"/>
          <w:b/>
          <w:bCs/>
          <w:i/>
        </w:rPr>
        <w:t>sfics_taxon_europeia</w:t>
      </w:r>
      <w:r w:rsidRPr="00975A16">
        <w:rPr>
          <w:rFonts w:cstheme="minorHAnsi"/>
          <w:b/>
          <w:bCs/>
          <w:i/>
        </w:rPr>
        <w:t xml:space="preserve"> </w:t>
      </w:r>
      <w:r>
        <w:rPr>
          <w:rFonts w:cstheme="minorHAnsi"/>
          <w:bCs/>
        </w:rPr>
        <w:t xml:space="preserve">(filtrada pela data de referência através do campo </w:t>
      </w:r>
      <w:r w:rsidRPr="00975A16">
        <w:rPr>
          <w:rFonts w:cstheme="minorHAnsi"/>
          <w:bCs/>
          <w:i/>
        </w:rPr>
        <w:t>‘ref_date’</w:t>
      </w:r>
      <w:r>
        <w:rPr>
          <w:rFonts w:cstheme="minorHAnsi"/>
          <w:bCs/>
        </w:rPr>
        <w:t xml:space="preserve">) através da chave do contrato das tabelas </w:t>
      </w:r>
      <w:r w:rsidRPr="008356AD">
        <w:rPr>
          <w:rFonts w:cstheme="minorHAnsi"/>
          <w:b/>
          <w:bCs/>
          <w:i/>
          <w:highlight w:val="yellow"/>
        </w:rPr>
        <w:t>bu_es</w:t>
      </w:r>
      <w:r>
        <w:rPr>
          <w:rFonts w:cstheme="minorHAnsi"/>
          <w:b/>
          <w:bCs/>
          <w:i/>
          <w:highlight w:val="yellow"/>
        </w:rPr>
        <w:t>g_work.p3_full_ctr_cli_local</w:t>
      </w:r>
      <w:r w:rsidRPr="00986391">
        <w:rPr>
          <w:rFonts w:cstheme="minorHAnsi"/>
          <w:b/>
          <w:bCs/>
          <w:i/>
          <w:highlight w:val="yellow"/>
        </w:rPr>
        <w:t>_dref</w:t>
      </w:r>
      <w:r>
        <w:rPr>
          <w:rFonts w:cstheme="minorHAnsi"/>
          <w:bCs/>
        </w:rPr>
        <w:t xml:space="preserve"> e </w:t>
      </w:r>
      <w:r>
        <w:rPr>
          <w:rFonts w:cstheme="minorHAnsi"/>
          <w:b/>
          <w:bCs/>
          <w:i/>
        </w:rPr>
        <w:t>business_esg</w:t>
      </w:r>
      <w:r w:rsidRPr="00975A16">
        <w:rPr>
          <w:rFonts w:cstheme="minorHAnsi"/>
          <w:b/>
          <w:bCs/>
          <w:i/>
        </w:rPr>
        <w:t>.modesg_out_</w:t>
      </w:r>
      <w:r>
        <w:rPr>
          <w:rFonts w:cstheme="minorHAnsi"/>
          <w:b/>
          <w:bCs/>
          <w:i/>
        </w:rPr>
        <w:t>sfics_taxon_europeia</w:t>
      </w:r>
      <w:r w:rsidRPr="00975A16">
        <w:rPr>
          <w:rFonts w:cstheme="minorHAnsi"/>
          <w:b/>
          <w:bCs/>
          <w:i/>
        </w:rPr>
        <w:t xml:space="preserve"> </w:t>
      </w:r>
      <w:r>
        <w:rPr>
          <w:rFonts w:cstheme="minorHAnsi"/>
          <w:bCs/>
        </w:rPr>
        <w:t xml:space="preserve">(i.e. </w:t>
      </w:r>
      <w:r w:rsidRPr="009E3B43">
        <w:rPr>
          <w:rFonts w:cstheme="minorHAnsi"/>
          <w:iCs/>
        </w:rPr>
        <w:t>‘</w:t>
      </w:r>
      <w:r w:rsidRPr="009E3B43">
        <w:rPr>
          <w:rFonts w:cstheme="minorHAnsi"/>
          <w:i/>
          <w:iCs/>
        </w:rPr>
        <w:t>cempresa</w:t>
      </w:r>
      <w:r w:rsidRPr="009E3B43">
        <w:rPr>
          <w:rFonts w:cstheme="minorHAnsi"/>
          <w:iCs/>
        </w:rPr>
        <w:t>’, ‘</w:t>
      </w:r>
      <w:r w:rsidRPr="009E3B43">
        <w:rPr>
          <w:rFonts w:cstheme="minorHAnsi"/>
          <w:i/>
          <w:iCs/>
        </w:rPr>
        <w:t>cbalcao</w:t>
      </w:r>
      <w:r w:rsidRPr="009E3B43">
        <w:rPr>
          <w:rFonts w:cstheme="minorHAnsi"/>
          <w:iCs/>
        </w:rPr>
        <w:t>’, ‘</w:t>
      </w:r>
      <w:r w:rsidRPr="009E3B43">
        <w:rPr>
          <w:rFonts w:cstheme="minorHAnsi"/>
          <w:i/>
          <w:iCs/>
        </w:rPr>
        <w:t>cnumecta</w:t>
      </w:r>
      <w:r w:rsidRPr="009E3B43">
        <w:rPr>
          <w:rFonts w:cstheme="minorHAnsi"/>
          <w:iCs/>
        </w:rPr>
        <w:t>’</w:t>
      </w:r>
      <w:r>
        <w:rPr>
          <w:rFonts w:cstheme="minorHAnsi"/>
          <w:iCs/>
        </w:rPr>
        <w:t xml:space="preserve"> e</w:t>
      </w:r>
      <w:r w:rsidRPr="009E3B43">
        <w:rPr>
          <w:rFonts w:cstheme="minorHAnsi"/>
          <w:iCs/>
        </w:rPr>
        <w:t xml:space="preserve"> ‘</w:t>
      </w:r>
      <w:r w:rsidRPr="009E3B43">
        <w:rPr>
          <w:rFonts w:cstheme="minorHAnsi"/>
          <w:i/>
          <w:iCs/>
        </w:rPr>
        <w:t>zdeposit</w:t>
      </w:r>
      <w:r w:rsidRPr="009E3B43">
        <w:rPr>
          <w:rFonts w:cstheme="minorHAnsi"/>
          <w:iCs/>
        </w:rPr>
        <w:t>’</w:t>
      </w:r>
      <w:r>
        <w:rPr>
          <w:rFonts w:cstheme="minorHAnsi"/>
          <w:bCs/>
        </w:rPr>
        <w:t xml:space="preserve">), de modo a proceder à obtenção dos seguintes campos: </w:t>
      </w:r>
      <w:r w:rsidRPr="0035403B">
        <w:rPr>
          <w:rFonts w:cstheme="minorHAnsi"/>
          <w:bCs/>
          <w:i/>
        </w:rPr>
        <w:t xml:space="preserve"> </w:t>
      </w:r>
      <w:r w:rsidR="0021620E">
        <w:rPr>
          <w:rFonts w:cstheme="minorHAnsi"/>
          <w:bCs/>
          <w:i/>
        </w:rPr>
        <w:t xml:space="preserve">‘nome_general_specific_purpose’ </w:t>
      </w:r>
      <w:r w:rsidR="0021620E">
        <w:rPr>
          <w:rFonts w:cstheme="minorHAnsi"/>
          <w:bCs/>
        </w:rPr>
        <w:t>e</w:t>
      </w:r>
      <w:r w:rsidRPr="0035403B">
        <w:rPr>
          <w:rFonts w:cstheme="minorHAnsi"/>
          <w:bCs/>
          <w:i/>
        </w:rPr>
        <w:t xml:space="preserve"> ‘nome_specific_eligible’</w:t>
      </w:r>
      <w:r>
        <w:rPr>
          <w:rFonts w:cstheme="minorHAnsi"/>
          <w:bCs/>
          <w:i/>
        </w:rPr>
        <w:t xml:space="preserve"> </w:t>
      </w:r>
    </w:p>
    <w:p w14:paraId="1504C85D" w14:textId="77777777" w:rsidR="00DB72C6" w:rsidRPr="00A00AEB" w:rsidRDefault="00DB72C6" w:rsidP="00A00AEB">
      <w:pPr>
        <w:jc w:val="both"/>
        <w:rPr>
          <w:iCs/>
        </w:rPr>
      </w:pPr>
    </w:p>
    <w:p w14:paraId="0F7DDF59" w14:textId="470CF207" w:rsidR="00F64324" w:rsidRPr="003F7880" w:rsidRDefault="00F64324" w:rsidP="00F64324">
      <w:pPr>
        <w:pStyle w:val="Heading4"/>
        <w:numPr>
          <w:ilvl w:val="3"/>
          <w:numId w:val="3"/>
        </w:numPr>
        <w:jc w:val="both"/>
        <w:rPr>
          <w:rFonts w:ascii="Santander Text" w:hAnsi="Santander Text" w:cstheme="minorHAnsi"/>
        </w:rPr>
      </w:pPr>
      <w:r w:rsidRPr="003F7880">
        <w:rPr>
          <w:rFonts w:ascii="Santander Text" w:hAnsi="Santander Text" w:cstheme="minorHAnsi"/>
        </w:rPr>
        <w:t>Detalhe dos Campos</w:t>
      </w:r>
    </w:p>
    <w:p w14:paraId="4C7636FE" w14:textId="073FF2B8" w:rsidR="002B59C4" w:rsidRPr="003F7880" w:rsidRDefault="00D73D86" w:rsidP="002B59C4">
      <w:pPr>
        <w:jc w:val="both"/>
        <w:rPr>
          <w:rFonts w:cstheme="minorHAnsi"/>
        </w:rPr>
      </w:pPr>
      <w:r w:rsidRPr="003F7880">
        <w:rPr>
          <w:rFonts w:cstheme="minorHAnsi"/>
        </w:rPr>
        <w:t xml:space="preserve">A tabela </w:t>
      </w:r>
      <w:r w:rsidR="00E7156F" w:rsidRPr="003F7880">
        <w:rPr>
          <w:rFonts w:cstheme="minorHAnsi"/>
          <w:b/>
          <w:bCs/>
          <w:i/>
        </w:rPr>
        <w:t>bu_esg_work.</w:t>
      </w:r>
      <w:r w:rsidR="008870A9">
        <w:rPr>
          <w:rFonts w:cstheme="minorHAnsi"/>
          <w:b/>
          <w:bCs/>
          <w:i/>
        </w:rPr>
        <w:t>ag04_temp_cto_gra</w:t>
      </w:r>
      <w:r w:rsidR="00F92838" w:rsidRPr="003F7880">
        <w:rPr>
          <w:rFonts w:cstheme="minorHAnsi"/>
        </w:rPr>
        <w:t xml:space="preserve"> </w:t>
      </w:r>
      <w:r w:rsidRPr="003F7880">
        <w:rPr>
          <w:rFonts w:cstheme="minorHAnsi"/>
        </w:rPr>
        <w:t xml:space="preserve">e os seus atributos são detalhados </w:t>
      </w:r>
      <w:r w:rsidRPr="003F7880">
        <w:rPr>
          <w:rFonts w:cstheme="minorHAnsi"/>
          <w:i/>
          <w:iCs/>
        </w:rPr>
        <w:t>infra</w:t>
      </w:r>
      <w:r w:rsidRPr="003F7880">
        <w:rPr>
          <w:rFonts w:cstheme="minorHAnsi"/>
        </w:rPr>
        <w:t>. O detalhe dos campos inclui a listagem de todos os campos da tabela, bem como o seu significado.</w:t>
      </w:r>
    </w:p>
    <w:p w14:paraId="3AC9A39F" w14:textId="77777777" w:rsidR="002E00A6" w:rsidRPr="003F7880" w:rsidRDefault="002B59C4" w:rsidP="002B59C4">
      <w:pPr>
        <w:jc w:val="both"/>
        <w:rPr>
          <w:rFonts w:cstheme="minorHAnsi"/>
        </w:rPr>
      </w:pPr>
      <w:r w:rsidRPr="003F7880">
        <w:rPr>
          <w:rFonts w:cstheme="minorHAnsi"/>
        </w:rPr>
        <w:t xml:space="preserve"> </w:t>
      </w:r>
    </w:p>
    <w:tbl>
      <w:tblPr>
        <w:tblW w:w="8077" w:type="dxa"/>
        <w:jc w:val="center"/>
        <w:tblCellMar>
          <w:left w:w="70" w:type="dxa"/>
          <w:right w:w="70" w:type="dxa"/>
        </w:tblCellMar>
        <w:tblLook w:val="04A0" w:firstRow="1" w:lastRow="0" w:firstColumn="1" w:lastColumn="0" w:noHBand="0" w:noVBand="1"/>
      </w:tblPr>
      <w:tblGrid>
        <w:gridCol w:w="2686"/>
        <w:gridCol w:w="5391"/>
      </w:tblGrid>
      <w:tr w:rsidR="002E00A6" w:rsidRPr="00335641" w14:paraId="6354E352" w14:textId="77777777" w:rsidTr="00D24B31">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6496ED24" w14:textId="77777777" w:rsidR="002E00A6" w:rsidRPr="00335641" w:rsidRDefault="002E00A6" w:rsidP="00D24B31">
            <w:pPr>
              <w:spacing w:after="0" w:line="240" w:lineRule="auto"/>
              <w:jc w:val="center"/>
              <w:rPr>
                <w:rFonts w:eastAsia="Times New Roman" w:cs="Times New Roman"/>
                <w:b/>
                <w:bCs/>
                <w:i/>
                <w:color w:val="FFFFFF"/>
                <w:sz w:val="18"/>
                <w:szCs w:val="18"/>
                <w:lang w:val="en-US" w:eastAsia="pt-PT"/>
              </w:rPr>
            </w:pPr>
            <w:r w:rsidRPr="00335641">
              <w:rPr>
                <w:rFonts w:eastAsia="Times New Roman" w:cs="Times New Roman"/>
                <w:b/>
                <w:bCs/>
                <w:iCs/>
                <w:color w:val="FFFFFF"/>
                <w:sz w:val="18"/>
                <w:szCs w:val="18"/>
                <w:lang w:eastAsia="pt-PT"/>
              </w:rPr>
              <w:t>Campos</w:t>
            </w:r>
            <w:r w:rsidRPr="00335641">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0D146AE1" w14:textId="77777777" w:rsidR="002E00A6" w:rsidRPr="00335641" w:rsidRDefault="002E00A6" w:rsidP="00D24B31">
            <w:pPr>
              <w:spacing w:after="0" w:line="240" w:lineRule="auto"/>
              <w:jc w:val="center"/>
              <w:rPr>
                <w:rFonts w:eastAsia="Times New Roman" w:cs="Times New Roman"/>
                <w:b/>
                <w:bCs/>
                <w:color w:val="FFFFFF"/>
                <w:sz w:val="18"/>
                <w:szCs w:val="18"/>
                <w:lang w:eastAsia="pt-PT"/>
              </w:rPr>
            </w:pPr>
            <w:r w:rsidRPr="00335641">
              <w:rPr>
                <w:rFonts w:eastAsia="Times New Roman" w:cs="Times New Roman"/>
                <w:b/>
                <w:bCs/>
                <w:color w:val="FFFFFF"/>
                <w:sz w:val="18"/>
                <w:szCs w:val="18"/>
                <w:lang w:eastAsia="pt-PT"/>
              </w:rPr>
              <w:t>Significado do campo</w:t>
            </w:r>
          </w:p>
        </w:tc>
      </w:tr>
      <w:tr w:rsidR="002E00A6" w:rsidRPr="00335641" w14:paraId="2AD4C675"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ABACE3A" w14:textId="77777777" w:rsidR="002E00A6" w:rsidRPr="001E678C" w:rsidRDefault="002E00A6" w:rsidP="00D24B31">
            <w:pPr>
              <w:spacing w:after="0" w:line="240" w:lineRule="auto"/>
              <w:rPr>
                <w:rFonts w:eastAsia="Times New Roman" w:cs="Times New Roman"/>
                <w:color w:val="000000"/>
                <w:sz w:val="18"/>
                <w:szCs w:val="18"/>
                <w:lang w:eastAsia="pt-PT"/>
              </w:rPr>
            </w:pPr>
            <w:r w:rsidRPr="001E678C">
              <w:rPr>
                <w:rFonts w:cs="Calibri"/>
                <w:color w:val="000000"/>
                <w:sz w:val="18"/>
                <w:szCs w:val="18"/>
              </w:rPr>
              <w:t>cempresa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B867211"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 xml:space="preserve">Código de empresa </w:t>
            </w:r>
            <w:r w:rsidRPr="001E678C">
              <w:rPr>
                <w:rFonts w:cs="Calibri"/>
                <w:i/>
                <w:iCs/>
                <w:color w:val="000000"/>
                <w:sz w:val="18"/>
                <w:szCs w:val="18"/>
              </w:rPr>
              <w:t>Master</w:t>
            </w:r>
            <w:r w:rsidRPr="001E678C">
              <w:rPr>
                <w:rFonts w:cs="Calibri"/>
                <w:color w:val="000000"/>
                <w:sz w:val="18"/>
                <w:szCs w:val="18"/>
              </w:rPr>
              <w:t>.</w:t>
            </w:r>
          </w:p>
          <w:p w14:paraId="1FD2DEB4" w14:textId="77777777" w:rsidR="002E00A6" w:rsidRDefault="002E00A6" w:rsidP="00D24B31">
            <w:pPr>
              <w:spacing w:after="0" w:line="240" w:lineRule="auto"/>
              <w:rPr>
                <w:rFonts w:cs="Calibri"/>
                <w:color w:val="000000"/>
                <w:sz w:val="18"/>
                <w:szCs w:val="18"/>
              </w:rPr>
            </w:pPr>
          </w:p>
          <w:p w14:paraId="77B661D9" w14:textId="77777777" w:rsidR="002E00A6" w:rsidRPr="001E678C" w:rsidRDefault="002E00A6" w:rsidP="00D24B31">
            <w:pPr>
              <w:spacing w:after="0" w:line="240" w:lineRule="auto"/>
              <w:rPr>
                <w:rFonts w:eastAsia="Times New Roman" w:cs="Calibri"/>
                <w:color w:val="000000"/>
                <w:sz w:val="18"/>
                <w:szCs w:val="18"/>
                <w:lang w:eastAsia="pt-PT"/>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2AC34D8E"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FCE3D76" w14:textId="77777777" w:rsidR="002E00A6" w:rsidRPr="001E678C" w:rsidRDefault="002E00A6" w:rsidP="00D24B31">
            <w:pPr>
              <w:spacing w:after="0" w:line="240" w:lineRule="auto"/>
              <w:rPr>
                <w:rFonts w:eastAsia="Times New Roman" w:cs="Times New Roman"/>
                <w:color w:val="000000"/>
                <w:sz w:val="18"/>
                <w:szCs w:val="18"/>
                <w:lang w:eastAsia="pt-PT"/>
              </w:rPr>
            </w:pPr>
            <w:r w:rsidRPr="001E678C">
              <w:rPr>
                <w:rFonts w:cs="Calibri"/>
                <w:color w:val="000000"/>
                <w:sz w:val="18"/>
                <w:szCs w:val="18"/>
              </w:rPr>
              <w:t>cbalcao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618B23B"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 xml:space="preserve">Código de balcão </w:t>
            </w:r>
            <w:r w:rsidRPr="001E678C">
              <w:rPr>
                <w:rFonts w:cs="Calibri"/>
                <w:i/>
                <w:iCs/>
                <w:color w:val="000000"/>
                <w:sz w:val="18"/>
                <w:szCs w:val="18"/>
              </w:rPr>
              <w:t>Master</w:t>
            </w:r>
            <w:r w:rsidRPr="001E678C">
              <w:rPr>
                <w:rFonts w:cs="Calibri"/>
                <w:color w:val="000000"/>
                <w:sz w:val="18"/>
                <w:szCs w:val="18"/>
              </w:rPr>
              <w:t>.</w:t>
            </w:r>
          </w:p>
          <w:p w14:paraId="5C7A5D85" w14:textId="77777777" w:rsidR="002E00A6" w:rsidRDefault="002E00A6" w:rsidP="00D24B31">
            <w:pPr>
              <w:spacing w:after="0" w:line="240" w:lineRule="auto"/>
              <w:rPr>
                <w:rFonts w:cs="Calibri"/>
                <w:color w:val="000000"/>
                <w:sz w:val="18"/>
                <w:szCs w:val="18"/>
              </w:rPr>
            </w:pPr>
          </w:p>
          <w:p w14:paraId="5D629A38" w14:textId="77777777" w:rsidR="002E00A6" w:rsidRPr="001E678C" w:rsidRDefault="002E00A6" w:rsidP="00D24B31">
            <w:pPr>
              <w:spacing w:after="0" w:line="240" w:lineRule="auto"/>
              <w:rPr>
                <w:rFonts w:cstheme="minorHAnsi"/>
                <w:iCs/>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56FA87D7"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1831A0D"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cnumecta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D8B39EB" w14:textId="77777777" w:rsidR="002E00A6" w:rsidRDefault="002E00A6" w:rsidP="00D24B31">
            <w:pPr>
              <w:spacing w:after="0" w:line="240" w:lineRule="auto"/>
              <w:rPr>
                <w:rFonts w:cs="Arial"/>
                <w:color w:val="000000"/>
                <w:sz w:val="18"/>
                <w:szCs w:val="18"/>
              </w:rPr>
            </w:pPr>
            <w:r w:rsidRPr="001E678C">
              <w:rPr>
                <w:rFonts w:cs="Arial"/>
                <w:color w:val="000000"/>
                <w:sz w:val="18"/>
                <w:szCs w:val="18"/>
              </w:rPr>
              <w:t xml:space="preserve">Número de conta </w:t>
            </w:r>
            <w:r w:rsidRPr="001E678C">
              <w:rPr>
                <w:rFonts w:cs="Arial"/>
                <w:i/>
                <w:iCs/>
                <w:color w:val="000000"/>
                <w:sz w:val="18"/>
                <w:szCs w:val="18"/>
              </w:rPr>
              <w:t>Master</w:t>
            </w:r>
            <w:r w:rsidRPr="001E678C">
              <w:rPr>
                <w:rFonts w:cs="Arial"/>
                <w:color w:val="000000"/>
                <w:sz w:val="18"/>
                <w:szCs w:val="18"/>
              </w:rPr>
              <w:t>.</w:t>
            </w:r>
          </w:p>
          <w:p w14:paraId="2139B401" w14:textId="77777777" w:rsidR="002E00A6" w:rsidRDefault="002E00A6" w:rsidP="00D24B31">
            <w:pPr>
              <w:spacing w:after="0" w:line="240" w:lineRule="auto"/>
              <w:rPr>
                <w:rFonts w:cs="Arial"/>
                <w:color w:val="000000"/>
                <w:sz w:val="18"/>
                <w:szCs w:val="18"/>
              </w:rPr>
            </w:pPr>
          </w:p>
          <w:p w14:paraId="3DBB56B7"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68F6F585"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43A2961"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zdeposit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6526C1F"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 xml:space="preserve">Número de depósito </w:t>
            </w:r>
            <w:r w:rsidRPr="001E678C">
              <w:rPr>
                <w:rFonts w:cs="Calibri"/>
                <w:i/>
                <w:iCs/>
                <w:color w:val="000000"/>
                <w:sz w:val="18"/>
                <w:szCs w:val="18"/>
              </w:rPr>
              <w:t>Master</w:t>
            </w:r>
            <w:r w:rsidRPr="001E678C">
              <w:rPr>
                <w:rFonts w:cs="Calibri"/>
                <w:color w:val="000000"/>
                <w:sz w:val="18"/>
                <w:szCs w:val="18"/>
              </w:rPr>
              <w:t>.</w:t>
            </w:r>
          </w:p>
          <w:p w14:paraId="430A9ABB" w14:textId="77777777" w:rsidR="002E00A6" w:rsidRDefault="002E00A6" w:rsidP="00D24B31">
            <w:pPr>
              <w:spacing w:after="0" w:line="240" w:lineRule="auto"/>
              <w:rPr>
                <w:rFonts w:cs="Calibri"/>
                <w:color w:val="000000"/>
                <w:sz w:val="18"/>
                <w:szCs w:val="18"/>
              </w:rPr>
            </w:pPr>
          </w:p>
          <w:p w14:paraId="08DEDDFD"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361ABDC2"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535DB83" w14:textId="77777777" w:rsidR="002E00A6" w:rsidRPr="001E678C" w:rsidRDefault="002E00A6" w:rsidP="00D24B31">
            <w:pPr>
              <w:spacing w:after="0" w:line="240" w:lineRule="auto"/>
              <w:rPr>
                <w:rFonts w:eastAsia="Times New Roman" w:cs="Times New Roman"/>
                <w:color w:val="000000"/>
                <w:sz w:val="18"/>
                <w:szCs w:val="18"/>
                <w:lang w:eastAsia="pt-PT"/>
              </w:rPr>
            </w:pPr>
            <w:r w:rsidRPr="001E678C">
              <w:rPr>
                <w:rFonts w:cs="Calibri"/>
                <w:color w:val="000000"/>
                <w:sz w:val="18"/>
                <w:szCs w:val="18"/>
              </w:rPr>
              <w:t>zcliente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E331584"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 xml:space="preserve">Código do Cliente. </w:t>
            </w:r>
          </w:p>
          <w:p w14:paraId="68CD5C7E" w14:textId="77777777" w:rsidR="002E00A6" w:rsidRDefault="002E00A6" w:rsidP="00D24B31">
            <w:pPr>
              <w:spacing w:after="0" w:line="240" w:lineRule="auto"/>
              <w:rPr>
                <w:rFonts w:cs="Calibri"/>
                <w:color w:val="000000"/>
                <w:sz w:val="18"/>
                <w:szCs w:val="18"/>
              </w:rPr>
            </w:pPr>
          </w:p>
          <w:p w14:paraId="29622B10" w14:textId="77777777" w:rsidR="002E00A6" w:rsidRPr="001E678C" w:rsidRDefault="002E00A6" w:rsidP="00D24B31">
            <w:pPr>
              <w:spacing w:after="0" w:line="240" w:lineRule="auto"/>
              <w:rPr>
                <w:rFonts w:eastAsia="Times New Roman" w:cs="Calibri"/>
                <w:color w:val="000000"/>
                <w:sz w:val="18"/>
                <w:szCs w:val="18"/>
                <w:lang w:eastAsia="pt-PT"/>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17EA8FFC"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C72064F"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msaldo_final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D68CB36"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Saldo associado a cada operação.</w:t>
            </w:r>
          </w:p>
          <w:p w14:paraId="0848872D" w14:textId="77777777" w:rsidR="002E00A6" w:rsidRDefault="002E00A6" w:rsidP="00D24B31">
            <w:pPr>
              <w:spacing w:after="0" w:line="240" w:lineRule="auto"/>
              <w:rPr>
                <w:rFonts w:cs="Calibri"/>
                <w:color w:val="000000"/>
                <w:sz w:val="18"/>
                <w:szCs w:val="18"/>
              </w:rPr>
            </w:pPr>
          </w:p>
          <w:p w14:paraId="6176716F"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7A81EE17"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DC273B8"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bruto_imparidade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7DE5435"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Campo caracterizador do tipo de montante da operação.</w:t>
            </w:r>
          </w:p>
          <w:p w14:paraId="77511A1E" w14:textId="77777777" w:rsidR="002E00A6" w:rsidRDefault="002E00A6" w:rsidP="00D24B31">
            <w:pPr>
              <w:spacing w:after="0" w:line="240" w:lineRule="auto"/>
              <w:rPr>
                <w:rFonts w:cs="Calibri"/>
                <w:color w:val="000000"/>
                <w:sz w:val="18"/>
                <w:szCs w:val="18"/>
              </w:rPr>
            </w:pPr>
          </w:p>
          <w:p w14:paraId="7D63D8D2"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67FCF219"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E6A9E1D" w14:textId="77777777" w:rsidR="002E00A6" w:rsidRPr="001E678C" w:rsidRDefault="002E00A6" w:rsidP="00D24B31">
            <w:pPr>
              <w:spacing w:after="0" w:line="240" w:lineRule="auto"/>
              <w:rPr>
                <w:rFonts w:cs="Arial"/>
                <w:sz w:val="18"/>
                <w:szCs w:val="18"/>
              </w:rPr>
            </w:pPr>
            <w:r w:rsidRPr="001E678C">
              <w:rPr>
                <w:rFonts w:cs="Calibri"/>
                <w:color w:val="000000"/>
                <w:sz w:val="18"/>
                <w:szCs w:val="18"/>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B406DBE" w14:textId="77777777" w:rsidR="002E00A6" w:rsidRDefault="002E00A6" w:rsidP="00D24B31">
            <w:pPr>
              <w:spacing w:after="0" w:line="240" w:lineRule="auto"/>
              <w:rPr>
                <w:rFonts w:cs="Calibri"/>
                <w:color w:val="000000"/>
                <w:sz w:val="18"/>
                <w:szCs w:val="18"/>
              </w:rPr>
            </w:pPr>
            <w:r w:rsidRPr="001E678C">
              <w:rPr>
                <w:rFonts w:cs="Calibri"/>
                <w:color w:val="000000"/>
                <w:sz w:val="18"/>
                <w:szCs w:val="18"/>
              </w:rPr>
              <w:t>informação da contraparte</w:t>
            </w:r>
            <w:r>
              <w:rPr>
                <w:rFonts w:cs="Calibri"/>
                <w:color w:val="000000"/>
                <w:sz w:val="18"/>
                <w:szCs w:val="18"/>
              </w:rPr>
              <w:t>.</w:t>
            </w:r>
          </w:p>
          <w:p w14:paraId="61BED622" w14:textId="77777777" w:rsidR="002E00A6" w:rsidRDefault="002E00A6" w:rsidP="00D24B31">
            <w:pPr>
              <w:spacing w:after="0" w:line="240" w:lineRule="auto"/>
              <w:rPr>
                <w:rFonts w:cs="Calibri"/>
                <w:color w:val="000000"/>
                <w:sz w:val="18"/>
                <w:szCs w:val="18"/>
              </w:rPr>
            </w:pPr>
          </w:p>
          <w:p w14:paraId="7129B475" w14:textId="77777777" w:rsidR="002E00A6" w:rsidRPr="001E678C" w:rsidRDefault="002E00A6" w:rsidP="00D24B31">
            <w:pPr>
              <w:spacing w:after="0" w:line="240" w:lineRule="auto"/>
              <w:rPr>
                <w:rFonts w:cs="Arial"/>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2E00A6" w:rsidRPr="00335641" w14:paraId="3797E612"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14FBE91" w14:textId="193A3D0E" w:rsidR="002E00A6" w:rsidRPr="001E678C" w:rsidRDefault="002E00A6" w:rsidP="002E00A6">
            <w:pPr>
              <w:spacing w:after="0" w:line="240" w:lineRule="auto"/>
              <w:rPr>
                <w:rFonts w:cs="Calibri"/>
                <w:color w:val="000000"/>
                <w:sz w:val="18"/>
                <w:szCs w:val="18"/>
              </w:rPr>
            </w:pPr>
            <w:r w:rsidRPr="001E678C">
              <w:rPr>
                <w:rFonts w:cs="Calibri"/>
                <w:color w:val="000000"/>
                <w:sz w:val="18"/>
                <w:szCs w:val="18"/>
              </w:rPr>
              <w:t>tipo_colateral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A44F124" w14:textId="77777777" w:rsidR="002E00A6" w:rsidRDefault="002E00A6" w:rsidP="002E00A6">
            <w:pPr>
              <w:spacing w:after="0" w:line="240" w:lineRule="auto"/>
              <w:rPr>
                <w:rFonts w:cs="Calibri"/>
                <w:color w:val="000000"/>
                <w:sz w:val="18"/>
                <w:szCs w:val="18"/>
              </w:rPr>
            </w:pPr>
            <w:r w:rsidRPr="001E678C">
              <w:rPr>
                <w:rFonts w:cs="Calibri"/>
                <w:color w:val="000000"/>
                <w:sz w:val="18"/>
                <w:szCs w:val="18"/>
              </w:rPr>
              <w:t>Descritivo do tipo de colateral.</w:t>
            </w:r>
          </w:p>
          <w:p w14:paraId="71E3E59D" w14:textId="77777777" w:rsidR="002E00A6" w:rsidRDefault="002E00A6" w:rsidP="002E00A6">
            <w:pPr>
              <w:spacing w:after="0" w:line="240" w:lineRule="auto"/>
              <w:rPr>
                <w:rFonts w:cs="Calibri"/>
                <w:color w:val="000000"/>
                <w:sz w:val="18"/>
                <w:szCs w:val="18"/>
              </w:rPr>
            </w:pPr>
          </w:p>
          <w:p w14:paraId="1B4EC2E7" w14:textId="4EECBBAF" w:rsidR="002E00A6" w:rsidRPr="001E678C" w:rsidRDefault="002E00A6" w:rsidP="002E00A6">
            <w:pPr>
              <w:spacing w:after="0" w:line="240" w:lineRule="auto"/>
              <w:rPr>
                <w:rFonts w:cs="Calibri"/>
                <w:color w:val="000000"/>
                <w:sz w:val="18"/>
                <w:szCs w:val="18"/>
              </w:rPr>
            </w:pPr>
            <w:r w:rsidRPr="00335641">
              <w:rPr>
                <w:rFonts w:eastAsia="Times New Roman" w:cs="Calibri"/>
                <w:color w:val="000000"/>
                <w:sz w:val="18"/>
                <w:szCs w:val="18"/>
                <w:lang w:eastAsia="pt-PT"/>
              </w:rPr>
              <w:t xml:space="preserve">Proveniente da tabela </w:t>
            </w:r>
            <w:r w:rsidRPr="00335641">
              <w:rPr>
                <w:rFonts w:eastAsia="Times New Roman" w:cs="Calibri"/>
                <w:b/>
                <w:bCs/>
                <w:i/>
                <w:iCs/>
                <w:color w:val="000000"/>
                <w:sz w:val="18"/>
                <w:szCs w:val="18"/>
                <w:lang w:eastAsia="pt-PT"/>
              </w:rPr>
              <w:t>bu_esg_work.</w:t>
            </w:r>
            <w:r>
              <w:rPr>
                <w:rFonts w:eastAsia="Times New Roman" w:cs="Calibri"/>
                <w:b/>
                <w:bCs/>
                <w:i/>
                <w:iCs/>
                <w:color w:val="000000"/>
                <w:sz w:val="18"/>
                <w:szCs w:val="18"/>
                <w:lang w:eastAsia="pt-PT"/>
              </w:rPr>
              <w:t>p3_full_ctr_cli_local_dref</w:t>
            </w:r>
            <w:r w:rsidRPr="00335641">
              <w:rPr>
                <w:rFonts w:eastAsia="Times New Roman" w:cs="Calibri"/>
                <w:color w:val="000000"/>
                <w:sz w:val="18"/>
                <w:szCs w:val="18"/>
                <w:lang w:eastAsia="pt-PT"/>
              </w:rPr>
              <w:t>.</w:t>
            </w:r>
          </w:p>
        </w:tc>
      </w:tr>
      <w:tr w:rsidR="00F33E0A" w:rsidRPr="00335641" w14:paraId="748A545B"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B387F39" w14:textId="642372E3" w:rsidR="00F33E0A" w:rsidRPr="002E00A6" w:rsidRDefault="00F33E0A" w:rsidP="00F33E0A">
            <w:pPr>
              <w:spacing w:after="0" w:line="240" w:lineRule="auto"/>
              <w:rPr>
                <w:rFonts w:cs="Arial"/>
                <w:sz w:val="18"/>
                <w:szCs w:val="18"/>
              </w:rPr>
            </w:pPr>
            <w:r>
              <w:rPr>
                <w:rFonts w:cs="Calibri"/>
                <w:color w:val="000000"/>
                <w:sz w:val="18"/>
                <w:szCs w:val="18"/>
              </w:rPr>
              <w:lastRenderedPageBreak/>
              <w:t>flag_cs</w:t>
            </w:r>
            <w:r w:rsidRPr="0032423F">
              <w:rPr>
                <w:rFonts w:cs="Calibri"/>
                <w:color w:val="000000"/>
                <w:sz w:val="18"/>
                <w:szCs w:val="18"/>
              </w:rPr>
              <w:t>rd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768822" w14:textId="77777777" w:rsidR="00F33E0A" w:rsidRPr="001863AF" w:rsidRDefault="00F33E0A" w:rsidP="00F33E0A">
            <w:pPr>
              <w:spacing w:after="0" w:line="240" w:lineRule="auto"/>
              <w:jc w:val="both"/>
              <w:rPr>
                <w:rFonts w:eastAsia="Times New Roman" w:cs="Calibri"/>
                <w:color w:val="000000"/>
                <w:sz w:val="18"/>
                <w:szCs w:val="18"/>
                <w:lang w:eastAsia="pt-PT"/>
              </w:rPr>
            </w:pPr>
            <w:r w:rsidRPr="001863AF">
              <w:rPr>
                <w:rFonts w:eastAsia="Times New Roman" w:cs="Calibri"/>
                <w:color w:val="000000"/>
                <w:sz w:val="18"/>
                <w:szCs w:val="18"/>
                <w:lang w:eastAsia="pt-PT"/>
              </w:rPr>
              <w:t xml:space="preserve">Identificação de associação da contraparte aos requisitos das diretivas de </w:t>
            </w:r>
            <w:r>
              <w:rPr>
                <w:rFonts w:eastAsia="Times New Roman" w:cs="Calibri"/>
                <w:color w:val="000000"/>
                <w:sz w:val="18"/>
                <w:szCs w:val="18"/>
                <w:lang w:eastAsia="pt-PT"/>
              </w:rPr>
              <w:t>CSRD</w:t>
            </w:r>
            <w:r w:rsidRPr="001863AF">
              <w:rPr>
                <w:rFonts w:eastAsia="Times New Roman" w:cs="Calibri"/>
                <w:color w:val="000000"/>
                <w:sz w:val="18"/>
                <w:szCs w:val="18"/>
                <w:lang w:eastAsia="pt-PT"/>
              </w:rPr>
              <w:t xml:space="preserve"> (sujeito ou não sujeito a </w:t>
            </w:r>
            <w:r>
              <w:rPr>
                <w:rFonts w:eastAsia="Times New Roman" w:cs="Calibri"/>
                <w:color w:val="000000"/>
                <w:sz w:val="18"/>
                <w:szCs w:val="18"/>
                <w:lang w:eastAsia="pt-PT"/>
              </w:rPr>
              <w:t>CS</w:t>
            </w:r>
            <w:r w:rsidRPr="001863AF">
              <w:rPr>
                <w:rFonts w:eastAsia="Times New Roman" w:cs="Calibri"/>
                <w:color w:val="000000"/>
                <w:sz w:val="18"/>
                <w:szCs w:val="18"/>
                <w:lang w:eastAsia="pt-PT"/>
              </w:rPr>
              <w:t>RD).</w:t>
            </w:r>
          </w:p>
          <w:p w14:paraId="38515240" w14:textId="77777777" w:rsidR="00F33E0A" w:rsidRDefault="00F33E0A" w:rsidP="00F33E0A">
            <w:pPr>
              <w:spacing w:after="0" w:line="240" w:lineRule="auto"/>
              <w:jc w:val="both"/>
              <w:rPr>
                <w:rFonts w:cstheme="minorHAnsi"/>
                <w:iCs/>
                <w:sz w:val="18"/>
                <w:szCs w:val="18"/>
              </w:rPr>
            </w:pPr>
          </w:p>
          <w:p w14:paraId="22CD292F" w14:textId="77777777" w:rsidR="00F33E0A" w:rsidRPr="001863AF" w:rsidRDefault="00F33E0A" w:rsidP="00F33E0A">
            <w:pPr>
              <w:spacing w:after="0" w:line="240" w:lineRule="auto"/>
              <w:jc w:val="both"/>
              <w:rPr>
                <w:rFonts w:cs="Arial"/>
                <w:sz w:val="18"/>
                <w:szCs w:val="18"/>
              </w:rPr>
            </w:pPr>
            <w:r>
              <w:rPr>
                <w:rFonts w:eastAsia="Times New Roman" w:cs="Calibri"/>
                <w:color w:val="000000"/>
                <w:sz w:val="18"/>
                <w:szCs w:val="18"/>
                <w:lang w:eastAsia="pt-PT"/>
              </w:rPr>
              <w:t>Informação de operações gerais preenc</w:t>
            </w:r>
            <w:r w:rsidRPr="001863AF">
              <w:rPr>
                <w:rFonts w:cs="Arial"/>
                <w:sz w:val="18"/>
                <w:szCs w:val="18"/>
              </w:rPr>
              <w:t>hido da seguinte forma:</w:t>
            </w:r>
          </w:p>
          <w:p w14:paraId="33B1B1F0" w14:textId="77777777" w:rsidR="00F33E0A" w:rsidRPr="00304C1C"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AE3D38">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SC0302</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SC0303</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8943C0">
              <w:rPr>
                <w:rFonts w:ascii="Santander Headline" w:hAnsi="Santander Headline" w:cs="Arial"/>
                <w:i/>
                <w:iCs/>
                <w:sz w:val="18"/>
                <w:szCs w:val="18"/>
              </w:rPr>
              <w:t>FLG_CSRD</w:t>
            </w:r>
            <w:r>
              <w:rPr>
                <w:rFonts w:ascii="Santander Headline" w:hAnsi="Santander Headline" w:cs="Arial"/>
                <w:sz w:val="18"/>
                <w:szCs w:val="18"/>
              </w:rPr>
              <w:t>’ (</w:t>
            </w:r>
            <w:r>
              <w:rPr>
                <w:rFonts w:cs="Arial"/>
                <w:sz w:val="18"/>
                <w:szCs w:val="18"/>
              </w:rPr>
              <w:t xml:space="preserve">tabela </w:t>
            </w:r>
            <w:r w:rsidRPr="00AF123C">
              <w:rPr>
                <w:rFonts w:eastAsia="Times New Roman" w:cs="Calibri"/>
                <w:b/>
                <w:i/>
                <w:color w:val="000000"/>
                <w:sz w:val="18"/>
                <w:szCs w:val="18"/>
                <w:lang w:eastAsia="pt-PT"/>
              </w:rPr>
              <w:t>business_esg.modesg_out_empr_info_nfin</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sidRPr="009E3636">
              <w:rPr>
                <w:rFonts w:ascii="Santander Headline" w:hAnsi="Santander Headline" w:cs="Arial"/>
                <w:i/>
                <w:iCs/>
                <w:sz w:val="18"/>
                <w:szCs w:val="18"/>
              </w:rPr>
              <w:t>’</w:t>
            </w:r>
            <w:r>
              <w:rPr>
                <w:rFonts w:ascii="Santander Headline" w:hAnsi="Santander Headline" w:cs="Arial"/>
                <w:sz w:val="18"/>
                <w:szCs w:val="18"/>
              </w:rPr>
              <w:t>;</w:t>
            </w:r>
          </w:p>
          <w:p w14:paraId="43041110" w14:textId="77777777" w:rsidR="00F33E0A" w:rsidRPr="0041192E"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211EFD">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p>
          <w:p w14:paraId="0E0F7A97" w14:textId="77777777" w:rsidR="00F33E0A" w:rsidRPr="00F55790"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F065FE">
              <w:rPr>
                <w:rFonts w:ascii="Santander Headline" w:hAnsi="Santander Headline" w:cs="Arial"/>
                <w:i/>
                <w:iCs/>
                <w:sz w:val="18"/>
                <w:szCs w:val="18"/>
              </w:rPr>
              <w:t>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SC02</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p>
          <w:p w14:paraId="02DEBC4A" w14:textId="77777777" w:rsidR="00F33E0A" w:rsidRPr="00946468"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D60417">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SC0302</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SC0303</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35EA16A9" w14:textId="77777777" w:rsidR="00F33E0A" w:rsidRPr="0066457B"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D51BDC">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i/>
                <w:iCs/>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70741893" w14:textId="77777777" w:rsidR="00F33E0A"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C35097">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304C1C">
              <w:rPr>
                <w:rFonts w:ascii="Santander Headline" w:hAnsi="Santander Headline" w:cs="Arial"/>
                <w:sz w:val="18"/>
                <w:szCs w:val="18"/>
              </w:rPr>
              <w:t xml:space="preserve"> incluir </w:t>
            </w:r>
            <w:r>
              <w:rPr>
                <w:rFonts w:ascii="Santander Headline" w:hAnsi="Santander Headline" w:cs="Arial"/>
                <w:sz w:val="18"/>
                <w:szCs w:val="18"/>
              </w:rPr>
              <w:t>‘</w:t>
            </w:r>
            <w:r w:rsidRPr="00304C1C">
              <w:rPr>
                <w:rFonts w:ascii="Santander Headline" w:hAnsi="Santander Headline" w:cs="Arial"/>
                <w:sz w:val="18"/>
                <w:szCs w:val="18"/>
              </w:rPr>
              <w:t>SC02</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Pr>
                <w:rFonts w:ascii="Santander Headline" w:hAnsi="Santander Headline" w:cs="Arial"/>
                <w:sz w:val="18"/>
                <w:szCs w:val="18"/>
              </w:rPr>
              <w:t>‘</w:t>
            </w:r>
            <w:r w:rsidRPr="00095B7B">
              <w:rPr>
                <w:rFonts w:ascii="Santander Headline" w:hAnsi="Santander Headline" w:cs="Arial"/>
                <w:i/>
                <w:iCs/>
                <w:sz w:val="18"/>
                <w:szCs w:val="18"/>
              </w:rPr>
              <w:t>FLG_CSRD</w:t>
            </w:r>
            <w:r>
              <w:rPr>
                <w:rFonts w:ascii="Santander Headline" w:hAnsi="Santander Headline" w:cs="Arial"/>
                <w:sz w:val="18"/>
                <w:szCs w:val="18"/>
              </w:rPr>
              <w:t>’</w:t>
            </w:r>
            <w:r w:rsidRPr="00304C1C">
              <w:rPr>
                <w:rFonts w:ascii="Santander Headline" w:hAnsi="Santander Headline" w:cs="Arial"/>
                <w:sz w:val="18"/>
                <w:szCs w:val="18"/>
              </w:rPr>
              <w:t xml:space="preserve"> não estiver marcado como </w:t>
            </w:r>
            <w:r>
              <w:rPr>
                <w:rFonts w:ascii="Santander Headline" w:hAnsi="Santander Headline" w:cs="Arial"/>
                <w:sz w:val="18"/>
                <w:szCs w:val="18"/>
              </w:rPr>
              <w:t>‘</w:t>
            </w:r>
            <w:r>
              <w:rPr>
                <w:rFonts w:ascii="Santander Headline" w:hAnsi="Santander Headline" w:cs="Arial"/>
                <w:i/>
                <w:iCs/>
                <w:sz w:val="18"/>
                <w:szCs w:val="18"/>
              </w:rPr>
              <w:t>1</w:t>
            </w:r>
            <w:r>
              <w:rPr>
                <w:rFonts w:ascii="Santander Headline" w:hAnsi="Santander Headline" w:cs="Arial"/>
                <w:sz w:val="18"/>
                <w:szCs w:val="18"/>
              </w:rPr>
              <w:t>’</w:t>
            </w:r>
            <w:r w:rsidRPr="00304C1C">
              <w:rPr>
                <w:rFonts w:ascii="Santander Headline" w:hAnsi="Santander Headline" w:cs="Arial"/>
                <w:sz w:val="18"/>
                <w:szCs w:val="18"/>
              </w:rPr>
              <w:t xml:space="preserve"> ou estiver </w:t>
            </w:r>
            <w:r>
              <w:rPr>
                <w:rFonts w:ascii="Santander Headline" w:hAnsi="Santander Headline" w:cs="Arial"/>
                <w:sz w:val="18"/>
                <w:szCs w:val="18"/>
              </w:rPr>
              <w:t>nulo;</w:t>
            </w:r>
          </w:p>
          <w:p w14:paraId="30DFC5AD" w14:textId="77777777" w:rsidR="00F33E0A" w:rsidRPr="00CF7D8D"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731346">
              <w:rPr>
                <w:rFonts w:ascii="Santander Headline" w:hAnsi="Santander Headline" w:cs="Arial"/>
                <w:sz w:val="18"/>
                <w:szCs w:val="18"/>
              </w:rPr>
              <w:t>Preenchido com ‘</w:t>
            </w:r>
            <w:r w:rsidRPr="00DC3DDA">
              <w:rPr>
                <w:rFonts w:ascii="Santander Headline" w:hAnsi="Santander Headline" w:cs="Arial"/>
                <w:i/>
                <w:iCs/>
                <w:sz w:val="18"/>
                <w:szCs w:val="18"/>
              </w:rPr>
              <w:t>Not Subject to NFRD</w:t>
            </w:r>
            <w:r w:rsidRPr="00731346">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sidRPr="00731346">
              <w:rPr>
                <w:rFonts w:ascii="Santander Headline" w:hAnsi="Santander Headline" w:cs="Arial"/>
                <w:sz w:val="18"/>
                <w:szCs w:val="18"/>
              </w:rPr>
              <w:t xml:space="preserve"> incluir ‘SC0302’ ou ‘SC0303’;</w:t>
            </w:r>
          </w:p>
          <w:p w14:paraId="13AF4482" w14:textId="77777777" w:rsidR="00F33E0A" w:rsidRDefault="00F33E0A" w:rsidP="00965B11">
            <w:pPr>
              <w:pStyle w:val="ListParagraph"/>
              <w:numPr>
                <w:ilvl w:val="0"/>
                <w:numId w:val="8"/>
              </w:numPr>
              <w:spacing w:after="0" w:line="240" w:lineRule="auto"/>
              <w:jc w:val="both"/>
              <w:rPr>
                <w:rFonts w:ascii="Santander Headline" w:hAnsi="Santander Headline" w:cs="Arial"/>
                <w:sz w:val="18"/>
                <w:szCs w:val="18"/>
              </w:rPr>
            </w:pPr>
            <w:r w:rsidRPr="00304C1C">
              <w:rPr>
                <w:rFonts w:ascii="Santander Headline" w:hAnsi="Santander Headline" w:cs="Arial"/>
                <w:sz w:val="18"/>
                <w:szCs w:val="18"/>
              </w:rPr>
              <w:t xml:space="preserve">Preenchido com </w:t>
            </w:r>
            <w:r>
              <w:rPr>
                <w:rFonts w:ascii="Santander Headline" w:hAnsi="Santander Headline" w:cs="Arial"/>
                <w:sz w:val="18"/>
                <w:szCs w:val="18"/>
              </w:rPr>
              <w:t>‘</w:t>
            </w:r>
            <w:r w:rsidRPr="0030547A">
              <w:rPr>
                <w:rFonts w:ascii="Santander Headline" w:hAnsi="Santander Headline" w:cs="Arial"/>
                <w:i/>
                <w:iCs/>
                <w:sz w:val="18"/>
                <w:szCs w:val="18"/>
              </w:rPr>
              <w:t>Not Subject to NFRD</w:t>
            </w:r>
            <w:r>
              <w:rPr>
                <w:rFonts w:ascii="Santander Headline" w:hAnsi="Santander Headline" w:cs="Arial"/>
                <w:sz w:val="18"/>
                <w:szCs w:val="18"/>
              </w:rPr>
              <w:t>’</w:t>
            </w:r>
            <w:r w:rsidRPr="00304C1C">
              <w:rPr>
                <w:rFonts w:ascii="Santander Headline" w:hAnsi="Santander Headline" w:cs="Arial"/>
                <w:sz w:val="18"/>
                <w:szCs w:val="18"/>
              </w:rPr>
              <w:t xml:space="preserve"> se o campo </w:t>
            </w:r>
            <w:r w:rsidRPr="00C80EFD">
              <w:rPr>
                <w:rFonts w:ascii="Santander Headline" w:hAnsi="Santander Headline" w:cs="Arial"/>
                <w:i/>
                <w:iCs/>
                <w:sz w:val="18"/>
                <w:szCs w:val="18"/>
              </w:rPr>
              <w:t>‘ccontab_final_idcomb_total’</w:t>
            </w:r>
            <w:r>
              <w:rPr>
                <w:rFonts w:ascii="Santander Headline" w:hAnsi="Santander Headline" w:cs="Arial"/>
                <w:sz w:val="18"/>
                <w:szCs w:val="18"/>
              </w:rPr>
              <w:t xml:space="preserve"> </w:t>
            </w:r>
            <w:r w:rsidRPr="00304C1C">
              <w:rPr>
                <w:rFonts w:ascii="Santander Headline" w:hAnsi="Santander Headline" w:cs="Arial"/>
                <w:sz w:val="18"/>
                <w:szCs w:val="18"/>
              </w:rPr>
              <w:t xml:space="preserve">incluir </w:t>
            </w:r>
            <w:r>
              <w:rPr>
                <w:rFonts w:ascii="Santander Headline" w:hAnsi="Santander Headline" w:cs="Arial"/>
                <w:sz w:val="18"/>
                <w:szCs w:val="18"/>
              </w:rPr>
              <w:t>‘</w:t>
            </w:r>
            <w:r w:rsidRPr="00304C1C">
              <w:rPr>
                <w:rFonts w:ascii="Santander Headline" w:hAnsi="Santander Headline" w:cs="Arial"/>
                <w:sz w:val="18"/>
                <w:szCs w:val="18"/>
              </w:rPr>
              <w:t>MC08</w:t>
            </w:r>
            <w:r>
              <w:rPr>
                <w:rFonts w:ascii="Santander Headline" w:hAnsi="Santander Headline" w:cs="Arial"/>
                <w:sz w:val="18"/>
                <w:szCs w:val="18"/>
              </w:rPr>
              <w:t>’</w:t>
            </w:r>
            <w:r w:rsidRPr="00304C1C">
              <w:rPr>
                <w:rFonts w:ascii="Santander Headline" w:hAnsi="Santander Headline" w:cs="Arial"/>
                <w:sz w:val="18"/>
                <w:szCs w:val="18"/>
              </w:rPr>
              <w:t xml:space="preserve"> e o campo </w:t>
            </w:r>
            <w:r w:rsidRPr="00C80EFD">
              <w:rPr>
                <w:rFonts w:ascii="Santander Headline" w:hAnsi="Santander Headline" w:cs="Arial"/>
                <w:i/>
                <w:iCs/>
                <w:sz w:val="18"/>
                <w:szCs w:val="18"/>
              </w:rPr>
              <w:t>‘contraparte’</w:t>
            </w:r>
            <w:r w:rsidRPr="00304C1C">
              <w:rPr>
                <w:rFonts w:ascii="Santander Headline" w:hAnsi="Santander Headline" w:cs="Arial"/>
                <w:sz w:val="18"/>
                <w:szCs w:val="18"/>
              </w:rPr>
              <w:t xml:space="preserve"> </w:t>
            </w:r>
            <w:r>
              <w:rPr>
                <w:rFonts w:ascii="Santander Headline" w:hAnsi="Santander Headline" w:cs="Arial"/>
                <w:sz w:val="18"/>
                <w:szCs w:val="18"/>
              </w:rPr>
              <w:t>estiver preenchido com</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instituicoes financeiras</w:t>
            </w:r>
            <w:r>
              <w:rPr>
                <w:rFonts w:ascii="Santander Headline" w:hAnsi="Santander Headline" w:cs="Arial"/>
                <w:sz w:val="18"/>
                <w:szCs w:val="18"/>
              </w:rPr>
              <w:t>’</w:t>
            </w:r>
            <w:r w:rsidRPr="00304C1C">
              <w:rPr>
                <w:rFonts w:ascii="Santander Headline" w:hAnsi="Santander Headline" w:cs="Arial"/>
                <w:sz w:val="18"/>
                <w:szCs w:val="18"/>
              </w:rPr>
              <w:t xml:space="preserve">, </w:t>
            </w:r>
            <w:r>
              <w:rPr>
                <w:rFonts w:ascii="Santander Headline" w:hAnsi="Santander Headline" w:cs="Arial"/>
                <w:sz w:val="18"/>
                <w:szCs w:val="18"/>
              </w:rPr>
              <w:t>‘</w:t>
            </w:r>
            <w:r w:rsidRPr="00304C1C">
              <w:rPr>
                <w:rFonts w:ascii="Santander Headline" w:hAnsi="Santander Headline" w:cs="Arial"/>
                <w:sz w:val="18"/>
                <w:szCs w:val="18"/>
              </w:rPr>
              <w:t>outras empresas nao financeiras</w:t>
            </w:r>
            <w:r>
              <w:rPr>
                <w:rFonts w:ascii="Santander Headline" w:hAnsi="Santander Headline" w:cs="Arial"/>
                <w:sz w:val="18"/>
                <w:szCs w:val="18"/>
              </w:rPr>
              <w:t>’</w:t>
            </w:r>
            <w:r w:rsidRPr="00304C1C">
              <w:rPr>
                <w:rFonts w:ascii="Santander Headline" w:hAnsi="Santander Headline" w:cs="Arial"/>
                <w:sz w:val="18"/>
                <w:szCs w:val="18"/>
              </w:rPr>
              <w:t xml:space="preserve"> ou </w:t>
            </w:r>
            <w:r>
              <w:rPr>
                <w:rFonts w:ascii="Santander Headline" w:hAnsi="Santander Headline" w:cs="Arial"/>
                <w:sz w:val="18"/>
                <w:szCs w:val="18"/>
              </w:rPr>
              <w:t>‘</w:t>
            </w:r>
            <w:r w:rsidRPr="00304C1C">
              <w:rPr>
                <w:rFonts w:ascii="Santander Headline" w:hAnsi="Santander Headline" w:cs="Arial"/>
                <w:sz w:val="18"/>
                <w:szCs w:val="18"/>
              </w:rPr>
              <w:t>instituicoes de credito</w:t>
            </w:r>
            <w:r>
              <w:rPr>
                <w:rFonts w:ascii="Santander Headline" w:hAnsi="Santander Headline" w:cs="Arial"/>
                <w:sz w:val="18"/>
                <w:szCs w:val="18"/>
              </w:rPr>
              <w:t>’;</w:t>
            </w:r>
          </w:p>
          <w:p w14:paraId="32229A68" w14:textId="0A5063D7" w:rsidR="00F33E0A" w:rsidRPr="00F33E0A" w:rsidRDefault="00F33E0A" w:rsidP="00965B11">
            <w:pPr>
              <w:pStyle w:val="ListParagraph"/>
              <w:numPr>
                <w:ilvl w:val="0"/>
                <w:numId w:val="8"/>
              </w:numPr>
              <w:jc w:val="both"/>
              <w:rPr>
                <w:rFonts w:ascii="Santander Headline" w:hAnsi="Santander Headline" w:cs="Arial"/>
                <w:sz w:val="18"/>
                <w:szCs w:val="18"/>
              </w:rPr>
            </w:pPr>
            <w:r w:rsidRPr="000C3D46">
              <w:rPr>
                <w:rFonts w:ascii="Santander Headline" w:hAnsi="Santander Headline" w:cs="Arial"/>
                <w:sz w:val="18"/>
                <w:szCs w:val="18"/>
              </w:rPr>
              <w:t>Preenchido a vazio caso nenhuma das condições anteriores seja satisfeita.</w:t>
            </w:r>
          </w:p>
        </w:tc>
      </w:tr>
      <w:tr w:rsidR="009D43D1" w:rsidRPr="00335641" w14:paraId="72FBEB17"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8D70D01" w14:textId="42A0C498" w:rsidR="009D43D1" w:rsidRPr="002E00A6" w:rsidRDefault="009D43D1" w:rsidP="009D43D1">
            <w:pPr>
              <w:spacing w:after="0" w:line="240" w:lineRule="auto"/>
              <w:rPr>
                <w:rFonts w:cs="Arial"/>
                <w:sz w:val="18"/>
                <w:szCs w:val="18"/>
              </w:rPr>
            </w:pPr>
            <w:r w:rsidRPr="003F7681">
              <w:rPr>
                <w:rFonts w:eastAsia="Times New Roman" w:cs="Times New Roman"/>
                <w:color w:val="000000"/>
                <w:sz w:val="18"/>
                <w:szCs w:val="18"/>
                <w:lang w:eastAsia="pt-PT"/>
              </w:rPr>
              <w:t>years_to_maturity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CA2CB9E" w14:textId="77777777" w:rsidR="009D43D1" w:rsidRPr="007F0008" w:rsidRDefault="009D43D1" w:rsidP="009D43D1">
            <w:pPr>
              <w:spacing w:after="0" w:line="240" w:lineRule="auto"/>
              <w:rPr>
                <w:rFonts w:ascii="Santander Headline" w:hAnsi="Santander Headline" w:cs="Calibri"/>
                <w:color w:val="000000"/>
                <w:sz w:val="18"/>
                <w:szCs w:val="18"/>
              </w:rPr>
            </w:pPr>
            <w:r w:rsidRPr="00462310">
              <w:rPr>
                <w:rFonts w:ascii="Santander Headline" w:hAnsi="Santander Headline" w:cs="Calibri"/>
                <w:color w:val="000000"/>
                <w:sz w:val="18"/>
                <w:szCs w:val="18"/>
              </w:rPr>
              <w:t>Número de anos até à maturidade.</w:t>
            </w:r>
          </w:p>
          <w:p w14:paraId="7C6A426A" w14:textId="77777777" w:rsidR="009D43D1" w:rsidRDefault="009D43D1" w:rsidP="009D43D1">
            <w:pPr>
              <w:spacing w:after="0" w:line="240" w:lineRule="auto"/>
              <w:rPr>
                <w:rFonts w:eastAsia="Times New Roman" w:cs="Calibri"/>
                <w:color w:val="000000"/>
                <w:sz w:val="18"/>
                <w:szCs w:val="18"/>
                <w:lang w:eastAsia="pt-PT"/>
              </w:rPr>
            </w:pPr>
          </w:p>
          <w:p w14:paraId="1382CA6E" w14:textId="77777777" w:rsidR="009D43D1" w:rsidRDefault="009D43D1" w:rsidP="009D43D1">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Obtido através das seguintes regras:</w:t>
            </w:r>
          </w:p>
          <w:p w14:paraId="1B9CA36C"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‘instrumento_financeiro’</w:t>
            </w:r>
            <w:r>
              <w:rPr>
                <w:rFonts w:eastAsia="Times New Roman" w:cs="Calibri"/>
                <w:i/>
                <w:color w:val="000000"/>
                <w:sz w:val="18"/>
                <w:szCs w:val="18"/>
                <w:lang w:eastAsia="pt-PT"/>
              </w:rPr>
              <w:t xml:space="preserve"> </w:t>
            </w:r>
            <w:r>
              <w:rPr>
                <w:rFonts w:eastAsia="Times New Roman" w:cs="Calibri"/>
                <w:color w:val="000000"/>
                <w:sz w:val="18"/>
                <w:szCs w:val="18"/>
                <w:lang w:eastAsia="pt-PT"/>
              </w:rPr>
              <w:t>assumir o valor ‘instrumentos de capital’, este campo assume o valor -3;</w:t>
            </w:r>
          </w:p>
          <w:p w14:paraId="6336285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‘data_vencimento’</w:t>
            </w:r>
            <w:r>
              <w:rPr>
                <w:rFonts w:eastAsia="Times New Roman" w:cs="Calibri"/>
                <w:i/>
                <w:color w:val="000000"/>
                <w:sz w:val="18"/>
                <w:szCs w:val="18"/>
                <w:lang w:eastAsia="pt-PT"/>
              </w:rPr>
              <w:t xml:space="preserve"> </w:t>
            </w:r>
            <w:r>
              <w:rPr>
                <w:rFonts w:eastAsia="Times New Roman" w:cs="Calibri"/>
                <w:color w:val="000000"/>
                <w:sz w:val="18"/>
                <w:szCs w:val="18"/>
                <w:lang w:eastAsia="pt-PT"/>
              </w:rPr>
              <w:t xml:space="preserve">assume um dos valores </w:t>
            </w:r>
            <w:r w:rsidRPr="00DF75E7">
              <w:rPr>
                <w:rFonts w:eastAsia="Times New Roman" w:cs="Calibri"/>
                <w:color w:val="000000"/>
                <w:sz w:val="18"/>
                <w:szCs w:val="18"/>
                <w:lang w:eastAsia="pt-PT"/>
              </w:rPr>
              <w:t>'','0001-01-01','9999-12-31'</w:t>
            </w:r>
            <w:r>
              <w:rPr>
                <w:rFonts w:eastAsia="Times New Roman" w:cs="Calibri"/>
                <w:color w:val="000000"/>
                <w:sz w:val="18"/>
                <w:szCs w:val="18"/>
                <w:lang w:eastAsia="pt-PT"/>
              </w:rPr>
              <w:t xml:space="preserve"> ou </w:t>
            </w:r>
            <w:r w:rsidRPr="00DF75E7">
              <w:rPr>
                <w:rFonts w:eastAsia="Times New Roman" w:cs="Calibri"/>
                <w:color w:val="000000"/>
                <w:sz w:val="18"/>
                <w:szCs w:val="18"/>
                <w:lang w:eastAsia="pt-PT"/>
              </w:rPr>
              <w:t>NULL</w:t>
            </w:r>
            <w:r>
              <w:rPr>
                <w:rFonts w:eastAsia="Times New Roman" w:cs="Calibri"/>
                <w:color w:val="000000"/>
                <w:sz w:val="18"/>
                <w:szCs w:val="18"/>
                <w:lang w:eastAsia="pt-PT"/>
              </w:rPr>
              <w:t xml:space="preserve"> (ou seja, existe falta de qualidade nos dados para este campo) e o campo ‘</w:t>
            </w:r>
            <w:r w:rsidRPr="00DF75E7">
              <w:rPr>
                <w:rFonts w:eastAsia="Times New Roman" w:cs="Calibri"/>
                <w:i/>
                <w:color w:val="000000"/>
                <w:sz w:val="18"/>
                <w:szCs w:val="18"/>
                <w:lang w:eastAsia="pt-PT"/>
              </w:rPr>
              <w:t>tipo_colateral’</w:t>
            </w:r>
            <w:r>
              <w:rPr>
                <w:rFonts w:eastAsia="Times New Roman" w:cs="Calibri"/>
                <w:color w:val="000000"/>
                <w:sz w:val="18"/>
                <w:szCs w:val="18"/>
                <w:lang w:eastAsia="pt-PT"/>
              </w:rPr>
              <w:t xml:space="preserve"> assume o valor ‘Garantia Residencial’, este campo assume o valor -2;</w:t>
            </w:r>
          </w:p>
          <w:p w14:paraId="2FB5B39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DF75E7">
              <w:rPr>
                <w:rFonts w:eastAsia="Times New Roman" w:cs="Calibri"/>
                <w:i/>
                <w:color w:val="000000"/>
                <w:sz w:val="18"/>
                <w:szCs w:val="18"/>
                <w:lang w:eastAsia="pt-PT"/>
              </w:rPr>
              <w:t>‘data_vencimento’</w:t>
            </w:r>
            <w:r>
              <w:rPr>
                <w:rFonts w:eastAsia="Times New Roman" w:cs="Calibri"/>
                <w:i/>
                <w:color w:val="000000"/>
                <w:sz w:val="18"/>
                <w:szCs w:val="18"/>
                <w:lang w:eastAsia="pt-PT"/>
              </w:rPr>
              <w:t xml:space="preserve"> </w:t>
            </w:r>
            <w:r>
              <w:rPr>
                <w:rFonts w:eastAsia="Times New Roman" w:cs="Calibri"/>
                <w:color w:val="000000"/>
                <w:sz w:val="18"/>
                <w:szCs w:val="18"/>
                <w:lang w:eastAsia="pt-PT"/>
              </w:rPr>
              <w:t xml:space="preserve">assume um dos valores </w:t>
            </w:r>
            <w:r w:rsidRPr="00DF75E7">
              <w:rPr>
                <w:rFonts w:eastAsia="Times New Roman" w:cs="Calibri"/>
                <w:color w:val="000000"/>
                <w:sz w:val="18"/>
                <w:szCs w:val="18"/>
                <w:lang w:eastAsia="pt-PT"/>
              </w:rPr>
              <w:t>'','0001-01-01','9999-12-31'</w:t>
            </w:r>
            <w:r>
              <w:rPr>
                <w:rFonts w:eastAsia="Times New Roman" w:cs="Calibri"/>
                <w:color w:val="000000"/>
                <w:sz w:val="18"/>
                <w:szCs w:val="18"/>
                <w:lang w:eastAsia="pt-PT"/>
              </w:rPr>
              <w:t xml:space="preserve"> ou </w:t>
            </w:r>
            <w:r w:rsidRPr="00DF75E7">
              <w:rPr>
                <w:rFonts w:eastAsia="Times New Roman" w:cs="Calibri"/>
                <w:color w:val="000000"/>
                <w:sz w:val="18"/>
                <w:szCs w:val="18"/>
                <w:lang w:eastAsia="pt-PT"/>
              </w:rPr>
              <w:t>NULL</w:t>
            </w:r>
            <w:r>
              <w:rPr>
                <w:rFonts w:eastAsia="Times New Roman" w:cs="Calibri"/>
                <w:color w:val="000000"/>
                <w:sz w:val="18"/>
                <w:szCs w:val="18"/>
                <w:lang w:eastAsia="pt-PT"/>
              </w:rPr>
              <w:t xml:space="preserve"> (ou seja, existe falta </w:t>
            </w:r>
            <w:r>
              <w:rPr>
                <w:rFonts w:eastAsia="Times New Roman" w:cs="Calibri"/>
                <w:color w:val="000000"/>
                <w:sz w:val="18"/>
                <w:szCs w:val="18"/>
                <w:lang w:eastAsia="pt-PT"/>
              </w:rPr>
              <w:lastRenderedPageBreak/>
              <w:t>de qualidade nos dados para este campo) e o campo ‘</w:t>
            </w:r>
            <w:r w:rsidRPr="00DF75E7">
              <w:rPr>
                <w:rFonts w:eastAsia="Times New Roman" w:cs="Calibri"/>
                <w:i/>
                <w:color w:val="000000"/>
                <w:sz w:val="18"/>
                <w:szCs w:val="18"/>
                <w:lang w:eastAsia="pt-PT"/>
              </w:rPr>
              <w:t>tipo_colateral’</w:t>
            </w:r>
            <w:r>
              <w:rPr>
                <w:rFonts w:eastAsia="Times New Roman" w:cs="Calibri"/>
                <w:color w:val="000000"/>
                <w:sz w:val="18"/>
                <w:szCs w:val="18"/>
                <w:lang w:eastAsia="pt-PT"/>
              </w:rPr>
              <w:t xml:space="preserve"> assume o valor ‘Garantia Comercial’, este campo assume o valor -1;</w:t>
            </w:r>
          </w:p>
          <w:p w14:paraId="68B6C373"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Se o campo </w:t>
            </w:r>
            <w:r w:rsidRPr="004B7749">
              <w:rPr>
                <w:rFonts w:eastAsia="Times New Roman" w:cs="Calibri"/>
                <w:i/>
                <w:color w:val="000000"/>
                <w:sz w:val="18"/>
                <w:szCs w:val="18"/>
                <w:lang w:eastAsia="pt-PT"/>
              </w:rPr>
              <w:t>‘produto’</w:t>
            </w:r>
            <w:r>
              <w:rPr>
                <w:rFonts w:eastAsia="Times New Roman" w:cs="Calibri"/>
                <w:color w:val="000000"/>
                <w:sz w:val="18"/>
                <w:szCs w:val="18"/>
                <w:lang w:eastAsia="pt-PT"/>
              </w:rPr>
              <w:t xml:space="preserve"> assume umas das seguintes nomenclaturas: produto</w:t>
            </w:r>
            <w:r w:rsidRPr="004B7749">
              <w:rPr>
                <w:rFonts w:eastAsia="Times New Roman" w:cs="Calibri"/>
                <w:color w:val="000000"/>
                <w:sz w:val="18"/>
                <w:szCs w:val="18"/>
                <w:lang w:eastAsia="pt-PT"/>
              </w:rPr>
              <w:t xml:space="preserve"> like 'cart%cr%dito%' or produto like '%repos%'  or produto like '%vista, descobertos e co%'</w:t>
            </w:r>
            <w:r>
              <w:rPr>
                <w:rFonts w:eastAsia="Times New Roman" w:cs="Calibri"/>
                <w:color w:val="000000"/>
                <w:sz w:val="18"/>
                <w:szCs w:val="18"/>
                <w:lang w:eastAsia="pt-PT"/>
              </w:rPr>
              <w:t>, este campo assume o valor -1;</w:t>
            </w:r>
          </w:p>
          <w:p w14:paraId="467503B2" w14:textId="77777777" w:rsidR="009D43D1" w:rsidRDefault="009D43D1" w:rsidP="00965B11">
            <w:pPr>
              <w:pStyle w:val="ListParagraph"/>
              <w:numPr>
                <w:ilvl w:val="0"/>
                <w:numId w:val="7"/>
              </w:num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Se o campo ‘</w:t>
            </w:r>
            <w:r w:rsidRPr="004B7749">
              <w:rPr>
                <w:rFonts w:eastAsia="Times New Roman" w:cs="Calibri"/>
                <w:i/>
                <w:color w:val="000000"/>
                <w:sz w:val="18"/>
                <w:szCs w:val="18"/>
                <w:lang w:eastAsia="pt-PT"/>
              </w:rPr>
              <w:t>data_vencimento’</w:t>
            </w:r>
            <w:r>
              <w:rPr>
                <w:rFonts w:eastAsia="Times New Roman" w:cs="Calibri"/>
                <w:color w:val="000000"/>
                <w:sz w:val="18"/>
                <w:szCs w:val="18"/>
                <w:lang w:eastAsia="pt-PT"/>
              </w:rPr>
              <w:t xml:space="preserve"> for inferior à data de referencia do reporte, este campo assume o valor -4;</w:t>
            </w:r>
          </w:p>
          <w:p w14:paraId="67744806" w14:textId="121B933E" w:rsidR="009D43D1" w:rsidRPr="001E678C" w:rsidRDefault="009D43D1" w:rsidP="009D43D1">
            <w:pPr>
              <w:spacing w:after="0" w:line="240" w:lineRule="auto"/>
              <w:rPr>
                <w:rFonts w:cs="Arial"/>
                <w:sz w:val="18"/>
                <w:szCs w:val="18"/>
              </w:rPr>
            </w:pPr>
            <w:r>
              <w:rPr>
                <w:rFonts w:eastAsia="Times New Roman" w:cs="Calibri"/>
                <w:color w:val="000000"/>
                <w:sz w:val="18"/>
                <w:szCs w:val="18"/>
                <w:lang w:eastAsia="pt-PT"/>
              </w:rPr>
              <w:t xml:space="preserve">Caso contrário, será efetuado o seguinte cálculo: </w:t>
            </w:r>
            <w:r w:rsidRPr="004B7749">
              <w:rPr>
                <w:rFonts w:eastAsia="Times New Roman" w:cs="Calibri"/>
                <w:color w:val="000000"/>
                <w:sz w:val="18"/>
                <w:szCs w:val="18"/>
                <w:lang w:eastAsia="pt-PT"/>
              </w:rPr>
              <w:t>round(datediff(to_date(data_vencimento), to_date('${ref_date}'))/365.25, 4)</w:t>
            </w:r>
            <w:r>
              <w:rPr>
                <w:rFonts w:eastAsia="Times New Roman" w:cs="Calibri"/>
                <w:color w:val="000000"/>
                <w:sz w:val="18"/>
                <w:szCs w:val="18"/>
                <w:lang w:eastAsia="pt-PT"/>
              </w:rPr>
              <w:t>.</w:t>
            </w:r>
          </w:p>
        </w:tc>
      </w:tr>
      <w:tr w:rsidR="001F6C22" w:rsidRPr="00335641" w14:paraId="48AF42DF" w14:textId="77777777" w:rsidTr="002E00A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7A8CC75" w14:textId="5EA53F52" w:rsidR="001F6C22" w:rsidRPr="003F7681" w:rsidRDefault="001F6C22" w:rsidP="009D43D1">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lastRenderedPageBreak/>
              <w:t>sustainable_ccm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E078D8C" w14:textId="77777777" w:rsidR="001F6C22" w:rsidRDefault="001F6C22" w:rsidP="001F6C22">
            <w:pPr>
              <w:spacing w:after="0" w:line="240" w:lineRule="auto"/>
              <w:jc w:val="both"/>
              <w:rPr>
                <w:rFonts w:eastAsia="Times New Roman" w:cs="Calibri"/>
                <w:color w:val="000000"/>
                <w:sz w:val="18"/>
                <w:szCs w:val="18"/>
                <w:lang w:eastAsia="pt-PT"/>
              </w:rPr>
            </w:pPr>
            <w:commentRangeStart w:id="15"/>
            <w:r>
              <w:rPr>
                <w:rFonts w:eastAsia="Times New Roman" w:cs="Calibri"/>
                <w:color w:val="000000"/>
                <w:sz w:val="18"/>
                <w:szCs w:val="18"/>
                <w:lang w:eastAsia="pt-PT"/>
              </w:rPr>
              <w:t>Montante de exposição alinhado segundo os vários objetivos taxonómicos</w:t>
            </w:r>
            <w:commentRangeEnd w:id="15"/>
            <w:r>
              <w:rPr>
                <w:rStyle w:val="CommentReference"/>
              </w:rPr>
              <w:commentReference w:id="15"/>
            </w:r>
            <w:r>
              <w:rPr>
                <w:rFonts w:eastAsia="Times New Roman" w:cs="Calibri"/>
                <w:color w:val="000000"/>
                <w:sz w:val="18"/>
                <w:szCs w:val="18"/>
                <w:lang w:eastAsia="pt-PT"/>
              </w:rPr>
              <w:t>.</w:t>
            </w:r>
          </w:p>
          <w:p w14:paraId="52CDD953" w14:textId="77777777" w:rsidR="001F6C22" w:rsidRDefault="001F6C22" w:rsidP="001F6C22">
            <w:pPr>
              <w:spacing w:after="0" w:line="240" w:lineRule="auto"/>
              <w:jc w:val="both"/>
              <w:rPr>
                <w:rFonts w:eastAsia="Times New Roman" w:cs="Calibri"/>
                <w:color w:val="000000"/>
                <w:sz w:val="18"/>
                <w:szCs w:val="18"/>
                <w:lang w:eastAsia="pt-PT"/>
              </w:rPr>
            </w:pPr>
          </w:p>
          <w:p w14:paraId="3E171819" w14:textId="77777777" w:rsidR="001F6C22" w:rsidRDefault="001F6C22" w:rsidP="001F6C2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Corresponde à soma das seguintes condições:</w:t>
            </w:r>
          </w:p>
          <w:p w14:paraId="170453D9" w14:textId="7201246E" w:rsidR="001F6C22" w:rsidRPr="00D77266"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176FD9">
              <w:rPr>
                <w:rFonts w:eastAsia="Times New Roman" w:cs="Calibri"/>
                <w:color w:val="000000"/>
                <w:sz w:val="18"/>
                <w:szCs w:val="18"/>
                <w:lang w:eastAsia="pt-PT"/>
              </w:rPr>
              <w:t>'specific purpose'</w:t>
            </w:r>
            <w:r w:rsidRPr="00D77266">
              <w:rPr>
                <w:rFonts w:eastAsia="Times New Roman" w:cs="Calibri"/>
                <w:color w:val="000000"/>
                <w:sz w:val="18"/>
                <w:szCs w:val="18"/>
                <w:lang w:eastAsia="pt-PT"/>
              </w:rPr>
              <w:t xml:space="preserve"> e </w:t>
            </w:r>
            <w:r>
              <w:rPr>
                <w:rFonts w:eastAsia="Times New Roman" w:cs="Calibri"/>
                <w:color w:val="000000"/>
                <w:sz w:val="18"/>
                <w:szCs w:val="18"/>
                <w:lang w:eastAsia="pt-PT"/>
              </w:rPr>
              <w:t>o campo ‘</w:t>
            </w:r>
            <w:r>
              <w:rPr>
                <w:rFonts w:eastAsia="Times New Roman" w:cs="Calibri"/>
                <w:i/>
                <w:color w:val="000000"/>
                <w:sz w:val="18"/>
                <w:szCs w:val="18"/>
                <w:lang w:eastAsia="pt-PT"/>
              </w:rPr>
              <w:t>nome_specific_eligible</w:t>
            </w:r>
            <w:r>
              <w:rPr>
                <w:rFonts w:eastAsia="Times New Roman" w:cs="Calibri"/>
                <w:color w:val="000000"/>
                <w:sz w:val="18"/>
                <w:szCs w:val="18"/>
                <w:lang w:eastAsia="pt-PT"/>
              </w:rPr>
              <w:t xml:space="preserve">’ assumir o valor 'CCM', então é considerado o valor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(no caso de este ser nulo, assume o valor zero)</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w:t>
            </w:r>
            <w:r w:rsidRPr="00D77266">
              <w:rPr>
                <w:rFonts w:eastAsia="Times New Roman" w:cs="Calibri"/>
                <w:color w:val="000000"/>
                <w:sz w:val="18"/>
                <w:szCs w:val="18"/>
                <w:lang w:eastAsia="pt-PT"/>
              </w:rPr>
              <w:t>Caso</w:t>
            </w:r>
            <w:r>
              <w:rPr>
                <w:rFonts w:eastAsia="Times New Roman" w:cs="Calibri"/>
                <w:color w:val="000000"/>
                <w:sz w:val="18"/>
                <w:szCs w:val="18"/>
                <w:lang w:eastAsia="pt-PT"/>
              </w:rPr>
              <w:t xml:space="preserve"> a condição anterior não se verifique, é considerado o valor 0;</w:t>
            </w:r>
          </w:p>
          <w:p w14:paraId="1C115A5D" w14:textId="07439FB4" w:rsidR="001F6C22"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D77266">
              <w:rPr>
                <w:rFonts w:eastAsia="Times New Roman" w:cs="Calibri"/>
                <w:color w:val="000000"/>
                <w:sz w:val="18"/>
                <w:szCs w:val="18"/>
                <w:lang w:eastAsia="pt-PT"/>
              </w:rPr>
              <w:t>'</w:t>
            </w:r>
            <w:r>
              <w:rPr>
                <w:rFonts w:eastAsia="Times New Roman" w:cs="Calibri"/>
                <w:color w:val="000000"/>
                <w:sz w:val="18"/>
                <w:szCs w:val="18"/>
                <w:lang w:eastAsia="pt-PT"/>
              </w:rPr>
              <w:t>general purpose</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então é considerado o resultado da multiplicação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pela divisão do campo ‘</w:t>
            </w:r>
            <w:r w:rsidRPr="00251924">
              <w:rPr>
                <w:rFonts w:eastAsia="Times New Roman" w:cs="Calibri"/>
                <w:i/>
                <w:color w:val="000000"/>
                <w:sz w:val="18"/>
                <w:szCs w:val="18"/>
                <w:lang w:eastAsia="pt-PT"/>
              </w:rPr>
              <w:t>ccm_trnvr_own_prfrmnce_algnd</w:t>
            </w:r>
            <w:r>
              <w:rPr>
                <w:rFonts w:eastAsia="Times New Roman" w:cs="Calibri"/>
                <w:color w:val="000000"/>
                <w:sz w:val="18"/>
                <w:szCs w:val="18"/>
                <w:lang w:eastAsia="pt-PT"/>
              </w:rPr>
              <w:t>’ por 100</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(no caso de este ser nulo, assume o valor zero)</w:t>
            </w:r>
            <w:r w:rsidRPr="00D77266">
              <w:rPr>
                <w:rFonts w:eastAsia="Times New Roman" w:cs="Calibri"/>
                <w:color w:val="000000"/>
                <w:sz w:val="18"/>
                <w:szCs w:val="18"/>
                <w:lang w:eastAsia="pt-PT"/>
              </w:rPr>
              <w:t>. Caso</w:t>
            </w:r>
            <w:r>
              <w:rPr>
                <w:rFonts w:eastAsia="Times New Roman" w:cs="Calibri"/>
                <w:color w:val="000000"/>
                <w:sz w:val="18"/>
                <w:szCs w:val="18"/>
                <w:lang w:eastAsia="pt-PT"/>
              </w:rPr>
              <w:t xml:space="preserve"> a condição anterior não se verifique, é considerado o valor 0;</w:t>
            </w:r>
          </w:p>
          <w:p w14:paraId="60C473E8" w14:textId="1F3576D4" w:rsidR="001F6C22" w:rsidRDefault="001F6C22" w:rsidP="001F6C22">
            <w:pPr>
              <w:pStyle w:val="ListParagraph"/>
              <w:numPr>
                <w:ilvl w:val="0"/>
                <w:numId w:val="12"/>
              </w:numPr>
              <w:spacing w:after="0" w:line="240" w:lineRule="auto"/>
              <w:jc w:val="both"/>
              <w:rPr>
                <w:rFonts w:eastAsia="Times New Roman" w:cs="Calibri"/>
                <w:color w:val="000000"/>
                <w:sz w:val="18"/>
                <w:szCs w:val="18"/>
                <w:lang w:eastAsia="pt-PT"/>
              </w:rPr>
            </w:pPr>
            <w:r w:rsidRPr="00D77266">
              <w:rPr>
                <w:rFonts w:eastAsia="Times New Roman" w:cs="Calibri"/>
                <w:color w:val="000000"/>
                <w:sz w:val="18"/>
                <w:szCs w:val="18"/>
                <w:lang w:eastAsia="pt-PT"/>
              </w:rPr>
              <w:t>Se</w:t>
            </w:r>
            <w:r>
              <w:rPr>
                <w:rFonts w:eastAsia="Times New Roman" w:cs="Calibri"/>
                <w:color w:val="000000"/>
                <w:sz w:val="18"/>
                <w:szCs w:val="18"/>
                <w:lang w:eastAsia="pt-PT"/>
              </w:rPr>
              <w:t xml:space="preserve"> o campo</w:t>
            </w:r>
            <w:r w:rsidRPr="00D77266">
              <w:rPr>
                <w:rFonts w:eastAsia="Times New Roman" w:cs="Calibri"/>
                <w:color w:val="000000"/>
                <w:sz w:val="18"/>
                <w:szCs w:val="18"/>
                <w:lang w:eastAsia="pt-PT"/>
              </w:rPr>
              <w:t xml:space="preserve"> </w:t>
            </w:r>
            <w:r>
              <w:rPr>
                <w:rFonts w:eastAsia="Times New Roman" w:cs="Calibri"/>
                <w:color w:val="000000"/>
                <w:sz w:val="18"/>
                <w:szCs w:val="18"/>
                <w:lang w:eastAsia="pt-PT"/>
              </w:rPr>
              <w:t>‘</w:t>
            </w:r>
            <w:r w:rsidRPr="00D77266">
              <w:rPr>
                <w:rFonts w:eastAsia="Times New Roman" w:cs="Calibri"/>
                <w:i/>
                <w:color w:val="000000"/>
                <w:sz w:val="18"/>
                <w:szCs w:val="18"/>
                <w:lang w:eastAsia="pt-PT"/>
              </w:rPr>
              <w:t>nome_general_specific_purpose</w:t>
            </w:r>
            <w:r>
              <w:rPr>
                <w:rFonts w:eastAsia="Times New Roman" w:cs="Calibri"/>
                <w:color w:val="000000"/>
                <w:sz w:val="18"/>
                <w:szCs w:val="18"/>
                <w:lang w:eastAsia="pt-PT"/>
              </w:rPr>
              <w:t xml:space="preserve">’ assumir o valor </w:t>
            </w:r>
            <w:r w:rsidRPr="00D77266">
              <w:rPr>
                <w:rFonts w:eastAsia="Times New Roman" w:cs="Calibri"/>
                <w:color w:val="000000"/>
                <w:sz w:val="18"/>
                <w:szCs w:val="18"/>
                <w:lang w:eastAsia="pt-PT"/>
              </w:rPr>
              <w:t>'</w:t>
            </w:r>
            <w:r>
              <w:rPr>
                <w:rFonts w:eastAsia="Times New Roman" w:cs="Calibri"/>
                <w:color w:val="000000"/>
                <w:sz w:val="18"/>
                <w:szCs w:val="18"/>
                <w:lang w:eastAsia="pt-PT"/>
              </w:rPr>
              <w:t>general purpose</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então é considerado o resultado da multiplicação do campo </w:t>
            </w:r>
            <w:r w:rsidRPr="00176FD9">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76FD9">
              <w:rPr>
                <w:rFonts w:eastAsia="Times New Roman" w:cs="Calibri"/>
                <w:i/>
                <w:color w:val="000000"/>
                <w:sz w:val="18"/>
                <w:szCs w:val="18"/>
                <w:lang w:eastAsia="pt-PT"/>
              </w:rPr>
              <w:t>’</w:t>
            </w:r>
            <w:r>
              <w:rPr>
                <w:rFonts w:eastAsia="Times New Roman" w:cs="Calibri"/>
                <w:color w:val="000000"/>
                <w:sz w:val="18"/>
                <w:szCs w:val="18"/>
                <w:lang w:eastAsia="pt-PT"/>
              </w:rPr>
              <w:t xml:space="preserve"> pela divisão do campo ‘</w:t>
            </w:r>
            <w:r w:rsidRPr="00251924">
              <w:rPr>
                <w:rFonts w:eastAsia="Times New Roman" w:cs="Calibri"/>
                <w:i/>
                <w:color w:val="000000"/>
                <w:sz w:val="18"/>
                <w:szCs w:val="18"/>
                <w:lang w:eastAsia="pt-PT"/>
              </w:rPr>
              <w:t>ccm_trnvr_trnstn_alignd</w:t>
            </w:r>
            <w:r>
              <w:rPr>
                <w:rFonts w:eastAsia="Times New Roman" w:cs="Calibri"/>
                <w:color w:val="000000"/>
                <w:sz w:val="18"/>
                <w:szCs w:val="18"/>
                <w:lang w:eastAsia="pt-PT"/>
              </w:rPr>
              <w:t>’ por 100 (no caso de este ser nulo, assume o valor zero)</w:t>
            </w:r>
            <w:r w:rsidRPr="00D77266">
              <w:rPr>
                <w:rFonts w:eastAsia="Times New Roman" w:cs="Calibri"/>
                <w:color w:val="000000"/>
                <w:sz w:val="18"/>
                <w:szCs w:val="18"/>
                <w:lang w:eastAsia="pt-PT"/>
              </w:rPr>
              <w:t>.</w:t>
            </w:r>
            <w:r>
              <w:rPr>
                <w:rFonts w:eastAsia="Times New Roman" w:cs="Calibri"/>
                <w:color w:val="000000"/>
                <w:sz w:val="18"/>
                <w:szCs w:val="18"/>
                <w:lang w:eastAsia="pt-PT"/>
              </w:rPr>
              <w:t xml:space="preserve"> </w:t>
            </w:r>
            <w:r w:rsidRPr="00D77266">
              <w:rPr>
                <w:rFonts w:eastAsia="Times New Roman" w:cs="Calibri"/>
                <w:color w:val="000000"/>
                <w:sz w:val="18"/>
                <w:szCs w:val="18"/>
                <w:lang w:eastAsia="pt-PT"/>
              </w:rPr>
              <w:t>Caso</w:t>
            </w:r>
            <w:r>
              <w:rPr>
                <w:rFonts w:eastAsia="Times New Roman" w:cs="Calibri"/>
                <w:color w:val="000000"/>
                <w:sz w:val="18"/>
                <w:szCs w:val="18"/>
                <w:lang w:eastAsia="pt-PT"/>
              </w:rPr>
              <w:t xml:space="preserve"> a condição anterior não se verifique, é considerado o valor 0;</w:t>
            </w:r>
          </w:p>
          <w:p w14:paraId="71B85C06" w14:textId="1AC9A7EF" w:rsidR="001F6C22" w:rsidRPr="001F6C22" w:rsidRDefault="001F6C22" w:rsidP="001F6C22">
            <w:pPr>
              <w:pStyle w:val="ListParagraph"/>
              <w:numPr>
                <w:ilvl w:val="0"/>
                <w:numId w:val="12"/>
              </w:numPr>
              <w:spacing w:after="0" w:line="240" w:lineRule="auto"/>
              <w:rPr>
                <w:rFonts w:ascii="Santander Headline" w:hAnsi="Santander Headline" w:cs="Calibri"/>
                <w:color w:val="000000"/>
                <w:sz w:val="18"/>
                <w:szCs w:val="18"/>
              </w:rPr>
            </w:pPr>
            <w:r w:rsidRPr="001F6C22">
              <w:rPr>
                <w:rFonts w:eastAsia="Times New Roman" w:cs="Calibri"/>
                <w:color w:val="000000"/>
                <w:sz w:val="18"/>
                <w:szCs w:val="18"/>
                <w:lang w:eastAsia="pt-PT"/>
              </w:rPr>
              <w:t>Se o campo ‘</w:t>
            </w:r>
            <w:r w:rsidRPr="001F6C22">
              <w:rPr>
                <w:rFonts w:eastAsia="Times New Roman" w:cs="Calibri"/>
                <w:i/>
                <w:color w:val="000000"/>
                <w:sz w:val="18"/>
                <w:szCs w:val="18"/>
                <w:lang w:eastAsia="pt-PT"/>
              </w:rPr>
              <w:t>nome_general_specific_purpose</w:t>
            </w:r>
            <w:r w:rsidRPr="001F6C22">
              <w:rPr>
                <w:rFonts w:eastAsia="Times New Roman" w:cs="Calibri"/>
                <w:color w:val="000000"/>
                <w:sz w:val="18"/>
                <w:szCs w:val="18"/>
                <w:lang w:eastAsia="pt-PT"/>
              </w:rPr>
              <w:t xml:space="preserve">’ assumir o valor 'general purpose', então é considerado o resultado da multiplicação do campo </w:t>
            </w:r>
            <w:r w:rsidRPr="001F6C22">
              <w:rPr>
                <w:rFonts w:eastAsia="Times New Roman" w:cs="Calibri"/>
                <w:i/>
                <w:color w:val="000000"/>
                <w:sz w:val="18"/>
                <w:szCs w:val="18"/>
                <w:lang w:eastAsia="pt-PT"/>
              </w:rPr>
              <w:t>‘</w:t>
            </w:r>
            <w:r>
              <w:rPr>
                <w:rFonts w:eastAsia="Times New Roman" w:cs="Calibri"/>
                <w:i/>
                <w:color w:val="000000"/>
                <w:sz w:val="18"/>
                <w:szCs w:val="18"/>
                <w:lang w:eastAsia="pt-PT"/>
              </w:rPr>
              <w:t>msaldo_final</w:t>
            </w:r>
            <w:r w:rsidRPr="001F6C22">
              <w:rPr>
                <w:rFonts w:eastAsia="Times New Roman" w:cs="Calibri"/>
                <w:i/>
                <w:color w:val="000000"/>
                <w:sz w:val="18"/>
                <w:szCs w:val="18"/>
                <w:lang w:eastAsia="pt-PT"/>
              </w:rPr>
              <w:t>’</w:t>
            </w:r>
            <w:r w:rsidRPr="001F6C22">
              <w:rPr>
                <w:rFonts w:eastAsia="Times New Roman" w:cs="Calibri"/>
                <w:color w:val="000000"/>
                <w:sz w:val="18"/>
                <w:szCs w:val="18"/>
                <w:lang w:eastAsia="pt-PT"/>
              </w:rPr>
              <w:t xml:space="preserve"> pela divisão do campo ‘</w:t>
            </w:r>
            <w:r w:rsidRPr="001F6C22">
              <w:rPr>
                <w:rFonts w:eastAsia="Times New Roman" w:cs="Calibri"/>
                <w:i/>
                <w:color w:val="000000"/>
                <w:sz w:val="18"/>
                <w:szCs w:val="18"/>
                <w:lang w:eastAsia="pt-PT"/>
              </w:rPr>
              <w:t>ccm_trnvr_enblng_algnd</w:t>
            </w:r>
            <w:r w:rsidRPr="001F6C22">
              <w:rPr>
                <w:rFonts w:eastAsia="Times New Roman" w:cs="Calibri"/>
                <w:color w:val="000000"/>
                <w:sz w:val="18"/>
                <w:szCs w:val="18"/>
                <w:lang w:eastAsia="pt-PT"/>
              </w:rPr>
              <w:t>’ por 100 (no caso de este ser nulo, assume o valor zero). Caso a condição anterior não se verifique, é considerado o valor 0.</w:t>
            </w:r>
          </w:p>
        </w:tc>
      </w:tr>
      <w:tr w:rsidR="009D43D1" w:rsidRPr="00335641" w14:paraId="4EE9DB65"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30A3238" w14:textId="4F55CA3E" w:rsidR="009D43D1" w:rsidRPr="001E678C"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ref_date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7E88959" w14:textId="293C9068" w:rsidR="009D43D1" w:rsidRPr="001E678C" w:rsidRDefault="009D43D1" w:rsidP="009D43D1">
            <w:pPr>
              <w:spacing w:after="0" w:line="240" w:lineRule="auto"/>
              <w:rPr>
                <w:rFonts w:cs="Arial"/>
                <w:sz w:val="18"/>
                <w:szCs w:val="18"/>
              </w:rPr>
            </w:pPr>
            <w:r w:rsidRPr="00857DB4">
              <w:rPr>
                <w:rFonts w:eastAsia="Times New Roman" w:cs="Calibri"/>
                <w:color w:val="000000"/>
                <w:sz w:val="18"/>
                <w:szCs w:val="18"/>
                <w:lang w:eastAsia="pt-PT"/>
              </w:rPr>
              <w:t>Data de execução da informação presente na tabela.</w:t>
            </w:r>
          </w:p>
        </w:tc>
      </w:tr>
      <w:tr w:rsidR="009D43D1" w:rsidRPr="00335641" w14:paraId="30C4C0D1" w14:textId="77777777" w:rsidTr="00D24B31">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C929724" w14:textId="137C9E21" w:rsidR="009D43D1" w:rsidRPr="001E678C" w:rsidRDefault="009D43D1" w:rsidP="009D43D1">
            <w:pPr>
              <w:spacing w:after="0" w:line="240" w:lineRule="auto"/>
              <w:rPr>
                <w:rFonts w:cs="Arial"/>
                <w:sz w:val="18"/>
                <w:szCs w:val="18"/>
              </w:rPr>
            </w:pPr>
            <w:r w:rsidRPr="00857DB4">
              <w:rPr>
                <w:rFonts w:eastAsia="Times New Roman" w:cs="Times New Roman"/>
                <w:color w:val="000000"/>
                <w:sz w:val="18"/>
                <w:szCs w:val="18"/>
                <w:lang w:eastAsia="pt-PT"/>
              </w:rPr>
              <w:t>Id_corrida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25BA48F" w14:textId="2ECB223E" w:rsidR="009D43D1" w:rsidRPr="001E678C" w:rsidRDefault="009D43D1" w:rsidP="009D43D1">
            <w:pPr>
              <w:spacing w:after="0" w:line="240" w:lineRule="auto"/>
              <w:rPr>
                <w:rFonts w:cs="Arial"/>
                <w:sz w:val="18"/>
                <w:szCs w:val="18"/>
              </w:rPr>
            </w:pPr>
            <w:r w:rsidRPr="00857DB4">
              <w:rPr>
                <w:rFonts w:eastAsia="Times New Roman" w:cs="Calibri"/>
                <w:color w:val="000000"/>
                <w:sz w:val="18"/>
                <w:szCs w:val="18"/>
                <w:lang w:eastAsia="pt-PT"/>
              </w:rPr>
              <w:t>Identificador da corrida da informação presente na tabela.</w:t>
            </w:r>
          </w:p>
        </w:tc>
      </w:tr>
    </w:tbl>
    <w:p w14:paraId="3794A422" w14:textId="2C2FA495" w:rsidR="00D73D86" w:rsidRPr="003F7880" w:rsidRDefault="00D73D86" w:rsidP="002B59C4">
      <w:pPr>
        <w:jc w:val="both"/>
        <w:rPr>
          <w:rFonts w:cstheme="minorHAnsi"/>
        </w:rPr>
      </w:pPr>
    </w:p>
    <w:p w14:paraId="1E1E1353" w14:textId="5A013FCC" w:rsidR="00A212E2" w:rsidRPr="003F7880" w:rsidRDefault="00A212E2" w:rsidP="00A212E2">
      <w:pPr>
        <w:pStyle w:val="Heading3"/>
        <w:numPr>
          <w:ilvl w:val="2"/>
          <w:numId w:val="3"/>
        </w:numPr>
        <w:jc w:val="both"/>
        <w:rPr>
          <w:rFonts w:ascii="Santander Text" w:hAnsi="Santander Text" w:cstheme="minorHAnsi"/>
          <w:i/>
        </w:rPr>
      </w:pPr>
      <w:r w:rsidRPr="003F7880">
        <w:rPr>
          <w:rFonts w:ascii="Santander Text" w:hAnsi="Santander Text" w:cstheme="minorHAnsi"/>
        </w:rPr>
        <w:t xml:space="preserve">Tabela </w:t>
      </w:r>
      <w:r w:rsidR="00F9260D" w:rsidRPr="003F7880">
        <w:rPr>
          <w:rFonts w:ascii="Santander Text" w:hAnsi="Santander Text" w:cstheme="minorHAnsi"/>
        </w:rPr>
        <w:t>final</w:t>
      </w:r>
      <w:r w:rsidRPr="003F7880">
        <w:rPr>
          <w:rFonts w:ascii="Santander Text" w:hAnsi="Santander Text" w:cstheme="minorHAnsi"/>
        </w:rPr>
        <w:t xml:space="preserve"> de agregação de informação do </w:t>
      </w:r>
      <w:r w:rsidR="008870A9">
        <w:rPr>
          <w:rFonts w:ascii="Santander Text" w:hAnsi="Santander Text" w:cstheme="minorHAnsi"/>
          <w:i/>
          <w:iCs/>
        </w:rPr>
        <w:t>Template 4</w:t>
      </w:r>
      <w:r w:rsidRPr="003F7880">
        <w:rPr>
          <w:rFonts w:ascii="Santander Text" w:hAnsi="Santander Text" w:cstheme="minorHAnsi"/>
        </w:rPr>
        <w:t xml:space="preserve">: </w:t>
      </w:r>
      <w:r w:rsidR="00FB3FF9" w:rsidRPr="003F7880">
        <w:rPr>
          <w:rFonts w:ascii="Santander Text" w:hAnsi="Santander Text" w:cstheme="minorHAnsi"/>
          <w:i/>
        </w:rPr>
        <w:t>bu_esg_work.</w:t>
      </w:r>
      <w:r w:rsidR="008870A9">
        <w:rPr>
          <w:rFonts w:ascii="Santander Text" w:hAnsi="Santander Text" w:cstheme="minorHAnsi"/>
          <w:i/>
        </w:rPr>
        <w:t>ag04_temp_cto_agr</w:t>
      </w:r>
    </w:p>
    <w:p w14:paraId="02D82635"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Visão Geral</w:t>
      </w:r>
    </w:p>
    <w:p w14:paraId="393E6492" w14:textId="41817FF7" w:rsidR="00A212E2" w:rsidRPr="003F7880" w:rsidRDefault="00286AEC" w:rsidP="00A212E2">
      <w:pPr>
        <w:jc w:val="both"/>
        <w:rPr>
          <w:rFonts w:cstheme="minorHAnsi"/>
        </w:rPr>
      </w:pPr>
      <w:r w:rsidRPr="003F7880">
        <w:rPr>
          <w:rFonts w:cstheme="minorHAnsi"/>
        </w:rPr>
        <w:t xml:space="preserve">Tabela de agregação da informação </w:t>
      </w:r>
      <w:r w:rsidR="007B30F2">
        <w:rPr>
          <w:rFonts w:cstheme="minorHAnsi"/>
        </w:rPr>
        <w:t>por métrica ESG</w:t>
      </w:r>
      <w:r w:rsidRPr="003F7880">
        <w:rPr>
          <w:rFonts w:cstheme="minorHAnsi"/>
        </w:rPr>
        <w:t>.</w:t>
      </w:r>
    </w:p>
    <w:p w14:paraId="29A4FA0D"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lastRenderedPageBreak/>
        <w:t>Granularidade e chave</w:t>
      </w:r>
    </w:p>
    <w:p w14:paraId="76F42320" w14:textId="6C5AC3F7" w:rsidR="000A15E7" w:rsidRPr="003F7880" w:rsidRDefault="000A15E7" w:rsidP="000A15E7">
      <w:pPr>
        <w:jc w:val="both"/>
        <w:rPr>
          <w:rFonts w:cstheme="minorHAnsi"/>
        </w:rPr>
      </w:pPr>
      <w:r w:rsidRPr="003F7880">
        <w:rPr>
          <w:rFonts w:cstheme="minorHAnsi"/>
        </w:rPr>
        <w:t xml:space="preserve">A tabela </w:t>
      </w:r>
      <w:r w:rsidR="00967410" w:rsidRPr="003F7880">
        <w:rPr>
          <w:rFonts w:cstheme="minorHAnsi"/>
          <w:b/>
          <w:bCs/>
          <w:i/>
        </w:rPr>
        <w:t>bu_esg_work.</w:t>
      </w:r>
      <w:r w:rsidR="008870A9">
        <w:rPr>
          <w:rFonts w:cstheme="minorHAnsi"/>
          <w:b/>
          <w:bCs/>
          <w:i/>
        </w:rPr>
        <w:t>ag04_temp_cto_agr</w:t>
      </w:r>
      <w:r w:rsidRPr="003F7880">
        <w:rPr>
          <w:rFonts w:cstheme="minorHAnsi"/>
          <w:b/>
          <w:bCs/>
          <w:i/>
        </w:rPr>
        <w:t xml:space="preserve"> </w:t>
      </w:r>
      <w:r w:rsidRPr="003F7880">
        <w:rPr>
          <w:rFonts w:cstheme="minorHAnsi"/>
          <w:iCs/>
        </w:rPr>
        <w:t xml:space="preserve">apresenta granularidade </w:t>
      </w:r>
      <w:r w:rsidRPr="003F7880">
        <w:rPr>
          <w:rFonts w:cstheme="minorHAnsi"/>
        </w:rPr>
        <w:t>ao nível</w:t>
      </w:r>
      <w:r w:rsidR="00E8709F" w:rsidRPr="003F7880">
        <w:rPr>
          <w:rFonts w:cstheme="minorHAnsi"/>
        </w:rPr>
        <w:t xml:space="preserve"> das métricas a reportar</w:t>
      </w:r>
      <w:r w:rsidRPr="003F7880">
        <w:rPr>
          <w:rFonts w:cstheme="minorHAnsi"/>
        </w:rPr>
        <w:t>.</w:t>
      </w:r>
    </w:p>
    <w:p w14:paraId="0EF46B27" w14:textId="6164EBC1" w:rsidR="000A15E7" w:rsidRPr="003F7880" w:rsidRDefault="00E8709F" w:rsidP="000A15E7">
      <w:pPr>
        <w:jc w:val="both"/>
        <w:rPr>
          <w:rFonts w:cstheme="minorHAnsi"/>
        </w:rPr>
      </w:pPr>
      <w:r w:rsidRPr="003F7880">
        <w:rPr>
          <w:rFonts w:cstheme="minorHAnsi"/>
        </w:rPr>
        <w:t>As chaves primárias da tabela</w:t>
      </w:r>
      <w:r w:rsidR="000A15E7" w:rsidRPr="003F7880">
        <w:rPr>
          <w:rFonts w:cstheme="minorHAnsi"/>
        </w:rPr>
        <w:t xml:space="preserve"> são compostas pelos campos identificadores </w:t>
      </w:r>
      <w:r w:rsidRPr="003F7880">
        <w:rPr>
          <w:rFonts w:cstheme="minorHAnsi"/>
        </w:rPr>
        <w:t xml:space="preserve">das métricas a reportar. </w:t>
      </w:r>
      <w:r w:rsidR="000A15E7" w:rsidRPr="003F7880">
        <w:rPr>
          <w:rFonts w:cstheme="minorHAnsi"/>
        </w:rPr>
        <w:t>Neste sentido, não será possível observar duplicações na combinação dos campos chaves existindo, para cada data de reporte, apenas um registo para cada combinação anteriormente apresentada.</w:t>
      </w:r>
    </w:p>
    <w:p w14:paraId="2F8C490F"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Aprovisionamento</w:t>
      </w:r>
    </w:p>
    <w:p w14:paraId="089090D3" w14:textId="777B7D6F" w:rsidR="00E31BBF" w:rsidRPr="003F7880" w:rsidRDefault="001B0B67" w:rsidP="00A212E2">
      <w:pPr>
        <w:jc w:val="both"/>
        <w:rPr>
          <w:rFonts w:cstheme="minorHAnsi"/>
          <w:iCs/>
        </w:rPr>
      </w:pPr>
      <w:r w:rsidRPr="003F7880">
        <w:t xml:space="preserve">A tabela </w:t>
      </w:r>
      <w:r w:rsidR="001D5F10" w:rsidRPr="003F7880">
        <w:rPr>
          <w:rFonts w:cstheme="minorHAnsi"/>
          <w:b/>
          <w:bCs/>
          <w:i/>
        </w:rPr>
        <w:t>bu_esg_work.</w:t>
      </w:r>
      <w:r w:rsidR="008870A9">
        <w:rPr>
          <w:rFonts w:cstheme="minorHAnsi"/>
          <w:b/>
          <w:bCs/>
          <w:i/>
        </w:rPr>
        <w:t>ag04_temp_cto_agr</w:t>
      </w:r>
      <w:r w:rsidRPr="003F7880">
        <w:rPr>
          <w:rFonts w:cstheme="minorHAnsi"/>
          <w:iCs/>
        </w:rPr>
        <w:t xml:space="preserve"> </w:t>
      </w:r>
      <w:r w:rsidR="007031E9" w:rsidRPr="003F7880">
        <w:rPr>
          <w:rFonts w:cstheme="minorHAnsi"/>
          <w:iCs/>
        </w:rPr>
        <w:t xml:space="preserve">é a tabela final que agrega a informação </w:t>
      </w:r>
      <w:r w:rsidR="000661E5" w:rsidRPr="003F7880">
        <w:rPr>
          <w:rFonts w:cstheme="minorHAnsi"/>
          <w:iCs/>
        </w:rPr>
        <w:t>produzida</w:t>
      </w:r>
      <w:r w:rsidR="00D14A13" w:rsidRPr="003F7880">
        <w:rPr>
          <w:rFonts w:cstheme="minorHAnsi"/>
          <w:iCs/>
        </w:rPr>
        <w:t xml:space="preserve"> com referência </w:t>
      </w:r>
      <w:r w:rsidR="008703B4" w:rsidRPr="003F7880">
        <w:rPr>
          <w:rFonts w:cstheme="minorHAnsi"/>
          <w:iCs/>
        </w:rPr>
        <w:t>às operações gerais</w:t>
      </w:r>
      <w:r w:rsidR="007B30F2">
        <w:rPr>
          <w:rFonts w:cstheme="minorHAnsi"/>
          <w:iCs/>
        </w:rPr>
        <w:t>, após efetuada uma agrega</w:t>
      </w:r>
      <w:r w:rsidR="00E07345">
        <w:rPr>
          <w:rFonts w:cstheme="minorHAnsi"/>
          <w:iCs/>
        </w:rPr>
        <w:t xml:space="preserve">ção tendo em conta </w:t>
      </w:r>
      <w:r w:rsidR="007B30F2">
        <w:rPr>
          <w:rFonts w:cstheme="minorHAnsi"/>
          <w:iCs/>
        </w:rPr>
        <w:t>as métricas ESG a reportar</w:t>
      </w:r>
      <w:r w:rsidR="008A5E86" w:rsidRPr="003F7880">
        <w:rPr>
          <w:rFonts w:cstheme="minorHAnsi"/>
          <w:iCs/>
        </w:rPr>
        <w:t>.</w:t>
      </w:r>
    </w:p>
    <w:p w14:paraId="0A06DD8F" w14:textId="77777777" w:rsidR="00A212E2" w:rsidRPr="003F7880" w:rsidRDefault="00A212E2" w:rsidP="00A212E2">
      <w:pPr>
        <w:pStyle w:val="Heading4"/>
        <w:numPr>
          <w:ilvl w:val="3"/>
          <w:numId w:val="3"/>
        </w:numPr>
        <w:jc w:val="both"/>
        <w:rPr>
          <w:rFonts w:ascii="Santander Text" w:hAnsi="Santander Text" w:cstheme="minorHAnsi"/>
        </w:rPr>
      </w:pPr>
      <w:r w:rsidRPr="003F7880">
        <w:rPr>
          <w:rFonts w:ascii="Santander Text" w:hAnsi="Santander Text" w:cstheme="minorHAnsi"/>
        </w:rPr>
        <w:t>Detalhe dos Campos</w:t>
      </w:r>
    </w:p>
    <w:p w14:paraId="446E7BA9" w14:textId="19DB8408" w:rsidR="00A212E2" w:rsidRPr="003F7880" w:rsidRDefault="00A212E2" w:rsidP="00A212E2">
      <w:pPr>
        <w:jc w:val="both"/>
        <w:rPr>
          <w:rFonts w:cstheme="minorHAnsi"/>
        </w:rPr>
      </w:pPr>
      <w:r w:rsidRPr="003F7880">
        <w:rPr>
          <w:rFonts w:cstheme="minorHAnsi"/>
        </w:rPr>
        <w:t xml:space="preserve">A tabela </w:t>
      </w:r>
      <w:r w:rsidR="00B473A6" w:rsidRPr="003F7880">
        <w:rPr>
          <w:rFonts w:cstheme="minorHAnsi"/>
          <w:b/>
          <w:bCs/>
          <w:i/>
        </w:rPr>
        <w:t>bu_esg_work.</w:t>
      </w:r>
      <w:r w:rsidR="008870A9">
        <w:rPr>
          <w:rFonts w:cstheme="minorHAnsi"/>
          <w:b/>
          <w:bCs/>
          <w:i/>
        </w:rPr>
        <w:t>ag04_temp_cto_agr</w:t>
      </w:r>
      <w:r w:rsidRPr="003F7880">
        <w:rPr>
          <w:rFonts w:cstheme="minorHAnsi"/>
        </w:rPr>
        <w:t xml:space="preserve"> e os seus atributos são detalhados </w:t>
      </w:r>
      <w:r w:rsidRPr="003F7880">
        <w:rPr>
          <w:rFonts w:cstheme="minorHAnsi"/>
          <w:i/>
          <w:iCs/>
        </w:rPr>
        <w:t>infra</w:t>
      </w:r>
      <w:r w:rsidRPr="003F7880">
        <w:rPr>
          <w:rFonts w:cstheme="minorHAnsi"/>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A212E2" w:rsidRPr="003F7880" w14:paraId="39E1865E" w14:textId="77777777" w:rsidTr="00E177F4">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5D8ACB86" w14:textId="77777777" w:rsidR="00A212E2" w:rsidRPr="003F7880" w:rsidRDefault="00A212E2" w:rsidP="00E177F4">
            <w:pPr>
              <w:spacing w:after="0" w:line="240" w:lineRule="auto"/>
              <w:jc w:val="center"/>
              <w:rPr>
                <w:rFonts w:eastAsia="Times New Roman" w:cs="Times New Roman"/>
                <w:b/>
                <w:bCs/>
                <w:i/>
                <w:color w:val="FFFFFF"/>
                <w:sz w:val="18"/>
                <w:szCs w:val="18"/>
                <w:lang w:val="en-US" w:eastAsia="pt-PT"/>
              </w:rPr>
            </w:pPr>
            <w:r w:rsidRPr="003F7880">
              <w:rPr>
                <w:rFonts w:eastAsia="Times New Roman" w:cs="Times New Roman"/>
                <w:b/>
                <w:bCs/>
                <w:iCs/>
                <w:color w:val="FFFFFF"/>
                <w:sz w:val="18"/>
                <w:szCs w:val="18"/>
                <w:lang w:eastAsia="pt-PT"/>
              </w:rPr>
              <w:t>Campos</w:t>
            </w:r>
            <w:r w:rsidRPr="003F7880">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30AEB84F" w14:textId="77777777" w:rsidR="00A212E2" w:rsidRPr="003F7880" w:rsidRDefault="00A212E2" w:rsidP="00E177F4">
            <w:pPr>
              <w:spacing w:after="0" w:line="240" w:lineRule="auto"/>
              <w:jc w:val="center"/>
              <w:rPr>
                <w:rFonts w:eastAsia="Times New Roman" w:cs="Times New Roman"/>
                <w:b/>
                <w:bCs/>
                <w:color w:val="FFFFFF"/>
                <w:sz w:val="18"/>
                <w:szCs w:val="18"/>
                <w:lang w:eastAsia="pt-PT"/>
              </w:rPr>
            </w:pPr>
            <w:r w:rsidRPr="003F7880">
              <w:rPr>
                <w:rFonts w:eastAsia="Times New Roman" w:cs="Times New Roman"/>
                <w:b/>
                <w:bCs/>
                <w:color w:val="FFFFFF"/>
                <w:sz w:val="18"/>
                <w:szCs w:val="18"/>
                <w:lang w:eastAsia="pt-PT"/>
              </w:rPr>
              <w:t>Significado do campo</w:t>
            </w:r>
          </w:p>
        </w:tc>
      </w:tr>
      <w:tr w:rsidR="00A212E2" w:rsidRPr="003F7880" w14:paraId="75DE3442"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21B93F" w14:textId="107504EB" w:rsidR="00A212E2" w:rsidRPr="003F7880" w:rsidRDefault="00E07345" w:rsidP="00E177F4">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contraparte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AD692AC" w14:textId="77777777" w:rsidR="003F7681" w:rsidRDefault="003F7681" w:rsidP="003F7681">
            <w:pPr>
              <w:spacing w:after="0" w:line="240" w:lineRule="auto"/>
              <w:jc w:val="both"/>
              <w:rPr>
                <w:rFonts w:ascii="Santander Headline" w:hAnsi="Santander Headline" w:cs="Calibri"/>
                <w:color w:val="000000"/>
                <w:sz w:val="18"/>
                <w:szCs w:val="18"/>
              </w:rPr>
            </w:pPr>
            <w:r>
              <w:rPr>
                <w:rFonts w:ascii="Santander Headline" w:hAnsi="Santander Headline" w:cs="Calibri"/>
                <w:color w:val="000000"/>
                <w:sz w:val="18"/>
                <w:szCs w:val="18"/>
              </w:rPr>
              <w:t>I</w:t>
            </w:r>
            <w:r w:rsidRPr="00DD5DD6">
              <w:rPr>
                <w:rFonts w:ascii="Santander Headline" w:hAnsi="Santander Headline" w:cs="Calibri"/>
                <w:color w:val="000000"/>
                <w:sz w:val="18"/>
                <w:szCs w:val="18"/>
              </w:rPr>
              <w:t>nformação da contraparte</w:t>
            </w:r>
            <w:r>
              <w:rPr>
                <w:rFonts w:ascii="Santander Headline" w:hAnsi="Santander Headline" w:cs="Calibri"/>
                <w:color w:val="000000"/>
                <w:sz w:val="18"/>
                <w:szCs w:val="18"/>
              </w:rPr>
              <w:t>.</w:t>
            </w:r>
          </w:p>
          <w:p w14:paraId="2E5818B4" w14:textId="77777777" w:rsidR="0029612E" w:rsidRDefault="0029612E" w:rsidP="0029612E">
            <w:pPr>
              <w:spacing w:after="0" w:line="240" w:lineRule="auto"/>
              <w:jc w:val="both"/>
              <w:rPr>
                <w:rFonts w:eastAsia="Times New Roman" w:cs="Calibri"/>
                <w:color w:val="000000"/>
                <w:sz w:val="18"/>
                <w:szCs w:val="18"/>
                <w:lang w:eastAsia="pt-PT"/>
              </w:rPr>
            </w:pPr>
          </w:p>
          <w:p w14:paraId="49D7C645" w14:textId="29D5CFCD" w:rsidR="003F7681" w:rsidRPr="003F7880" w:rsidRDefault="003F7681" w:rsidP="0029612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AD2837" w:rsidRPr="003F7880" w14:paraId="5B73C56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D53A868" w14:textId="40CC5979" w:rsidR="00AD2837" w:rsidRPr="003F7880" w:rsidRDefault="008870A9"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bruto_imparidade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6E5E4E6F" w14:textId="77777777" w:rsidR="003F7681" w:rsidRDefault="003F7681" w:rsidP="003F7681">
            <w:pPr>
              <w:spacing w:after="0" w:line="240" w:lineRule="auto"/>
              <w:rPr>
                <w:rFonts w:ascii="Santander Headline" w:hAnsi="Santander Headline" w:cs="Calibri"/>
                <w:color w:val="000000"/>
                <w:sz w:val="18"/>
                <w:szCs w:val="18"/>
              </w:rPr>
            </w:pPr>
            <w:r w:rsidRPr="00DD5DD6">
              <w:rPr>
                <w:rFonts w:ascii="Santander Headline" w:hAnsi="Santander Headline" w:cs="Calibri"/>
                <w:color w:val="000000"/>
                <w:sz w:val="18"/>
                <w:szCs w:val="18"/>
              </w:rPr>
              <w:t>Campo caracterizador do tipo de montante da operação</w:t>
            </w:r>
            <w:r>
              <w:rPr>
                <w:rFonts w:ascii="Santander Headline" w:hAnsi="Santander Headline" w:cs="Calibri"/>
                <w:color w:val="000000"/>
                <w:sz w:val="18"/>
                <w:szCs w:val="18"/>
              </w:rPr>
              <w:t>.</w:t>
            </w:r>
          </w:p>
          <w:p w14:paraId="6533BA1D" w14:textId="77777777" w:rsidR="0029612E" w:rsidRDefault="0029612E" w:rsidP="003F55E2">
            <w:pPr>
              <w:spacing w:after="0" w:line="240" w:lineRule="auto"/>
              <w:jc w:val="both"/>
              <w:rPr>
                <w:rFonts w:eastAsia="Times New Roman" w:cs="Calibri"/>
                <w:color w:val="000000"/>
                <w:sz w:val="18"/>
                <w:szCs w:val="18"/>
                <w:lang w:eastAsia="pt-PT"/>
              </w:rPr>
            </w:pPr>
          </w:p>
          <w:p w14:paraId="7D706230" w14:textId="14F8037D" w:rsidR="003F7681" w:rsidRPr="003F7880" w:rsidRDefault="003F7681" w:rsidP="003F55E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AD2837" w:rsidRPr="003F7880" w14:paraId="3928A198"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795B558" w14:textId="27056437" w:rsidR="00AD2837" w:rsidRPr="003F7880" w:rsidRDefault="00E07345" w:rsidP="00E177F4">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maturity</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5FAB5D0" w14:textId="77777777" w:rsidR="003F7681" w:rsidRPr="007F0008" w:rsidRDefault="003F7681" w:rsidP="003F7681">
            <w:pPr>
              <w:spacing w:after="0" w:line="240" w:lineRule="auto"/>
              <w:rPr>
                <w:rFonts w:ascii="Santander Headline" w:hAnsi="Santander Headline" w:cs="Calibri"/>
                <w:color w:val="000000"/>
                <w:sz w:val="18"/>
                <w:szCs w:val="18"/>
              </w:rPr>
            </w:pPr>
            <w:r w:rsidRPr="00462310">
              <w:rPr>
                <w:rFonts w:ascii="Santander Headline" w:hAnsi="Santander Headline" w:cs="Calibri"/>
                <w:color w:val="000000"/>
                <w:sz w:val="18"/>
                <w:szCs w:val="18"/>
              </w:rPr>
              <w:t>Número de anos até à maturidade.</w:t>
            </w:r>
          </w:p>
          <w:p w14:paraId="096960F2" w14:textId="71459890" w:rsidR="00E07345" w:rsidRDefault="00E07345" w:rsidP="00E07345">
            <w:pPr>
              <w:spacing w:after="0" w:line="240" w:lineRule="auto"/>
              <w:jc w:val="both"/>
              <w:rPr>
                <w:rFonts w:eastAsia="Times New Roman" w:cs="Calibri"/>
                <w:color w:val="000000"/>
                <w:sz w:val="18"/>
                <w:szCs w:val="18"/>
                <w:lang w:eastAsia="pt-PT"/>
              </w:rPr>
            </w:pPr>
          </w:p>
          <w:p w14:paraId="755AD84B" w14:textId="6C00CBEE" w:rsidR="0029612E" w:rsidRPr="003F7880"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Pr>
                <w:rFonts w:ascii="Santander Headline" w:eastAsia="Times New Roman" w:hAnsi="Santander Headline" w:cs="Calibri"/>
                <w:b/>
                <w:bCs/>
                <w:i/>
                <w:iCs/>
                <w:color w:val="000000"/>
                <w:sz w:val="18"/>
                <w:szCs w:val="18"/>
                <w:lang w:eastAsia="pt-PT"/>
              </w:rPr>
              <w:t xml:space="preserve"> </w:t>
            </w:r>
            <w:r>
              <w:rPr>
                <w:rFonts w:ascii="Santander Headline" w:eastAsia="Times New Roman" w:hAnsi="Santander Headline" w:cs="Calibri"/>
                <w:color w:val="000000"/>
                <w:sz w:val="18"/>
                <w:szCs w:val="18"/>
                <w:lang w:eastAsia="pt-PT"/>
              </w:rPr>
              <w:t>(campo ‘</w:t>
            </w:r>
            <w:r w:rsidRPr="0035576D">
              <w:rPr>
                <w:rFonts w:ascii="Santander Headline" w:eastAsia="Times New Roman" w:hAnsi="Santander Headline" w:cs="Calibri"/>
                <w:i/>
                <w:iCs/>
                <w:color w:val="000000"/>
                <w:sz w:val="18"/>
                <w:szCs w:val="18"/>
                <w:lang w:eastAsia="pt-PT"/>
              </w:rPr>
              <w:t>years_to_maturity</w:t>
            </w:r>
            <w:r>
              <w:rPr>
                <w:rFonts w:ascii="Santander Headline" w:eastAsia="Times New Roman" w:hAnsi="Santander Headline" w:cs="Calibri"/>
                <w:color w:val="000000"/>
                <w:sz w:val="18"/>
                <w:szCs w:val="18"/>
                <w:lang w:eastAsia="pt-PT"/>
              </w:rPr>
              <w:t>’).</w:t>
            </w:r>
          </w:p>
        </w:tc>
      </w:tr>
      <w:tr w:rsidR="008870A9" w:rsidRPr="003F7880" w14:paraId="000E80A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CC262FE" w14:textId="591E72C6" w:rsidR="008870A9" w:rsidRDefault="008870A9"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s</w:t>
            </w:r>
            <w:r w:rsidRPr="008870A9">
              <w:rPr>
                <w:rFonts w:eastAsia="Times New Roman" w:cs="Calibri"/>
                <w:color w:val="000000"/>
                <w:sz w:val="18"/>
                <w:szCs w:val="18"/>
                <w:lang w:eastAsia="pt-PT"/>
              </w:rPr>
              <w:t>ustainable_ccm</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852341E" w14:textId="0A46A3CF" w:rsidR="008870A9" w:rsidRDefault="008870A9" w:rsidP="008870A9">
            <w:pPr>
              <w:spacing w:after="0" w:line="240" w:lineRule="auto"/>
              <w:jc w:val="both"/>
              <w:rPr>
                <w:rFonts w:eastAsia="Times New Roman" w:cs="Calibri"/>
                <w:color w:val="000000"/>
                <w:sz w:val="18"/>
                <w:szCs w:val="18"/>
                <w:lang w:eastAsia="pt-PT"/>
              </w:rPr>
            </w:pPr>
            <w:commentRangeStart w:id="16"/>
            <w:r>
              <w:rPr>
                <w:rFonts w:eastAsia="Times New Roman" w:cs="Calibri"/>
                <w:color w:val="000000"/>
                <w:sz w:val="18"/>
                <w:szCs w:val="18"/>
                <w:lang w:eastAsia="pt-PT"/>
              </w:rPr>
              <w:t>Montante de exposição alinhado segundo os vários objetivos taxonómicos</w:t>
            </w:r>
            <w:commentRangeEnd w:id="16"/>
            <w:r>
              <w:rPr>
                <w:rStyle w:val="CommentReference"/>
              </w:rPr>
              <w:commentReference w:id="16"/>
            </w:r>
            <w:r>
              <w:rPr>
                <w:rFonts w:eastAsia="Times New Roman" w:cs="Calibri"/>
                <w:color w:val="000000"/>
                <w:sz w:val="18"/>
                <w:szCs w:val="18"/>
                <w:lang w:eastAsia="pt-PT"/>
              </w:rPr>
              <w:t>.</w:t>
            </w:r>
          </w:p>
          <w:p w14:paraId="5306F0DF" w14:textId="2DC512AB" w:rsidR="00BB1839" w:rsidRDefault="00BB1839" w:rsidP="008870A9">
            <w:pPr>
              <w:spacing w:after="0" w:line="240" w:lineRule="auto"/>
              <w:jc w:val="both"/>
              <w:rPr>
                <w:rFonts w:eastAsia="Times New Roman" w:cs="Calibri"/>
                <w:color w:val="000000"/>
                <w:sz w:val="18"/>
                <w:szCs w:val="18"/>
                <w:lang w:eastAsia="pt-PT"/>
              </w:rPr>
            </w:pPr>
          </w:p>
          <w:p w14:paraId="285C82B1" w14:textId="38FDD932" w:rsidR="008870A9" w:rsidRPr="00A46BA0" w:rsidRDefault="001F6C22" w:rsidP="00BB1839">
            <w:pPr>
              <w:spacing w:after="0" w:line="240" w:lineRule="auto"/>
              <w:jc w:val="both"/>
              <w:rPr>
                <w:rFonts w:cs="Arial"/>
                <w:sz w:val="18"/>
                <w:szCs w:val="18"/>
              </w:rPr>
            </w:pPr>
            <w:r>
              <w:rPr>
                <w:rFonts w:eastAsia="Times New Roman" w:cs="Calibri"/>
                <w:color w:val="000000"/>
                <w:sz w:val="18"/>
                <w:szCs w:val="18"/>
                <w:lang w:eastAsia="pt-PT"/>
              </w:rPr>
              <w:t>P</w:t>
            </w:r>
            <w:r w:rsidR="008870A9">
              <w:rPr>
                <w:rFonts w:eastAsia="Times New Roman" w:cs="Calibri"/>
                <w:color w:val="000000"/>
                <w:sz w:val="18"/>
                <w:szCs w:val="18"/>
                <w:lang w:eastAsia="pt-PT"/>
              </w:rPr>
              <w:t xml:space="preserve">roveniente da tabela </w:t>
            </w:r>
            <w:r w:rsidR="008870A9"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008870A9" w:rsidRPr="003F7681">
              <w:rPr>
                <w:rFonts w:ascii="Santander Headline" w:eastAsia="Times New Roman" w:hAnsi="Santander Headline" w:cs="Calibri"/>
                <w:bCs/>
                <w:iCs/>
                <w:color w:val="000000"/>
                <w:sz w:val="18"/>
                <w:szCs w:val="18"/>
                <w:lang w:eastAsia="pt-PT"/>
              </w:rPr>
              <w:t>.</w:t>
            </w:r>
          </w:p>
        </w:tc>
      </w:tr>
      <w:tr w:rsidR="00E07345" w:rsidRPr="003F7880" w14:paraId="6F9E684B"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17ED04A" w14:textId="25ACA9BF" w:rsidR="00E07345" w:rsidRPr="003F7880" w:rsidRDefault="008870A9" w:rsidP="00E07345">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824A8D6" w14:textId="0A30D08A" w:rsidR="00E07345" w:rsidRPr="00E06763" w:rsidRDefault="00E07345" w:rsidP="00E07345">
            <w:pPr>
              <w:spacing w:after="0" w:line="240" w:lineRule="auto"/>
              <w:jc w:val="both"/>
              <w:rPr>
                <w:rFonts w:eastAsia="Times New Roman" w:cs="Calibri"/>
                <w:color w:val="000000"/>
                <w:sz w:val="18"/>
                <w:szCs w:val="18"/>
                <w:lang w:eastAsia="pt-PT"/>
              </w:rPr>
            </w:pPr>
            <w:r w:rsidRPr="00E06763">
              <w:rPr>
                <w:rFonts w:eastAsia="Times New Roman" w:cs="Calibri"/>
                <w:color w:val="000000"/>
                <w:sz w:val="18"/>
                <w:szCs w:val="18"/>
                <w:lang w:eastAsia="pt-PT"/>
              </w:rPr>
              <w:t>Valor bruto da operação</w:t>
            </w:r>
            <w:r w:rsidR="008870A9">
              <w:rPr>
                <w:rFonts w:eastAsia="Times New Roman" w:cs="Calibri"/>
                <w:color w:val="000000"/>
                <w:sz w:val="18"/>
                <w:szCs w:val="18"/>
                <w:lang w:eastAsia="pt-PT"/>
              </w:rPr>
              <w:t>.</w:t>
            </w:r>
          </w:p>
          <w:p w14:paraId="016DD145" w14:textId="77777777" w:rsidR="00E07345" w:rsidRDefault="00E07345" w:rsidP="00E07345">
            <w:pPr>
              <w:spacing w:after="0" w:line="240" w:lineRule="auto"/>
              <w:rPr>
                <w:rFonts w:eastAsia="Times New Roman" w:cs="Calibri"/>
                <w:color w:val="000000"/>
                <w:sz w:val="18"/>
                <w:szCs w:val="18"/>
                <w:lang w:eastAsia="pt-PT"/>
              </w:rPr>
            </w:pPr>
          </w:p>
          <w:p w14:paraId="290994CE" w14:textId="19EF716B" w:rsidR="00E07345" w:rsidRPr="003F7880" w:rsidRDefault="004F11D7" w:rsidP="004F11D7">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Obtido através da soma do campo </w:t>
            </w:r>
            <w:r w:rsidRPr="004F11D7">
              <w:rPr>
                <w:rFonts w:eastAsia="Times New Roman" w:cs="Calibri"/>
                <w:i/>
                <w:color w:val="000000"/>
                <w:sz w:val="18"/>
                <w:szCs w:val="18"/>
                <w:lang w:eastAsia="pt-PT"/>
              </w:rPr>
              <w:t>‘msaldo_final’</w:t>
            </w:r>
            <w:r>
              <w:rPr>
                <w:rFonts w:eastAsia="Times New Roman" w:cs="Calibri"/>
                <w:color w:val="000000"/>
                <w:sz w:val="18"/>
                <w:szCs w:val="18"/>
                <w:lang w:eastAsia="pt-PT"/>
              </w:rPr>
              <w:t xml:space="preserve"> p</w:t>
            </w:r>
            <w:r w:rsidR="003F7681">
              <w:rPr>
                <w:rFonts w:eastAsia="Times New Roman" w:cs="Calibri"/>
                <w:color w:val="000000"/>
                <w:sz w:val="18"/>
                <w:szCs w:val="18"/>
                <w:lang w:eastAsia="pt-PT"/>
              </w:rPr>
              <w:t xml:space="preserve">roveniente da tabela </w:t>
            </w:r>
            <w:r w:rsidR="003F7681"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Pr>
                <w:rFonts w:ascii="Santander Headline" w:eastAsia="Times New Roman" w:hAnsi="Santander Headline" w:cs="Calibri"/>
                <w:bCs/>
                <w:iCs/>
                <w:color w:val="000000"/>
                <w:sz w:val="18"/>
                <w:szCs w:val="18"/>
                <w:lang w:eastAsia="pt-PT"/>
              </w:rPr>
              <w:t xml:space="preserve">, agregado pelas restantes métricas da tabela </w:t>
            </w:r>
            <w:r w:rsidRPr="006246A4">
              <w:rPr>
                <w:rFonts w:ascii="Santander Headline" w:eastAsia="Times New Roman" w:hAnsi="Santander Headline" w:cs="Calibri"/>
                <w:b/>
                <w:bCs/>
                <w:i/>
                <w:iCs/>
                <w:color w:val="000000"/>
                <w:sz w:val="18"/>
                <w:szCs w:val="18"/>
                <w:lang w:eastAsia="pt-PT"/>
              </w:rPr>
              <w:t>bu_esg_work.</w:t>
            </w:r>
            <w:r>
              <w:rPr>
                <w:rFonts w:ascii="Santander Headline" w:eastAsia="Times New Roman" w:hAnsi="Santander Headline" w:cs="Calibri"/>
                <w:b/>
                <w:bCs/>
                <w:i/>
                <w:iCs/>
                <w:color w:val="000000"/>
                <w:sz w:val="18"/>
                <w:szCs w:val="18"/>
                <w:lang w:eastAsia="pt-PT"/>
              </w:rPr>
              <w:t>ag04_temp_cto_agr</w:t>
            </w:r>
            <w:r>
              <w:rPr>
                <w:rFonts w:ascii="Santander Headline" w:eastAsia="Times New Roman" w:hAnsi="Santander Headline" w:cs="Calibri"/>
                <w:bCs/>
                <w:iCs/>
                <w:color w:val="000000"/>
                <w:sz w:val="18"/>
                <w:szCs w:val="18"/>
                <w:lang w:eastAsia="pt-PT"/>
              </w:rPr>
              <w:t>.</w:t>
            </w:r>
          </w:p>
        </w:tc>
      </w:tr>
      <w:tr w:rsidR="00E07345" w:rsidRPr="003F7880" w14:paraId="49EB090A"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4F71AC7" w14:textId="4E0AA3AA" w:rsidR="00E07345" w:rsidRDefault="00E07345" w:rsidP="008870A9">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flag_</w:t>
            </w:r>
            <w:r w:rsidR="008870A9">
              <w:rPr>
                <w:rFonts w:eastAsia="Times New Roman" w:cs="Calibri"/>
                <w:color w:val="000000"/>
                <w:sz w:val="18"/>
                <w:szCs w:val="18"/>
                <w:lang w:eastAsia="pt-PT"/>
              </w:rPr>
              <w:t>cs</w:t>
            </w:r>
            <w:r>
              <w:rPr>
                <w:rFonts w:eastAsia="Times New Roman" w:cs="Calibri"/>
                <w:color w:val="000000"/>
                <w:sz w:val="18"/>
                <w:szCs w:val="18"/>
                <w:lang w:eastAsia="pt-PT"/>
              </w:rPr>
              <w:t>rd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907F088" w14:textId="2FBFBA7C" w:rsidR="003F7681" w:rsidRDefault="00E07345"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Identif</w:t>
            </w:r>
            <w:r w:rsidR="008870A9">
              <w:rPr>
                <w:rFonts w:eastAsia="Times New Roman" w:cs="Calibri"/>
                <w:color w:val="000000"/>
                <w:sz w:val="18"/>
                <w:szCs w:val="18"/>
                <w:lang w:eastAsia="pt-PT"/>
              </w:rPr>
              <w:t>icação de empresas sujeitas a CS</w:t>
            </w:r>
            <w:r>
              <w:rPr>
                <w:rFonts w:eastAsia="Times New Roman" w:cs="Calibri"/>
                <w:color w:val="000000"/>
                <w:sz w:val="18"/>
                <w:szCs w:val="18"/>
                <w:lang w:eastAsia="pt-PT"/>
              </w:rPr>
              <w:t>RD.</w:t>
            </w:r>
          </w:p>
          <w:p w14:paraId="76D4F2E3" w14:textId="77777777" w:rsidR="003F7681" w:rsidRDefault="003F7681" w:rsidP="00B12D36">
            <w:pPr>
              <w:spacing w:after="0" w:line="240" w:lineRule="auto"/>
              <w:jc w:val="both"/>
              <w:rPr>
                <w:rFonts w:eastAsia="Times New Roman" w:cs="Calibri"/>
                <w:color w:val="000000"/>
                <w:sz w:val="18"/>
                <w:szCs w:val="18"/>
                <w:lang w:eastAsia="pt-PT"/>
              </w:rPr>
            </w:pPr>
          </w:p>
          <w:p w14:paraId="56CB222D" w14:textId="1F66845C" w:rsidR="00E07345" w:rsidRDefault="003F7681" w:rsidP="00B12D36">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246A4">
              <w:rPr>
                <w:rFonts w:ascii="Santander Headline" w:eastAsia="Times New Roman" w:hAnsi="Santander Headline" w:cs="Calibri"/>
                <w:b/>
                <w:bCs/>
                <w:i/>
                <w:iCs/>
                <w:color w:val="000000"/>
                <w:sz w:val="18"/>
                <w:szCs w:val="18"/>
                <w:lang w:eastAsia="pt-PT"/>
              </w:rPr>
              <w:t>bu_esg_work.</w:t>
            </w:r>
            <w:r w:rsidR="008870A9">
              <w:rPr>
                <w:rFonts w:ascii="Santander Headline" w:eastAsia="Times New Roman" w:hAnsi="Santander Headline" w:cs="Calibri"/>
                <w:b/>
                <w:bCs/>
                <w:i/>
                <w:iCs/>
                <w:color w:val="000000"/>
                <w:sz w:val="18"/>
                <w:szCs w:val="18"/>
                <w:lang w:eastAsia="pt-PT"/>
              </w:rPr>
              <w:t>ag04_temp_cto_gra</w:t>
            </w:r>
            <w:r w:rsidRPr="003F7681">
              <w:rPr>
                <w:rFonts w:ascii="Santander Headline" w:eastAsia="Times New Roman" w:hAnsi="Santander Headline" w:cs="Calibri"/>
                <w:bCs/>
                <w:iCs/>
                <w:color w:val="000000"/>
                <w:sz w:val="18"/>
                <w:szCs w:val="18"/>
                <w:lang w:eastAsia="pt-PT"/>
              </w:rPr>
              <w:t>.</w:t>
            </w:r>
          </w:p>
        </w:tc>
      </w:tr>
      <w:tr w:rsidR="003F7681" w:rsidRPr="003F7880" w14:paraId="3A114BD1"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98BE5BE" w14:textId="4A5D55E3" w:rsidR="003F7681" w:rsidRDefault="003F7681" w:rsidP="003F7681">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ref_date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6F96E82" w14:textId="349EC7A2" w:rsidR="003F7681"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Data de execução da informação presente na tabela.</w:t>
            </w:r>
          </w:p>
        </w:tc>
      </w:tr>
      <w:tr w:rsidR="003F7681" w:rsidRPr="003F7880" w14:paraId="23A2561C" w14:textId="77777777" w:rsidTr="00E177F4">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D0B8CCE" w14:textId="438A8861" w:rsidR="003F7681" w:rsidRDefault="003F7681" w:rsidP="003F7681">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Id_corrida</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3F25AE73" w14:textId="0C9176E3" w:rsidR="003F7681" w:rsidRDefault="003F7681" w:rsidP="003F7681">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Identificador da corrida da informação presente na tabela.</w:t>
            </w:r>
          </w:p>
        </w:tc>
      </w:tr>
    </w:tbl>
    <w:p w14:paraId="427D2850" w14:textId="77777777" w:rsidR="00460BBB" w:rsidRPr="003F7880" w:rsidRDefault="00460BBB" w:rsidP="00460BBB">
      <w:pPr>
        <w:jc w:val="both"/>
        <w:rPr>
          <w:rFonts w:cstheme="minorHAnsi"/>
        </w:rPr>
      </w:pPr>
    </w:p>
    <w:p w14:paraId="563B18D3" w14:textId="293A9C21" w:rsidR="00032EE0" w:rsidRDefault="00460BBB" w:rsidP="00460BBB">
      <w:pPr>
        <w:jc w:val="both"/>
        <w:rPr>
          <w:rFonts w:cstheme="minorHAnsi"/>
        </w:rPr>
      </w:pPr>
      <w:r w:rsidRPr="003F7880">
        <w:rPr>
          <w:rFonts w:cstheme="minorHAnsi"/>
        </w:rPr>
        <w:t xml:space="preserve">De notar que, após obtida a tabela supramencionada, a mesma será usada como </w:t>
      </w:r>
      <w:r w:rsidRPr="003F7880">
        <w:rPr>
          <w:rFonts w:cstheme="minorHAnsi"/>
          <w:i/>
          <w:iCs/>
        </w:rPr>
        <w:t xml:space="preserve">input </w:t>
      </w:r>
      <w:r w:rsidRPr="003F7880">
        <w:rPr>
          <w:rFonts w:cstheme="minorHAnsi"/>
        </w:rPr>
        <w:t xml:space="preserve">para o processo de geração do mapa </w:t>
      </w:r>
      <w:r w:rsidR="009076CC" w:rsidRPr="003F7880">
        <w:rPr>
          <w:rFonts w:cstheme="minorHAnsi"/>
        </w:rPr>
        <w:t>do</w:t>
      </w:r>
      <w:r w:rsidRPr="003F7880">
        <w:rPr>
          <w:rFonts w:cstheme="minorHAnsi"/>
        </w:rPr>
        <w:t xml:space="preserve"> </w:t>
      </w:r>
      <w:r w:rsidR="008870A9">
        <w:rPr>
          <w:rFonts w:cstheme="minorHAnsi"/>
          <w:i/>
          <w:iCs/>
        </w:rPr>
        <w:t>Template 4</w:t>
      </w:r>
      <w:r w:rsidRPr="003F7880">
        <w:rPr>
          <w:rFonts w:cstheme="minorHAnsi"/>
        </w:rPr>
        <w:t xml:space="preserve">. </w:t>
      </w:r>
    </w:p>
    <w:p w14:paraId="6937F73E" w14:textId="1C4C3952" w:rsidR="00032EE0" w:rsidRDefault="00032EE0" w:rsidP="00460BBB">
      <w:pPr>
        <w:jc w:val="both"/>
        <w:rPr>
          <w:rFonts w:cstheme="minorHAnsi"/>
        </w:rPr>
      </w:pPr>
      <w:r>
        <w:rPr>
          <w:rFonts w:cstheme="minorHAnsi"/>
        </w:rPr>
        <w:lastRenderedPageBreak/>
        <w:t>O processo de geração do mapa (“</w:t>
      </w:r>
      <w:r w:rsidR="008870A9">
        <w:rPr>
          <w:rFonts w:cstheme="minorHAnsi"/>
          <w:i/>
        </w:rPr>
        <w:t>Template 4</w:t>
      </w:r>
      <w:r>
        <w:rPr>
          <w:rFonts w:cstheme="minorHAnsi"/>
        </w:rPr>
        <w:t xml:space="preserve">”) irá ser efetuado através de uma ferramenta </w:t>
      </w:r>
      <w:r w:rsidRPr="00032EE0">
        <w:rPr>
          <w:rFonts w:cstheme="minorHAnsi"/>
          <w:i/>
        </w:rPr>
        <w:t>Excel</w:t>
      </w:r>
      <w:r>
        <w:rPr>
          <w:rFonts w:cstheme="minorHAnsi"/>
        </w:rPr>
        <w:t xml:space="preserve"> que consumirá informação das tabelas geradas nos pr</w:t>
      </w:r>
      <w:r w:rsidR="00C61CEF">
        <w:rPr>
          <w:rFonts w:cstheme="minorHAnsi"/>
        </w:rPr>
        <w:t xml:space="preserve">ocessos anteriormente descritos </w:t>
      </w:r>
      <w:r w:rsidRPr="00032EE0">
        <w:rPr>
          <w:rFonts w:cstheme="minorHAnsi"/>
        </w:rPr>
        <w:t>via ODBC</w:t>
      </w:r>
      <w:r w:rsidRPr="00032EE0">
        <w:rPr>
          <w:rFonts w:cstheme="minorHAnsi"/>
          <w:b/>
        </w:rPr>
        <w:t xml:space="preserve"> </w:t>
      </w:r>
      <w:r>
        <w:rPr>
          <w:rFonts w:cstheme="minorHAnsi"/>
        </w:rPr>
        <w:t xml:space="preserve">pelo que, é crucial que o utilizador desta informação tenha essa funcionalidade ativada. </w:t>
      </w:r>
    </w:p>
    <w:p w14:paraId="0B40A04A" w14:textId="65EBF956" w:rsidR="00032EE0" w:rsidRDefault="00032EE0" w:rsidP="00460BBB">
      <w:pPr>
        <w:jc w:val="both"/>
        <w:rPr>
          <w:rFonts w:cstheme="minorHAnsi"/>
        </w:rPr>
      </w:pPr>
      <w:r>
        <w:rPr>
          <w:rFonts w:cstheme="minorHAnsi"/>
        </w:rPr>
        <w:t xml:space="preserve">O ficheiro </w:t>
      </w:r>
      <w:r w:rsidR="00142633">
        <w:rPr>
          <w:rFonts w:cstheme="minorHAnsi"/>
          <w:i/>
        </w:rPr>
        <w:t>supra</w:t>
      </w:r>
      <w:r w:rsidR="00142633">
        <w:rPr>
          <w:rFonts w:cstheme="minorHAnsi"/>
        </w:rPr>
        <w:t>mencionado</w:t>
      </w:r>
      <w:r>
        <w:rPr>
          <w:rFonts w:cstheme="minorHAnsi"/>
        </w:rPr>
        <w:t xml:space="preserve"> corresponde ao ficheiro </w:t>
      </w:r>
      <w:r w:rsidR="00A4649C">
        <w:rPr>
          <w:rFonts w:cstheme="minorHAnsi"/>
        </w:rPr>
        <w:t>“</w:t>
      </w:r>
      <w:r w:rsidR="00DC4C1A">
        <w:rPr>
          <w:rFonts w:cstheme="minorHAnsi"/>
          <w:i/>
        </w:rPr>
        <w:t>BS – Entregável ODBC – Template</w:t>
      </w:r>
      <w:r w:rsidR="002E00A6">
        <w:rPr>
          <w:rFonts w:cstheme="minorHAnsi"/>
          <w:i/>
        </w:rPr>
        <w:t>4</w:t>
      </w:r>
      <w:r w:rsidR="00A4649C">
        <w:rPr>
          <w:rFonts w:cstheme="minorHAnsi"/>
          <w:i/>
        </w:rPr>
        <w:t>_v1.0</w:t>
      </w:r>
      <w:r w:rsidR="00A4649C">
        <w:rPr>
          <w:rFonts w:cstheme="minorHAnsi"/>
        </w:rPr>
        <w:t>”</w:t>
      </w:r>
      <w:r w:rsidR="00A4649C">
        <w:rPr>
          <w:rFonts w:cstheme="minorHAnsi"/>
          <w:b/>
          <w:color w:val="FF0000"/>
        </w:rPr>
        <w:t xml:space="preserve"> </w:t>
      </w:r>
      <w:r>
        <w:rPr>
          <w:rFonts w:cstheme="minorHAnsi"/>
        </w:rPr>
        <w:t xml:space="preserve">onde deverão ser respeitados todos os passos que se encontram na </w:t>
      </w:r>
      <w:r>
        <w:rPr>
          <w:rFonts w:cstheme="minorHAnsi"/>
          <w:i/>
        </w:rPr>
        <w:t xml:space="preserve">sheet </w:t>
      </w:r>
      <w:r>
        <w:rPr>
          <w:rFonts w:cstheme="minorHAnsi"/>
        </w:rPr>
        <w:t xml:space="preserve">“Instruções” para uma correta utilização da ferramenta e, consequentemente, geração do mapa a reportar. </w:t>
      </w:r>
    </w:p>
    <w:p w14:paraId="395C1F00" w14:textId="1FFAF412" w:rsidR="00460BBB" w:rsidRPr="003F7880" w:rsidRDefault="00142633" w:rsidP="004B7749">
      <w:pPr>
        <w:jc w:val="both"/>
      </w:pPr>
      <w:r>
        <w:rPr>
          <w:rFonts w:cstheme="minorHAnsi"/>
        </w:rPr>
        <w:t xml:space="preserve">Após a geração do mapa através do ficheiro </w:t>
      </w:r>
      <w:r w:rsidR="00A4649C">
        <w:rPr>
          <w:rFonts w:cstheme="minorHAnsi"/>
        </w:rPr>
        <w:t>“</w:t>
      </w:r>
      <w:r w:rsidR="00A4649C">
        <w:rPr>
          <w:rFonts w:cstheme="minorHAnsi"/>
          <w:i/>
        </w:rPr>
        <w:t>BS – Entregável ODBC – Template</w:t>
      </w:r>
      <w:r w:rsidR="002E00A6">
        <w:rPr>
          <w:rFonts w:cstheme="minorHAnsi"/>
          <w:i/>
        </w:rPr>
        <w:t>4</w:t>
      </w:r>
      <w:r w:rsidR="00A4649C">
        <w:rPr>
          <w:rFonts w:cstheme="minorHAnsi"/>
          <w:i/>
        </w:rPr>
        <w:t>_v1.0</w:t>
      </w:r>
      <w:r w:rsidR="00A4649C">
        <w:rPr>
          <w:rFonts w:cstheme="minorHAnsi"/>
        </w:rPr>
        <w:t>”</w:t>
      </w:r>
      <w:r w:rsidR="00A4649C">
        <w:rPr>
          <w:rFonts w:cstheme="minorHAnsi"/>
          <w:b/>
          <w:color w:val="FF0000"/>
        </w:rPr>
        <w:t xml:space="preserve"> </w:t>
      </w:r>
      <w:r>
        <w:rPr>
          <w:rFonts w:cstheme="minorHAnsi"/>
        </w:rPr>
        <w:t xml:space="preserve">deverá ser copiada a informação da </w:t>
      </w:r>
      <w:r w:rsidR="00A4649C">
        <w:rPr>
          <w:rFonts w:cstheme="minorHAnsi"/>
          <w:i/>
        </w:rPr>
        <w:t>sheet “</w:t>
      </w:r>
      <w:r w:rsidR="002E00A6">
        <w:rPr>
          <w:rFonts w:cstheme="minorHAnsi"/>
          <w:i/>
        </w:rPr>
        <w:t>4</w:t>
      </w:r>
      <w:r w:rsidR="00DC4C1A" w:rsidRPr="00DC4C1A">
        <w:rPr>
          <w:rFonts w:cstheme="minorHAnsi"/>
          <w:i/>
        </w:rPr>
        <w:t>.</w:t>
      </w:r>
      <w:r w:rsidR="002E00A6" w:rsidRPr="002E00A6">
        <w:t xml:space="preserve"> </w:t>
      </w:r>
      <w:r w:rsidR="002E00A6" w:rsidRPr="002E00A6">
        <w:rPr>
          <w:rFonts w:cstheme="minorHAnsi"/>
          <w:i/>
        </w:rPr>
        <w:t>Exposure to top 20 carbon intensive firms</w:t>
      </w:r>
      <w:r w:rsidR="00A4649C">
        <w:rPr>
          <w:rFonts w:cstheme="minorHAnsi"/>
          <w:i/>
        </w:rPr>
        <w:t>”</w:t>
      </w:r>
      <w:r>
        <w:rPr>
          <w:rFonts w:cstheme="minorHAnsi"/>
        </w:rPr>
        <w:t xml:space="preserve"> para o ficheiro de subida à ferramenta de reporte do regulador</w:t>
      </w:r>
      <w:r w:rsidR="00460BBB" w:rsidRPr="003F7880">
        <w:rPr>
          <w:rFonts w:cstheme="minorHAnsi"/>
        </w:rPr>
        <w:t>.</w:t>
      </w:r>
    </w:p>
    <w:sectPr w:rsidR="00460BBB" w:rsidRPr="003F7880" w:rsidSect="00B006C8">
      <w:headerReference w:type="even" r:id="rId14"/>
      <w:headerReference w:type="default" r:id="rId15"/>
      <w:footerReference w:type="even" r:id="rId16"/>
      <w:footerReference w:type="default" r:id="rId17"/>
      <w:headerReference w:type="first" r:id="rId18"/>
      <w:footerReference w:type="first" r:id="rId19"/>
      <w:pgSz w:w="11906" w:h="16838"/>
      <w:pgMar w:top="1418" w:right="1701" w:bottom="1418"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 w:author="Ana Rita Geraldo de Caguerelho" w:date="2025-06-04T15:35:00Z" w:initials="ARGdC">
    <w:p w14:paraId="5D6A22C2" w14:textId="77777777" w:rsidR="001F6C22" w:rsidRDefault="001F6C22" w:rsidP="001F6C22">
      <w:pPr>
        <w:pStyle w:val="CommentText"/>
      </w:pPr>
      <w:r>
        <w:rPr>
          <w:rStyle w:val="CommentReference"/>
        </w:rPr>
        <w:annotationRef/>
      </w:r>
      <w:r>
        <w:t>Diogo, vê se concordas com esta definição para a exposição general multiplicada pelos rácios pure, enabling e transitional.</w:t>
      </w:r>
    </w:p>
  </w:comment>
  <w:comment w:id="16" w:author="Ana Rita Geraldo de Caguerelho" w:date="2025-06-04T15:35:00Z" w:initials="ARGdC">
    <w:p w14:paraId="335010B6" w14:textId="77777777" w:rsidR="008870A9" w:rsidRDefault="008870A9" w:rsidP="008870A9">
      <w:pPr>
        <w:pStyle w:val="CommentText"/>
      </w:pPr>
      <w:r>
        <w:rPr>
          <w:rStyle w:val="CommentReference"/>
        </w:rPr>
        <w:annotationRef/>
      </w:r>
      <w:r>
        <w:t>Diogo, vê se concordas com esta definição para a exposição general multiplicada pelos rácios puré, enabling e transitional.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D6A22C2" w15:done="0"/>
  <w15:commentEx w15:paraId="335010B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7CE96" w14:textId="77777777" w:rsidR="00E07345" w:rsidRDefault="00E07345" w:rsidP="00FC3ABA">
      <w:pPr>
        <w:spacing w:after="0" w:line="240" w:lineRule="auto"/>
      </w:pPr>
      <w:r>
        <w:separator/>
      </w:r>
    </w:p>
  </w:endnote>
  <w:endnote w:type="continuationSeparator" w:id="0">
    <w:p w14:paraId="7CB01D56" w14:textId="77777777" w:rsidR="00E07345" w:rsidRDefault="00E07345" w:rsidP="00FC3ABA">
      <w:pPr>
        <w:spacing w:after="0" w:line="240" w:lineRule="auto"/>
      </w:pPr>
      <w:r>
        <w:continuationSeparator/>
      </w:r>
    </w:p>
  </w:endnote>
  <w:endnote w:type="continuationNotice" w:id="1">
    <w:p w14:paraId="56C2475F" w14:textId="77777777" w:rsidR="00E07345" w:rsidRDefault="00E073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Headline">
    <w:altName w:val="Calibri"/>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93AC5" w14:textId="77777777" w:rsidR="00E07345" w:rsidRDefault="00E073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879E3" w14:textId="77777777" w:rsidR="00E07345" w:rsidRDefault="00E07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99D95" w14:textId="77777777" w:rsidR="00E07345" w:rsidRDefault="00E07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C98DC6" w14:textId="77777777" w:rsidR="00E07345" w:rsidRDefault="00E07345" w:rsidP="00FC3ABA">
      <w:pPr>
        <w:spacing w:after="0" w:line="240" w:lineRule="auto"/>
      </w:pPr>
      <w:r>
        <w:separator/>
      </w:r>
    </w:p>
  </w:footnote>
  <w:footnote w:type="continuationSeparator" w:id="0">
    <w:p w14:paraId="37C19115" w14:textId="77777777" w:rsidR="00E07345" w:rsidRDefault="00E07345" w:rsidP="00FC3ABA">
      <w:pPr>
        <w:spacing w:after="0" w:line="240" w:lineRule="auto"/>
      </w:pPr>
      <w:r>
        <w:continuationSeparator/>
      </w:r>
    </w:p>
  </w:footnote>
  <w:footnote w:type="continuationNotice" w:id="1">
    <w:p w14:paraId="2D2F5082" w14:textId="77777777" w:rsidR="00E07345" w:rsidRDefault="00E07345">
      <w:pPr>
        <w:spacing w:after="0" w:line="240" w:lineRule="auto"/>
      </w:pPr>
    </w:p>
  </w:footnote>
  <w:footnote w:id="2">
    <w:p w14:paraId="0CE48E1B" w14:textId="7399A5AE" w:rsidR="000B3ECA" w:rsidRDefault="000B3ECA" w:rsidP="000B3ECA">
      <w:pPr>
        <w:pStyle w:val="FootnoteText"/>
        <w:jc w:val="both"/>
      </w:pPr>
      <w:r>
        <w:rPr>
          <w:rStyle w:val="FootnoteReference"/>
        </w:rPr>
        <w:footnoteRef/>
      </w:r>
      <w:r>
        <w:t xml:space="preserve"> Após disponibilização dos KGL’s das empresas presentes na lista de</w:t>
      </w:r>
      <w:r w:rsidRPr="000B3ECA">
        <w:t xml:space="preserve"> </w:t>
      </w:r>
      <w:r w:rsidRPr="002C0979">
        <w:t xml:space="preserve">grupo das 20 </w:t>
      </w:r>
      <w:ins w:id="8" w:author="Escaleira, Diogo Alexandre" w:date="2024-11-10T18:24:00Z">
        <w:r>
          <w:t xml:space="preserve">empresas que emitem mais </w:t>
        </w:r>
      </w:ins>
      <w:ins w:id="9" w:author="Escaleira, Diogo Alexandre" w:date="2024-11-10T18:25:00Z">
        <w:r>
          <w:t xml:space="preserve">carbono intensivo </w:t>
        </w:r>
      </w:ins>
      <w:del w:id="10" w:author="Escaleira, Diogo Alexandre" w:date="2024-11-10T18:25:00Z">
        <w:r w:rsidRPr="002C0979" w:rsidDel="002711FB">
          <w:delText xml:space="preserve">mais poluentes </w:delText>
        </w:r>
      </w:del>
      <w:r w:rsidRPr="002C0979">
        <w:t>do mundo</w:t>
      </w:r>
      <w:r>
        <w:t>, o script de geração de dados deverá ser atualizado manualmente, de modo a incluir a respetiva atualização.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AD2EC" w14:textId="77777777" w:rsidR="00E07345" w:rsidRDefault="00E073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DCAC5" w14:textId="77777777" w:rsidR="00E07345" w:rsidRDefault="00E073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6AD79" w14:textId="77777777" w:rsidR="00E07345" w:rsidRDefault="00E0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B0AD4"/>
    <w:multiLevelType w:val="hybridMultilevel"/>
    <w:tmpl w:val="B2CCF04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FB5EE736">
      <w:numFmt w:val="bullet"/>
      <w:lvlText w:val="•"/>
      <w:lvlJc w:val="left"/>
      <w:pPr>
        <w:ind w:left="2508" w:hanging="708"/>
      </w:pPr>
      <w:rPr>
        <w:rFonts w:ascii="Santander Text" w:eastAsiaTheme="minorHAnsi" w:hAnsi="Santander Text" w:cstheme="minorBidi"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4F47887"/>
    <w:multiLevelType w:val="hybridMultilevel"/>
    <w:tmpl w:val="2B2464B2"/>
    <w:lvl w:ilvl="0" w:tplc="08160001">
      <w:start w:val="1"/>
      <w:numFmt w:val="bullet"/>
      <w:lvlText w:val=""/>
      <w:lvlJc w:val="left"/>
      <w:pPr>
        <w:ind w:left="820" w:hanging="360"/>
      </w:pPr>
      <w:rPr>
        <w:rFonts w:ascii="Symbol" w:hAnsi="Symbol" w:hint="default"/>
      </w:rPr>
    </w:lvl>
    <w:lvl w:ilvl="1" w:tplc="08160003">
      <w:start w:val="1"/>
      <w:numFmt w:val="bullet"/>
      <w:lvlText w:val="o"/>
      <w:lvlJc w:val="left"/>
      <w:pPr>
        <w:ind w:left="1540" w:hanging="360"/>
      </w:pPr>
      <w:rPr>
        <w:rFonts w:ascii="Courier New" w:hAnsi="Courier New" w:cs="Courier New" w:hint="default"/>
      </w:rPr>
    </w:lvl>
    <w:lvl w:ilvl="2" w:tplc="08160005" w:tentative="1">
      <w:start w:val="1"/>
      <w:numFmt w:val="bullet"/>
      <w:lvlText w:val=""/>
      <w:lvlJc w:val="left"/>
      <w:pPr>
        <w:ind w:left="2260" w:hanging="360"/>
      </w:pPr>
      <w:rPr>
        <w:rFonts w:ascii="Wingdings" w:hAnsi="Wingdings" w:hint="default"/>
      </w:rPr>
    </w:lvl>
    <w:lvl w:ilvl="3" w:tplc="08160001" w:tentative="1">
      <w:start w:val="1"/>
      <w:numFmt w:val="bullet"/>
      <w:lvlText w:val=""/>
      <w:lvlJc w:val="left"/>
      <w:pPr>
        <w:ind w:left="2980" w:hanging="360"/>
      </w:pPr>
      <w:rPr>
        <w:rFonts w:ascii="Symbol" w:hAnsi="Symbol" w:hint="default"/>
      </w:rPr>
    </w:lvl>
    <w:lvl w:ilvl="4" w:tplc="08160003" w:tentative="1">
      <w:start w:val="1"/>
      <w:numFmt w:val="bullet"/>
      <w:lvlText w:val="o"/>
      <w:lvlJc w:val="left"/>
      <w:pPr>
        <w:ind w:left="3700" w:hanging="360"/>
      </w:pPr>
      <w:rPr>
        <w:rFonts w:ascii="Courier New" w:hAnsi="Courier New" w:cs="Courier New" w:hint="default"/>
      </w:rPr>
    </w:lvl>
    <w:lvl w:ilvl="5" w:tplc="08160005" w:tentative="1">
      <w:start w:val="1"/>
      <w:numFmt w:val="bullet"/>
      <w:lvlText w:val=""/>
      <w:lvlJc w:val="left"/>
      <w:pPr>
        <w:ind w:left="4420" w:hanging="360"/>
      </w:pPr>
      <w:rPr>
        <w:rFonts w:ascii="Wingdings" w:hAnsi="Wingdings" w:hint="default"/>
      </w:rPr>
    </w:lvl>
    <w:lvl w:ilvl="6" w:tplc="08160001" w:tentative="1">
      <w:start w:val="1"/>
      <w:numFmt w:val="bullet"/>
      <w:lvlText w:val=""/>
      <w:lvlJc w:val="left"/>
      <w:pPr>
        <w:ind w:left="5140" w:hanging="360"/>
      </w:pPr>
      <w:rPr>
        <w:rFonts w:ascii="Symbol" w:hAnsi="Symbol" w:hint="default"/>
      </w:rPr>
    </w:lvl>
    <w:lvl w:ilvl="7" w:tplc="08160003" w:tentative="1">
      <w:start w:val="1"/>
      <w:numFmt w:val="bullet"/>
      <w:lvlText w:val="o"/>
      <w:lvlJc w:val="left"/>
      <w:pPr>
        <w:ind w:left="5860" w:hanging="360"/>
      </w:pPr>
      <w:rPr>
        <w:rFonts w:ascii="Courier New" w:hAnsi="Courier New" w:cs="Courier New" w:hint="default"/>
      </w:rPr>
    </w:lvl>
    <w:lvl w:ilvl="8" w:tplc="08160005" w:tentative="1">
      <w:start w:val="1"/>
      <w:numFmt w:val="bullet"/>
      <w:lvlText w:val=""/>
      <w:lvlJc w:val="left"/>
      <w:pPr>
        <w:ind w:left="6580" w:hanging="360"/>
      </w:pPr>
      <w:rPr>
        <w:rFonts w:ascii="Wingdings" w:hAnsi="Wingdings" w:hint="default"/>
      </w:rPr>
    </w:lvl>
  </w:abstractNum>
  <w:abstractNum w:abstractNumId="2" w15:restartNumberingAfterBreak="0">
    <w:nsid w:val="19737E4F"/>
    <w:multiLevelType w:val="hybridMultilevel"/>
    <w:tmpl w:val="D2FC9F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1722201"/>
    <w:multiLevelType w:val="hybridMultilevel"/>
    <w:tmpl w:val="61A688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E8C3885"/>
    <w:multiLevelType w:val="hybridMultilevel"/>
    <w:tmpl w:val="F942DD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4A2F66"/>
    <w:multiLevelType w:val="hybridMultilevel"/>
    <w:tmpl w:val="1C428E74"/>
    <w:lvl w:ilvl="0" w:tplc="08160001">
      <w:start w:val="1"/>
      <w:numFmt w:val="bullet"/>
      <w:lvlText w:val=""/>
      <w:lvlJc w:val="left"/>
      <w:pPr>
        <w:ind w:left="2520" w:hanging="360"/>
      </w:pPr>
      <w:rPr>
        <w:rFonts w:ascii="Symbol" w:hAnsi="Symbol"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abstractNum w:abstractNumId="9"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6AEC2E0B"/>
    <w:multiLevelType w:val="hybridMultilevel"/>
    <w:tmpl w:val="08F605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7B553BC1"/>
    <w:multiLevelType w:val="hybridMultilevel"/>
    <w:tmpl w:val="4EBCDFE2"/>
    <w:lvl w:ilvl="0" w:tplc="08160001">
      <w:start w:val="1"/>
      <w:numFmt w:val="bullet"/>
      <w:lvlText w:val=""/>
      <w:lvlJc w:val="left"/>
      <w:pPr>
        <w:ind w:left="2520" w:hanging="360"/>
      </w:pPr>
      <w:rPr>
        <w:rFonts w:ascii="Symbol" w:hAnsi="Symbol"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num w:numId="1">
    <w:abstractNumId w:val="6"/>
  </w:num>
  <w:num w:numId="2">
    <w:abstractNumId w:val="9"/>
  </w:num>
  <w:num w:numId="3">
    <w:abstractNumId w:val="7"/>
  </w:num>
  <w:num w:numId="4">
    <w:abstractNumId w:val="5"/>
  </w:num>
  <w:num w:numId="5">
    <w:abstractNumId w:val="3"/>
  </w:num>
  <w:num w:numId="6">
    <w:abstractNumId w:val="1"/>
  </w:num>
  <w:num w:numId="7">
    <w:abstractNumId w:val="2"/>
  </w:num>
  <w:num w:numId="8">
    <w:abstractNumId w:val="4"/>
  </w:num>
  <w:num w:numId="9">
    <w:abstractNumId w:val="0"/>
  </w:num>
  <w:num w:numId="10">
    <w:abstractNumId w:val="11"/>
  </w:num>
  <w:num w:numId="11">
    <w:abstractNumId w:val="8"/>
  </w:num>
  <w:num w:numId="12">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caleira, Diogo Alexandre">
    <w15:presenceInfo w15:providerId="AD" w15:userId="S::descaleira@neyond.pt::72fb12db-bc92-4c43-9b41-3ac15f1f989a"/>
  </w15:person>
  <w15:person w15:author="Ana Rita Geraldo de Caguerelho">
    <w15:presenceInfo w15:providerId="AD" w15:userId="S-1-5-21-478741036-1442749419-1446792091-2513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PT" w:vendorID="64" w:dllVersion="6" w:nlCheck="1" w:checkStyle="0"/>
  <w:activeWritingStyle w:appName="MSWord" w:lang="en-US" w:vendorID="64" w:dllVersion="6" w:nlCheck="1" w:checkStyle="1"/>
  <w:activeWritingStyle w:appName="MSWord" w:lang="pt-PT" w:vendorID="64" w:dllVersion="0" w:nlCheck="1" w:checkStyle="0"/>
  <w:activeWritingStyle w:appName="MSWord" w:lang="en-US" w:vendorID="64" w:dllVersion="0" w:nlCheck="1" w:checkStyle="0"/>
  <w:activeWritingStyle w:appName="MSWord" w:lang="pt-PT" w:vendorID="64" w:dllVersion="131078" w:nlCheck="1" w:checkStyle="0"/>
  <w:activeWritingStyle w:appName="MSWord" w:lang="en-US" w:vendorID="64" w:dllVersion="131078" w:nlCheck="1" w:checkStyle="1"/>
  <w:defaultTabStop w:val="708"/>
  <w:hyphenationZone w:val="425"/>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32E"/>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5FFF"/>
    <w:rsid w:val="00006B15"/>
    <w:rsid w:val="00006CBE"/>
    <w:rsid w:val="00006F95"/>
    <w:rsid w:val="0000702A"/>
    <w:rsid w:val="0000711F"/>
    <w:rsid w:val="00007601"/>
    <w:rsid w:val="00007837"/>
    <w:rsid w:val="00007860"/>
    <w:rsid w:val="000079F9"/>
    <w:rsid w:val="00007F2E"/>
    <w:rsid w:val="000100FE"/>
    <w:rsid w:val="0001031F"/>
    <w:rsid w:val="00010429"/>
    <w:rsid w:val="0001068C"/>
    <w:rsid w:val="000109C9"/>
    <w:rsid w:val="00010CF8"/>
    <w:rsid w:val="00010E6D"/>
    <w:rsid w:val="00010FEC"/>
    <w:rsid w:val="0001132E"/>
    <w:rsid w:val="0001153C"/>
    <w:rsid w:val="000115E9"/>
    <w:rsid w:val="000116E1"/>
    <w:rsid w:val="0001172D"/>
    <w:rsid w:val="00011734"/>
    <w:rsid w:val="00011886"/>
    <w:rsid w:val="0001192C"/>
    <w:rsid w:val="00011C03"/>
    <w:rsid w:val="0001238B"/>
    <w:rsid w:val="00012B21"/>
    <w:rsid w:val="00012EE4"/>
    <w:rsid w:val="00013203"/>
    <w:rsid w:val="00013685"/>
    <w:rsid w:val="00013B0B"/>
    <w:rsid w:val="000146A5"/>
    <w:rsid w:val="00014B56"/>
    <w:rsid w:val="00014DDB"/>
    <w:rsid w:val="00014F1B"/>
    <w:rsid w:val="00014F97"/>
    <w:rsid w:val="0001539C"/>
    <w:rsid w:val="000158C7"/>
    <w:rsid w:val="00015D83"/>
    <w:rsid w:val="000168DB"/>
    <w:rsid w:val="00016E5E"/>
    <w:rsid w:val="0001719A"/>
    <w:rsid w:val="000172E9"/>
    <w:rsid w:val="0001739E"/>
    <w:rsid w:val="00017777"/>
    <w:rsid w:val="00017956"/>
    <w:rsid w:val="0002018D"/>
    <w:rsid w:val="00020269"/>
    <w:rsid w:val="00020502"/>
    <w:rsid w:val="000207A9"/>
    <w:rsid w:val="000209F9"/>
    <w:rsid w:val="00020E00"/>
    <w:rsid w:val="000212D3"/>
    <w:rsid w:val="0002148F"/>
    <w:rsid w:val="00021EBC"/>
    <w:rsid w:val="00021F21"/>
    <w:rsid w:val="0002203F"/>
    <w:rsid w:val="0002257D"/>
    <w:rsid w:val="00022804"/>
    <w:rsid w:val="0002305B"/>
    <w:rsid w:val="000230C2"/>
    <w:rsid w:val="00023A3E"/>
    <w:rsid w:val="00023A5C"/>
    <w:rsid w:val="00023A9A"/>
    <w:rsid w:val="00023AAB"/>
    <w:rsid w:val="00023F4F"/>
    <w:rsid w:val="00024BF3"/>
    <w:rsid w:val="00024C34"/>
    <w:rsid w:val="00025036"/>
    <w:rsid w:val="0002621E"/>
    <w:rsid w:val="00026425"/>
    <w:rsid w:val="000274FE"/>
    <w:rsid w:val="00027CBF"/>
    <w:rsid w:val="00027EBF"/>
    <w:rsid w:val="0003019A"/>
    <w:rsid w:val="00030354"/>
    <w:rsid w:val="00030898"/>
    <w:rsid w:val="00030998"/>
    <w:rsid w:val="00031586"/>
    <w:rsid w:val="00031784"/>
    <w:rsid w:val="00031879"/>
    <w:rsid w:val="00032258"/>
    <w:rsid w:val="000323B3"/>
    <w:rsid w:val="00032989"/>
    <w:rsid w:val="00032EE0"/>
    <w:rsid w:val="00032F04"/>
    <w:rsid w:val="000330C1"/>
    <w:rsid w:val="000333BC"/>
    <w:rsid w:val="000333C2"/>
    <w:rsid w:val="00033768"/>
    <w:rsid w:val="00033A7A"/>
    <w:rsid w:val="00033AC9"/>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C8"/>
    <w:rsid w:val="0004241F"/>
    <w:rsid w:val="00042A0B"/>
    <w:rsid w:val="0004324B"/>
    <w:rsid w:val="00043870"/>
    <w:rsid w:val="000439DC"/>
    <w:rsid w:val="0004410D"/>
    <w:rsid w:val="000448D7"/>
    <w:rsid w:val="00044A96"/>
    <w:rsid w:val="00044B72"/>
    <w:rsid w:val="0004583B"/>
    <w:rsid w:val="00045A27"/>
    <w:rsid w:val="00045A61"/>
    <w:rsid w:val="00045AA9"/>
    <w:rsid w:val="00045AB6"/>
    <w:rsid w:val="000465B1"/>
    <w:rsid w:val="00046621"/>
    <w:rsid w:val="000469D3"/>
    <w:rsid w:val="00046B52"/>
    <w:rsid w:val="000476BC"/>
    <w:rsid w:val="0004773D"/>
    <w:rsid w:val="00047C44"/>
    <w:rsid w:val="00047DAE"/>
    <w:rsid w:val="00047FA0"/>
    <w:rsid w:val="00050270"/>
    <w:rsid w:val="0005051F"/>
    <w:rsid w:val="00050A6B"/>
    <w:rsid w:val="00050F67"/>
    <w:rsid w:val="000510BF"/>
    <w:rsid w:val="000515AC"/>
    <w:rsid w:val="0005161B"/>
    <w:rsid w:val="00051671"/>
    <w:rsid w:val="000519ED"/>
    <w:rsid w:val="00051BC2"/>
    <w:rsid w:val="00051ED4"/>
    <w:rsid w:val="00051F80"/>
    <w:rsid w:val="0005241F"/>
    <w:rsid w:val="00052657"/>
    <w:rsid w:val="00052A84"/>
    <w:rsid w:val="00054A2E"/>
    <w:rsid w:val="00054D2C"/>
    <w:rsid w:val="00055550"/>
    <w:rsid w:val="00055C50"/>
    <w:rsid w:val="00055CCE"/>
    <w:rsid w:val="00055EF8"/>
    <w:rsid w:val="000563D3"/>
    <w:rsid w:val="00056C1A"/>
    <w:rsid w:val="0005749E"/>
    <w:rsid w:val="00057AF9"/>
    <w:rsid w:val="00057BE8"/>
    <w:rsid w:val="00057D34"/>
    <w:rsid w:val="00057D59"/>
    <w:rsid w:val="000601B1"/>
    <w:rsid w:val="0006021D"/>
    <w:rsid w:val="00060523"/>
    <w:rsid w:val="0006066C"/>
    <w:rsid w:val="000620C5"/>
    <w:rsid w:val="000624F6"/>
    <w:rsid w:val="00062580"/>
    <w:rsid w:val="00062F95"/>
    <w:rsid w:val="000635E9"/>
    <w:rsid w:val="000636C3"/>
    <w:rsid w:val="0006377D"/>
    <w:rsid w:val="00063862"/>
    <w:rsid w:val="00063971"/>
    <w:rsid w:val="0006422E"/>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DA7"/>
    <w:rsid w:val="00067DBA"/>
    <w:rsid w:val="00067F94"/>
    <w:rsid w:val="0007018A"/>
    <w:rsid w:val="00070196"/>
    <w:rsid w:val="00070409"/>
    <w:rsid w:val="00070987"/>
    <w:rsid w:val="00070B11"/>
    <w:rsid w:val="0007111F"/>
    <w:rsid w:val="0007125A"/>
    <w:rsid w:val="00071769"/>
    <w:rsid w:val="00071D95"/>
    <w:rsid w:val="00072807"/>
    <w:rsid w:val="00072A31"/>
    <w:rsid w:val="00072CED"/>
    <w:rsid w:val="00072D1A"/>
    <w:rsid w:val="00072DFA"/>
    <w:rsid w:val="0007300C"/>
    <w:rsid w:val="0007338C"/>
    <w:rsid w:val="000733CE"/>
    <w:rsid w:val="000735BF"/>
    <w:rsid w:val="0007363F"/>
    <w:rsid w:val="00073848"/>
    <w:rsid w:val="00073865"/>
    <w:rsid w:val="00073AEF"/>
    <w:rsid w:val="00073E21"/>
    <w:rsid w:val="00073F32"/>
    <w:rsid w:val="0007401D"/>
    <w:rsid w:val="00074177"/>
    <w:rsid w:val="0007420A"/>
    <w:rsid w:val="0007446A"/>
    <w:rsid w:val="0007458F"/>
    <w:rsid w:val="00074BBB"/>
    <w:rsid w:val="00074C2D"/>
    <w:rsid w:val="000750C1"/>
    <w:rsid w:val="000754DC"/>
    <w:rsid w:val="00075C7E"/>
    <w:rsid w:val="000760D7"/>
    <w:rsid w:val="00076D81"/>
    <w:rsid w:val="00076D8B"/>
    <w:rsid w:val="00077099"/>
    <w:rsid w:val="000773DB"/>
    <w:rsid w:val="00077526"/>
    <w:rsid w:val="00077971"/>
    <w:rsid w:val="00077AB6"/>
    <w:rsid w:val="00077BDC"/>
    <w:rsid w:val="00080755"/>
    <w:rsid w:val="0008082C"/>
    <w:rsid w:val="000808FF"/>
    <w:rsid w:val="00080D84"/>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B31"/>
    <w:rsid w:val="00086D77"/>
    <w:rsid w:val="000871B0"/>
    <w:rsid w:val="0008783A"/>
    <w:rsid w:val="00087B8A"/>
    <w:rsid w:val="00087B95"/>
    <w:rsid w:val="00087EB1"/>
    <w:rsid w:val="00090350"/>
    <w:rsid w:val="000904E2"/>
    <w:rsid w:val="0009054B"/>
    <w:rsid w:val="000909E7"/>
    <w:rsid w:val="00091CD6"/>
    <w:rsid w:val="00091D27"/>
    <w:rsid w:val="00092114"/>
    <w:rsid w:val="00092847"/>
    <w:rsid w:val="00092864"/>
    <w:rsid w:val="0009298C"/>
    <w:rsid w:val="000929C0"/>
    <w:rsid w:val="00093C86"/>
    <w:rsid w:val="0009428E"/>
    <w:rsid w:val="00094CC1"/>
    <w:rsid w:val="00095017"/>
    <w:rsid w:val="000953CE"/>
    <w:rsid w:val="000954CA"/>
    <w:rsid w:val="00095569"/>
    <w:rsid w:val="00095B33"/>
    <w:rsid w:val="00095B6C"/>
    <w:rsid w:val="00095F3D"/>
    <w:rsid w:val="00095FF2"/>
    <w:rsid w:val="000965E9"/>
    <w:rsid w:val="000967DB"/>
    <w:rsid w:val="00096A51"/>
    <w:rsid w:val="00096C27"/>
    <w:rsid w:val="00096F19"/>
    <w:rsid w:val="00096F53"/>
    <w:rsid w:val="0009722F"/>
    <w:rsid w:val="0009758A"/>
    <w:rsid w:val="000978EE"/>
    <w:rsid w:val="000A00F4"/>
    <w:rsid w:val="000A0337"/>
    <w:rsid w:val="000A067F"/>
    <w:rsid w:val="000A08A4"/>
    <w:rsid w:val="000A0A9E"/>
    <w:rsid w:val="000A0BBA"/>
    <w:rsid w:val="000A0C99"/>
    <w:rsid w:val="000A0D77"/>
    <w:rsid w:val="000A15E7"/>
    <w:rsid w:val="000A1776"/>
    <w:rsid w:val="000A1B46"/>
    <w:rsid w:val="000A26F2"/>
    <w:rsid w:val="000A2741"/>
    <w:rsid w:val="000A2A22"/>
    <w:rsid w:val="000A2B22"/>
    <w:rsid w:val="000A2B7A"/>
    <w:rsid w:val="000A2F2F"/>
    <w:rsid w:val="000A2F68"/>
    <w:rsid w:val="000A2F8C"/>
    <w:rsid w:val="000A3374"/>
    <w:rsid w:val="000A3953"/>
    <w:rsid w:val="000A3C2A"/>
    <w:rsid w:val="000A3D55"/>
    <w:rsid w:val="000A4273"/>
    <w:rsid w:val="000A4681"/>
    <w:rsid w:val="000A4902"/>
    <w:rsid w:val="000A54DB"/>
    <w:rsid w:val="000A553C"/>
    <w:rsid w:val="000A7B33"/>
    <w:rsid w:val="000A7D7C"/>
    <w:rsid w:val="000B0034"/>
    <w:rsid w:val="000B01A3"/>
    <w:rsid w:val="000B02F3"/>
    <w:rsid w:val="000B03FC"/>
    <w:rsid w:val="000B0778"/>
    <w:rsid w:val="000B0D38"/>
    <w:rsid w:val="000B0EE0"/>
    <w:rsid w:val="000B1059"/>
    <w:rsid w:val="000B106D"/>
    <w:rsid w:val="000B118F"/>
    <w:rsid w:val="000B12FF"/>
    <w:rsid w:val="000B14E7"/>
    <w:rsid w:val="000B15E9"/>
    <w:rsid w:val="000B1AFA"/>
    <w:rsid w:val="000B1E34"/>
    <w:rsid w:val="000B2197"/>
    <w:rsid w:val="000B2784"/>
    <w:rsid w:val="000B2B61"/>
    <w:rsid w:val="000B2D40"/>
    <w:rsid w:val="000B3262"/>
    <w:rsid w:val="000B34AC"/>
    <w:rsid w:val="000B3753"/>
    <w:rsid w:val="000B3940"/>
    <w:rsid w:val="000B3E98"/>
    <w:rsid w:val="000B3ECA"/>
    <w:rsid w:val="000B3ECD"/>
    <w:rsid w:val="000B41B9"/>
    <w:rsid w:val="000B4B17"/>
    <w:rsid w:val="000B4FB4"/>
    <w:rsid w:val="000B551B"/>
    <w:rsid w:val="000B5A26"/>
    <w:rsid w:val="000B5EE0"/>
    <w:rsid w:val="000B6012"/>
    <w:rsid w:val="000B631B"/>
    <w:rsid w:val="000B6576"/>
    <w:rsid w:val="000B66D9"/>
    <w:rsid w:val="000B67FA"/>
    <w:rsid w:val="000B68EA"/>
    <w:rsid w:val="000B6AEE"/>
    <w:rsid w:val="000B6E68"/>
    <w:rsid w:val="000B745B"/>
    <w:rsid w:val="000B750C"/>
    <w:rsid w:val="000B7C32"/>
    <w:rsid w:val="000B7E08"/>
    <w:rsid w:val="000C0B27"/>
    <w:rsid w:val="000C0E2E"/>
    <w:rsid w:val="000C1663"/>
    <w:rsid w:val="000C1EA0"/>
    <w:rsid w:val="000C1FF0"/>
    <w:rsid w:val="000C228F"/>
    <w:rsid w:val="000C23E0"/>
    <w:rsid w:val="000C2853"/>
    <w:rsid w:val="000C2935"/>
    <w:rsid w:val="000C2B7E"/>
    <w:rsid w:val="000C2E56"/>
    <w:rsid w:val="000C2E6B"/>
    <w:rsid w:val="000C2E98"/>
    <w:rsid w:val="000C36C2"/>
    <w:rsid w:val="000C4AF3"/>
    <w:rsid w:val="000C4D69"/>
    <w:rsid w:val="000C4F79"/>
    <w:rsid w:val="000C4F7F"/>
    <w:rsid w:val="000C4FFB"/>
    <w:rsid w:val="000C55DB"/>
    <w:rsid w:val="000C5B7C"/>
    <w:rsid w:val="000C5F08"/>
    <w:rsid w:val="000C63C7"/>
    <w:rsid w:val="000C6D31"/>
    <w:rsid w:val="000C6D6F"/>
    <w:rsid w:val="000C6DF5"/>
    <w:rsid w:val="000C6E43"/>
    <w:rsid w:val="000C6E59"/>
    <w:rsid w:val="000C7041"/>
    <w:rsid w:val="000C7061"/>
    <w:rsid w:val="000C706B"/>
    <w:rsid w:val="000C7344"/>
    <w:rsid w:val="000C7A0F"/>
    <w:rsid w:val="000C7AB3"/>
    <w:rsid w:val="000D02AE"/>
    <w:rsid w:val="000D0397"/>
    <w:rsid w:val="000D0ACF"/>
    <w:rsid w:val="000D0BF9"/>
    <w:rsid w:val="000D0D80"/>
    <w:rsid w:val="000D124F"/>
    <w:rsid w:val="000D13F0"/>
    <w:rsid w:val="000D178A"/>
    <w:rsid w:val="000D1EF6"/>
    <w:rsid w:val="000D2727"/>
    <w:rsid w:val="000D28FA"/>
    <w:rsid w:val="000D2939"/>
    <w:rsid w:val="000D2B32"/>
    <w:rsid w:val="000D316D"/>
    <w:rsid w:val="000D318D"/>
    <w:rsid w:val="000D385F"/>
    <w:rsid w:val="000D3961"/>
    <w:rsid w:val="000D4154"/>
    <w:rsid w:val="000D41CB"/>
    <w:rsid w:val="000D49DE"/>
    <w:rsid w:val="000D4B48"/>
    <w:rsid w:val="000D4D03"/>
    <w:rsid w:val="000D4EE4"/>
    <w:rsid w:val="000D506E"/>
    <w:rsid w:val="000D5638"/>
    <w:rsid w:val="000D5BF8"/>
    <w:rsid w:val="000D5E1F"/>
    <w:rsid w:val="000D6131"/>
    <w:rsid w:val="000D6494"/>
    <w:rsid w:val="000D6520"/>
    <w:rsid w:val="000D6709"/>
    <w:rsid w:val="000D6775"/>
    <w:rsid w:val="000D7173"/>
    <w:rsid w:val="000D7271"/>
    <w:rsid w:val="000D75EF"/>
    <w:rsid w:val="000D77B4"/>
    <w:rsid w:val="000D7A0F"/>
    <w:rsid w:val="000D7B2E"/>
    <w:rsid w:val="000D7C0E"/>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483"/>
    <w:rsid w:val="000E38DB"/>
    <w:rsid w:val="000E3A8C"/>
    <w:rsid w:val="000E4113"/>
    <w:rsid w:val="000E476C"/>
    <w:rsid w:val="000E539D"/>
    <w:rsid w:val="000E53E2"/>
    <w:rsid w:val="000E5663"/>
    <w:rsid w:val="000E59F8"/>
    <w:rsid w:val="000E5CC2"/>
    <w:rsid w:val="000E5D73"/>
    <w:rsid w:val="000E5E11"/>
    <w:rsid w:val="000E61B4"/>
    <w:rsid w:val="000E6617"/>
    <w:rsid w:val="000E6E70"/>
    <w:rsid w:val="000E7323"/>
    <w:rsid w:val="000E7996"/>
    <w:rsid w:val="000F0476"/>
    <w:rsid w:val="000F0578"/>
    <w:rsid w:val="000F0627"/>
    <w:rsid w:val="000F06FC"/>
    <w:rsid w:val="000F092E"/>
    <w:rsid w:val="000F0A68"/>
    <w:rsid w:val="000F0A9A"/>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ABF"/>
    <w:rsid w:val="000F7BF4"/>
    <w:rsid w:val="000F7E3E"/>
    <w:rsid w:val="0010001F"/>
    <w:rsid w:val="00100573"/>
    <w:rsid w:val="00101143"/>
    <w:rsid w:val="0010116C"/>
    <w:rsid w:val="0010129A"/>
    <w:rsid w:val="001012BD"/>
    <w:rsid w:val="001014CF"/>
    <w:rsid w:val="0010159A"/>
    <w:rsid w:val="001019B4"/>
    <w:rsid w:val="00101A37"/>
    <w:rsid w:val="00101B9F"/>
    <w:rsid w:val="00101D14"/>
    <w:rsid w:val="00101DCB"/>
    <w:rsid w:val="00102250"/>
    <w:rsid w:val="00102723"/>
    <w:rsid w:val="00102C8E"/>
    <w:rsid w:val="00102CDC"/>
    <w:rsid w:val="00102E60"/>
    <w:rsid w:val="00103062"/>
    <w:rsid w:val="00103352"/>
    <w:rsid w:val="001034A5"/>
    <w:rsid w:val="00103889"/>
    <w:rsid w:val="00103B08"/>
    <w:rsid w:val="00103C07"/>
    <w:rsid w:val="00103E56"/>
    <w:rsid w:val="0010407C"/>
    <w:rsid w:val="00104A27"/>
    <w:rsid w:val="00104ACD"/>
    <w:rsid w:val="00104F9F"/>
    <w:rsid w:val="001052B2"/>
    <w:rsid w:val="001052B4"/>
    <w:rsid w:val="0010567C"/>
    <w:rsid w:val="00105AC6"/>
    <w:rsid w:val="00105DC3"/>
    <w:rsid w:val="00105F0D"/>
    <w:rsid w:val="00106110"/>
    <w:rsid w:val="0010637C"/>
    <w:rsid w:val="0010685E"/>
    <w:rsid w:val="001069AE"/>
    <w:rsid w:val="00106D98"/>
    <w:rsid w:val="00106DA4"/>
    <w:rsid w:val="00106E3E"/>
    <w:rsid w:val="00107054"/>
    <w:rsid w:val="0010715A"/>
    <w:rsid w:val="001079A0"/>
    <w:rsid w:val="00107A11"/>
    <w:rsid w:val="00107C60"/>
    <w:rsid w:val="00107DDF"/>
    <w:rsid w:val="0011080E"/>
    <w:rsid w:val="00110B5B"/>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AC5"/>
    <w:rsid w:val="00116F89"/>
    <w:rsid w:val="001177A9"/>
    <w:rsid w:val="001205A3"/>
    <w:rsid w:val="0012074D"/>
    <w:rsid w:val="00120889"/>
    <w:rsid w:val="00120931"/>
    <w:rsid w:val="00120B8B"/>
    <w:rsid w:val="00120C3A"/>
    <w:rsid w:val="00120E89"/>
    <w:rsid w:val="00120EA2"/>
    <w:rsid w:val="00121065"/>
    <w:rsid w:val="00121512"/>
    <w:rsid w:val="001215D3"/>
    <w:rsid w:val="001217F4"/>
    <w:rsid w:val="00122527"/>
    <w:rsid w:val="00122689"/>
    <w:rsid w:val="001228A9"/>
    <w:rsid w:val="001229A7"/>
    <w:rsid w:val="00122B0D"/>
    <w:rsid w:val="00122DC0"/>
    <w:rsid w:val="001233B1"/>
    <w:rsid w:val="0012345B"/>
    <w:rsid w:val="001235E5"/>
    <w:rsid w:val="001237CC"/>
    <w:rsid w:val="00123F7F"/>
    <w:rsid w:val="0012413E"/>
    <w:rsid w:val="001242FF"/>
    <w:rsid w:val="001249B6"/>
    <w:rsid w:val="00124F53"/>
    <w:rsid w:val="00125223"/>
    <w:rsid w:val="00125847"/>
    <w:rsid w:val="0012587D"/>
    <w:rsid w:val="00125982"/>
    <w:rsid w:val="00125B28"/>
    <w:rsid w:val="00125C20"/>
    <w:rsid w:val="001260A5"/>
    <w:rsid w:val="001263BE"/>
    <w:rsid w:val="00126684"/>
    <w:rsid w:val="00126A1E"/>
    <w:rsid w:val="00126CCC"/>
    <w:rsid w:val="00126D06"/>
    <w:rsid w:val="0012738C"/>
    <w:rsid w:val="001273B7"/>
    <w:rsid w:val="00127439"/>
    <w:rsid w:val="00127494"/>
    <w:rsid w:val="00127877"/>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971"/>
    <w:rsid w:val="00134D4E"/>
    <w:rsid w:val="00135180"/>
    <w:rsid w:val="001352B9"/>
    <w:rsid w:val="00136318"/>
    <w:rsid w:val="00136476"/>
    <w:rsid w:val="00136BDC"/>
    <w:rsid w:val="00137385"/>
    <w:rsid w:val="00140598"/>
    <w:rsid w:val="001408BA"/>
    <w:rsid w:val="00140935"/>
    <w:rsid w:val="00141014"/>
    <w:rsid w:val="0014105B"/>
    <w:rsid w:val="00141886"/>
    <w:rsid w:val="00141F50"/>
    <w:rsid w:val="001424B2"/>
    <w:rsid w:val="00142633"/>
    <w:rsid w:val="001427BB"/>
    <w:rsid w:val="00142854"/>
    <w:rsid w:val="001429F4"/>
    <w:rsid w:val="00142BFC"/>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CB9"/>
    <w:rsid w:val="0014627F"/>
    <w:rsid w:val="001463A8"/>
    <w:rsid w:val="001466D4"/>
    <w:rsid w:val="00146AB4"/>
    <w:rsid w:val="00146C18"/>
    <w:rsid w:val="00146E0D"/>
    <w:rsid w:val="00147215"/>
    <w:rsid w:val="001473B4"/>
    <w:rsid w:val="00147652"/>
    <w:rsid w:val="0014776E"/>
    <w:rsid w:val="00147D73"/>
    <w:rsid w:val="00150643"/>
    <w:rsid w:val="001507CA"/>
    <w:rsid w:val="00150877"/>
    <w:rsid w:val="00150C6A"/>
    <w:rsid w:val="00150F6C"/>
    <w:rsid w:val="001511E0"/>
    <w:rsid w:val="00151220"/>
    <w:rsid w:val="001513A8"/>
    <w:rsid w:val="001513BC"/>
    <w:rsid w:val="001517DF"/>
    <w:rsid w:val="00151BA6"/>
    <w:rsid w:val="00152040"/>
    <w:rsid w:val="00152086"/>
    <w:rsid w:val="00152282"/>
    <w:rsid w:val="0015234E"/>
    <w:rsid w:val="001526DC"/>
    <w:rsid w:val="00152A3C"/>
    <w:rsid w:val="00152A9D"/>
    <w:rsid w:val="00152CDC"/>
    <w:rsid w:val="00153266"/>
    <w:rsid w:val="001536D5"/>
    <w:rsid w:val="00153B81"/>
    <w:rsid w:val="00154003"/>
    <w:rsid w:val="001546C4"/>
    <w:rsid w:val="00154831"/>
    <w:rsid w:val="00154B76"/>
    <w:rsid w:val="00154DE8"/>
    <w:rsid w:val="0015553C"/>
    <w:rsid w:val="00155E27"/>
    <w:rsid w:val="00156307"/>
    <w:rsid w:val="0015660E"/>
    <w:rsid w:val="00156636"/>
    <w:rsid w:val="001573BE"/>
    <w:rsid w:val="00157559"/>
    <w:rsid w:val="00157E5D"/>
    <w:rsid w:val="00157F2E"/>
    <w:rsid w:val="00157F59"/>
    <w:rsid w:val="00160245"/>
    <w:rsid w:val="00160764"/>
    <w:rsid w:val="0016093B"/>
    <w:rsid w:val="00160E56"/>
    <w:rsid w:val="001612E5"/>
    <w:rsid w:val="0016145B"/>
    <w:rsid w:val="00161962"/>
    <w:rsid w:val="001619CB"/>
    <w:rsid w:val="00162570"/>
    <w:rsid w:val="00163F50"/>
    <w:rsid w:val="001641D8"/>
    <w:rsid w:val="0016442D"/>
    <w:rsid w:val="0016454A"/>
    <w:rsid w:val="00164A0F"/>
    <w:rsid w:val="001653A7"/>
    <w:rsid w:val="001657A1"/>
    <w:rsid w:val="0016588A"/>
    <w:rsid w:val="00165C99"/>
    <w:rsid w:val="001662F3"/>
    <w:rsid w:val="001665BC"/>
    <w:rsid w:val="0016695C"/>
    <w:rsid w:val="001669F3"/>
    <w:rsid w:val="00166CE6"/>
    <w:rsid w:val="00166DC1"/>
    <w:rsid w:val="00166F7A"/>
    <w:rsid w:val="00167714"/>
    <w:rsid w:val="001703F3"/>
    <w:rsid w:val="00170724"/>
    <w:rsid w:val="00170940"/>
    <w:rsid w:val="00170CA2"/>
    <w:rsid w:val="001710AB"/>
    <w:rsid w:val="001711DC"/>
    <w:rsid w:val="00171BA8"/>
    <w:rsid w:val="00171C57"/>
    <w:rsid w:val="00171E14"/>
    <w:rsid w:val="001723BD"/>
    <w:rsid w:val="001723FA"/>
    <w:rsid w:val="00172597"/>
    <w:rsid w:val="001727B4"/>
    <w:rsid w:val="00172A8B"/>
    <w:rsid w:val="00172DE6"/>
    <w:rsid w:val="00172F59"/>
    <w:rsid w:val="00172F64"/>
    <w:rsid w:val="00173A95"/>
    <w:rsid w:val="00173DDF"/>
    <w:rsid w:val="00173DFC"/>
    <w:rsid w:val="00173EBE"/>
    <w:rsid w:val="00173F2C"/>
    <w:rsid w:val="00174342"/>
    <w:rsid w:val="0017468F"/>
    <w:rsid w:val="00174C2D"/>
    <w:rsid w:val="00175133"/>
    <w:rsid w:val="0017518D"/>
    <w:rsid w:val="00175DC8"/>
    <w:rsid w:val="001761B5"/>
    <w:rsid w:val="00176550"/>
    <w:rsid w:val="00176620"/>
    <w:rsid w:val="0017678C"/>
    <w:rsid w:val="00176D21"/>
    <w:rsid w:val="00176E80"/>
    <w:rsid w:val="00176EBC"/>
    <w:rsid w:val="00176FD9"/>
    <w:rsid w:val="00177189"/>
    <w:rsid w:val="001775F6"/>
    <w:rsid w:val="00177645"/>
    <w:rsid w:val="00177CBE"/>
    <w:rsid w:val="00180349"/>
    <w:rsid w:val="0018092C"/>
    <w:rsid w:val="00180D7D"/>
    <w:rsid w:val="001813F2"/>
    <w:rsid w:val="001815FD"/>
    <w:rsid w:val="00181604"/>
    <w:rsid w:val="0018162E"/>
    <w:rsid w:val="001819C6"/>
    <w:rsid w:val="00181ED2"/>
    <w:rsid w:val="0018215F"/>
    <w:rsid w:val="001821BF"/>
    <w:rsid w:val="001821EB"/>
    <w:rsid w:val="0018281D"/>
    <w:rsid w:val="001829E8"/>
    <w:rsid w:val="00182D76"/>
    <w:rsid w:val="00184324"/>
    <w:rsid w:val="00184975"/>
    <w:rsid w:val="00184EB3"/>
    <w:rsid w:val="0018594C"/>
    <w:rsid w:val="00185EB8"/>
    <w:rsid w:val="00186A7A"/>
    <w:rsid w:val="00186D6E"/>
    <w:rsid w:val="00186E48"/>
    <w:rsid w:val="00186EFC"/>
    <w:rsid w:val="00186F77"/>
    <w:rsid w:val="001871E3"/>
    <w:rsid w:val="0018751B"/>
    <w:rsid w:val="00190373"/>
    <w:rsid w:val="00190668"/>
    <w:rsid w:val="00190CE2"/>
    <w:rsid w:val="00190CED"/>
    <w:rsid w:val="001916F3"/>
    <w:rsid w:val="00191DBB"/>
    <w:rsid w:val="00192283"/>
    <w:rsid w:val="00192331"/>
    <w:rsid w:val="00192621"/>
    <w:rsid w:val="00192A93"/>
    <w:rsid w:val="00192D89"/>
    <w:rsid w:val="00192F13"/>
    <w:rsid w:val="00193422"/>
    <w:rsid w:val="00194177"/>
    <w:rsid w:val="00194256"/>
    <w:rsid w:val="00194659"/>
    <w:rsid w:val="0019530C"/>
    <w:rsid w:val="001954CC"/>
    <w:rsid w:val="001956FD"/>
    <w:rsid w:val="0019570B"/>
    <w:rsid w:val="00195C1C"/>
    <w:rsid w:val="00196403"/>
    <w:rsid w:val="001964C1"/>
    <w:rsid w:val="00196736"/>
    <w:rsid w:val="00196B8A"/>
    <w:rsid w:val="00196CD4"/>
    <w:rsid w:val="00196D1A"/>
    <w:rsid w:val="00196F75"/>
    <w:rsid w:val="00197619"/>
    <w:rsid w:val="001976BD"/>
    <w:rsid w:val="001A051C"/>
    <w:rsid w:val="001A0649"/>
    <w:rsid w:val="001A071C"/>
    <w:rsid w:val="001A0BF1"/>
    <w:rsid w:val="001A0D96"/>
    <w:rsid w:val="001A1091"/>
    <w:rsid w:val="001A1859"/>
    <w:rsid w:val="001A1959"/>
    <w:rsid w:val="001A2673"/>
    <w:rsid w:val="001A2876"/>
    <w:rsid w:val="001A2C4D"/>
    <w:rsid w:val="001A2FA6"/>
    <w:rsid w:val="001A32DF"/>
    <w:rsid w:val="001A35F6"/>
    <w:rsid w:val="001A366F"/>
    <w:rsid w:val="001A3D0A"/>
    <w:rsid w:val="001A3E02"/>
    <w:rsid w:val="001A3FC0"/>
    <w:rsid w:val="001A42B1"/>
    <w:rsid w:val="001A4326"/>
    <w:rsid w:val="001A4485"/>
    <w:rsid w:val="001A44CF"/>
    <w:rsid w:val="001A46B9"/>
    <w:rsid w:val="001A4821"/>
    <w:rsid w:val="001A4866"/>
    <w:rsid w:val="001A4E1F"/>
    <w:rsid w:val="001A5034"/>
    <w:rsid w:val="001A514C"/>
    <w:rsid w:val="001A55A7"/>
    <w:rsid w:val="001A5A89"/>
    <w:rsid w:val="001A613D"/>
    <w:rsid w:val="001A6317"/>
    <w:rsid w:val="001A6611"/>
    <w:rsid w:val="001A68B6"/>
    <w:rsid w:val="001A6B80"/>
    <w:rsid w:val="001A6F7C"/>
    <w:rsid w:val="001A79A5"/>
    <w:rsid w:val="001A7B1F"/>
    <w:rsid w:val="001A7C27"/>
    <w:rsid w:val="001A7D5F"/>
    <w:rsid w:val="001A7D7B"/>
    <w:rsid w:val="001A7E56"/>
    <w:rsid w:val="001B02E8"/>
    <w:rsid w:val="001B03D1"/>
    <w:rsid w:val="001B0595"/>
    <w:rsid w:val="001B071F"/>
    <w:rsid w:val="001B08EF"/>
    <w:rsid w:val="001B0B32"/>
    <w:rsid w:val="001B0B67"/>
    <w:rsid w:val="001B0C00"/>
    <w:rsid w:val="001B0CF4"/>
    <w:rsid w:val="001B11DA"/>
    <w:rsid w:val="001B1856"/>
    <w:rsid w:val="001B1C64"/>
    <w:rsid w:val="001B1EDC"/>
    <w:rsid w:val="001B2160"/>
    <w:rsid w:val="001B2175"/>
    <w:rsid w:val="001B259D"/>
    <w:rsid w:val="001B2602"/>
    <w:rsid w:val="001B26BA"/>
    <w:rsid w:val="001B2DB8"/>
    <w:rsid w:val="001B3352"/>
    <w:rsid w:val="001B34B4"/>
    <w:rsid w:val="001B3853"/>
    <w:rsid w:val="001B3F02"/>
    <w:rsid w:val="001B42A3"/>
    <w:rsid w:val="001B4332"/>
    <w:rsid w:val="001B45C6"/>
    <w:rsid w:val="001B4852"/>
    <w:rsid w:val="001B5146"/>
    <w:rsid w:val="001B56FB"/>
    <w:rsid w:val="001B58C7"/>
    <w:rsid w:val="001B58F5"/>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B28"/>
    <w:rsid w:val="001C0CEE"/>
    <w:rsid w:val="001C149E"/>
    <w:rsid w:val="001C14FC"/>
    <w:rsid w:val="001C1882"/>
    <w:rsid w:val="001C2018"/>
    <w:rsid w:val="001C2826"/>
    <w:rsid w:val="001C28C0"/>
    <w:rsid w:val="001C2AEC"/>
    <w:rsid w:val="001C2B70"/>
    <w:rsid w:val="001C2B85"/>
    <w:rsid w:val="001C2BA5"/>
    <w:rsid w:val="001C2C68"/>
    <w:rsid w:val="001C2F8C"/>
    <w:rsid w:val="001C38C4"/>
    <w:rsid w:val="001C3D28"/>
    <w:rsid w:val="001C3DAC"/>
    <w:rsid w:val="001C3E40"/>
    <w:rsid w:val="001C408A"/>
    <w:rsid w:val="001C4BE3"/>
    <w:rsid w:val="001C4C9C"/>
    <w:rsid w:val="001C50A9"/>
    <w:rsid w:val="001C541D"/>
    <w:rsid w:val="001C56EF"/>
    <w:rsid w:val="001C5FB8"/>
    <w:rsid w:val="001C61A7"/>
    <w:rsid w:val="001C6641"/>
    <w:rsid w:val="001C6AB2"/>
    <w:rsid w:val="001C6C23"/>
    <w:rsid w:val="001C744F"/>
    <w:rsid w:val="001C74B5"/>
    <w:rsid w:val="001C7D5D"/>
    <w:rsid w:val="001C7DCB"/>
    <w:rsid w:val="001D020E"/>
    <w:rsid w:val="001D0B02"/>
    <w:rsid w:val="001D0D31"/>
    <w:rsid w:val="001D0F89"/>
    <w:rsid w:val="001D15DD"/>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D95"/>
    <w:rsid w:val="001D53C0"/>
    <w:rsid w:val="001D552C"/>
    <w:rsid w:val="001D566A"/>
    <w:rsid w:val="001D5A74"/>
    <w:rsid w:val="001D5E0D"/>
    <w:rsid w:val="001D5F10"/>
    <w:rsid w:val="001D618A"/>
    <w:rsid w:val="001D6642"/>
    <w:rsid w:val="001D6972"/>
    <w:rsid w:val="001D69BA"/>
    <w:rsid w:val="001D6A99"/>
    <w:rsid w:val="001D735F"/>
    <w:rsid w:val="001D7480"/>
    <w:rsid w:val="001D7A87"/>
    <w:rsid w:val="001D7B3E"/>
    <w:rsid w:val="001D7FB1"/>
    <w:rsid w:val="001E050E"/>
    <w:rsid w:val="001E06FE"/>
    <w:rsid w:val="001E07AE"/>
    <w:rsid w:val="001E0D6C"/>
    <w:rsid w:val="001E0FF4"/>
    <w:rsid w:val="001E100C"/>
    <w:rsid w:val="001E1254"/>
    <w:rsid w:val="001E140A"/>
    <w:rsid w:val="001E15CD"/>
    <w:rsid w:val="001E1870"/>
    <w:rsid w:val="001E1963"/>
    <w:rsid w:val="001E1CEB"/>
    <w:rsid w:val="001E1F88"/>
    <w:rsid w:val="001E27ED"/>
    <w:rsid w:val="001E2942"/>
    <w:rsid w:val="001E30C2"/>
    <w:rsid w:val="001E3128"/>
    <w:rsid w:val="001E32FF"/>
    <w:rsid w:val="001E3CF7"/>
    <w:rsid w:val="001E4A05"/>
    <w:rsid w:val="001E4F91"/>
    <w:rsid w:val="001E4FF9"/>
    <w:rsid w:val="001E5193"/>
    <w:rsid w:val="001E5406"/>
    <w:rsid w:val="001E556B"/>
    <w:rsid w:val="001E55DE"/>
    <w:rsid w:val="001E5D00"/>
    <w:rsid w:val="001E5D6C"/>
    <w:rsid w:val="001E64B6"/>
    <w:rsid w:val="001E6793"/>
    <w:rsid w:val="001E6CC4"/>
    <w:rsid w:val="001E6D86"/>
    <w:rsid w:val="001E6D88"/>
    <w:rsid w:val="001E6DC2"/>
    <w:rsid w:val="001E6DD8"/>
    <w:rsid w:val="001E6F33"/>
    <w:rsid w:val="001E7029"/>
    <w:rsid w:val="001E720A"/>
    <w:rsid w:val="001E72C0"/>
    <w:rsid w:val="001E7393"/>
    <w:rsid w:val="001E7459"/>
    <w:rsid w:val="001E7479"/>
    <w:rsid w:val="001E74B5"/>
    <w:rsid w:val="001E76F3"/>
    <w:rsid w:val="001E7D80"/>
    <w:rsid w:val="001F054B"/>
    <w:rsid w:val="001F0BA5"/>
    <w:rsid w:val="001F0D15"/>
    <w:rsid w:val="001F138B"/>
    <w:rsid w:val="001F15E2"/>
    <w:rsid w:val="001F19E7"/>
    <w:rsid w:val="001F1C81"/>
    <w:rsid w:val="001F2186"/>
    <w:rsid w:val="001F2DF0"/>
    <w:rsid w:val="001F2FC7"/>
    <w:rsid w:val="001F30E4"/>
    <w:rsid w:val="001F3118"/>
    <w:rsid w:val="001F32C9"/>
    <w:rsid w:val="001F3A0A"/>
    <w:rsid w:val="001F3E7C"/>
    <w:rsid w:val="001F4126"/>
    <w:rsid w:val="001F4A48"/>
    <w:rsid w:val="001F5009"/>
    <w:rsid w:val="001F524B"/>
    <w:rsid w:val="001F52E2"/>
    <w:rsid w:val="001F5B73"/>
    <w:rsid w:val="001F5CAF"/>
    <w:rsid w:val="001F5F9F"/>
    <w:rsid w:val="001F607B"/>
    <w:rsid w:val="001F618A"/>
    <w:rsid w:val="001F682E"/>
    <w:rsid w:val="001F6C22"/>
    <w:rsid w:val="001F6E8E"/>
    <w:rsid w:val="001F6E9E"/>
    <w:rsid w:val="001F6F33"/>
    <w:rsid w:val="001F6F63"/>
    <w:rsid w:val="001F71D0"/>
    <w:rsid w:val="001F72E0"/>
    <w:rsid w:val="001F7337"/>
    <w:rsid w:val="001F7347"/>
    <w:rsid w:val="001F73F5"/>
    <w:rsid w:val="001F7876"/>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4E8"/>
    <w:rsid w:val="00202789"/>
    <w:rsid w:val="00202EA7"/>
    <w:rsid w:val="0020318B"/>
    <w:rsid w:val="002035B2"/>
    <w:rsid w:val="002036C3"/>
    <w:rsid w:val="00203A5A"/>
    <w:rsid w:val="00203D55"/>
    <w:rsid w:val="0020452D"/>
    <w:rsid w:val="00204D4B"/>
    <w:rsid w:val="00204DD0"/>
    <w:rsid w:val="00204F7A"/>
    <w:rsid w:val="00205023"/>
    <w:rsid w:val="002050A3"/>
    <w:rsid w:val="00205DD6"/>
    <w:rsid w:val="00206482"/>
    <w:rsid w:val="00206564"/>
    <w:rsid w:val="0020665C"/>
    <w:rsid w:val="00206744"/>
    <w:rsid w:val="00206B70"/>
    <w:rsid w:val="00206E6B"/>
    <w:rsid w:val="002070E1"/>
    <w:rsid w:val="00207A68"/>
    <w:rsid w:val="00207C53"/>
    <w:rsid w:val="0021084E"/>
    <w:rsid w:val="00210C85"/>
    <w:rsid w:val="00210D81"/>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81"/>
    <w:rsid w:val="002141B9"/>
    <w:rsid w:val="0021426E"/>
    <w:rsid w:val="00214728"/>
    <w:rsid w:val="00214DFD"/>
    <w:rsid w:val="00215345"/>
    <w:rsid w:val="0021576A"/>
    <w:rsid w:val="0021620E"/>
    <w:rsid w:val="0021638B"/>
    <w:rsid w:val="00216A7C"/>
    <w:rsid w:val="00216AA3"/>
    <w:rsid w:val="0021701E"/>
    <w:rsid w:val="00217ED8"/>
    <w:rsid w:val="0022007A"/>
    <w:rsid w:val="00220149"/>
    <w:rsid w:val="00220221"/>
    <w:rsid w:val="002206D7"/>
    <w:rsid w:val="002206DE"/>
    <w:rsid w:val="002210AF"/>
    <w:rsid w:val="00221EC7"/>
    <w:rsid w:val="002227C8"/>
    <w:rsid w:val="00222984"/>
    <w:rsid w:val="00222E6F"/>
    <w:rsid w:val="00223075"/>
    <w:rsid w:val="00223163"/>
    <w:rsid w:val="0022354A"/>
    <w:rsid w:val="0022370E"/>
    <w:rsid w:val="00223C4A"/>
    <w:rsid w:val="00223CCE"/>
    <w:rsid w:val="00224337"/>
    <w:rsid w:val="0022466A"/>
    <w:rsid w:val="00224FBD"/>
    <w:rsid w:val="002257C3"/>
    <w:rsid w:val="00225C82"/>
    <w:rsid w:val="00225CFE"/>
    <w:rsid w:val="002264B0"/>
    <w:rsid w:val="002266C7"/>
    <w:rsid w:val="002267DF"/>
    <w:rsid w:val="00226ACE"/>
    <w:rsid w:val="00226D34"/>
    <w:rsid w:val="00226E89"/>
    <w:rsid w:val="0022701C"/>
    <w:rsid w:val="00227741"/>
    <w:rsid w:val="00227830"/>
    <w:rsid w:val="00227D5B"/>
    <w:rsid w:val="002301CD"/>
    <w:rsid w:val="002302D4"/>
    <w:rsid w:val="0023047A"/>
    <w:rsid w:val="002305BF"/>
    <w:rsid w:val="00230AAC"/>
    <w:rsid w:val="00230E2D"/>
    <w:rsid w:val="00231243"/>
    <w:rsid w:val="002313FA"/>
    <w:rsid w:val="00231E80"/>
    <w:rsid w:val="00231F37"/>
    <w:rsid w:val="00231F63"/>
    <w:rsid w:val="002324FD"/>
    <w:rsid w:val="002325EF"/>
    <w:rsid w:val="00232BEE"/>
    <w:rsid w:val="002330D0"/>
    <w:rsid w:val="0023314F"/>
    <w:rsid w:val="00233856"/>
    <w:rsid w:val="002339F2"/>
    <w:rsid w:val="00233A06"/>
    <w:rsid w:val="00233AFB"/>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191"/>
    <w:rsid w:val="0023655C"/>
    <w:rsid w:val="002365F4"/>
    <w:rsid w:val="0023672C"/>
    <w:rsid w:val="002368FF"/>
    <w:rsid w:val="00237142"/>
    <w:rsid w:val="002376A3"/>
    <w:rsid w:val="00237DF1"/>
    <w:rsid w:val="002402D8"/>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08A"/>
    <w:rsid w:val="0024649A"/>
    <w:rsid w:val="0024664C"/>
    <w:rsid w:val="00246C6F"/>
    <w:rsid w:val="00246D8D"/>
    <w:rsid w:val="00247480"/>
    <w:rsid w:val="00247B27"/>
    <w:rsid w:val="00247EE8"/>
    <w:rsid w:val="00250389"/>
    <w:rsid w:val="002504EE"/>
    <w:rsid w:val="0025051A"/>
    <w:rsid w:val="00250D3B"/>
    <w:rsid w:val="00251340"/>
    <w:rsid w:val="00251384"/>
    <w:rsid w:val="0025185C"/>
    <w:rsid w:val="00251924"/>
    <w:rsid w:val="002525E1"/>
    <w:rsid w:val="00252736"/>
    <w:rsid w:val="002531A6"/>
    <w:rsid w:val="00253622"/>
    <w:rsid w:val="00253A9C"/>
    <w:rsid w:val="00253BBE"/>
    <w:rsid w:val="002542F3"/>
    <w:rsid w:val="00254426"/>
    <w:rsid w:val="00254FCD"/>
    <w:rsid w:val="0025594B"/>
    <w:rsid w:val="00255CFE"/>
    <w:rsid w:val="00255D6A"/>
    <w:rsid w:val="00255DF2"/>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797"/>
    <w:rsid w:val="0026192D"/>
    <w:rsid w:val="00261C51"/>
    <w:rsid w:val="002623A6"/>
    <w:rsid w:val="00262657"/>
    <w:rsid w:val="002628CB"/>
    <w:rsid w:val="00262E16"/>
    <w:rsid w:val="00263009"/>
    <w:rsid w:val="00263103"/>
    <w:rsid w:val="00263170"/>
    <w:rsid w:val="00263320"/>
    <w:rsid w:val="002635AA"/>
    <w:rsid w:val="00263664"/>
    <w:rsid w:val="00263961"/>
    <w:rsid w:val="00263B0C"/>
    <w:rsid w:val="002640AA"/>
    <w:rsid w:val="002646A1"/>
    <w:rsid w:val="00264831"/>
    <w:rsid w:val="0026486B"/>
    <w:rsid w:val="00264BC0"/>
    <w:rsid w:val="00265192"/>
    <w:rsid w:val="00265A72"/>
    <w:rsid w:val="00265BA4"/>
    <w:rsid w:val="00265C26"/>
    <w:rsid w:val="00266082"/>
    <w:rsid w:val="00266218"/>
    <w:rsid w:val="002665C9"/>
    <w:rsid w:val="002665CF"/>
    <w:rsid w:val="00266901"/>
    <w:rsid w:val="00266A6A"/>
    <w:rsid w:val="00266EC0"/>
    <w:rsid w:val="00266F13"/>
    <w:rsid w:val="00267756"/>
    <w:rsid w:val="00267AF4"/>
    <w:rsid w:val="00267B97"/>
    <w:rsid w:val="00267C57"/>
    <w:rsid w:val="00267D57"/>
    <w:rsid w:val="00267EEF"/>
    <w:rsid w:val="00267F8C"/>
    <w:rsid w:val="00270F37"/>
    <w:rsid w:val="00271CAC"/>
    <w:rsid w:val="00271F66"/>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7113"/>
    <w:rsid w:val="00277664"/>
    <w:rsid w:val="002777F4"/>
    <w:rsid w:val="00277946"/>
    <w:rsid w:val="00277E50"/>
    <w:rsid w:val="00280352"/>
    <w:rsid w:val="002805D2"/>
    <w:rsid w:val="0028082C"/>
    <w:rsid w:val="002808B3"/>
    <w:rsid w:val="002809DD"/>
    <w:rsid w:val="00281170"/>
    <w:rsid w:val="00281D92"/>
    <w:rsid w:val="00281EC8"/>
    <w:rsid w:val="00281FF2"/>
    <w:rsid w:val="002822E9"/>
    <w:rsid w:val="002824D1"/>
    <w:rsid w:val="00282896"/>
    <w:rsid w:val="0028304E"/>
    <w:rsid w:val="0028342A"/>
    <w:rsid w:val="00283A48"/>
    <w:rsid w:val="00283BD9"/>
    <w:rsid w:val="00283C4D"/>
    <w:rsid w:val="00284A51"/>
    <w:rsid w:val="00285051"/>
    <w:rsid w:val="00285076"/>
    <w:rsid w:val="00285104"/>
    <w:rsid w:val="002854EF"/>
    <w:rsid w:val="00285775"/>
    <w:rsid w:val="00285867"/>
    <w:rsid w:val="002859FC"/>
    <w:rsid w:val="00285EC1"/>
    <w:rsid w:val="00286157"/>
    <w:rsid w:val="00286228"/>
    <w:rsid w:val="00286240"/>
    <w:rsid w:val="00286629"/>
    <w:rsid w:val="002867E6"/>
    <w:rsid w:val="00286A23"/>
    <w:rsid w:val="00286AEC"/>
    <w:rsid w:val="0028701E"/>
    <w:rsid w:val="002871F4"/>
    <w:rsid w:val="00287421"/>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652"/>
    <w:rsid w:val="00294D5B"/>
    <w:rsid w:val="0029600E"/>
    <w:rsid w:val="0029612E"/>
    <w:rsid w:val="002961C8"/>
    <w:rsid w:val="002967BF"/>
    <w:rsid w:val="00296B2A"/>
    <w:rsid w:val="00296BA7"/>
    <w:rsid w:val="00297052"/>
    <w:rsid w:val="0029716E"/>
    <w:rsid w:val="002971B0"/>
    <w:rsid w:val="002972C0"/>
    <w:rsid w:val="00297389"/>
    <w:rsid w:val="00297B3D"/>
    <w:rsid w:val="00297B74"/>
    <w:rsid w:val="00297D0C"/>
    <w:rsid w:val="002A01DE"/>
    <w:rsid w:val="002A105C"/>
    <w:rsid w:val="002A1106"/>
    <w:rsid w:val="002A1594"/>
    <w:rsid w:val="002A2471"/>
    <w:rsid w:val="002A304A"/>
    <w:rsid w:val="002A3243"/>
    <w:rsid w:val="002A33AB"/>
    <w:rsid w:val="002A38A7"/>
    <w:rsid w:val="002A399C"/>
    <w:rsid w:val="002A3B2F"/>
    <w:rsid w:val="002A3F88"/>
    <w:rsid w:val="002A432B"/>
    <w:rsid w:val="002A4795"/>
    <w:rsid w:val="002A4803"/>
    <w:rsid w:val="002A4E78"/>
    <w:rsid w:val="002A4F67"/>
    <w:rsid w:val="002A4FF9"/>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1EA9"/>
    <w:rsid w:val="002B2016"/>
    <w:rsid w:val="002B2B3B"/>
    <w:rsid w:val="002B2C31"/>
    <w:rsid w:val="002B31A3"/>
    <w:rsid w:val="002B3327"/>
    <w:rsid w:val="002B35D3"/>
    <w:rsid w:val="002B36AC"/>
    <w:rsid w:val="002B3C31"/>
    <w:rsid w:val="002B45E1"/>
    <w:rsid w:val="002B46B5"/>
    <w:rsid w:val="002B4921"/>
    <w:rsid w:val="002B4D60"/>
    <w:rsid w:val="002B4E3A"/>
    <w:rsid w:val="002B53F5"/>
    <w:rsid w:val="002B59C4"/>
    <w:rsid w:val="002B5FDF"/>
    <w:rsid w:val="002B6160"/>
    <w:rsid w:val="002B62F8"/>
    <w:rsid w:val="002B64DD"/>
    <w:rsid w:val="002B6BF1"/>
    <w:rsid w:val="002B6CC1"/>
    <w:rsid w:val="002B6FA9"/>
    <w:rsid w:val="002B6FF8"/>
    <w:rsid w:val="002B7155"/>
    <w:rsid w:val="002B7290"/>
    <w:rsid w:val="002B72AE"/>
    <w:rsid w:val="002B7666"/>
    <w:rsid w:val="002B7ACC"/>
    <w:rsid w:val="002C04F9"/>
    <w:rsid w:val="002C0A1F"/>
    <w:rsid w:val="002C1345"/>
    <w:rsid w:val="002C17FF"/>
    <w:rsid w:val="002C244F"/>
    <w:rsid w:val="002C2682"/>
    <w:rsid w:val="002C2AF1"/>
    <w:rsid w:val="002C2C9B"/>
    <w:rsid w:val="002C34E7"/>
    <w:rsid w:val="002C34EF"/>
    <w:rsid w:val="002C39FA"/>
    <w:rsid w:val="002C3B30"/>
    <w:rsid w:val="002C4286"/>
    <w:rsid w:val="002C45C6"/>
    <w:rsid w:val="002C48FD"/>
    <w:rsid w:val="002C4939"/>
    <w:rsid w:val="002C4C19"/>
    <w:rsid w:val="002C4D69"/>
    <w:rsid w:val="002C4F08"/>
    <w:rsid w:val="002C5AC5"/>
    <w:rsid w:val="002C5CA3"/>
    <w:rsid w:val="002C5E57"/>
    <w:rsid w:val="002C5ECB"/>
    <w:rsid w:val="002C601A"/>
    <w:rsid w:val="002C64F3"/>
    <w:rsid w:val="002C68DF"/>
    <w:rsid w:val="002C6A9D"/>
    <w:rsid w:val="002C6ACF"/>
    <w:rsid w:val="002C6BAE"/>
    <w:rsid w:val="002C6CCF"/>
    <w:rsid w:val="002C6D14"/>
    <w:rsid w:val="002C6E92"/>
    <w:rsid w:val="002C704B"/>
    <w:rsid w:val="002C72C8"/>
    <w:rsid w:val="002C7F11"/>
    <w:rsid w:val="002D0445"/>
    <w:rsid w:val="002D046E"/>
    <w:rsid w:val="002D158C"/>
    <w:rsid w:val="002D18C6"/>
    <w:rsid w:val="002D191E"/>
    <w:rsid w:val="002D1B89"/>
    <w:rsid w:val="002D1DE7"/>
    <w:rsid w:val="002D23F4"/>
    <w:rsid w:val="002D24F3"/>
    <w:rsid w:val="002D264C"/>
    <w:rsid w:val="002D2BBD"/>
    <w:rsid w:val="002D3ADE"/>
    <w:rsid w:val="002D3DC6"/>
    <w:rsid w:val="002D43E6"/>
    <w:rsid w:val="002D4817"/>
    <w:rsid w:val="002D4995"/>
    <w:rsid w:val="002D4D9F"/>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F67"/>
    <w:rsid w:val="002E00A6"/>
    <w:rsid w:val="002E02F5"/>
    <w:rsid w:val="002E035A"/>
    <w:rsid w:val="002E053B"/>
    <w:rsid w:val="002E0756"/>
    <w:rsid w:val="002E0CC2"/>
    <w:rsid w:val="002E0F0E"/>
    <w:rsid w:val="002E125E"/>
    <w:rsid w:val="002E192F"/>
    <w:rsid w:val="002E1F9E"/>
    <w:rsid w:val="002E247C"/>
    <w:rsid w:val="002E24F4"/>
    <w:rsid w:val="002E2C13"/>
    <w:rsid w:val="002E2DEC"/>
    <w:rsid w:val="002E2E1C"/>
    <w:rsid w:val="002E2F10"/>
    <w:rsid w:val="002E2F11"/>
    <w:rsid w:val="002E34D9"/>
    <w:rsid w:val="002E3577"/>
    <w:rsid w:val="002E38CC"/>
    <w:rsid w:val="002E38EA"/>
    <w:rsid w:val="002E3B98"/>
    <w:rsid w:val="002E3D7A"/>
    <w:rsid w:val="002E4140"/>
    <w:rsid w:val="002E41B6"/>
    <w:rsid w:val="002E422E"/>
    <w:rsid w:val="002E50DA"/>
    <w:rsid w:val="002E567D"/>
    <w:rsid w:val="002E56EF"/>
    <w:rsid w:val="002E5BFA"/>
    <w:rsid w:val="002E5F38"/>
    <w:rsid w:val="002E5F56"/>
    <w:rsid w:val="002E6601"/>
    <w:rsid w:val="002E699A"/>
    <w:rsid w:val="002E6DCB"/>
    <w:rsid w:val="002E6F1B"/>
    <w:rsid w:val="002E7660"/>
    <w:rsid w:val="002E769B"/>
    <w:rsid w:val="002F00A0"/>
    <w:rsid w:val="002F0271"/>
    <w:rsid w:val="002F0955"/>
    <w:rsid w:val="002F0DFB"/>
    <w:rsid w:val="002F0FB2"/>
    <w:rsid w:val="002F1708"/>
    <w:rsid w:val="002F18A3"/>
    <w:rsid w:val="002F1B4E"/>
    <w:rsid w:val="002F2A21"/>
    <w:rsid w:val="002F2A86"/>
    <w:rsid w:val="002F3257"/>
    <w:rsid w:val="002F32B4"/>
    <w:rsid w:val="002F33F4"/>
    <w:rsid w:val="002F3519"/>
    <w:rsid w:val="002F3A3A"/>
    <w:rsid w:val="002F3BC7"/>
    <w:rsid w:val="002F3C96"/>
    <w:rsid w:val="002F3DA4"/>
    <w:rsid w:val="002F40D9"/>
    <w:rsid w:val="002F41CD"/>
    <w:rsid w:val="002F41D0"/>
    <w:rsid w:val="002F4469"/>
    <w:rsid w:val="002F44D0"/>
    <w:rsid w:val="002F45E0"/>
    <w:rsid w:val="002F4620"/>
    <w:rsid w:val="002F498E"/>
    <w:rsid w:val="002F4B23"/>
    <w:rsid w:val="002F4C44"/>
    <w:rsid w:val="002F4EB7"/>
    <w:rsid w:val="002F4ED8"/>
    <w:rsid w:val="002F4ED9"/>
    <w:rsid w:val="002F5224"/>
    <w:rsid w:val="002F546A"/>
    <w:rsid w:val="002F5698"/>
    <w:rsid w:val="002F5CB6"/>
    <w:rsid w:val="002F6F9F"/>
    <w:rsid w:val="002F7135"/>
    <w:rsid w:val="002F738F"/>
    <w:rsid w:val="002F7526"/>
    <w:rsid w:val="002F76B5"/>
    <w:rsid w:val="0030007B"/>
    <w:rsid w:val="00300799"/>
    <w:rsid w:val="003015B1"/>
    <w:rsid w:val="0030187C"/>
    <w:rsid w:val="00301A92"/>
    <w:rsid w:val="00301FA4"/>
    <w:rsid w:val="00302206"/>
    <w:rsid w:val="00302358"/>
    <w:rsid w:val="0030285A"/>
    <w:rsid w:val="00302B0C"/>
    <w:rsid w:val="00302BCE"/>
    <w:rsid w:val="00302DEB"/>
    <w:rsid w:val="003033CC"/>
    <w:rsid w:val="0030386F"/>
    <w:rsid w:val="00303A97"/>
    <w:rsid w:val="0030425F"/>
    <w:rsid w:val="00304609"/>
    <w:rsid w:val="003047BF"/>
    <w:rsid w:val="00304C1C"/>
    <w:rsid w:val="00304EB4"/>
    <w:rsid w:val="00305054"/>
    <w:rsid w:val="003051C9"/>
    <w:rsid w:val="00305275"/>
    <w:rsid w:val="0030547A"/>
    <w:rsid w:val="00305736"/>
    <w:rsid w:val="0030669E"/>
    <w:rsid w:val="00307002"/>
    <w:rsid w:val="0030747B"/>
    <w:rsid w:val="00307796"/>
    <w:rsid w:val="00307DB5"/>
    <w:rsid w:val="00310398"/>
    <w:rsid w:val="003104D9"/>
    <w:rsid w:val="003108B9"/>
    <w:rsid w:val="00310919"/>
    <w:rsid w:val="003109C3"/>
    <w:rsid w:val="00310DCC"/>
    <w:rsid w:val="00310F6B"/>
    <w:rsid w:val="00311083"/>
    <w:rsid w:val="003111B0"/>
    <w:rsid w:val="00311798"/>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4A8"/>
    <w:rsid w:val="00320BEA"/>
    <w:rsid w:val="00320DE1"/>
    <w:rsid w:val="00321693"/>
    <w:rsid w:val="003216B3"/>
    <w:rsid w:val="00321F6D"/>
    <w:rsid w:val="003225FB"/>
    <w:rsid w:val="00322623"/>
    <w:rsid w:val="00322FB9"/>
    <w:rsid w:val="003234BA"/>
    <w:rsid w:val="00323D7E"/>
    <w:rsid w:val="00324622"/>
    <w:rsid w:val="0032469F"/>
    <w:rsid w:val="0032537E"/>
    <w:rsid w:val="0032585D"/>
    <w:rsid w:val="003261DD"/>
    <w:rsid w:val="003264AB"/>
    <w:rsid w:val="0032673D"/>
    <w:rsid w:val="0032675A"/>
    <w:rsid w:val="00326915"/>
    <w:rsid w:val="00326CFC"/>
    <w:rsid w:val="00326D3A"/>
    <w:rsid w:val="00326DD3"/>
    <w:rsid w:val="00326EA4"/>
    <w:rsid w:val="00327217"/>
    <w:rsid w:val="00327E80"/>
    <w:rsid w:val="00330128"/>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91"/>
    <w:rsid w:val="003373BF"/>
    <w:rsid w:val="00337528"/>
    <w:rsid w:val="0034023D"/>
    <w:rsid w:val="00340D7C"/>
    <w:rsid w:val="00341652"/>
    <w:rsid w:val="0034217A"/>
    <w:rsid w:val="00342459"/>
    <w:rsid w:val="003426E0"/>
    <w:rsid w:val="00342ABA"/>
    <w:rsid w:val="0034351E"/>
    <w:rsid w:val="00343788"/>
    <w:rsid w:val="003439FD"/>
    <w:rsid w:val="00343C4F"/>
    <w:rsid w:val="00343E53"/>
    <w:rsid w:val="0034467D"/>
    <w:rsid w:val="00344710"/>
    <w:rsid w:val="0034479C"/>
    <w:rsid w:val="00344CDD"/>
    <w:rsid w:val="00344EBC"/>
    <w:rsid w:val="00344F16"/>
    <w:rsid w:val="003454D4"/>
    <w:rsid w:val="003455A4"/>
    <w:rsid w:val="00345952"/>
    <w:rsid w:val="0034595C"/>
    <w:rsid w:val="00345A39"/>
    <w:rsid w:val="00345D8D"/>
    <w:rsid w:val="00345EE6"/>
    <w:rsid w:val="003460C5"/>
    <w:rsid w:val="0034628B"/>
    <w:rsid w:val="003466B9"/>
    <w:rsid w:val="003469BC"/>
    <w:rsid w:val="00346BF7"/>
    <w:rsid w:val="00346DB0"/>
    <w:rsid w:val="00346FB5"/>
    <w:rsid w:val="00347083"/>
    <w:rsid w:val="003470A2"/>
    <w:rsid w:val="0034797B"/>
    <w:rsid w:val="003504FE"/>
    <w:rsid w:val="00350739"/>
    <w:rsid w:val="00350D25"/>
    <w:rsid w:val="00351009"/>
    <w:rsid w:val="003512B4"/>
    <w:rsid w:val="003514AF"/>
    <w:rsid w:val="003515E7"/>
    <w:rsid w:val="00351C8B"/>
    <w:rsid w:val="00352266"/>
    <w:rsid w:val="0035277C"/>
    <w:rsid w:val="00352B15"/>
    <w:rsid w:val="00352FBF"/>
    <w:rsid w:val="00353008"/>
    <w:rsid w:val="00353022"/>
    <w:rsid w:val="00353081"/>
    <w:rsid w:val="00353421"/>
    <w:rsid w:val="00353872"/>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637"/>
    <w:rsid w:val="00361829"/>
    <w:rsid w:val="00362B18"/>
    <w:rsid w:val="00363BDE"/>
    <w:rsid w:val="00364366"/>
    <w:rsid w:val="003646E4"/>
    <w:rsid w:val="00365313"/>
    <w:rsid w:val="0036550D"/>
    <w:rsid w:val="00365533"/>
    <w:rsid w:val="00365625"/>
    <w:rsid w:val="00365A52"/>
    <w:rsid w:val="00365CBB"/>
    <w:rsid w:val="00365E09"/>
    <w:rsid w:val="003663B8"/>
    <w:rsid w:val="00366830"/>
    <w:rsid w:val="003668B7"/>
    <w:rsid w:val="00366F98"/>
    <w:rsid w:val="0036710B"/>
    <w:rsid w:val="00367922"/>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A05"/>
    <w:rsid w:val="00373A0B"/>
    <w:rsid w:val="00373C4E"/>
    <w:rsid w:val="00373DF9"/>
    <w:rsid w:val="00373E5A"/>
    <w:rsid w:val="003743B0"/>
    <w:rsid w:val="00374528"/>
    <w:rsid w:val="003747C3"/>
    <w:rsid w:val="003748C0"/>
    <w:rsid w:val="00374927"/>
    <w:rsid w:val="00374CB4"/>
    <w:rsid w:val="00374FA7"/>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DB3"/>
    <w:rsid w:val="00381DE3"/>
    <w:rsid w:val="00381F63"/>
    <w:rsid w:val="0038224F"/>
    <w:rsid w:val="00382906"/>
    <w:rsid w:val="00382E88"/>
    <w:rsid w:val="00382EF2"/>
    <w:rsid w:val="003831E2"/>
    <w:rsid w:val="003831E6"/>
    <w:rsid w:val="00384087"/>
    <w:rsid w:val="00384773"/>
    <w:rsid w:val="0038490D"/>
    <w:rsid w:val="00384B39"/>
    <w:rsid w:val="00384C41"/>
    <w:rsid w:val="00384E55"/>
    <w:rsid w:val="00385947"/>
    <w:rsid w:val="00385AC8"/>
    <w:rsid w:val="00385AE0"/>
    <w:rsid w:val="00385C87"/>
    <w:rsid w:val="003861A3"/>
    <w:rsid w:val="00386C62"/>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6F0"/>
    <w:rsid w:val="0039381F"/>
    <w:rsid w:val="00393B8D"/>
    <w:rsid w:val="00393C17"/>
    <w:rsid w:val="0039443E"/>
    <w:rsid w:val="00394481"/>
    <w:rsid w:val="003944A4"/>
    <w:rsid w:val="003947CF"/>
    <w:rsid w:val="003948CA"/>
    <w:rsid w:val="00394A3F"/>
    <w:rsid w:val="00394A4D"/>
    <w:rsid w:val="00394F28"/>
    <w:rsid w:val="0039522D"/>
    <w:rsid w:val="0039565B"/>
    <w:rsid w:val="00395F4C"/>
    <w:rsid w:val="00396D08"/>
    <w:rsid w:val="00397565"/>
    <w:rsid w:val="00397582"/>
    <w:rsid w:val="0039769F"/>
    <w:rsid w:val="00397860"/>
    <w:rsid w:val="00397AB3"/>
    <w:rsid w:val="00397EF6"/>
    <w:rsid w:val="003A0485"/>
    <w:rsid w:val="003A0496"/>
    <w:rsid w:val="003A0AA2"/>
    <w:rsid w:val="003A0D4C"/>
    <w:rsid w:val="003A0D94"/>
    <w:rsid w:val="003A0F15"/>
    <w:rsid w:val="003A195B"/>
    <w:rsid w:val="003A2469"/>
    <w:rsid w:val="003A28B0"/>
    <w:rsid w:val="003A2ED3"/>
    <w:rsid w:val="003A3013"/>
    <w:rsid w:val="003A3162"/>
    <w:rsid w:val="003A4522"/>
    <w:rsid w:val="003A4583"/>
    <w:rsid w:val="003A46FA"/>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16A"/>
    <w:rsid w:val="003B02DD"/>
    <w:rsid w:val="003B03AD"/>
    <w:rsid w:val="003B0B73"/>
    <w:rsid w:val="003B0C16"/>
    <w:rsid w:val="003B0D17"/>
    <w:rsid w:val="003B1007"/>
    <w:rsid w:val="003B1026"/>
    <w:rsid w:val="003B137D"/>
    <w:rsid w:val="003B1591"/>
    <w:rsid w:val="003B16BA"/>
    <w:rsid w:val="003B176A"/>
    <w:rsid w:val="003B18A2"/>
    <w:rsid w:val="003B18EC"/>
    <w:rsid w:val="003B1D84"/>
    <w:rsid w:val="003B258B"/>
    <w:rsid w:val="003B2876"/>
    <w:rsid w:val="003B2B8F"/>
    <w:rsid w:val="003B2F36"/>
    <w:rsid w:val="003B2F88"/>
    <w:rsid w:val="003B2FDB"/>
    <w:rsid w:val="003B3A2B"/>
    <w:rsid w:val="003B3BEA"/>
    <w:rsid w:val="003B3E45"/>
    <w:rsid w:val="003B46F5"/>
    <w:rsid w:val="003B4EBB"/>
    <w:rsid w:val="003B54D0"/>
    <w:rsid w:val="003B5863"/>
    <w:rsid w:val="003B5B99"/>
    <w:rsid w:val="003B5EB3"/>
    <w:rsid w:val="003B619B"/>
    <w:rsid w:val="003B63C4"/>
    <w:rsid w:val="003B689D"/>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4CD"/>
    <w:rsid w:val="003C6546"/>
    <w:rsid w:val="003C69D6"/>
    <w:rsid w:val="003C6D41"/>
    <w:rsid w:val="003C7192"/>
    <w:rsid w:val="003C742B"/>
    <w:rsid w:val="003C7A3A"/>
    <w:rsid w:val="003C7B4D"/>
    <w:rsid w:val="003C7FDD"/>
    <w:rsid w:val="003D01DA"/>
    <w:rsid w:val="003D04ED"/>
    <w:rsid w:val="003D0946"/>
    <w:rsid w:val="003D096C"/>
    <w:rsid w:val="003D0D59"/>
    <w:rsid w:val="003D1362"/>
    <w:rsid w:val="003D1574"/>
    <w:rsid w:val="003D1735"/>
    <w:rsid w:val="003D1799"/>
    <w:rsid w:val="003D1D44"/>
    <w:rsid w:val="003D1D5B"/>
    <w:rsid w:val="003D1FD2"/>
    <w:rsid w:val="003D2AD1"/>
    <w:rsid w:val="003D2C26"/>
    <w:rsid w:val="003D2F7C"/>
    <w:rsid w:val="003D35E5"/>
    <w:rsid w:val="003D3602"/>
    <w:rsid w:val="003D3776"/>
    <w:rsid w:val="003D3ED9"/>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3004"/>
    <w:rsid w:val="003E3A06"/>
    <w:rsid w:val="003E3AF4"/>
    <w:rsid w:val="003E420F"/>
    <w:rsid w:val="003E44E6"/>
    <w:rsid w:val="003E4502"/>
    <w:rsid w:val="003E4992"/>
    <w:rsid w:val="003E4B1D"/>
    <w:rsid w:val="003E4B83"/>
    <w:rsid w:val="003E4CF7"/>
    <w:rsid w:val="003E529D"/>
    <w:rsid w:val="003E5487"/>
    <w:rsid w:val="003E548B"/>
    <w:rsid w:val="003E59E9"/>
    <w:rsid w:val="003E5E4E"/>
    <w:rsid w:val="003E5E54"/>
    <w:rsid w:val="003E6050"/>
    <w:rsid w:val="003E61D4"/>
    <w:rsid w:val="003E647B"/>
    <w:rsid w:val="003E668E"/>
    <w:rsid w:val="003E6D0E"/>
    <w:rsid w:val="003E733D"/>
    <w:rsid w:val="003E745E"/>
    <w:rsid w:val="003E782C"/>
    <w:rsid w:val="003E793F"/>
    <w:rsid w:val="003E7EC9"/>
    <w:rsid w:val="003E7F1C"/>
    <w:rsid w:val="003F0010"/>
    <w:rsid w:val="003F0532"/>
    <w:rsid w:val="003F09A3"/>
    <w:rsid w:val="003F0E1C"/>
    <w:rsid w:val="003F1095"/>
    <w:rsid w:val="003F140B"/>
    <w:rsid w:val="003F1611"/>
    <w:rsid w:val="003F19AF"/>
    <w:rsid w:val="003F1CBA"/>
    <w:rsid w:val="003F215C"/>
    <w:rsid w:val="003F25F7"/>
    <w:rsid w:val="003F29FD"/>
    <w:rsid w:val="003F2D6A"/>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681"/>
    <w:rsid w:val="003F7880"/>
    <w:rsid w:val="003F7AFE"/>
    <w:rsid w:val="003F7D22"/>
    <w:rsid w:val="004009F2"/>
    <w:rsid w:val="00400D69"/>
    <w:rsid w:val="00400E87"/>
    <w:rsid w:val="00401AA7"/>
    <w:rsid w:val="004020C2"/>
    <w:rsid w:val="004020D1"/>
    <w:rsid w:val="00402554"/>
    <w:rsid w:val="004027E3"/>
    <w:rsid w:val="00402892"/>
    <w:rsid w:val="00402BE2"/>
    <w:rsid w:val="00402C36"/>
    <w:rsid w:val="00402CEA"/>
    <w:rsid w:val="00402D3B"/>
    <w:rsid w:val="00402E8C"/>
    <w:rsid w:val="004034FE"/>
    <w:rsid w:val="004035F4"/>
    <w:rsid w:val="00403823"/>
    <w:rsid w:val="004039BC"/>
    <w:rsid w:val="004039D1"/>
    <w:rsid w:val="00403A6A"/>
    <w:rsid w:val="00403A81"/>
    <w:rsid w:val="00403BFD"/>
    <w:rsid w:val="004041AE"/>
    <w:rsid w:val="00404678"/>
    <w:rsid w:val="0040497D"/>
    <w:rsid w:val="00405354"/>
    <w:rsid w:val="004060CC"/>
    <w:rsid w:val="0040666D"/>
    <w:rsid w:val="00406B05"/>
    <w:rsid w:val="00406B5C"/>
    <w:rsid w:val="00406D15"/>
    <w:rsid w:val="004075DE"/>
    <w:rsid w:val="004076AD"/>
    <w:rsid w:val="00407A77"/>
    <w:rsid w:val="004101D6"/>
    <w:rsid w:val="004103D5"/>
    <w:rsid w:val="004104F2"/>
    <w:rsid w:val="00410DB7"/>
    <w:rsid w:val="00410E3C"/>
    <w:rsid w:val="00410F87"/>
    <w:rsid w:val="00411291"/>
    <w:rsid w:val="00411628"/>
    <w:rsid w:val="00411703"/>
    <w:rsid w:val="0041192E"/>
    <w:rsid w:val="00411F65"/>
    <w:rsid w:val="004125EA"/>
    <w:rsid w:val="004128AF"/>
    <w:rsid w:val="00412A00"/>
    <w:rsid w:val="00413ACE"/>
    <w:rsid w:val="00413B9E"/>
    <w:rsid w:val="00413CB1"/>
    <w:rsid w:val="0041482B"/>
    <w:rsid w:val="00414ABE"/>
    <w:rsid w:val="00414AE0"/>
    <w:rsid w:val="00414D9F"/>
    <w:rsid w:val="00414E21"/>
    <w:rsid w:val="00414E77"/>
    <w:rsid w:val="00415464"/>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7C6"/>
    <w:rsid w:val="004178D5"/>
    <w:rsid w:val="00417CC0"/>
    <w:rsid w:val="004200D0"/>
    <w:rsid w:val="00420103"/>
    <w:rsid w:val="0042021E"/>
    <w:rsid w:val="004203A9"/>
    <w:rsid w:val="0042054A"/>
    <w:rsid w:val="00420C56"/>
    <w:rsid w:val="00421113"/>
    <w:rsid w:val="004213DA"/>
    <w:rsid w:val="004215C0"/>
    <w:rsid w:val="00421A09"/>
    <w:rsid w:val="00421B3F"/>
    <w:rsid w:val="0042235B"/>
    <w:rsid w:val="00422563"/>
    <w:rsid w:val="00422A29"/>
    <w:rsid w:val="004233C1"/>
    <w:rsid w:val="004233EB"/>
    <w:rsid w:val="004233FB"/>
    <w:rsid w:val="004236DD"/>
    <w:rsid w:val="004238C9"/>
    <w:rsid w:val="00423BAB"/>
    <w:rsid w:val="00423BD0"/>
    <w:rsid w:val="00424021"/>
    <w:rsid w:val="00424482"/>
    <w:rsid w:val="0042535B"/>
    <w:rsid w:val="0042535C"/>
    <w:rsid w:val="00425553"/>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194"/>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1B68"/>
    <w:rsid w:val="00441EF0"/>
    <w:rsid w:val="00442343"/>
    <w:rsid w:val="00442611"/>
    <w:rsid w:val="00442A16"/>
    <w:rsid w:val="00442C88"/>
    <w:rsid w:val="00442D84"/>
    <w:rsid w:val="004431FF"/>
    <w:rsid w:val="004432C4"/>
    <w:rsid w:val="00443428"/>
    <w:rsid w:val="00443582"/>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6423"/>
    <w:rsid w:val="004465E9"/>
    <w:rsid w:val="00446896"/>
    <w:rsid w:val="004468EE"/>
    <w:rsid w:val="0044704B"/>
    <w:rsid w:val="004471DB"/>
    <w:rsid w:val="00447252"/>
    <w:rsid w:val="00447761"/>
    <w:rsid w:val="004479C2"/>
    <w:rsid w:val="004479F3"/>
    <w:rsid w:val="00450222"/>
    <w:rsid w:val="00450856"/>
    <w:rsid w:val="00450C4F"/>
    <w:rsid w:val="00450CE9"/>
    <w:rsid w:val="0045102A"/>
    <w:rsid w:val="00451437"/>
    <w:rsid w:val="00451824"/>
    <w:rsid w:val="00452532"/>
    <w:rsid w:val="00452810"/>
    <w:rsid w:val="00452BF5"/>
    <w:rsid w:val="00452C82"/>
    <w:rsid w:val="0045343B"/>
    <w:rsid w:val="004536EB"/>
    <w:rsid w:val="004539DE"/>
    <w:rsid w:val="00453A7E"/>
    <w:rsid w:val="00453AB4"/>
    <w:rsid w:val="0045438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6FF"/>
    <w:rsid w:val="004607D5"/>
    <w:rsid w:val="00460ACE"/>
    <w:rsid w:val="00460B07"/>
    <w:rsid w:val="00460BBB"/>
    <w:rsid w:val="00461328"/>
    <w:rsid w:val="0046141F"/>
    <w:rsid w:val="00461A45"/>
    <w:rsid w:val="004620EE"/>
    <w:rsid w:val="0046282B"/>
    <w:rsid w:val="00462FE6"/>
    <w:rsid w:val="00464262"/>
    <w:rsid w:val="00464783"/>
    <w:rsid w:val="004647FA"/>
    <w:rsid w:val="004648BC"/>
    <w:rsid w:val="0046507F"/>
    <w:rsid w:val="00465559"/>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4F4"/>
    <w:rsid w:val="0047374A"/>
    <w:rsid w:val="00473929"/>
    <w:rsid w:val="00473A08"/>
    <w:rsid w:val="00473E40"/>
    <w:rsid w:val="0047455E"/>
    <w:rsid w:val="00474572"/>
    <w:rsid w:val="004747A5"/>
    <w:rsid w:val="004749A2"/>
    <w:rsid w:val="00474F4C"/>
    <w:rsid w:val="00474F4F"/>
    <w:rsid w:val="00475652"/>
    <w:rsid w:val="00475CA2"/>
    <w:rsid w:val="004766C6"/>
    <w:rsid w:val="00476829"/>
    <w:rsid w:val="00477570"/>
    <w:rsid w:val="004777AD"/>
    <w:rsid w:val="00477880"/>
    <w:rsid w:val="00477885"/>
    <w:rsid w:val="00477E8D"/>
    <w:rsid w:val="00480144"/>
    <w:rsid w:val="00480307"/>
    <w:rsid w:val="0048037A"/>
    <w:rsid w:val="004804D8"/>
    <w:rsid w:val="004806BF"/>
    <w:rsid w:val="004806CB"/>
    <w:rsid w:val="0048096E"/>
    <w:rsid w:val="00480EAB"/>
    <w:rsid w:val="004811A0"/>
    <w:rsid w:val="004813BB"/>
    <w:rsid w:val="00481C89"/>
    <w:rsid w:val="0048216B"/>
    <w:rsid w:val="004822F3"/>
    <w:rsid w:val="0048245B"/>
    <w:rsid w:val="00482B4B"/>
    <w:rsid w:val="00482C84"/>
    <w:rsid w:val="0048305C"/>
    <w:rsid w:val="00483444"/>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021"/>
    <w:rsid w:val="0049567B"/>
    <w:rsid w:val="00495937"/>
    <w:rsid w:val="00495FFF"/>
    <w:rsid w:val="0049602A"/>
    <w:rsid w:val="0049619B"/>
    <w:rsid w:val="004966F9"/>
    <w:rsid w:val="00496705"/>
    <w:rsid w:val="00496853"/>
    <w:rsid w:val="00496BF6"/>
    <w:rsid w:val="0049711B"/>
    <w:rsid w:val="00497285"/>
    <w:rsid w:val="00497307"/>
    <w:rsid w:val="00497BBF"/>
    <w:rsid w:val="00497D1A"/>
    <w:rsid w:val="004A0509"/>
    <w:rsid w:val="004A0684"/>
    <w:rsid w:val="004A097B"/>
    <w:rsid w:val="004A113B"/>
    <w:rsid w:val="004A122A"/>
    <w:rsid w:val="004A217E"/>
    <w:rsid w:val="004A24E3"/>
    <w:rsid w:val="004A2670"/>
    <w:rsid w:val="004A2F06"/>
    <w:rsid w:val="004A3175"/>
    <w:rsid w:val="004A32F4"/>
    <w:rsid w:val="004A3DB3"/>
    <w:rsid w:val="004A3E21"/>
    <w:rsid w:val="004A3E7B"/>
    <w:rsid w:val="004A4086"/>
    <w:rsid w:val="004A4546"/>
    <w:rsid w:val="004A47ED"/>
    <w:rsid w:val="004A4A5E"/>
    <w:rsid w:val="004A4AD0"/>
    <w:rsid w:val="004A4FCC"/>
    <w:rsid w:val="004A5155"/>
    <w:rsid w:val="004A530E"/>
    <w:rsid w:val="004A61C6"/>
    <w:rsid w:val="004A63AF"/>
    <w:rsid w:val="004A64D8"/>
    <w:rsid w:val="004A719B"/>
    <w:rsid w:val="004A7484"/>
    <w:rsid w:val="004A77A1"/>
    <w:rsid w:val="004A7FFB"/>
    <w:rsid w:val="004B042B"/>
    <w:rsid w:val="004B0694"/>
    <w:rsid w:val="004B09F2"/>
    <w:rsid w:val="004B0C06"/>
    <w:rsid w:val="004B0D84"/>
    <w:rsid w:val="004B0F4E"/>
    <w:rsid w:val="004B116C"/>
    <w:rsid w:val="004B11D1"/>
    <w:rsid w:val="004B1874"/>
    <w:rsid w:val="004B1BB7"/>
    <w:rsid w:val="004B2506"/>
    <w:rsid w:val="004B29E8"/>
    <w:rsid w:val="004B2B67"/>
    <w:rsid w:val="004B2E06"/>
    <w:rsid w:val="004B319D"/>
    <w:rsid w:val="004B3AF0"/>
    <w:rsid w:val="004B3EED"/>
    <w:rsid w:val="004B4195"/>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749"/>
    <w:rsid w:val="004B7A40"/>
    <w:rsid w:val="004B7C1D"/>
    <w:rsid w:val="004B7D9F"/>
    <w:rsid w:val="004B7E94"/>
    <w:rsid w:val="004B7F1E"/>
    <w:rsid w:val="004B7FAE"/>
    <w:rsid w:val="004C039B"/>
    <w:rsid w:val="004C03C7"/>
    <w:rsid w:val="004C04CA"/>
    <w:rsid w:val="004C072B"/>
    <w:rsid w:val="004C0C34"/>
    <w:rsid w:val="004C0C5B"/>
    <w:rsid w:val="004C14A7"/>
    <w:rsid w:val="004C162D"/>
    <w:rsid w:val="004C2A7E"/>
    <w:rsid w:val="004C2A95"/>
    <w:rsid w:val="004C2B8A"/>
    <w:rsid w:val="004C3497"/>
    <w:rsid w:val="004C34E2"/>
    <w:rsid w:val="004C35D9"/>
    <w:rsid w:val="004C3803"/>
    <w:rsid w:val="004C38B0"/>
    <w:rsid w:val="004C38B7"/>
    <w:rsid w:val="004C38FF"/>
    <w:rsid w:val="004C3B80"/>
    <w:rsid w:val="004C3C74"/>
    <w:rsid w:val="004C3FB5"/>
    <w:rsid w:val="004C4126"/>
    <w:rsid w:val="004C438B"/>
    <w:rsid w:val="004C4B4E"/>
    <w:rsid w:val="004C4D01"/>
    <w:rsid w:val="004C577D"/>
    <w:rsid w:val="004C59B2"/>
    <w:rsid w:val="004C6274"/>
    <w:rsid w:val="004C6C24"/>
    <w:rsid w:val="004C6C61"/>
    <w:rsid w:val="004C6E0F"/>
    <w:rsid w:val="004C708A"/>
    <w:rsid w:val="004C7173"/>
    <w:rsid w:val="004C743B"/>
    <w:rsid w:val="004C7789"/>
    <w:rsid w:val="004C7A1D"/>
    <w:rsid w:val="004C7AB4"/>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C6F"/>
    <w:rsid w:val="004D3F72"/>
    <w:rsid w:val="004D40F3"/>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D7FD6"/>
    <w:rsid w:val="004E0496"/>
    <w:rsid w:val="004E04BF"/>
    <w:rsid w:val="004E0F0D"/>
    <w:rsid w:val="004E129A"/>
    <w:rsid w:val="004E1454"/>
    <w:rsid w:val="004E15BB"/>
    <w:rsid w:val="004E15E6"/>
    <w:rsid w:val="004E1C7A"/>
    <w:rsid w:val="004E21FA"/>
    <w:rsid w:val="004E260E"/>
    <w:rsid w:val="004E298C"/>
    <w:rsid w:val="004E2C97"/>
    <w:rsid w:val="004E2D9F"/>
    <w:rsid w:val="004E37F1"/>
    <w:rsid w:val="004E395D"/>
    <w:rsid w:val="004E4239"/>
    <w:rsid w:val="004E42A5"/>
    <w:rsid w:val="004E46E7"/>
    <w:rsid w:val="004E4747"/>
    <w:rsid w:val="004E4B69"/>
    <w:rsid w:val="004E4BF1"/>
    <w:rsid w:val="004E4CD8"/>
    <w:rsid w:val="004E53D1"/>
    <w:rsid w:val="004E54B7"/>
    <w:rsid w:val="004E561C"/>
    <w:rsid w:val="004E569E"/>
    <w:rsid w:val="004E569F"/>
    <w:rsid w:val="004E5964"/>
    <w:rsid w:val="004E5A3D"/>
    <w:rsid w:val="004E5B47"/>
    <w:rsid w:val="004E5F5A"/>
    <w:rsid w:val="004E62B5"/>
    <w:rsid w:val="004E6A07"/>
    <w:rsid w:val="004E6C62"/>
    <w:rsid w:val="004E7218"/>
    <w:rsid w:val="004E7643"/>
    <w:rsid w:val="004E77B2"/>
    <w:rsid w:val="004E7D47"/>
    <w:rsid w:val="004E7FB4"/>
    <w:rsid w:val="004F042C"/>
    <w:rsid w:val="004F0838"/>
    <w:rsid w:val="004F11D7"/>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102"/>
    <w:rsid w:val="00501212"/>
    <w:rsid w:val="00502242"/>
    <w:rsid w:val="005023C3"/>
    <w:rsid w:val="005025A3"/>
    <w:rsid w:val="00502A6C"/>
    <w:rsid w:val="00502A9C"/>
    <w:rsid w:val="005031F2"/>
    <w:rsid w:val="005035D2"/>
    <w:rsid w:val="00503616"/>
    <w:rsid w:val="00503743"/>
    <w:rsid w:val="00503AC3"/>
    <w:rsid w:val="0050424B"/>
    <w:rsid w:val="0050436B"/>
    <w:rsid w:val="005046C1"/>
    <w:rsid w:val="005049CD"/>
    <w:rsid w:val="00504D74"/>
    <w:rsid w:val="00504DB6"/>
    <w:rsid w:val="005053C2"/>
    <w:rsid w:val="00505740"/>
    <w:rsid w:val="00505773"/>
    <w:rsid w:val="005057E8"/>
    <w:rsid w:val="005058ED"/>
    <w:rsid w:val="005058FA"/>
    <w:rsid w:val="0050624F"/>
    <w:rsid w:val="00506BB4"/>
    <w:rsid w:val="00506BC7"/>
    <w:rsid w:val="00506C35"/>
    <w:rsid w:val="00506CE2"/>
    <w:rsid w:val="00506E7B"/>
    <w:rsid w:val="0050744C"/>
    <w:rsid w:val="0050760E"/>
    <w:rsid w:val="005077B0"/>
    <w:rsid w:val="00507F3A"/>
    <w:rsid w:val="00507FAA"/>
    <w:rsid w:val="005102B1"/>
    <w:rsid w:val="00510806"/>
    <w:rsid w:val="00511096"/>
    <w:rsid w:val="005115E7"/>
    <w:rsid w:val="00512405"/>
    <w:rsid w:val="0051248B"/>
    <w:rsid w:val="005124C1"/>
    <w:rsid w:val="00512DE5"/>
    <w:rsid w:val="00513103"/>
    <w:rsid w:val="005131D4"/>
    <w:rsid w:val="0051326C"/>
    <w:rsid w:val="005135F2"/>
    <w:rsid w:val="005144EC"/>
    <w:rsid w:val="00514B88"/>
    <w:rsid w:val="005150DE"/>
    <w:rsid w:val="0051528F"/>
    <w:rsid w:val="0051574A"/>
    <w:rsid w:val="00515BCE"/>
    <w:rsid w:val="00515E90"/>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5F2"/>
    <w:rsid w:val="00521EDB"/>
    <w:rsid w:val="00522A64"/>
    <w:rsid w:val="00522B98"/>
    <w:rsid w:val="00522CC6"/>
    <w:rsid w:val="00523ACA"/>
    <w:rsid w:val="0052401E"/>
    <w:rsid w:val="0052415B"/>
    <w:rsid w:val="00524430"/>
    <w:rsid w:val="005247F8"/>
    <w:rsid w:val="00524A3B"/>
    <w:rsid w:val="00524D83"/>
    <w:rsid w:val="00524E36"/>
    <w:rsid w:val="005251BC"/>
    <w:rsid w:val="00526644"/>
    <w:rsid w:val="005268B0"/>
    <w:rsid w:val="00526B15"/>
    <w:rsid w:val="00526E68"/>
    <w:rsid w:val="0052710B"/>
    <w:rsid w:val="00527804"/>
    <w:rsid w:val="0052791C"/>
    <w:rsid w:val="005300D1"/>
    <w:rsid w:val="0053028B"/>
    <w:rsid w:val="00530788"/>
    <w:rsid w:val="00530A0B"/>
    <w:rsid w:val="00530A1A"/>
    <w:rsid w:val="00530BAD"/>
    <w:rsid w:val="00530D57"/>
    <w:rsid w:val="00530F92"/>
    <w:rsid w:val="00531180"/>
    <w:rsid w:val="00531658"/>
    <w:rsid w:val="00531979"/>
    <w:rsid w:val="0053227B"/>
    <w:rsid w:val="0053269B"/>
    <w:rsid w:val="00532786"/>
    <w:rsid w:val="00532828"/>
    <w:rsid w:val="00532A16"/>
    <w:rsid w:val="00532CF3"/>
    <w:rsid w:val="00532F61"/>
    <w:rsid w:val="00533386"/>
    <w:rsid w:val="00533888"/>
    <w:rsid w:val="00533EAE"/>
    <w:rsid w:val="00533FB8"/>
    <w:rsid w:val="0053420E"/>
    <w:rsid w:val="00534476"/>
    <w:rsid w:val="005347CB"/>
    <w:rsid w:val="005347E4"/>
    <w:rsid w:val="00535367"/>
    <w:rsid w:val="00535373"/>
    <w:rsid w:val="005357F2"/>
    <w:rsid w:val="00535851"/>
    <w:rsid w:val="005359D3"/>
    <w:rsid w:val="00535BD1"/>
    <w:rsid w:val="00535F8B"/>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1A83"/>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7D0E"/>
    <w:rsid w:val="00547F85"/>
    <w:rsid w:val="00550340"/>
    <w:rsid w:val="00550CB7"/>
    <w:rsid w:val="0055153A"/>
    <w:rsid w:val="00552417"/>
    <w:rsid w:val="005524ED"/>
    <w:rsid w:val="0055265A"/>
    <w:rsid w:val="00552A13"/>
    <w:rsid w:val="00552D28"/>
    <w:rsid w:val="005532C2"/>
    <w:rsid w:val="0055339D"/>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BF8"/>
    <w:rsid w:val="00560C1C"/>
    <w:rsid w:val="00560C7D"/>
    <w:rsid w:val="005613B8"/>
    <w:rsid w:val="00561441"/>
    <w:rsid w:val="00561576"/>
    <w:rsid w:val="00561910"/>
    <w:rsid w:val="00561C78"/>
    <w:rsid w:val="00561D42"/>
    <w:rsid w:val="00562404"/>
    <w:rsid w:val="0056244F"/>
    <w:rsid w:val="00562628"/>
    <w:rsid w:val="005626AC"/>
    <w:rsid w:val="00562759"/>
    <w:rsid w:val="0056284C"/>
    <w:rsid w:val="00562BC5"/>
    <w:rsid w:val="0056369D"/>
    <w:rsid w:val="005637A0"/>
    <w:rsid w:val="005637B3"/>
    <w:rsid w:val="00563AA4"/>
    <w:rsid w:val="00564174"/>
    <w:rsid w:val="00564873"/>
    <w:rsid w:val="00564CC3"/>
    <w:rsid w:val="00564D25"/>
    <w:rsid w:val="0056515E"/>
    <w:rsid w:val="005656E6"/>
    <w:rsid w:val="00565818"/>
    <w:rsid w:val="005659D3"/>
    <w:rsid w:val="00565DC0"/>
    <w:rsid w:val="0056644B"/>
    <w:rsid w:val="00566D3C"/>
    <w:rsid w:val="00567010"/>
    <w:rsid w:val="0056762D"/>
    <w:rsid w:val="005677AA"/>
    <w:rsid w:val="00570042"/>
    <w:rsid w:val="00570097"/>
    <w:rsid w:val="005706B8"/>
    <w:rsid w:val="005706EE"/>
    <w:rsid w:val="005707DA"/>
    <w:rsid w:val="0057094F"/>
    <w:rsid w:val="00570A43"/>
    <w:rsid w:val="00570D0C"/>
    <w:rsid w:val="00570D0F"/>
    <w:rsid w:val="00571C14"/>
    <w:rsid w:val="0057253C"/>
    <w:rsid w:val="00572641"/>
    <w:rsid w:val="0057277D"/>
    <w:rsid w:val="00572A6C"/>
    <w:rsid w:val="00572ADB"/>
    <w:rsid w:val="00572BBD"/>
    <w:rsid w:val="00572C66"/>
    <w:rsid w:val="005736ED"/>
    <w:rsid w:val="00573810"/>
    <w:rsid w:val="005738E2"/>
    <w:rsid w:val="005739B6"/>
    <w:rsid w:val="005739C3"/>
    <w:rsid w:val="00573BE9"/>
    <w:rsid w:val="00573C97"/>
    <w:rsid w:val="00574287"/>
    <w:rsid w:val="005742D9"/>
    <w:rsid w:val="00574493"/>
    <w:rsid w:val="00574E63"/>
    <w:rsid w:val="00574FF6"/>
    <w:rsid w:val="00575367"/>
    <w:rsid w:val="005753D8"/>
    <w:rsid w:val="005753EE"/>
    <w:rsid w:val="005754C9"/>
    <w:rsid w:val="005754DC"/>
    <w:rsid w:val="00575786"/>
    <w:rsid w:val="00575B64"/>
    <w:rsid w:val="00575C4B"/>
    <w:rsid w:val="00576101"/>
    <w:rsid w:val="00576112"/>
    <w:rsid w:val="005762EC"/>
    <w:rsid w:val="00576429"/>
    <w:rsid w:val="00576A4C"/>
    <w:rsid w:val="00576D01"/>
    <w:rsid w:val="00576E64"/>
    <w:rsid w:val="005772FC"/>
    <w:rsid w:val="00577687"/>
    <w:rsid w:val="00577C73"/>
    <w:rsid w:val="00577D19"/>
    <w:rsid w:val="0058092C"/>
    <w:rsid w:val="005814BE"/>
    <w:rsid w:val="005815C4"/>
    <w:rsid w:val="00581AA0"/>
    <w:rsid w:val="00581F34"/>
    <w:rsid w:val="005825CE"/>
    <w:rsid w:val="005825E2"/>
    <w:rsid w:val="0058299C"/>
    <w:rsid w:val="005829C9"/>
    <w:rsid w:val="00582A10"/>
    <w:rsid w:val="005830B5"/>
    <w:rsid w:val="005833E3"/>
    <w:rsid w:val="005838EB"/>
    <w:rsid w:val="005839B4"/>
    <w:rsid w:val="00583ADF"/>
    <w:rsid w:val="0058408A"/>
    <w:rsid w:val="00584163"/>
    <w:rsid w:val="00584276"/>
    <w:rsid w:val="0058434E"/>
    <w:rsid w:val="00584392"/>
    <w:rsid w:val="005844E9"/>
    <w:rsid w:val="00584671"/>
    <w:rsid w:val="00584B37"/>
    <w:rsid w:val="00584E13"/>
    <w:rsid w:val="00584E65"/>
    <w:rsid w:val="00584F7E"/>
    <w:rsid w:val="0058501E"/>
    <w:rsid w:val="0058527C"/>
    <w:rsid w:val="0058528A"/>
    <w:rsid w:val="0058589C"/>
    <w:rsid w:val="0058591F"/>
    <w:rsid w:val="00585985"/>
    <w:rsid w:val="00585C9C"/>
    <w:rsid w:val="005861F4"/>
    <w:rsid w:val="005865FA"/>
    <w:rsid w:val="005867BC"/>
    <w:rsid w:val="00586879"/>
    <w:rsid w:val="00586C32"/>
    <w:rsid w:val="00586DAC"/>
    <w:rsid w:val="00586F42"/>
    <w:rsid w:val="00586FB9"/>
    <w:rsid w:val="00586FF6"/>
    <w:rsid w:val="00587038"/>
    <w:rsid w:val="00587B7F"/>
    <w:rsid w:val="00587D1C"/>
    <w:rsid w:val="00590097"/>
    <w:rsid w:val="00590358"/>
    <w:rsid w:val="00590906"/>
    <w:rsid w:val="005909BA"/>
    <w:rsid w:val="00590CAF"/>
    <w:rsid w:val="00590EC2"/>
    <w:rsid w:val="0059140B"/>
    <w:rsid w:val="00591560"/>
    <w:rsid w:val="00591B2F"/>
    <w:rsid w:val="00591D43"/>
    <w:rsid w:val="0059212E"/>
    <w:rsid w:val="00592258"/>
    <w:rsid w:val="0059225E"/>
    <w:rsid w:val="00592C39"/>
    <w:rsid w:val="00593506"/>
    <w:rsid w:val="00593B2B"/>
    <w:rsid w:val="00593BBC"/>
    <w:rsid w:val="00593BEB"/>
    <w:rsid w:val="00593CAE"/>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1DE1"/>
    <w:rsid w:val="005A22FC"/>
    <w:rsid w:val="005A235D"/>
    <w:rsid w:val="005A2448"/>
    <w:rsid w:val="005A24EE"/>
    <w:rsid w:val="005A2576"/>
    <w:rsid w:val="005A29E4"/>
    <w:rsid w:val="005A2DEF"/>
    <w:rsid w:val="005A3072"/>
    <w:rsid w:val="005A32A7"/>
    <w:rsid w:val="005A339E"/>
    <w:rsid w:val="005A3A79"/>
    <w:rsid w:val="005A3B61"/>
    <w:rsid w:val="005A3CF4"/>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219"/>
    <w:rsid w:val="005B2307"/>
    <w:rsid w:val="005B2788"/>
    <w:rsid w:val="005B2897"/>
    <w:rsid w:val="005B2AEC"/>
    <w:rsid w:val="005B2FF1"/>
    <w:rsid w:val="005B335F"/>
    <w:rsid w:val="005B33BC"/>
    <w:rsid w:val="005B3B09"/>
    <w:rsid w:val="005B4033"/>
    <w:rsid w:val="005B426F"/>
    <w:rsid w:val="005B44B2"/>
    <w:rsid w:val="005B4AAE"/>
    <w:rsid w:val="005B4F7D"/>
    <w:rsid w:val="005B5436"/>
    <w:rsid w:val="005B5873"/>
    <w:rsid w:val="005B5C47"/>
    <w:rsid w:val="005B5D04"/>
    <w:rsid w:val="005B6732"/>
    <w:rsid w:val="005B6C7A"/>
    <w:rsid w:val="005B6E17"/>
    <w:rsid w:val="005B70E4"/>
    <w:rsid w:val="005B7511"/>
    <w:rsid w:val="005B7D0E"/>
    <w:rsid w:val="005B7D87"/>
    <w:rsid w:val="005C00A5"/>
    <w:rsid w:val="005C05A2"/>
    <w:rsid w:val="005C0856"/>
    <w:rsid w:val="005C09F4"/>
    <w:rsid w:val="005C0CB4"/>
    <w:rsid w:val="005C0F61"/>
    <w:rsid w:val="005C0FF6"/>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11C"/>
    <w:rsid w:val="005C541A"/>
    <w:rsid w:val="005C56CD"/>
    <w:rsid w:val="005C586E"/>
    <w:rsid w:val="005C5B59"/>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BFA"/>
    <w:rsid w:val="005D1EEE"/>
    <w:rsid w:val="005D2568"/>
    <w:rsid w:val="005D2D60"/>
    <w:rsid w:val="005D3952"/>
    <w:rsid w:val="005D3A6D"/>
    <w:rsid w:val="005D3A79"/>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88C"/>
    <w:rsid w:val="005E1B90"/>
    <w:rsid w:val="005E1C45"/>
    <w:rsid w:val="005E2011"/>
    <w:rsid w:val="005E2FFB"/>
    <w:rsid w:val="005E361D"/>
    <w:rsid w:val="005E36E6"/>
    <w:rsid w:val="005E3ACF"/>
    <w:rsid w:val="005E3F65"/>
    <w:rsid w:val="005E440D"/>
    <w:rsid w:val="005E46A9"/>
    <w:rsid w:val="005E46D6"/>
    <w:rsid w:val="005E47C2"/>
    <w:rsid w:val="005E53D7"/>
    <w:rsid w:val="005E54E2"/>
    <w:rsid w:val="005E5542"/>
    <w:rsid w:val="005E55DD"/>
    <w:rsid w:val="005E5609"/>
    <w:rsid w:val="005E5644"/>
    <w:rsid w:val="005E59FF"/>
    <w:rsid w:val="005E5B00"/>
    <w:rsid w:val="005E5EB9"/>
    <w:rsid w:val="005E5FC5"/>
    <w:rsid w:val="005E602A"/>
    <w:rsid w:val="005E6203"/>
    <w:rsid w:val="005E6342"/>
    <w:rsid w:val="005E6384"/>
    <w:rsid w:val="005E67B3"/>
    <w:rsid w:val="005E6900"/>
    <w:rsid w:val="005E6A2A"/>
    <w:rsid w:val="005E704B"/>
    <w:rsid w:val="005E72FA"/>
    <w:rsid w:val="005E7723"/>
    <w:rsid w:val="005E775F"/>
    <w:rsid w:val="005E7ADF"/>
    <w:rsid w:val="005E7F3A"/>
    <w:rsid w:val="005F0239"/>
    <w:rsid w:val="005F0A13"/>
    <w:rsid w:val="005F0AD9"/>
    <w:rsid w:val="005F0BB4"/>
    <w:rsid w:val="005F1057"/>
    <w:rsid w:val="005F15BA"/>
    <w:rsid w:val="005F16ED"/>
    <w:rsid w:val="005F23C1"/>
    <w:rsid w:val="005F273F"/>
    <w:rsid w:val="005F291B"/>
    <w:rsid w:val="005F2A93"/>
    <w:rsid w:val="005F2BEA"/>
    <w:rsid w:val="005F367B"/>
    <w:rsid w:val="005F38EC"/>
    <w:rsid w:val="005F3ACD"/>
    <w:rsid w:val="005F3C02"/>
    <w:rsid w:val="005F4337"/>
    <w:rsid w:val="005F4348"/>
    <w:rsid w:val="005F4395"/>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264"/>
    <w:rsid w:val="00601324"/>
    <w:rsid w:val="006013AC"/>
    <w:rsid w:val="006017F6"/>
    <w:rsid w:val="00601CFE"/>
    <w:rsid w:val="00601EBE"/>
    <w:rsid w:val="00602003"/>
    <w:rsid w:val="0060219E"/>
    <w:rsid w:val="006029D5"/>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99E"/>
    <w:rsid w:val="00607EF6"/>
    <w:rsid w:val="00607FA6"/>
    <w:rsid w:val="006108C3"/>
    <w:rsid w:val="0061090C"/>
    <w:rsid w:val="00610AD2"/>
    <w:rsid w:val="00611036"/>
    <w:rsid w:val="00611848"/>
    <w:rsid w:val="00611861"/>
    <w:rsid w:val="00611FA0"/>
    <w:rsid w:val="006120C8"/>
    <w:rsid w:val="006124ED"/>
    <w:rsid w:val="006127F4"/>
    <w:rsid w:val="00612CFB"/>
    <w:rsid w:val="006131FD"/>
    <w:rsid w:val="00613372"/>
    <w:rsid w:val="00613A72"/>
    <w:rsid w:val="00613C3D"/>
    <w:rsid w:val="00614265"/>
    <w:rsid w:val="006144C7"/>
    <w:rsid w:val="00614521"/>
    <w:rsid w:val="00614BFC"/>
    <w:rsid w:val="00614C2B"/>
    <w:rsid w:val="00614D1F"/>
    <w:rsid w:val="00615361"/>
    <w:rsid w:val="00615A6A"/>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155C"/>
    <w:rsid w:val="00621F95"/>
    <w:rsid w:val="00621FA2"/>
    <w:rsid w:val="0062237A"/>
    <w:rsid w:val="006223B4"/>
    <w:rsid w:val="00622A44"/>
    <w:rsid w:val="00622F84"/>
    <w:rsid w:val="0062359F"/>
    <w:rsid w:val="00623608"/>
    <w:rsid w:val="00623A0D"/>
    <w:rsid w:val="00623DAF"/>
    <w:rsid w:val="0062402F"/>
    <w:rsid w:val="00624295"/>
    <w:rsid w:val="006243D2"/>
    <w:rsid w:val="0062471E"/>
    <w:rsid w:val="0062506D"/>
    <w:rsid w:val="0062528E"/>
    <w:rsid w:val="0062585F"/>
    <w:rsid w:val="00625D08"/>
    <w:rsid w:val="00625D66"/>
    <w:rsid w:val="00625E35"/>
    <w:rsid w:val="00626054"/>
    <w:rsid w:val="00627083"/>
    <w:rsid w:val="00627652"/>
    <w:rsid w:val="00627F83"/>
    <w:rsid w:val="00630B64"/>
    <w:rsid w:val="00630E74"/>
    <w:rsid w:val="00631293"/>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96C"/>
    <w:rsid w:val="00636BA1"/>
    <w:rsid w:val="00636D7D"/>
    <w:rsid w:val="00636F93"/>
    <w:rsid w:val="00637414"/>
    <w:rsid w:val="00637519"/>
    <w:rsid w:val="00637617"/>
    <w:rsid w:val="00637915"/>
    <w:rsid w:val="00640116"/>
    <w:rsid w:val="0064011B"/>
    <w:rsid w:val="00640194"/>
    <w:rsid w:val="006403C9"/>
    <w:rsid w:val="0064072D"/>
    <w:rsid w:val="00640762"/>
    <w:rsid w:val="006408B5"/>
    <w:rsid w:val="00640DE9"/>
    <w:rsid w:val="006410F7"/>
    <w:rsid w:val="006411C9"/>
    <w:rsid w:val="006413A3"/>
    <w:rsid w:val="006415C9"/>
    <w:rsid w:val="006416B1"/>
    <w:rsid w:val="00641BAA"/>
    <w:rsid w:val="00641D49"/>
    <w:rsid w:val="00641E5E"/>
    <w:rsid w:val="006420B6"/>
    <w:rsid w:val="006425CC"/>
    <w:rsid w:val="0064303B"/>
    <w:rsid w:val="00643080"/>
    <w:rsid w:val="006430EE"/>
    <w:rsid w:val="00643923"/>
    <w:rsid w:val="00643981"/>
    <w:rsid w:val="0064399E"/>
    <w:rsid w:val="00643C3F"/>
    <w:rsid w:val="0064477D"/>
    <w:rsid w:val="00644FFE"/>
    <w:rsid w:val="0064516B"/>
    <w:rsid w:val="0064568C"/>
    <w:rsid w:val="006459B2"/>
    <w:rsid w:val="00646565"/>
    <w:rsid w:val="00646622"/>
    <w:rsid w:val="00646739"/>
    <w:rsid w:val="006468CD"/>
    <w:rsid w:val="00646B97"/>
    <w:rsid w:val="006475B5"/>
    <w:rsid w:val="006478EF"/>
    <w:rsid w:val="00647EBD"/>
    <w:rsid w:val="006500E0"/>
    <w:rsid w:val="00650A16"/>
    <w:rsid w:val="00650A96"/>
    <w:rsid w:val="00650D66"/>
    <w:rsid w:val="00650EAE"/>
    <w:rsid w:val="00651646"/>
    <w:rsid w:val="0065233F"/>
    <w:rsid w:val="006523CE"/>
    <w:rsid w:val="00652672"/>
    <w:rsid w:val="006528E3"/>
    <w:rsid w:val="006529EA"/>
    <w:rsid w:val="00652C9A"/>
    <w:rsid w:val="00652DC7"/>
    <w:rsid w:val="00653092"/>
    <w:rsid w:val="006536FB"/>
    <w:rsid w:val="006543C0"/>
    <w:rsid w:val="00654662"/>
    <w:rsid w:val="00654817"/>
    <w:rsid w:val="0065490B"/>
    <w:rsid w:val="00654C74"/>
    <w:rsid w:val="006559C5"/>
    <w:rsid w:val="00655B04"/>
    <w:rsid w:val="00655DA3"/>
    <w:rsid w:val="006567BA"/>
    <w:rsid w:val="006569C3"/>
    <w:rsid w:val="00656B41"/>
    <w:rsid w:val="00656D93"/>
    <w:rsid w:val="00657039"/>
    <w:rsid w:val="00657295"/>
    <w:rsid w:val="00657B92"/>
    <w:rsid w:val="00661050"/>
    <w:rsid w:val="006615AB"/>
    <w:rsid w:val="00662133"/>
    <w:rsid w:val="00662521"/>
    <w:rsid w:val="00662666"/>
    <w:rsid w:val="006628DB"/>
    <w:rsid w:val="00662931"/>
    <w:rsid w:val="00662BE1"/>
    <w:rsid w:val="00662C34"/>
    <w:rsid w:val="0066335C"/>
    <w:rsid w:val="0066358E"/>
    <w:rsid w:val="006636A3"/>
    <w:rsid w:val="00663BD0"/>
    <w:rsid w:val="00663E96"/>
    <w:rsid w:val="00663F43"/>
    <w:rsid w:val="006643F2"/>
    <w:rsid w:val="006644FA"/>
    <w:rsid w:val="0066457B"/>
    <w:rsid w:val="00664BDA"/>
    <w:rsid w:val="00664C2C"/>
    <w:rsid w:val="00664EDF"/>
    <w:rsid w:val="00665035"/>
    <w:rsid w:val="00665302"/>
    <w:rsid w:val="0066583C"/>
    <w:rsid w:val="0066598E"/>
    <w:rsid w:val="00666257"/>
    <w:rsid w:val="0066686A"/>
    <w:rsid w:val="00667585"/>
    <w:rsid w:val="0066758D"/>
    <w:rsid w:val="00667693"/>
    <w:rsid w:val="00667DDB"/>
    <w:rsid w:val="0067040F"/>
    <w:rsid w:val="00670BF5"/>
    <w:rsid w:val="00671B62"/>
    <w:rsid w:val="00672038"/>
    <w:rsid w:val="0067255A"/>
    <w:rsid w:val="006725D7"/>
    <w:rsid w:val="00672D31"/>
    <w:rsid w:val="0067303A"/>
    <w:rsid w:val="0067311D"/>
    <w:rsid w:val="00673899"/>
    <w:rsid w:val="006739A0"/>
    <w:rsid w:val="00673A2A"/>
    <w:rsid w:val="00673B0E"/>
    <w:rsid w:val="00673B3F"/>
    <w:rsid w:val="00673BFB"/>
    <w:rsid w:val="00673C0C"/>
    <w:rsid w:val="006742E1"/>
    <w:rsid w:val="00674485"/>
    <w:rsid w:val="00674CCE"/>
    <w:rsid w:val="00674E45"/>
    <w:rsid w:val="0067517E"/>
    <w:rsid w:val="0067548A"/>
    <w:rsid w:val="00675B01"/>
    <w:rsid w:val="00675DF0"/>
    <w:rsid w:val="00676400"/>
    <w:rsid w:val="00676406"/>
    <w:rsid w:val="00676500"/>
    <w:rsid w:val="006765E2"/>
    <w:rsid w:val="00676908"/>
    <w:rsid w:val="0067695D"/>
    <w:rsid w:val="00676A52"/>
    <w:rsid w:val="00676EED"/>
    <w:rsid w:val="00677280"/>
    <w:rsid w:val="006772FF"/>
    <w:rsid w:val="006777D1"/>
    <w:rsid w:val="00677A08"/>
    <w:rsid w:val="006800AA"/>
    <w:rsid w:val="00680512"/>
    <w:rsid w:val="0068053F"/>
    <w:rsid w:val="006805C6"/>
    <w:rsid w:val="006805D9"/>
    <w:rsid w:val="00680785"/>
    <w:rsid w:val="006807A1"/>
    <w:rsid w:val="006808BE"/>
    <w:rsid w:val="00680F4B"/>
    <w:rsid w:val="0068127A"/>
    <w:rsid w:val="006816D1"/>
    <w:rsid w:val="006819A8"/>
    <w:rsid w:val="00681C12"/>
    <w:rsid w:val="00681CDB"/>
    <w:rsid w:val="00681FA5"/>
    <w:rsid w:val="006820BE"/>
    <w:rsid w:val="006822E6"/>
    <w:rsid w:val="0068288A"/>
    <w:rsid w:val="00682CF0"/>
    <w:rsid w:val="006834D2"/>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79"/>
    <w:rsid w:val="006877C9"/>
    <w:rsid w:val="00687E27"/>
    <w:rsid w:val="0069015E"/>
    <w:rsid w:val="006905E7"/>
    <w:rsid w:val="00690840"/>
    <w:rsid w:val="00690DAF"/>
    <w:rsid w:val="0069114B"/>
    <w:rsid w:val="006911E6"/>
    <w:rsid w:val="00691927"/>
    <w:rsid w:val="00691DA6"/>
    <w:rsid w:val="00691E06"/>
    <w:rsid w:val="00691E09"/>
    <w:rsid w:val="006923B2"/>
    <w:rsid w:val="0069265F"/>
    <w:rsid w:val="00692A0C"/>
    <w:rsid w:val="00692CBE"/>
    <w:rsid w:val="00692D43"/>
    <w:rsid w:val="00692F14"/>
    <w:rsid w:val="00692FB4"/>
    <w:rsid w:val="00693E40"/>
    <w:rsid w:val="00693F52"/>
    <w:rsid w:val="0069426B"/>
    <w:rsid w:val="00694293"/>
    <w:rsid w:val="0069471C"/>
    <w:rsid w:val="00694BAC"/>
    <w:rsid w:val="00694C75"/>
    <w:rsid w:val="006951B4"/>
    <w:rsid w:val="00695602"/>
    <w:rsid w:val="006958FB"/>
    <w:rsid w:val="0069590C"/>
    <w:rsid w:val="00695B09"/>
    <w:rsid w:val="006964EC"/>
    <w:rsid w:val="00696B39"/>
    <w:rsid w:val="00696D48"/>
    <w:rsid w:val="00696F83"/>
    <w:rsid w:val="006975B1"/>
    <w:rsid w:val="0069777B"/>
    <w:rsid w:val="006977D9"/>
    <w:rsid w:val="00697899"/>
    <w:rsid w:val="006979E7"/>
    <w:rsid w:val="00697A93"/>
    <w:rsid w:val="006A00B4"/>
    <w:rsid w:val="006A064B"/>
    <w:rsid w:val="006A0717"/>
    <w:rsid w:val="006A08B6"/>
    <w:rsid w:val="006A0B95"/>
    <w:rsid w:val="006A16D3"/>
    <w:rsid w:val="006A1786"/>
    <w:rsid w:val="006A18EC"/>
    <w:rsid w:val="006A199F"/>
    <w:rsid w:val="006A1C4B"/>
    <w:rsid w:val="006A1E03"/>
    <w:rsid w:val="006A22A9"/>
    <w:rsid w:val="006A2C64"/>
    <w:rsid w:val="006A2FAE"/>
    <w:rsid w:val="006A3808"/>
    <w:rsid w:val="006A3944"/>
    <w:rsid w:val="006A3B55"/>
    <w:rsid w:val="006A3D01"/>
    <w:rsid w:val="006A3EB7"/>
    <w:rsid w:val="006A41E3"/>
    <w:rsid w:val="006A42DD"/>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1DA"/>
    <w:rsid w:val="006B0C70"/>
    <w:rsid w:val="006B187B"/>
    <w:rsid w:val="006B18CF"/>
    <w:rsid w:val="006B1D07"/>
    <w:rsid w:val="006B1F48"/>
    <w:rsid w:val="006B1FEC"/>
    <w:rsid w:val="006B221B"/>
    <w:rsid w:val="006B2478"/>
    <w:rsid w:val="006B2B9B"/>
    <w:rsid w:val="006B2C90"/>
    <w:rsid w:val="006B3EDE"/>
    <w:rsid w:val="006B4167"/>
    <w:rsid w:val="006B45CC"/>
    <w:rsid w:val="006B5267"/>
    <w:rsid w:val="006B5689"/>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7"/>
    <w:rsid w:val="006C01C8"/>
    <w:rsid w:val="006C0A9D"/>
    <w:rsid w:val="006C136B"/>
    <w:rsid w:val="006C13F6"/>
    <w:rsid w:val="006C207D"/>
    <w:rsid w:val="006C2141"/>
    <w:rsid w:val="006C3813"/>
    <w:rsid w:val="006C3D64"/>
    <w:rsid w:val="006C43F8"/>
    <w:rsid w:val="006C449D"/>
    <w:rsid w:val="006C44EB"/>
    <w:rsid w:val="006C52C2"/>
    <w:rsid w:val="006C5CE9"/>
    <w:rsid w:val="006C5D50"/>
    <w:rsid w:val="006C5D61"/>
    <w:rsid w:val="006C5FD2"/>
    <w:rsid w:val="006C6022"/>
    <w:rsid w:val="006C61D8"/>
    <w:rsid w:val="006C6617"/>
    <w:rsid w:val="006C682C"/>
    <w:rsid w:val="006C6E56"/>
    <w:rsid w:val="006C7018"/>
    <w:rsid w:val="006C7046"/>
    <w:rsid w:val="006C715A"/>
    <w:rsid w:val="006C7212"/>
    <w:rsid w:val="006C7564"/>
    <w:rsid w:val="006C766B"/>
    <w:rsid w:val="006C7C44"/>
    <w:rsid w:val="006C7E41"/>
    <w:rsid w:val="006D03E3"/>
    <w:rsid w:val="006D0F7B"/>
    <w:rsid w:val="006D164D"/>
    <w:rsid w:val="006D16C6"/>
    <w:rsid w:val="006D183E"/>
    <w:rsid w:val="006D1B68"/>
    <w:rsid w:val="006D1DB4"/>
    <w:rsid w:val="006D202F"/>
    <w:rsid w:val="006D20E2"/>
    <w:rsid w:val="006D215D"/>
    <w:rsid w:val="006D258A"/>
    <w:rsid w:val="006D25E3"/>
    <w:rsid w:val="006D2D44"/>
    <w:rsid w:val="006D2E5E"/>
    <w:rsid w:val="006D2FC0"/>
    <w:rsid w:val="006D3208"/>
    <w:rsid w:val="006D3605"/>
    <w:rsid w:val="006D363D"/>
    <w:rsid w:val="006D37BE"/>
    <w:rsid w:val="006D3C83"/>
    <w:rsid w:val="006D4415"/>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D7E1E"/>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569"/>
    <w:rsid w:val="006E4C66"/>
    <w:rsid w:val="006E4CA2"/>
    <w:rsid w:val="006E4F3A"/>
    <w:rsid w:val="006E5149"/>
    <w:rsid w:val="006E5989"/>
    <w:rsid w:val="006E5A9C"/>
    <w:rsid w:val="006E5B17"/>
    <w:rsid w:val="006E6072"/>
    <w:rsid w:val="006E6630"/>
    <w:rsid w:val="006E66FE"/>
    <w:rsid w:val="006E69FD"/>
    <w:rsid w:val="006E6CEC"/>
    <w:rsid w:val="006E6E88"/>
    <w:rsid w:val="006E6F86"/>
    <w:rsid w:val="006E6FFA"/>
    <w:rsid w:val="006E7241"/>
    <w:rsid w:val="006E759C"/>
    <w:rsid w:val="006E779F"/>
    <w:rsid w:val="006E79EE"/>
    <w:rsid w:val="006E7BD7"/>
    <w:rsid w:val="006F03E0"/>
    <w:rsid w:val="006F1004"/>
    <w:rsid w:val="006F11A9"/>
    <w:rsid w:val="006F153E"/>
    <w:rsid w:val="006F15F3"/>
    <w:rsid w:val="006F175D"/>
    <w:rsid w:val="006F1768"/>
    <w:rsid w:val="006F1BE7"/>
    <w:rsid w:val="006F1F85"/>
    <w:rsid w:val="006F231C"/>
    <w:rsid w:val="006F2353"/>
    <w:rsid w:val="006F2360"/>
    <w:rsid w:val="006F293A"/>
    <w:rsid w:val="006F3568"/>
    <w:rsid w:val="006F3B46"/>
    <w:rsid w:val="006F3BC8"/>
    <w:rsid w:val="006F3BED"/>
    <w:rsid w:val="006F3F5F"/>
    <w:rsid w:val="006F4154"/>
    <w:rsid w:val="006F417C"/>
    <w:rsid w:val="006F4308"/>
    <w:rsid w:val="006F43BC"/>
    <w:rsid w:val="006F43EB"/>
    <w:rsid w:val="006F4427"/>
    <w:rsid w:val="006F4967"/>
    <w:rsid w:val="006F4984"/>
    <w:rsid w:val="006F4ECB"/>
    <w:rsid w:val="006F50D4"/>
    <w:rsid w:val="006F5621"/>
    <w:rsid w:val="006F57C7"/>
    <w:rsid w:val="006F5919"/>
    <w:rsid w:val="006F5CBA"/>
    <w:rsid w:val="006F6105"/>
    <w:rsid w:val="006F6123"/>
    <w:rsid w:val="006F636C"/>
    <w:rsid w:val="006F6389"/>
    <w:rsid w:val="006F6C6A"/>
    <w:rsid w:val="006F6D54"/>
    <w:rsid w:val="006F6EF0"/>
    <w:rsid w:val="006F71D9"/>
    <w:rsid w:val="006F72D7"/>
    <w:rsid w:val="006F7946"/>
    <w:rsid w:val="006F7B75"/>
    <w:rsid w:val="006F7DDB"/>
    <w:rsid w:val="007007D5"/>
    <w:rsid w:val="00700E02"/>
    <w:rsid w:val="00701905"/>
    <w:rsid w:val="00701D2F"/>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2BF"/>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72E"/>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02F"/>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27AC1"/>
    <w:rsid w:val="00730552"/>
    <w:rsid w:val="00730A00"/>
    <w:rsid w:val="00730A86"/>
    <w:rsid w:val="00730C48"/>
    <w:rsid w:val="00731346"/>
    <w:rsid w:val="00731396"/>
    <w:rsid w:val="00731459"/>
    <w:rsid w:val="007318C6"/>
    <w:rsid w:val="00731B02"/>
    <w:rsid w:val="00731E28"/>
    <w:rsid w:val="00732C39"/>
    <w:rsid w:val="00732E98"/>
    <w:rsid w:val="00732E9A"/>
    <w:rsid w:val="0073318D"/>
    <w:rsid w:val="00733583"/>
    <w:rsid w:val="00733765"/>
    <w:rsid w:val="0073383D"/>
    <w:rsid w:val="00733B5F"/>
    <w:rsid w:val="0073447D"/>
    <w:rsid w:val="007346EC"/>
    <w:rsid w:val="007348F7"/>
    <w:rsid w:val="0073517E"/>
    <w:rsid w:val="00735475"/>
    <w:rsid w:val="0073552C"/>
    <w:rsid w:val="00735852"/>
    <w:rsid w:val="00736048"/>
    <w:rsid w:val="007361ED"/>
    <w:rsid w:val="00736844"/>
    <w:rsid w:val="00736AF0"/>
    <w:rsid w:val="007370C9"/>
    <w:rsid w:val="007370CA"/>
    <w:rsid w:val="00737165"/>
    <w:rsid w:val="007371A0"/>
    <w:rsid w:val="007378A6"/>
    <w:rsid w:val="00737E74"/>
    <w:rsid w:val="0074015E"/>
    <w:rsid w:val="0074031E"/>
    <w:rsid w:val="007403E0"/>
    <w:rsid w:val="007408D7"/>
    <w:rsid w:val="00740BD7"/>
    <w:rsid w:val="00740BEA"/>
    <w:rsid w:val="00740C63"/>
    <w:rsid w:val="00740C6B"/>
    <w:rsid w:val="00740C93"/>
    <w:rsid w:val="00740D74"/>
    <w:rsid w:val="00740EBD"/>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0F4"/>
    <w:rsid w:val="007456DB"/>
    <w:rsid w:val="007458DA"/>
    <w:rsid w:val="00745B90"/>
    <w:rsid w:val="00745BC9"/>
    <w:rsid w:val="00745D27"/>
    <w:rsid w:val="007463CD"/>
    <w:rsid w:val="00746898"/>
    <w:rsid w:val="00747591"/>
    <w:rsid w:val="007478E3"/>
    <w:rsid w:val="00750291"/>
    <w:rsid w:val="0075089C"/>
    <w:rsid w:val="00750991"/>
    <w:rsid w:val="007510FB"/>
    <w:rsid w:val="00751252"/>
    <w:rsid w:val="0075129C"/>
    <w:rsid w:val="007512DE"/>
    <w:rsid w:val="0075133D"/>
    <w:rsid w:val="00751434"/>
    <w:rsid w:val="007517DF"/>
    <w:rsid w:val="0075239B"/>
    <w:rsid w:val="007523F5"/>
    <w:rsid w:val="00752852"/>
    <w:rsid w:val="00752A46"/>
    <w:rsid w:val="0075334A"/>
    <w:rsid w:val="007539DB"/>
    <w:rsid w:val="00753B0E"/>
    <w:rsid w:val="00754657"/>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1718"/>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F2F"/>
    <w:rsid w:val="00771084"/>
    <w:rsid w:val="00771311"/>
    <w:rsid w:val="007718A5"/>
    <w:rsid w:val="00771E68"/>
    <w:rsid w:val="00772535"/>
    <w:rsid w:val="00772669"/>
    <w:rsid w:val="007726F3"/>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67"/>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876"/>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6B5"/>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34B"/>
    <w:rsid w:val="007946F1"/>
    <w:rsid w:val="0079497A"/>
    <w:rsid w:val="00795243"/>
    <w:rsid w:val="007958BB"/>
    <w:rsid w:val="00795D89"/>
    <w:rsid w:val="007963AB"/>
    <w:rsid w:val="00796444"/>
    <w:rsid w:val="0079650A"/>
    <w:rsid w:val="00796A38"/>
    <w:rsid w:val="007973D6"/>
    <w:rsid w:val="0079761C"/>
    <w:rsid w:val="007977B0"/>
    <w:rsid w:val="007979DB"/>
    <w:rsid w:val="00797CE9"/>
    <w:rsid w:val="007A0A32"/>
    <w:rsid w:val="007A0C2B"/>
    <w:rsid w:val="007A148B"/>
    <w:rsid w:val="007A1964"/>
    <w:rsid w:val="007A1979"/>
    <w:rsid w:val="007A1D39"/>
    <w:rsid w:val="007A2280"/>
    <w:rsid w:val="007A3802"/>
    <w:rsid w:val="007A3932"/>
    <w:rsid w:val="007A3AB6"/>
    <w:rsid w:val="007A3B29"/>
    <w:rsid w:val="007A3DED"/>
    <w:rsid w:val="007A42F5"/>
    <w:rsid w:val="007A4349"/>
    <w:rsid w:val="007A5101"/>
    <w:rsid w:val="007A58E7"/>
    <w:rsid w:val="007A5E97"/>
    <w:rsid w:val="007A5F6B"/>
    <w:rsid w:val="007A63C8"/>
    <w:rsid w:val="007A646F"/>
    <w:rsid w:val="007A65B4"/>
    <w:rsid w:val="007A6CC1"/>
    <w:rsid w:val="007A70B6"/>
    <w:rsid w:val="007A714E"/>
    <w:rsid w:val="007A7218"/>
    <w:rsid w:val="007A7412"/>
    <w:rsid w:val="007A7B75"/>
    <w:rsid w:val="007B017D"/>
    <w:rsid w:val="007B04D0"/>
    <w:rsid w:val="007B0792"/>
    <w:rsid w:val="007B08E2"/>
    <w:rsid w:val="007B0A55"/>
    <w:rsid w:val="007B0A8C"/>
    <w:rsid w:val="007B0B86"/>
    <w:rsid w:val="007B0CBB"/>
    <w:rsid w:val="007B0CD6"/>
    <w:rsid w:val="007B0F6A"/>
    <w:rsid w:val="007B0FCD"/>
    <w:rsid w:val="007B1389"/>
    <w:rsid w:val="007B1777"/>
    <w:rsid w:val="007B1864"/>
    <w:rsid w:val="007B1AD3"/>
    <w:rsid w:val="007B1BF4"/>
    <w:rsid w:val="007B1C1E"/>
    <w:rsid w:val="007B1CDD"/>
    <w:rsid w:val="007B2078"/>
    <w:rsid w:val="007B237C"/>
    <w:rsid w:val="007B24A1"/>
    <w:rsid w:val="007B269D"/>
    <w:rsid w:val="007B2814"/>
    <w:rsid w:val="007B30F2"/>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7C"/>
    <w:rsid w:val="007B7514"/>
    <w:rsid w:val="007B78C3"/>
    <w:rsid w:val="007B7961"/>
    <w:rsid w:val="007B7F9F"/>
    <w:rsid w:val="007C044A"/>
    <w:rsid w:val="007C0BC0"/>
    <w:rsid w:val="007C0D35"/>
    <w:rsid w:val="007C0F6F"/>
    <w:rsid w:val="007C160F"/>
    <w:rsid w:val="007C16D8"/>
    <w:rsid w:val="007C16FE"/>
    <w:rsid w:val="007C175A"/>
    <w:rsid w:val="007C1A92"/>
    <w:rsid w:val="007C1A9B"/>
    <w:rsid w:val="007C2374"/>
    <w:rsid w:val="007C24CD"/>
    <w:rsid w:val="007C2519"/>
    <w:rsid w:val="007C25DB"/>
    <w:rsid w:val="007C279C"/>
    <w:rsid w:val="007C2A14"/>
    <w:rsid w:val="007C2A55"/>
    <w:rsid w:val="007C2DFC"/>
    <w:rsid w:val="007C2F89"/>
    <w:rsid w:val="007C345C"/>
    <w:rsid w:val="007C37E9"/>
    <w:rsid w:val="007C3900"/>
    <w:rsid w:val="007C3E73"/>
    <w:rsid w:val="007C4477"/>
    <w:rsid w:val="007C464E"/>
    <w:rsid w:val="007C4912"/>
    <w:rsid w:val="007C4C20"/>
    <w:rsid w:val="007C4CD1"/>
    <w:rsid w:val="007C4FD8"/>
    <w:rsid w:val="007C53D8"/>
    <w:rsid w:val="007C5A57"/>
    <w:rsid w:val="007C5E57"/>
    <w:rsid w:val="007C6260"/>
    <w:rsid w:val="007C66F9"/>
    <w:rsid w:val="007C675F"/>
    <w:rsid w:val="007C6F0B"/>
    <w:rsid w:val="007C70DC"/>
    <w:rsid w:val="007C76E3"/>
    <w:rsid w:val="007C7781"/>
    <w:rsid w:val="007C79DD"/>
    <w:rsid w:val="007D014B"/>
    <w:rsid w:val="007D0174"/>
    <w:rsid w:val="007D0652"/>
    <w:rsid w:val="007D0919"/>
    <w:rsid w:val="007D103F"/>
    <w:rsid w:val="007D10ED"/>
    <w:rsid w:val="007D126D"/>
    <w:rsid w:val="007D14B8"/>
    <w:rsid w:val="007D1634"/>
    <w:rsid w:val="007D16D6"/>
    <w:rsid w:val="007D1CCF"/>
    <w:rsid w:val="007D1D42"/>
    <w:rsid w:val="007D1D69"/>
    <w:rsid w:val="007D2428"/>
    <w:rsid w:val="007D24F9"/>
    <w:rsid w:val="007D2DB9"/>
    <w:rsid w:val="007D3048"/>
    <w:rsid w:val="007D3385"/>
    <w:rsid w:val="007D36C2"/>
    <w:rsid w:val="007D3C90"/>
    <w:rsid w:val="007D422B"/>
    <w:rsid w:val="007D4593"/>
    <w:rsid w:val="007D51D2"/>
    <w:rsid w:val="007D5611"/>
    <w:rsid w:val="007D573B"/>
    <w:rsid w:val="007D5B8E"/>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0AC"/>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016"/>
    <w:rsid w:val="007F03FC"/>
    <w:rsid w:val="007F068A"/>
    <w:rsid w:val="007F07AD"/>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14E"/>
    <w:rsid w:val="00801685"/>
    <w:rsid w:val="00801779"/>
    <w:rsid w:val="00801847"/>
    <w:rsid w:val="00801D42"/>
    <w:rsid w:val="00802587"/>
    <w:rsid w:val="008025FF"/>
    <w:rsid w:val="00802A0E"/>
    <w:rsid w:val="00802C5D"/>
    <w:rsid w:val="0080316E"/>
    <w:rsid w:val="008032A8"/>
    <w:rsid w:val="008032BB"/>
    <w:rsid w:val="008032EB"/>
    <w:rsid w:val="008035A3"/>
    <w:rsid w:val="00803837"/>
    <w:rsid w:val="00803C66"/>
    <w:rsid w:val="00803DF1"/>
    <w:rsid w:val="008043EE"/>
    <w:rsid w:val="00804BB1"/>
    <w:rsid w:val="00804C0D"/>
    <w:rsid w:val="00804D70"/>
    <w:rsid w:val="00804E1F"/>
    <w:rsid w:val="00804F4B"/>
    <w:rsid w:val="00804F79"/>
    <w:rsid w:val="008051BC"/>
    <w:rsid w:val="0080586F"/>
    <w:rsid w:val="00805A29"/>
    <w:rsid w:val="00805FF6"/>
    <w:rsid w:val="008065D1"/>
    <w:rsid w:val="00806891"/>
    <w:rsid w:val="008068B4"/>
    <w:rsid w:val="00806B09"/>
    <w:rsid w:val="00806F35"/>
    <w:rsid w:val="00807351"/>
    <w:rsid w:val="008102CD"/>
    <w:rsid w:val="00810394"/>
    <w:rsid w:val="0081096B"/>
    <w:rsid w:val="00810C37"/>
    <w:rsid w:val="0081123D"/>
    <w:rsid w:val="0081145A"/>
    <w:rsid w:val="008117C0"/>
    <w:rsid w:val="00811DAF"/>
    <w:rsid w:val="008122DF"/>
    <w:rsid w:val="00812ABD"/>
    <w:rsid w:val="0081359D"/>
    <w:rsid w:val="00813C0F"/>
    <w:rsid w:val="00813C3A"/>
    <w:rsid w:val="008144D3"/>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101"/>
    <w:rsid w:val="00820137"/>
    <w:rsid w:val="008204E4"/>
    <w:rsid w:val="00820869"/>
    <w:rsid w:val="00820955"/>
    <w:rsid w:val="00820975"/>
    <w:rsid w:val="00820A96"/>
    <w:rsid w:val="00820E78"/>
    <w:rsid w:val="0082109B"/>
    <w:rsid w:val="008211A8"/>
    <w:rsid w:val="00821526"/>
    <w:rsid w:val="00821B94"/>
    <w:rsid w:val="00821DC0"/>
    <w:rsid w:val="0082212F"/>
    <w:rsid w:val="0082219A"/>
    <w:rsid w:val="00822DF4"/>
    <w:rsid w:val="00822E9C"/>
    <w:rsid w:val="0082312B"/>
    <w:rsid w:val="00823D1D"/>
    <w:rsid w:val="00823E68"/>
    <w:rsid w:val="008240C1"/>
    <w:rsid w:val="0082419F"/>
    <w:rsid w:val="008241D8"/>
    <w:rsid w:val="008246F4"/>
    <w:rsid w:val="008248E7"/>
    <w:rsid w:val="0082496C"/>
    <w:rsid w:val="008251B3"/>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27DF2"/>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411C"/>
    <w:rsid w:val="00834141"/>
    <w:rsid w:val="0083451F"/>
    <w:rsid w:val="008349F8"/>
    <w:rsid w:val="00834A4C"/>
    <w:rsid w:val="00834B74"/>
    <w:rsid w:val="00834C4C"/>
    <w:rsid w:val="00834CA8"/>
    <w:rsid w:val="0083504B"/>
    <w:rsid w:val="0083508C"/>
    <w:rsid w:val="008354D1"/>
    <w:rsid w:val="0083566D"/>
    <w:rsid w:val="00835752"/>
    <w:rsid w:val="00835921"/>
    <w:rsid w:val="0083661A"/>
    <w:rsid w:val="00836DD1"/>
    <w:rsid w:val="008370C6"/>
    <w:rsid w:val="008378B0"/>
    <w:rsid w:val="00837952"/>
    <w:rsid w:val="00837A3C"/>
    <w:rsid w:val="008407FA"/>
    <w:rsid w:val="00840FBD"/>
    <w:rsid w:val="0084149E"/>
    <w:rsid w:val="00841969"/>
    <w:rsid w:val="00841A7E"/>
    <w:rsid w:val="00841B04"/>
    <w:rsid w:val="0084227D"/>
    <w:rsid w:val="008425C6"/>
    <w:rsid w:val="00842A99"/>
    <w:rsid w:val="00843296"/>
    <w:rsid w:val="008432E0"/>
    <w:rsid w:val="0084366E"/>
    <w:rsid w:val="00843DBA"/>
    <w:rsid w:val="00843EB8"/>
    <w:rsid w:val="0084405A"/>
    <w:rsid w:val="00844463"/>
    <w:rsid w:val="008445B3"/>
    <w:rsid w:val="008445D4"/>
    <w:rsid w:val="008445F6"/>
    <w:rsid w:val="0084487D"/>
    <w:rsid w:val="00844A6C"/>
    <w:rsid w:val="00844F78"/>
    <w:rsid w:val="00844FE7"/>
    <w:rsid w:val="00845387"/>
    <w:rsid w:val="0084560D"/>
    <w:rsid w:val="00845B25"/>
    <w:rsid w:val="008463FC"/>
    <w:rsid w:val="0084720E"/>
    <w:rsid w:val="00847334"/>
    <w:rsid w:val="008474C2"/>
    <w:rsid w:val="0084762B"/>
    <w:rsid w:val="008476F7"/>
    <w:rsid w:val="00847732"/>
    <w:rsid w:val="00850CAF"/>
    <w:rsid w:val="00850ED1"/>
    <w:rsid w:val="00851C1A"/>
    <w:rsid w:val="00851D24"/>
    <w:rsid w:val="0085254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2D"/>
    <w:rsid w:val="00856037"/>
    <w:rsid w:val="0085658F"/>
    <w:rsid w:val="00856A3B"/>
    <w:rsid w:val="00857038"/>
    <w:rsid w:val="00857235"/>
    <w:rsid w:val="0085732F"/>
    <w:rsid w:val="00857495"/>
    <w:rsid w:val="00857878"/>
    <w:rsid w:val="00857913"/>
    <w:rsid w:val="00857E93"/>
    <w:rsid w:val="00860173"/>
    <w:rsid w:val="008602FE"/>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3D8E"/>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3B4"/>
    <w:rsid w:val="008709E6"/>
    <w:rsid w:val="00870CB6"/>
    <w:rsid w:val="008714B7"/>
    <w:rsid w:val="00871845"/>
    <w:rsid w:val="00871998"/>
    <w:rsid w:val="008722D1"/>
    <w:rsid w:val="00872A40"/>
    <w:rsid w:val="008731CE"/>
    <w:rsid w:val="008733E3"/>
    <w:rsid w:val="00873463"/>
    <w:rsid w:val="00873C39"/>
    <w:rsid w:val="00873D36"/>
    <w:rsid w:val="008747D4"/>
    <w:rsid w:val="00874C3A"/>
    <w:rsid w:val="00875043"/>
    <w:rsid w:val="008751D0"/>
    <w:rsid w:val="0087533A"/>
    <w:rsid w:val="00875D56"/>
    <w:rsid w:val="00875E2D"/>
    <w:rsid w:val="0087646E"/>
    <w:rsid w:val="008765D2"/>
    <w:rsid w:val="00876AA0"/>
    <w:rsid w:val="00876C90"/>
    <w:rsid w:val="00876CAB"/>
    <w:rsid w:val="00877AE4"/>
    <w:rsid w:val="00877C28"/>
    <w:rsid w:val="00877F34"/>
    <w:rsid w:val="00877FDD"/>
    <w:rsid w:val="00877FE6"/>
    <w:rsid w:val="0088056A"/>
    <w:rsid w:val="008806B7"/>
    <w:rsid w:val="00880A09"/>
    <w:rsid w:val="00880A88"/>
    <w:rsid w:val="00881768"/>
    <w:rsid w:val="00881931"/>
    <w:rsid w:val="00881AD8"/>
    <w:rsid w:val="00881CDA"/>
    <w:rsid w:val="008822FD"/>
    <w:rsid w:val="00882546"/>
    <w:rsid w:val="00882F4A"/>
    <w:rsid w:val="008830CC"/>
    <w:rsid w:val="00883136"/>
    <w:rsid w:val="00883277"/>
    <w:rsid w:val="00883705"/>
    <w:rsid w:val="00883716"/>
    <w:rsid w:val="00883881"/>
    <w:rsid w:val="008838FD"/>
    <w:rsid w:val="00883AC5"/>
    <w:rsid w:val="00883B9F"/>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5F6B"/>
    <w:rsid w:val="0088656F"/>
    <w:rsid w:val="008865D6"/>
    <w:rsid w:val="00886705"/>
    <w:rsid w:val="008870A9"/>
    <w:rsid w:val="00887197"/>
    <w:rsid w:val="00887DE5"/>
    <w:rsid w:val="0089090C"/>
    <w:rsid w:val="00890A00"/>
    <w:rsid w:val="00890D06"/>
    <w:rsid w:val="00890D56"/>
    <w:rsid w:val="00890E3A"/>
    <w:rsid w:val="00891A01"/>
    <w:rsid w:val="00891B1A"/>
    <w:rsid w:val="0089234B"/>
    <w:rsid w:val="00892AC6"/>
    <w:rsid w:val="00892D65"/>
    <w:rsid w:val="00892EA6"/>
    <w:rsid w:val="00893BE8"/>
    <w:rsid w:val="00893ECF"/>
    <w:rsid w:val="00894283"/>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ECA"/>
    <w:rsid w:val="008A2FD7"/>
    <w:rsid w:val="008A336A"/>
    <w:rsid w:val="008A347E"/>
    <w:rsid w:val="008A371C"/>
    <w:rsid w:val="008A374F"/>
    <w:rsid w:val="008A382F"/>
    <w:rsid w:val="008A386D"/>
    <w:rsid w:val="008A4057"/>
    <w:rsid w:val="008A41B4"/>
    <w:rsid w:val="008A44B4"/>
    <w:rsid w:val="008A453E"/>
    <w:rsid w:val="008A476A"/>
    <w:rsid w:val="008A483B"/>
    <w:rsid w:val="008A4B7C"/>
    <w:rsid w:val="008A4C8F"/>
    <w:rsid w:val="008A4CB8"/>
    <w:rsid w:val="008A4ED9"/>
    <w:rsid w:val="008A50A8"/>
    <w:rsid w:val="008A51E7"/>
    <w:rsid w:val="008A51FE"/>
    <w:rsid w:val="008A564E"/>
    <w:rsid w:val="008A584B"/>
    <w:rsid w:val="008A5D86"/>
    <w:rsid w:val="008A5E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EFD"/>
    <w:rsid w:val="008B4FF1"/>
    <w:rsid w:val="008B578E"/>
    <w:rsid w:val="008B5833"/>
    <w:rsid w:val="008B5915"/>
    <w:rsid w:val="008B5BA3"/>
    <w:rsid w:val="008B5C6B"/>
    <w:rsid w:val="008B5C99"/>
    <w:rsid w:val="008B5E07"/>
    <w:rsid w:val="008B65D6"/>
    <w:rsid w:val="008B68C9"/>
    <w:rsid w:val="008B6933"/>
    <w:rsid w:val="008B6B85"/>
    <w:rsid w:val="008B6C4E"/>
    <w:rsid w:val="008B74CB"/>
    <w:rsid w:val="008B7ED9"/>
    <w:rsid w:val="008C00CD"/>
    <w:rsid w:val="008C00FE"/>
    <w:rsid w:val="008C014D"/>
    <w:rsid w:val="008C0427"/>
    <w:rsid w:val="008C0491"/>
    <w:rsid w:val="008C0BAA"/>
    <w:rsid w:val="008C0EEE"/>
    <w:rsid w:val="008C1141"/>
    <w:rsid w:val="008C1820"/>
    <w:rsid w:val="008C1C20"/>
    <w:rsid w:val="008C1CAF"/>
    <w:rsid w:val="008C1DB5"/>
    <w:rsid w:val="008C1E63"/>
    <w:rsid w:val="008C213B"/>
    <w:rsid w:val="008C247E"/>
    <w:rsid w:val="008C26C9"/>
    <w:rsid w:val="008C26FF"/>
    <w:rsid w:val="008C28BD"/>
    <w:rsid w:val="008C2A1B"/>
    <w:rsid w:val="008C46C0"/>
    <w:rsid w:val="008C474C"/>
    <w:rsid w:val="008C5129"/>
    <w:rsid w:val="008C5740"/>
    <w:rsid w:val="008C593F"/>
    <w:rsid w:val="008C5E79"/>
    <w:rsid w:val="008C6A9D"/>
    <w:rsid w:val="008C6AFD"/>
    <w:rsid w:val="008C6E34"/>
    <w:rsid w:val="008C71FC"/>
    <w:rsid w:val="008C7A64"/>
    <w:rsid w:val="008D00A3"/>
    <w:rsid w:val="008D022D"/>
    <w:rsid w:val="008D02F7"/>
    <w:rsid w:val="008D04AA"/>
    <w:rsid w:val="008D0718"/>
    <w:rsid w:val="008D0AC8"/>
    <w:rsid w:val="008D0EF2"/>
    <w:rsid w:val="008D1015"/>
    <w:rsid w:val="008D1058"/>
    <w:rsid w:val="008D124F"/>
    <w:rsid w:val="008D1814"/>
    <w:rsid w:val="008D19DE"/>
    <w:rsid w:val="008D21FC"/>
    <w:rsid w:val="008D248D"/>
    <w:rsid w:val="008D2565"/>
    <w:rsid w:val="008D26A8"/>
    <w:rsid w:val="008D2B46"/>
    <w:rsid w:val="008D2D3A"/>
    <w:rsid w:val="008D2DFA"/>
    <w:rsid w:val="008D3050"/>
    <w:rsid w:val="008D30E4"/>
    <w:rsid w:val="008D33A8"/>
    <w:rsid w:val="008D344F"/>
    <w:rsid w:val="008D3520"/>
    <w:rsid w:val="008D356A"/>
    <w:rsid w:val="008D38CC"/>
    <w:rsid w:val="008D3B16"/>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5F"/>
    <w:rsid w:val="008E02B9"/>
    <w:rsid w:val="008E09DE"/>
    <w:rsid w:val="008E0DB3"/>
    <w:rsid w:val="008E0E03"/>
    <w:rsid w:val="008E1158"/>
    <w:rsid w:val="008E1357"/>
    <w:rsid w:val="008E1616"/>
    <w:rsid w:val="008E1AC1"/>
    <w:rsid w:val="008E1B3A"/>
    <w:rsid w:val="008E1C32"/>
    <w:rsid w:val="008E1FE4"/>
    <w:rsid w:val="008E2218"/>
    <w:rsid w:val="008E2496"/>
    <w:rsid w:val="008E27FD"/>
    <w:rsid w:val="008E2C3A"/>
    <w:rsid w:val="008E2C42"/>
    <w:rsid w:val="008E3363"/>
    <w:rsid w:val="008E3772"/>
    <w:rsid w:val="008E3CDD"/>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05"/>
    <w:rsid w:val="008E6C7B"/>
    <w:rsid w:val="008E78F2"/>
    <w:rsid w:val="008E7C23"/>
    <w:rsid w:val="008F00C9"/>
    <w:rsid w:val="008F0189"/>
    <w:rsid w:val="008F077A"/>
    <w:rsid w:val="008F0E71"/>
    <w:rsid w:val="008F1344"/>
    <w:rsid w:val="008F1A78"/>
    <w:rsid w:val="008F1BBD"/>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3B0"/>
    <w:rsid w:val="009015E6"/>
    <w:rsid w:val="009017B7"/>
    <w:rsid w:val="00901982"/>
    <w:rsid w:val="00901BC3"/>
    <w:rsid w:val="00901D42"/>
    <w:rsid w:val="00902079"/>
    <w:rsid w:val="009026B7"/>
    <w:rsid w:val="009026FF"/>
    <w:rsid w:val="009029AB"/>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77"/>
    <w:rsid w:val="009066B2"/>
    <w:rsid w:val="00906CE7"/>
    <w:rsid w:val="00906F62"/>
    <w:rsid w:val="0090737C"/>
    <w:rsid w:val="00907668"/>
    <w:rsid w:val="009076CC"/>
    <w:rsid w:val="009104D6"/>
    <w:rsid w:val="00911238"/>
    <w:rsid w:val="009112E7"/>
    <w:rsid w:val="0091130B"/>
    <w:rsid w:val="0091156E"/>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2E66"/>
    <w:rsid w:val="00913417"/>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93E"/>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1ED6"/>
    <w:rsid w:val="0092269D"/>
    <w:rsid w:val="009229BF"/>
    <w:rsid w:val="00922F5D"/>
    <w:rsid w:val="009247B5"/>
    <w:rsid w:val="00924E2E"/>
    <w:rsid w:val="009250B5"/>
    <w:rsid w:val="009252FA"/>
    <w:rsid w:val="0092575C"/>
    <w:rsid w:val="00926951"/>
    <w:rsid w:val="009269CF"/>
    <w:rsid w:val="009276D9"/>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5F67"/>
    <w:rsid w:val="00936512"/>
    <w:rsid w:val="00936934"/>
    <w:rsid w:val="00936B09"/>
    <w:rsid w:val="00937136"/>
    <w:rsid w:val="009375A8"/>
    <w:rsid w:val="0093779E"/>
    <w:rsid w:val="00937803"/>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402A"/>
    <w:rsid w:val="00944219"/>
    <w:rsid w:val="0094440A"/>
    <w:rsid w:val="0094479E"/>
    <w:rsid w:val="00944AB8"/>
    <w:rsid w:val="00944D02"/>
    <w:rsid w:val="00944D68"/>
    <w:rsid w:val="0094548E"/>
    <w:rsid w:val="009455C9"/>
    <w:rsid w:val="00945DEB"/>
    <w:rsid w:val="00945E36"/>
    <w:rsid w:val="00945FAB"/>
    <w:rsid w:val="00946468"/>
    <w:rsid w:val="0094658F"/>
    <w:rsid w:val="009470F7"/>
    <w:rsid w:val="009471F7"/>
    <w:rsid w:val="00947397"/>
    <w:rsid w:val="009474B5"/>
    <w:rsid w:val="00947D94"/>
    <w:rsid w:val="00947F29"/>
    <w:rsid w:val="0095034E"/>
    <w:rsid w:val="0095070F"/>
    <w:rsid w:val="00950834"/>
    <w:rsid w:val="00950BF8"/>
    <w:rsid w:val="00951429"/>
    <w:rsid w:val="0095150D"/>
    <w:rsid w:val="0095175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4726"/>
    <w:rsid w:val="009552D2"/>
    <w:rsid w:val="00955422"/>
    <w:rsid w:val="009557B2"/>
    <w:rsid w:val="009557F3"/>
    <w:rsid w:val="00955A58"/>
    <w:rsid w:val="00955A5C"/>
    <w:rsid w:val="00955C04"/>
    <w:rsid w:val="00955C84"/>
    <w:rsid w:val="009561F9"/>
    <w:rsid w:val="0095662F"/>
    <w:rsid w:val="00956800"/>
    <w:rsid w:val="00956B00"/>
    <w:rsid w:val="00956C38"/>
    <w:rsid w:val="009573F3"/>
    <w:rsid w:val="009577EA"/>
    <w:rsid w:val="00957962"/>
    <w:rsid w:val="00957E37"/>
    <w:rsid w:val="00957E89"/>
    <w:rsid w:val="0096000B"/>
    <w:rsid w:val="00960880"/>
    <w:rsid w:val="0096093D"/>
    <w:rsid w:val="00960AD4"/>
    <w:rsid w:val="00960DF6"/>
    <w:rsid w:val="00960E1E"/>
    <w:rsid w:val="00960ECA"/>
    <w:rsid w:val="0096123A"/>
    <w:rsid w:val="009613AA"/>
    <w:rsid w:val="0096165D"/>
    <w:rsid w:val="0096232F"/>
    <w:rsid w:val="009629B3"/>
    <w:rsid w:val="009629E0"/>
    <w:rsid w:val="00962F98"/>
    <w:rsid w:val="00963467"/>
    <w:rsid w:val="00963700"/>
    <w:rsid w:val="00963727"/>
    <w:rsid w:val="00963CAA"/>
    <w:rsid w:val="00963DDC"/>
    <w:rsid w:val="00963FF9"/>
    <w:rsid w:val="0096425A"/>
    <w:rsid w:val="0096430A"/>
    <w:rsid w:val="009647C2"/>
    <w:rsid w:val="00964A30"/>
    <w:rsid w:val="00964B69"/>
    <w:rsid w:val="0096528C"/>
    <w:rsid w:val="00965B11"/>
    <w:rsid w:val="00965F70"/>
    <w:rsid w:val="0096602E"/>
    <w:rsid w:val="009665C4"/>
    <w:rsid w:val="00966C09"/>
    <w:rsid w:val="00966DFF"/>
    <w:rsid w:val="00966EC9"/>
    <w:rsid w:val="00967061"/>
    <w:rsid w:val="00967410"/>
    <w:rsid w:val="0096797E"/>
    <w:rsid w:val="00967C1B"/>
    <w:rsid w:val="00967E26"/>
    <w:rsid w:val="009700DA"/>
    <w:rsid w:val="00970488"/>
    <w:rsid w:val="009704ED"/>
    <w:rsid w:val="00970862"/>
    <w:rsid w:val="00970DE8"/>
    <w:rsid w:val="009713A2"/>
    <w:rsid w:val="00971833"/>
    <w:rsid w:val="009718A2"/>
    <w:rsid w:val="00971BA5"/>
    <w:rsid w:val="00971D01"/>
    <w:rsid w:val="00971D2A"/>
    <w:rsid w:val="009726EA"/>
    <w:rsid w:val="00972D2A"/>
    <w:rsid w:val="00973B7F"/>
    <w:rsid w:val="00973FC4"/>
    <w:rsid w:val="0097483C"/>
    <w:rsid w:val="00974C4D"/>
    <w:rsid w:val="00974EF0"/>
    <w:rsid w:val="00975535"/>
    <w:rsid w:val="0097571C"/>
    <w:rsid w:val="00975780"/>
    <w:rsid w:val="009757C3"/>
    <w:rsid w:val="00975B0D"/>
    <w:rsid w:val="0097610C"/>
    <w:rsid w:val="0097643D"/>
    <w:rsid w:val="00976475"/>
    <w:rsid w:val="009765B6"/>
    <w:rsid w:val="009765F1"/>
    <w:rsid w:val="0097684B"/>
    <w:rsid w:val="00976DA5"/>
    <w:rsid w:val="009770F7"/>
    <w:rsid w:val="0097755C"/>
    <w:rsid w:val="00977FC4"/>
    <w:rsid w:val="0098023A"/>
    <w:rsid w:val="009802F0"/>
    <w:rsid w:val="009806D3"/>
    <w:rsid w:val="00980A13"/>
    <w:rsid w:val="00980D2A"/>
    <w:rsid w:val="00981BAA"/>
    <w:rsid w:val="00981C59"/>
    <w:rsid w:val="00981D4F"/>
    <w:rsid w:val="0098226A"/>
    <w:rsid w:val="00982AC1"/>
    <w:rsid w:val="009831F8"/>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794"/>
    <w:rsid w:val="00987EA2"/>
    <w:rsid w:val="00990274"/>
    <w:rsid w:val="00990593"/>
    <w:rsid w:val="00990711"/>
    <w:rsid w:val="009907C1"/>
    <w:rsid w:val="009908AD"/>
    <w:rsid w:val="00990B90"/>
    <w:rsid w:val="00991166"/>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80D"/>
    <w:rsid w:val="00997CC7"/>
    <w:rsid w:val="00997E26"/>
    <w:rsid w:val="009A010E"/>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897"/>
    <w:rsid w:val="009A2932"/>
    <w:rsid w:val="009A2CFD"/>
    <w:rsid w:val="009A34B7"/>
    <w:rsid w:val="009A3D8C"/>
    <w:rsid w:val="009A45FD"/>
    <w:rsid w:val="009A4EB6"/>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A7F7B"/>
    <w:rsid w:val="009B01FC"/>
    <w:rsid w:val="009B0511"/>
    <w:rsid w:val="009B0D1D"/>
    <w:rsid w:val="009B12E6"/>
    <w:rsid w:val="009B158C"/>
    <w:rsid w:val="009B15F1"/>
    <w:rsid w:val="009B1A02"/>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D6B"/>
    <w:rsid w:val="009B7E22"/>
    <w:rsid w:val="009C0258"/>
    <w:rsid w:val="009C05E8"/>
    <w:rsid w:val="009C0AFD"/>
    <w:rsid w:val="009C131A"/>
    <w:rsid w:val="009C13EB"/>
    <w:rsid w:val="009C1FEF"/>
    <w:rsid w:val="009C2320"/>
    <w:rsid w:val="009C2323"/>
    <w:rsid w:val="009C2BC5"/>
    <w:rsid w:val="009C3034"/>
    <w:rsid w:val="009C3374"/>
    <w:rsid w:val="009C3523"/>
    <w:rsid w:val="009C35CE"/>
    <w:rsid w:val="009C3C97"/>
    <w:rsid w:val="009C3DAA"/>
    <w:rsid w:val="009C498D"/>
    <w:rsid w:val="009C49E0"/>
    <w:rsid w:val="009C4F30"/>
    <w:rsid w:val="009C4F90"/>
    <w:rsid w:val="009C5299"/>
    <w:rsid w:val="009C5624"/>
    <w:rsid w:val="009C57DD"/>
    <w:rsid w:val="009C6C56"/>
    <w:rsid w:val="009C6E08"/>
    <w:rsid w:val="009C6E4F"/>
    <w:rsid w:val="009C710E"/>
    <w:rsid w:val="009C792E"/>
    <w:rsid w:val="009C7A74"/>
    <w:rsid w:val="009C7C2A"/>
    <w:rsid w:val="009C7F3B"/>
    <w:rsid w:val="009C7FB6"/>
    <w:rsid w:val="009D010D"/>
    <w:rsid w:val="009D0146"/>
    <w:rsid w:val="009D0492"/>
    <w:rsid w:val="009D0522"/>
    <w:rsid w:val="009D0697"/>
    <w:rsid w:val="009D06F0"/>
    <w:rsid w:val="009D0910"/>
    <w:rsid w:val="009D1C22"/>
    <w:rsid w:val="009D1FE7"/>
    <w:rsid w:val="009D20C5"/>
    <w:rsid w:val="009D2294"/>
    <w:rsid w:val="009D28A7"/>
    <w:rsid w:val="009D2DEB"/>
    <w:rsid w:val="009D30E0"/>
    <w:rsid w:val="009D3270"/>
    <w:rsid w:val="009D3415"/>
    <w:rsid w:val="009D3A08"/>
    <w:rsid w:val="009D3F96"/>
    <w:rsid w:val="009D4091"/>
    <w:rsid w:val="009D43D1"/>
    <w:rsid w:val="009D44DE"/>
    <w:rsid w:val="009D466D"/>
    <w:rsid w:val="009D4E41"/>
    <w:rsid w:val="009D4F45"/>
    <w:rsid w:val="009D4FB9"/>
    <w:rsid w:val="009D56A5"/>
    <w:rsid w:val="009D5A4D"/>
    <w:rsid w:val="009D5BB0"/>
    <w:rsid w:val="009D5BC9"/>
    <w:rsid w:val="009D5E4C"/>
    <w:rsid w:val="009D60BA"/>
    <w:rsid w:val="009D6429"/>
    <w:rsid w:val="009D66DC"/>
    <w:rsid w:val="009D67F0"/>
    <w:rsid w:val="009D6A2F"/>
    <w:rsid w:val="009D6B8A"/>
    <w:rsid w:val="009D6D72"/>
    <w:rsid w:val="009D73CA"/>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2463"/>
    <w:rsid w:val="009E2481"/>
    <w:rsid w:val="009E260D"/>
    <w:rsid w:val="009E266B"/>
    <w:rsid w:val="009E298E"/>
    <w:rsid w:val="009E2B36"/>
    <w:rsid w:val="009E2FAC"/>
    <w:rsid w:val="009E309E"/>
    <w:rsid w:val="009E320B"/>
    <w:rsid w:val="009E3299"/>
    <w:rsid w:val="009E3636"/>
    <w:rsid w:val="009E3C85"/>
    <w:rsid w:val="009E3E13"/>
    <w:rsid w:val="009E41C0"/>
    <w:rsid w:val="009E4240"/>
    <w:rsid w:val="009E4691"/>
    <w:rsid w:val="009E4878"/>
    <w:rsid w:val="009E4921"/>
    <w:rsid w:val="009E498E"/>
    <w:rsid w:val="009E4E77"/>
    <w:rsid w:val="009E51C9"/>
    <w:rsid w:val="009E5540"/>
    <w:rsid w:val="009E574D"/>
    <w:rsid w:val="009E5BFB"/>
    <w:rsid w:val="009E5E59"/>
    <w:rsid w:val="009E71A8"/>
    <w:rsid w:val="009E7461"/>
    <w:rsid w:val="009E7919"/>
    <w:rsid w:val="009E79EA"/>
    <w:rsid w:val="009E7B64"/>
    <w:rsid w:val="009E7DDE"/>
    <w:rsid w:val="009E7FAB"/>
    <w:rsid w:val="009E7FD0"/>
    <w:rsid w:val="009F019E"/>
    <w:rsid w:val="009F0781"/>
    <w:rsid w:val="009F0B50"/>
    <w:rsid w:val="009F0FDF"/>
    <w:rsid w:val="009F1150"/>
    <w:rsid w:val="009F184E"/>
    <w:rsid w:val="009F1A12"/>
    <w:rsid w:val="009F210E"/>
    <w:rsid w:val="009F22DB"/>
    <w:rsid w:val="009F2522"/>
    <w:rsid w:val="009F29A6"/>
    <w:rsid w:val="009F2A88"/>
    <w:rsid w:val="009F3379"/>
    <w:rsid w:val="009F3398"/>
    <w:rsid w:val="009F3A6F"/>
    <w:rsid w:val="009F3C72"/>
    <w:rsid w:val="009F410F"/>
    <w:rsid w:val="009F4406"/>
    <w:rsid w:val="009F498A"/>
    <w:rsid w:val="009F4DC0"/>
    <w:rsid w:val="009F4E93"/>
    <w:rsid w:val="009F4F01"/>
    <w:rsid w:val="009F5044"/>
    <w:rsid w:val="009F5275"/>
    <w:rsid w:val="009F5359"/>
    <w:rsid w:val="009F5499"/>
    <w:rsid w:val="009F56AD"/>
    <w:rsid w:val="009F586A"/>
    <w:rsid w:val="009F5D18"/>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53C"/>
    <w:rsid w:val="00A00A3F"/>
    <w:rsid w:val="00A00AEB"/>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694"/>
    <w:rsid w:val="00A04956"/>
    <w:rsid w:val="00A04B8A"/>
    <w:rsid w:val="00A04D01"/>
    <w:rsid w:val="00A04FC8"/>
    <w:rsid w:val="00A0554C"/>
    <w:rsid w:val="00A06BCA"/>
    <w:rsid w:val="00A06D46"/>
    <w:rsid w:val="00A07644"/>
    <w:rsid w:val="00A076F4"/>
    <w:rsid w:val="00A07C99"/>
    <w:rsid w:val="00A1082F"/>
    <w:rsid w:val="00A108EA"/>
    <w:rsid w:val="00A10977"/>
    <w:rsid w:val="00A109D5"/>
    <w:rsid w:val="00A10A1C"/>
    <w:rsid w:val="00A10F91"/>
    <w:rsid w:val="00A111B4"/>
    <w:rsid w:val="00A111CD"/>
    <w:rsid w:val="00A11BCC"/>
    <w:rsid w:val="00A1208F"/>
    <w:rsid w:val="00A120B1"/>
    <w:rsid w:val="00A1271D"/>
    <w:rsid w:val="00A13390"/>
    <w:rsid w:val="00A13595"/>
    <w:rsid w:val="00A1363B"/>
    <w:rsid w:val="00A13916"/>
    <w:rsid w:val="00A139D3"/>
    <w:rsid w:val="00A13E1D"/>
    <w:rsid w:val="00A13E3C"/>
    <w:rsid w:val="00A14098"/>
    <w:rsid w:val="00A140E4"/>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33C"/>
    <w:rsid w:val="00A167B8"/>
    <w:rsid w:val="00A16F7B"/>
    <w:rsid w:val="00A17016"/>
    <w:rsid w:val="00A17130"/>
    <w:rsid w:val="00A17E76"/>
    <w:rsid w:val="00A20078"/>
    <w:rsid w:val="00A20205"/>
    <w:rsid w:val="00A206BA"/>
    <w:rsid w:val="00A20758"/>
    <w:rsid w:val="00A20837"/>
    <w:rsid w:val="00A212E2"/>
    <w:rsid w:val="00A21ABE"/>
    <w:rsid w:val="00A21D87"/>
    <w:rsid w:val="00A21E88"/>
    <w:rsid w:val="00A21FE6"/>
    <w:rsid w:val="00A22960"/>
    <w:rsid w:val="00A23510"/>
    <w:rsid w:val="00A237EF"/>
    <w:rsid w:val="00A23B4C"/>
    <w:rsid w:val="00A23E67"/>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3AE"/>
    <w:rsid w:val="00A30700"/>
    <w:rsid w:val="00A3118C"/>
    <w:rsid w:val="00A312C2"/>
    <w:rsid w:val="00A312FE"/>
    <w:rsid w:val="00A3151D"/>
    <w:rsid w:val="00A323C8"/>
    <w:rsid w:val="00A333EF"/>
    <w:rsid w:val="00A338C1"/>
    <w:rsid w:val="00A33F84"/>
    <w:rsid w:val="00A34062"/>
    <w:rsid w:val="00A34105"/>
    <w:rsid w:val="00A34841"/>
    <w:rsid w:val="00A34EEB"/>
    <w:rsid w:val="00A3552A"/>
    <w:rsid w:val="00A35C2D"/>
    <w:rsid w:val="00A361B4"/>
    <w:rsid w:val="00A36D99"/>
    <w:rsid w:val="00A370A4"/>
    <w:rsid w:val="00A37250"/>
    <w:rsid w:val="00A3731E"/>
    <w:rsid w:val="00A377E4"/>
    <w:rsid w:val="00A378F5"/>
    <w:rsid w:val="00A3792F"/>
    <w:rsid w:val="00A37FB1"/>
    <w:rsid w:val="00A4029F"/>
    <w:rsid w:val="00A40F0B"/>
    <w:rsid w:val="00A413D1"/>
    <w:rsid w:val="00A4172B"/>
    <w:rsid w:val="00A41822"/>
    <w:rsid w:val="00A419F4"/>
    <w:rsid w:val="00A41D91"/>
    <w:rsid w:val="00A41FC3"/>
    <w:rsid w:val="00A420E1"/>
    <w:rsid w:val="00A421BE"/>
    <w:rsid w:val="00A423B5"/>
    <w:rsid w:val="00A428D6"/>
    <w:rsid w:val="00A42DD6"/>
    <w:rsid w:val="00A42ECE"/>
    <w:rsid w:val="00A430B0"/>
    <w:rsid w:val="00A434EB"/>
    <w:rsid w:val="00A436C4"/>
    <w:rsid w:val="00A436E1"/>
    <w:rsid w:val="00A4383F"/>
    <w:rsid w:val="00A43A3B"/>
    <w:rsid w:val="00A43C1C"/>
    <w:rsid w:val="00A43D3A"/>
    <w:rsid w:val="00A441A0"/>
    <w:rsid w:val="00A44C2D"/>
    <w:rsid w:val="00A44CC0"/>
    <w:rsid w:val="00A44D59"/>
    <w:rsid w:val="00A452C1"/>
    <w:rsid w:val="00A45623"/>
    <w:rsid w:val="00A459A5"/>
    <w:rsid w:val="00A45A47"/>
    <w:rsid w:val="00A45B3F"/>
    <w:rsid w:val="00A45DDC"/>
    <w:rsid w:val="00A45DEC"/>
    <w:rsid w:val="00A45DF1"/>
    <w:rsid w:val="00A460A4"/>
    <w:rsid w:val="00A46343"/>
    <w:rsid w:val="00A4649C"/>
    <w:rsid w:val="00A467DB"/>
    <w:rsid w:val="00A46BFB"/>
    <w:rsid w:val="00A4708A"/>
    <w:rsid w:val="00A47316"/>
    <w:rsid w:val="00A477B1"/>
    <w:rsid w:val="00A47860"/>
    <w:rsid w:val="00A478B1"/>
    <w:rsid w:val="00A47D8F"/>
    <w:rsid w:val="00A50196"/>
    <w:rsid w:val="00A503BC"/>
    <w:rsid w:val="00A5087B"/>
    <w:rsid w:val="00A509D3"/>
    <w:rsid w:val="00A50A1A"/>
    <w:rsid w:val="00A50ADB"/>
    <w:rsid w:val="00A50B9A"/>
    <w:rsid w:val="00A510C7"/>
    <w:rsid w:val="00A51272"/>
    <w:rsid w:val="00A51582"/>
    <w:rsid w:val="00A51D8B"/>
    <w:rsid w:val="00A524F7"/>
    <w:rsid w:val="00A52757"/>
    <w:rsid w:val="00A52DB1"/>
    <w:rsid w:val="00A54088"/>
    <w:rsid w:val="00A54167"/>
    <w:rsid w:val="00A541E3"/>
    <w:rsid w:val="00A54219"/>
    <w:rsid w:val="00A5463B"/>
    <w:rsid w:val="00A54B58"/>
    <w:rsid w:val="00A55185"/>
    <w:rsid w:val="00A5520D"/>
    <w:rsid w:val="00A5524E"/>
    <w:rsid w:val="00A5552F"/>
    <w:rsid w:val="00A556FE"/>
    <w:rsid w:val="00A55724"/>
    <w:rsid w:val="00A55ACD"/>
    <w:rsid w:val="00A56328"/>
    <w:rsid w:val="00A574AA"/>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4001"/>
    <w:rsid w:val="00A64217"/>
    <w:rsid w:val="00A642AD"/>
    <w:rsid w:val="00A64591"/>
    <w:rsid w:val="00A65F7C"/>
    <w:rsid w:val="00A6601B"/>
    <w:rsid w:val="00A6667D"/>
    <w:rsid w:val="00A66BEC"/>
    <w:rsid w:val="00A66C38"/>
    <w:rsid w:val="00A6705E"/>
    <w:rsid w:val="00A671D3"/>
    <w:rsid w:val="00A67394"/>
    <w:rsid w:val="00A67580"/>
    <w:rsid w:val="00A679E3"/>
    <w:rsid w:val="00A70023"/>
    <w:rsid w:val="00A70292"/>
    <w:rsid w:val="00A70339"/>
    <w:rsid w:val="00A70AB3"/>
    <w:rsid w:val="00A7130B"/>
    <w:rsid w:val="00A714AD"/>
    <w:rsid w:val="00A7167D"/>
    <w:rsid w:val="00A71925"/>
    <w:rsid w:val="00A71B48"/>
    <w:rsid w:val="00A71BE4"/>
    <w:rsid w:val="00A71E51"/>
    <w:rsid w:val="00A72243"/>
    <w:rsid w:val="00A7285B"/>
    <w:rsid w:val="00A72BD8"/>
    <w:rsid w:val="00A72C67"/>
    <w:rsid w:val="00A7384E"/>
    <w:rsid w:val="00A73A08"/>
    <w:rsid w:val="00A73DF2"/>
    <w:rsid w:val="00A73E93"/>
    <w:rsid w:val="00A7402A"/>
    <w:rsid w:val="00A742FB"/>
    <w:rsid w:val="00A7433B"/>
    <w:rsid w:val="00A7446F"/>
    <w:rsid w:val="00A7493B"/>
    <w:rsid w:val="00A749C4"/>
    <w:rsid w:val="00A75409"/>
    <w:rsid w:val="00A7548A"/>
    <w:rsid w:val="00A75FF9"/>
    <w:rsid w:val="00A76212"/>
    <w:rsid w:val="00A764CA"/>
    <w:rsid w:val="00A76624"/>
    <w:rsid w:val="00A76C25"/>
    <w:rsid w:val="00A76DE0"/>
    <w:rsid w:val="00A76E3B"/>
    <w:rsid w:val="00A77C3C"/>
    <w:rsid w:val="00A77D4A"/>
    <w:rsid w:val="00A802AD"/>
    <w:rsid w:val="00A80417"/>
    <w:rsid w:val="00A8055F"/>
    <w:rsid w:val="00A807D2"/>
    <w:rsid w:val="00A80C3F"/>
    <w:rsid w:val="00A80C74"/>
    <w:rsid w:val="00A80CD3"/>
    <w:rsid w:val="00A80CF4"/>
    <w:rsid w:val="00A80DE7"/>
    <w:rsid w:val="00A81043"/>
    <w:rsid w:val="00A81AA7"/>
    <w:rsid w:val="00A81B03"/>
    <w:rsid w:val="00A81CFD"/>
    <w:rsid w:val="00A81E16"/>
    <w:rsid w:val="00A82292"/>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97D1B"/>
    <w:rsid w:val="00AA073F"/>
    <w:rsid w:val="00AA0C6D"/>
    <w:rsid w:val="00AA1255"/>
    <w:rsid w:val="00AA12AE"/>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2CC"/>
    <w:rsid w:val="00AA631D"/>
    <w:rsid w:val="00AA64F6"/>
    <w:rsid w:val="00AA6814"/>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4A5"/>
    <w:rsid w:val="00AB2C75"/>
    <w:rsid w:val="00AB302C"/>
    <w:rsid w:val="00AB30A9"/>
    <w:rsid w:val="00AB32F4"/>
    <w:rsid w:val="00AB3467"/>
    <w:rsid w:val="00AB365B"/>
    <w:rsid w:val="00AB3856"/>
    <w:rsid w:val="00AB3948"/>
    <w:rsid w:val="00AB39ED"/>
    <w:rsid w:val="00AB3C2C"/>
    <w:rsid w:val="00AB40A7"/>
    <w:rsid w:val="00AB438D"/>
    <w:rsid w:val="00AB4890"/>
    <w:rsid w:val="00AB4EBA"/>
    <w:rsid w:val="00AB5409"/>
    <w:rsid w:val="00AB5799"/>
    <w:rsid w:val="00AB5B3F"/>
    <w:rsid w:val="00AB5F1B"/>
    <w:rsid w:val="00AB60E1"/>
    <w:rsid w:val="00AB673A"/>
    <w:rsid w:val="00AB6971"/>
    <w:rsid w:val="00AB6B7D"/>
    <w:rsid w:val="00AB6CC5"/>
    <w:rsid w:val="00AB709A"/>
    <w:rsid w:val="00AB7302"/>
    <w:rsid w:val="00AB7C94"/>
    <w:rsid w:val="00AB7E03"/>
    <w:rsid w:val="00AC0447"/>
    <w:rsid w:val="00AC1A34"/>
    <w:rsid w:val="00AC1ED0"/>
    <w:rsid w:val="00AC1EFF"/>
    <w:rsid w:val="00AC26F5"/>
    <w:rsid w:val="00AC2A4A"/>
    <w:rsid w:val="00AC2DE9"/>
    <w:rsid w:val="00AC2E9D"/>
    <w:rsid w:val="00AC2F57"/>
    <w:rsid w:val="00AC2F97"/>
    <w:rsid w:val="00AC31E7"/>
    <w:rsid w:val="00AC350F"/>
    <w:rsid w:val="00AC3596"/>
    <w:rsid w:val="00AC37C8"/>
    <w:rsid w:val="00AC39E8"/>
    <w:rsid w:val="00AC3A6A"/>
    <w:rsid w:val="00AC3C70"/>
    <w:rsid w:val="00AC3EDD"/>
    <w:rsid w:val="00AC40CB"/>
    <w:rsid w:val="00AC451C"/>
    <w:rsid w:val="00AC4692"/>
    <w:rsid w:val="00AC48A6"/>
    <w:rsid w:val="00AC4AB8"/>
    <w:rsid w:val="00AC5085"/>
    <w:rsid w:val="00AC5B09"/>
    <w:rsid w:val="00AC6639"/>
    <w:rsid w:val="00AC699D"/>
    <w:rsid w:val="00AC6BE5"/>
    <w:rsid w:val="00AC6C19"/>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765"/>
    <w:rsid w:val="00AD6791"/>
    <w:rsid w:val="00AD7052"/>
    <w:rsid w:val="00AD70A2"/>
    <w:rsid w:val="00AD75E1"/>
    <w:rsid w:val="00AD7DDB"/>
    <w:rsid w:val="00AD7E93"/>
    <w:rsid w:val="00AE06A6"/>
    <w:rsid w:val="00AE113A"/>
    <w:rsid w:val="00AE130A"/>
    <w:rsid w:val="00AE1B55"/>
    <w:rsid w:val="00AE21BA"/>
    <w:rsid w:val="00AE2A25"/>
    <w:rsid w:val="00AE2A84"/>
    <w:rsid w:val="00AE2F4D"/>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A37"/>
    <w:rsid w:val="00AF0B87"/>
    <w:rsid w:val="00AF1CA2"/>
    <w:rsid w:val="00AF1EBE"/>
    <w:rsid w:val="00AF259D"/>
    <w:rsid w:val="00AF2CC4"/>
    <w:rsid w:val="00AF2D2D"/>
    <w:rsid w:val="00AF30CD"/>
    <w:rsid w:val="00AF3279"/>
    <w:rsid w:val="00AF37F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233"/>
    <w:rsid w:val="00AF759E"/>
    <w:rsid w:val="00AF75D1"/>
    <w:rsid w:val="00AF7C08"/>
    <w:rsid w:val="00AF7C65"/>
    <w:rsid w:val="00AF7DB6"/>
    <w:rsid w:val="00B0000D"/>
    <w:rsid w:val="00B006C8"/>
    <w:rsid w:val="00B00A3B"/>
    <w:rsid w:val="00B01373"/>
    <w:rsid w:val="00B013FD"/>
    <w:rsid w:val="00B0153B"/>
    <w:rsid w:val="00B01AC0"/>
    <w:rsid w:val="00B01BDD"/>
    <w:rsid w:val="00B0226D"/>
    <w:rsid w:val="00B02839"/>
    <w:rsid w:val="00B02890"/>
    <w:rsid w:val="00B02C44"/>
    <w:rsid w:val="00B02DC3"/>
    <w:rsid w:val="00B0369B"/>
    <w:rsid w:val="00B03CCF"/>
    <w:rsid w:val="00B04752"/>
    <w:rsid w:val="00B04E3F"/>
    <w:rsid w:val="00B04F05"/>
    <w:rsid w:val="00B053F7"/>
    <w:rsid w:val="00B0553E"/>
    <w:rsid w:val="00B06574"/>
    <w:rsid w:val="00B065C2"/>
    <w:rsid w:val="00B0680B"/>
    <w:rsid w:val="00B070F4"/>
    <w:rsid w:val="00B07429"/>
    <w:rsid w:val="00B0762D"/>
    <w:rsid w:val="00B076DE"/>
    <w:rsid w:val="00B077AA"/>
    <w:rsid w:val="00B07A55"/>
    <w:rsid w:val="00B07B0D"/>
    <w:rsid w:val="00B07BAD"/>
    <w:rsid w:val="00B07D15"/>
    <w:rsid w:val="00B104A8"/>
    <w:rsid w:val="00B10B1A"/>
    <w:rsid w:val="00B10E06"/>
    <w:rsid w:val="00B110D7"/>
    <w:rsid w:val="00B113CC"/>
    <w:rsid w:val="00B11A2F"/>
    <w:rsid w:val="00B11EE0"/>
    <w:rsid w:val="00B12595"/>
    <w:rsid w:val="00B1286E"/>
    <w:rsid w:val="00B12A2E"/>
    <w:rsid w:val="00B12C5C"/>
    <w:rsid w:val="00B12D36"/>
    <w:rsid w:val="00B131B8"/>
    <w:rsid w:val="00B13619"/>
    <w:rsid w:val="00B13732"/>
    <w:rsid w:val="00B13CC4"/>
    <w:rsid w:val="00B13FC2"/>
    <w:rsid w:val="00B14003"/>
    <w:rsid w:val="00B14174"/>
    <w:rsid w:val="00B1443D"/>
    <w:rsid w:val="00B1457D"/>
    <w:rsid w:val="00B14643"/>
    <w:rsid w:val="00B14A68"/>
    <w:rsid w:val="00B14E0E"/>
    <w:rsid w:val="00B14EBE"/>
    <w:rsid w:val="00B14EEC"/>
    <w:rsid w:val="00B15152"/>
    <w:rsid w:val="00B1522D"/>
    <w:rsid w:val="00B156C4"/>
    <w:rsid w:val="00B1579A"/>
    <w:rsid w:val="00B15A00"/>
    <w:rsid w:val="00B15F2A"/>
    <w:rsid w:val="00B16100"/>
    <w:rsid w:val="00B1637F"/>
    <w:rsid w:val="00B16735"/>
    <w:rsid w:val="00B167B5"/>
    <w:rsid w:val="00B16A23"/>
    <w:rsid w:val="00B16BF7"/>
    <w:rsid w:val="00B171E3"/>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3DC"/>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C8B"/>
    <w:rsid w:val="00B33F48"/>
    <w:rsid w:val="00B34236"/>
    <w:rsid w:val="00B34983"/>
    <w:rsid w:val="00B34C64"/>
    <w:rsid w:val="00B34CC9"/>
    <w:rsid w:val="00B3573F"/>
    <w:rsid w:val="00B35D34"/>
    <w:rsid w:val="00B35FC2"/>
    <w:rsid w:val="00B363A2"/>
    <w:rsid w:val="00B37156"/>
    <w:rsid w:val="00B3758E"/>
    <w:rsid w:val="00B376C2"/>
    <w:rsid w:val="00B37961"/>
    <w:rsid w:val="00B379E5"/>
    <w:rsid w:val="00B37AA6"/>
    <w:rsid w:val="00B37B0C"/>
    <w:rsid w:val="00B40422"/>
    <w:rsid w:val="00B406A6"/>
    <w:rsid w:val="00B4130E"/>
    <w:rsid w:val="00B413F3"/>
    <w:rsid w:val="00B41A99"/>
    <w:rsid w:val="00B41AFC"/>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325D"/>
    <w:rsid w:val="00B440F8"/>
    <w:rsid w:val="00B44326"/>
    <w:rsid w:val="00B444D0"/>
    <w:rsid w:val="00B445A3"/>
    <w:rsid w:val="00B44853"/>
    <w:rsid w:val="00B44DC0"/>
    <w:rsid w:val="00B451D9"/>
    <w:rsid w:val="00B4520D"/>
    <w:rsid w:val="00B4559F"/>
    <w:rsid w:val="00B4588B"/>
    <w:rsid w:val="00B45D33"/>
    <w:rsid w:val="00B45F70"/>
    <w:rsid w:val="00B45FCB"/>
    <w:rsid w:val="00B46271"/>
    <w:rsid w:val="00B4697F"/>
    <w:rsid w:val="00B46BA2"/>
    <w:rsid w:val="00B473A6"/>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5F8"/>
    <w:rsid w:val="00B55AAF"/>
    <w:rsid w:val="00B55BFB"/>
    <w:rsid w:val="00B55F62"/>
    <w:rsid w:val="00B561D5"/>
    <w:rsid w:val="00B56AA6"/>
    <w:rsid w:val="00B56B8C"/>
    <w:rsid w:val="00B5712D"/>
    <w:rsid w:val="00B574ED"/>
    <w:rsid w:val="00B57699"/>
    <w:rsid w:val="00B57830"/>
    <w:rsid w:val="00B57F37"/>
    <w:rsid w:val="00B600DF"/>
    <w:rsid w:val="00B604D8"/>
    <w:rsid w:val="00B6057B"/>
    <w:rsid w:val="00B60674"/>
    <w:rsid w:val="00B60764"/>
    <w:rsid w:val="00B608F5"/>
    <w:rsid w:val="00B60947"/>
    <w:rsid w:val="00B60B8D"/>
    <w:rsid w:val="00B60D48"/>
    <w:rsid w:val="00B6103F"/>
    <w:rsid w:val="00B610A3"/>
    <w:rsid w:val="00B61249"/>
    <w:rsid w:val="00B6291A"/>
    <w:rsid w:val="00B62C04"/>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17"/>
    <w:rsid w:val="00B70C93"/>
    <w:rsid w:val="00B718E5"/>
    <w:rsid w:val="00B71B89"/>
    <w:rsid w:val="00B71E64"/>
    <w:rsid w:val="00B71FE7"/>
    <w:rsid w:val="00B7207A"/>
    <w:rsid w:val="00B721EE"/>
    <w:rsid w:val="00B72628"/>
    <w:rsid w:val="00B731DD"/>
    <w:rsid w:val="00B739CC"/>
    <w:rsid w:val="00B73A34"/>
    <w:rsid w:val="00B73C1C"/>
    <w:rsid w:val="00B74241"/>
    <w:rsid w:val="00B744C8"/>
    <w:rsid w:val="00B74D3A"/>
    <w:rsid w:val="00B74F86"/>
    <w:rsid w:val="00B75051"/>
    <w:rsid w:val="00B75D3B"/>
    <w:rsid w:val="00B75EE9"/>
    <w:rsid w:val="00B76126"/>
    <w:rsid w:val="00B7612B"/>
    <w:rsid w:val="00B762DD"/>
    <w:rsid w:val="00B7651C"/>
    <w:rsid w:val="00B76680"/>
    <w:rsid w:val="00B76697"/>
    <w:rsid w:val="00B76733"/>
    <w:rsid w:val="00B76CF2"/>
    <w:rsid w:val="00B76F8B"/>
    <w:rsid w:val="00B76FF6"/>
    <w:rsid w:val="00B7765A"/>
    <w:rsid w:val="00B77AAA"/>
    <w:rsid w:val="00B77CC5"/>
    <w:rsid w:val="00B800BF"/>
    <w:rsid w:val="00B802F3"/>
    <w:rsid w:val="00B804B1"/>
    <w:rsid w:val="00B80816"/>
    <w:rsid w:val="00B80E1C"/>
    <w:rsid w:val="00B80ECF"/>
    <w:rsid w:val="00B80F55"/>
    <w:rsid w:val="00B81040"/>
    <w:rsid w:val="00B81576"/>
    <w:rsid w:val="00B8194E"/>
    <w:rsid w:val="00B820AD"/>
    <w:rsid w:val="00B82A09"/>
    <w:rsid w:val="00B82D3F"/>
    <w:rsid w:val="00B82FC9"/>
    <w:rsid w:val="00B83575"/>
    <w:rsid w:val="00B838EC"/>
    <w:rsid w:val="00B83B45"/>
    <w:rsid w:val="00B84184"/>
    <w:rsid w:val="00B84953"/>
    <w:rsid w:val="00B84D23"/>
    <w:rsid w:val="00B84EE1"/>
    <w:rsid w:val="00B851FF"/>
    <w:rsid w:val="00B8555D"/>
    <w:rsid w:val="00B85691"/>
    <w:rsid w:val="00B85AAC"/>
    <w:rsid w:val="00B86511"/>
    <w:rsid w:val="00B8661F"/>
    <w:rsid w:val="00B86873"/>
    <w:rsid w:val="00B86A1F"/>
    <w:rsid w:val="00B86B8B"/>
    <w:rsid w:val="00B8708B"/>
    <w:rsid w:val="00B871FD"/>
    <w:rsid w:val="00B87739"/>
    <w:rsid w:val="00B87854"/>
    <w:rsid w:val="00B90281"/>
    <w:rsid w:val="00B905C7"/>
    <w:rsid w:val="00B906E9"/>
    <w:rsid w:val="00B9086C"/>
    <w:rsid w:val="00B915B2"/>
    <w:rsid w:val="00B91766"/>
    <w:rsid w:val="00B919A3"/>
    <w:rsid w:val="00B92038"/>
    <w:rsid w:val="00B92210"/>
    <w:rsid w:val="00B92AC5"/>
    <w:rsid w:val="00B92B1C"/>
    <w:rsid w:val="00B92C67"/>
    <w:rsid w:val="00B9331D"/>
    <w:rsid w:val="00B9372D"/>
    <w:rsid w:val="00B94B5A"/>
    <w:rsid w:val="00B94F35"/>
    <w:rsid w:val="00B952CD"/>
    <w:rsid w:val="00B9542D"/>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1F8D"/>
    <w:rsid w:val="00BA20B7"/>
    <w:rsid w:val="00BA2313"/>
    <w:rsid w:val="00BA25DC"/>
    <w:rsid w:val="00BA29A0"/>
    <w:rsid w:val="00BA2AFE"/>
    <w:rsid w:val="00BA2B70"/>
    <w:rsid w:val="00BA2CB0"/>
    <w:rsid w:val="00BA2F18"/>
    <w:rsid w:val="00BA3101"/>
    <w:rsid w:val="00BA338C"/>
    <w:rsid w:val="00BA34E0"/>
    <w:rsid w:val="00BA3606"/>
    <w:rsid w:val="00BA37D7"/>
    <w:rsid w:val="00BA3FC0"/>
    <w:rsid w:val="00BA3FEE"/>
    <w:rsid w:val="00BA40BE"/>
    <w:rsid w:val="00BA4635"/>
    <w:rsid w:val="00BA48A4"/>
    <w:rsid w:val="00BA49EA"/>
    <w:rsid w:val="00BA4C5B"/>
    <w:rsid w:val="00BA4F20"/>
    <w:rsid w:val="00BA508F"/>
    <w:rsid w:val="00BA5367"/>
    <w:rsid w:val="00BA548B"/>
    <w:rsid w:val="00BA5A89"/>
    <w:rsid w:val="00BA5D1C"/>
    <w:rsid w:val="00BA5D2C"/>
    <w:rsid w:val="00BA606C"/>
    <w:rsid w:val="00BA6CAC"/>
    <w:rsid w:val="00BA6E29"/>
    <w:rsid w:val="00BA74FE"/>
    <w:rsid w:val="00BA754F"/>
    <w:rsid w:val="00BA7F6F"/>
    <w:rsid w:val="00BB01A6"/>
    <w:rsid w:val="00BB0746"/>
    <w:rsid w:val="00BB0777"/>
    <w:rsid w:val="00BB0B01"/>
    <w:rsid w:val="00BB0C1D"/>
    <w:rsid w:val="00BB0D4D"/>
    <w:rsid w:val="00BB14AC"/>
    <w:rsid w:val="00BB157D"/>
    <w:rsid w:val="00BB1694"/>
    <w:rsid w:val="00BB17FB"/>
    <w:rsid w:val="00BB1839"/>
    <w:rsid w:val="00BB1882"/>
    <w:rsid w:val="00BB20AC"/>
    <w:rsid w:val="00BB22AB"/>
    <w:rsid w:val="00BB232C"/>
    <w:rsid w:val="00BB2579"/>
    <w:rsid w:val="00BB2E70"/>
    <w:rsid w:val="00BB358F"/>
    <w:rsid w:val="00BB35CB"/>
    <w:rsid w:val="00BB373C"/>
    <w:rsid w:val="00BB40DB"/>
    <w:rsid w:val="00BB4189"/>
    <w:rsid w:val="00BB4388"/>
    <w:rsid w:val="00BB44F9"/>
    <w:rsid w:val="00BB46F4"/>
    <w:rsid w:val="00BB4AB6"/>
    <w:rsid w:val="00BB4DD1"/>
    <w:rsid w:val="00BB4E98"/>
    <w:rsid w:val="00BB5106"/>
    <w:rsid w:val="00BB574B"/>
    <w:rsid w:val="00BB59F0"/>
    <w:rsid w:val="00BB5A78"/>
    <w:rsid w:val="00BB5B79"/>
    <w:rsid w:val="00BB5BB9"/>
    <w:rsid w:val="00BB640E"/>
    <w:rsid w:val="00BB67B9"/>
    <w:rsid w:val="00BB6E09"/>
    <w:rsid w:val="00BB71CF"/>
    <w:rsid w:val="00BB7A22"/>
    <w:rsid w:val="00BC04A2"/>
    <w:rsid w:val="00BC06C0"/>
    <w:rsid w:val="00BC06FC"/>
    <w:rsid w:val="00BC1866"/>
    <w:rsid w:val="00BC1B99"/>
    <w:rsid w:val="00BC1C67"/>
    <w:rsid w:val="00BC286C"/>
    <w:rsid w:val="00BC28BB"/>
    <w:rsid w:val="00BC2DBA"/>
    <w:rsid w:val="00BC353B"/>
    <w:rsid w:val="00BC3B69"/>
    <w:rsid w:val="00BC3BA0"/>
    <w:rsid w:val="00BC3C92"/>
    <w:rsid w:val="00BC3E1E"/>
    <w:rsid w:val="00BC426B"/>
    <w:rsid w:val="00BC4610"/>
    <w:rsid w:val="00BC4835"/>
    <w:rsid w:val="00BC536D"/>
    <w:rsid w:val="00BC5BA0"/>
    <w:rsid w:val="00BC639A"/>
    <w:rsid w:val="00BC6550"/>
    <w:rsid w:val="00BC6742"/>
    <w:rsid w:val="00BC67A6"/>
    <w:rsid w:val="00BC69DC"/>
    <w:rsid w:val="00BC6BE7"/>
    <w:rsid w:val="00BC6D14"/>
    <w:rsid w:val="00BC7138"/>
    <w:rsid w:val="00BC71F3"/>
    <w:rsid w:val="00BC783E"/>
    <w:rsid w:val="00BD03D7"/>
    <w:rsid w:val="00BD0506"/>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655"/>
    <w:rsid w:val="00BD38B1"/>
    <w:rsid w:val="00BD417B"/>
    <w:rsid w:val="00BD4513"/>
    <w:rsid w:val="00BD5172"/>
    <w:rsid w:val="00BD5AC5"/>
    <w:rsid w:val="00BD5BDF"/>
    <w:rsid w:val="00BD610B"/>
    <w:rsid w:val="00BD643E"/>
    <w:rsid w:val="00BD6617"/>
    <w:rsid w:val="00BD6C73"/>
    <w:rsid w:val="00BD6CC0"/>
    <w:rsid w:val="00BD70C9"/>
    <w:rsid w:val="00BD71F0"/>
    <w:rsid w:val="00BD7532"/>
    <w:rsid w:val="00BD7868"/>
    <w:rsid w:val="00BD7A3C"/>
    <w:rsid w:val="00BD7D07"/>
    <w:rsid w:val="00BE02AB"/>
    <w:rsid w:val="00BE02BF"/>
    <w:rsid w:val="00BE033B"/>
    <w:rsid w:val="00BE03AD"/>
    <w:rsid w:val="00BE04E2"/>
    <w:rsid w:val="00BE0A23"/>
    <w:rsid w:val="00BE0C53"/>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B95"/>
    <w:rsid w:val="00BF5DBD"/>
    <w:rsid w:val="00BF60AC"/>
    <w:rsid w:val="00BF6D88"/>
    <w:rsid w:val="00BF6DCA"/>
    <w:rsid w:val="00BF6EAF"/>
    <w:rsid w:val="00BF6FB5"/>
    <w:rsid w:val="00BF6FD2"/>
    <w:rsid w:val="00BF70B4"/>
    <w:rsid w:val="00BF7100"/>
    <w:rsid w:val="00BF728F"/>
    <w:rsid w:val="00BF76C8"/>
    <w:rsid w:val="00BF7E29"/>
    <w:rsid w:val="00C0019D"/>
    <w:rsid w:val="00C0031B"/>
    <w:rsid w:val="00C00335"/>
    <w:rsid w:val="00C0085A"/>
    <w:rsid w:val="00C00C60"/>
    <w:rsid w:val="00C0108B"/>
    <w:rsid w:val="00C010A1"/>
    <w:rsid w:val="00C014F9"/>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07"/>
    <w:rsid w:val="00C06B8E"/>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002"/>
    <w:rsid w:val="00C1293E"/>
    <w:rsid w:val="00C12C35"/>
    <w:rsid w:val="00C130CA"/>
    <w:rsid w:val="00C133FC"/>
    <w:rsid w:val="00C134B1"/>
    <w:rsid w:val="00C137F3"/>
    <w:rsid w:val="00C14012"/>
    <w:rsid w:val="00C146E2"/>
    <w:rsid w:val="00C14BE2"/>
    <w:rsid w:val="00C1511F"/>
    <w:rsid w:val="00C15942"/>
    <w:rsid w:val="00C15946"/>
    <w:rsid w:val="00C15B21"/>
    <w:rsid w:val="00C15FF8"/>
    <w:rsid w:val="00C16116"/>
    <w:rsid w:val="00C1627C"/>
    <w:rsid w:val="00C164F2"/>
    <w:rsid w:val="00C16D41"/>
    <w:rsid w:val="00C16D99"/>
    <w:rsid w:val="00C2025A"/>
    <w:rsid w:val="00C205C7"/>
    <w:rsid w:val="00C20725"/>
    <w:rsid w:val="00C20D1B"/>
    <w:rsid w:val="00C20FAD"/>
    <w:rsid w:val="00C20FB0"/>
    <w:rsid w:val="00C2190D"/>
    <w:rsid w:val="00C21DE5"/>
    <w:rsid w:val="00C2225C"/>
    <w:rsid w:val="00C225FF"/>
    <w:rsid w:val="00C22774"/>
    <w:rsid w:val="00C22AC6"/>
    <w:rsid w:val="00C22B62"/>
    <w:rsid w:val="00C22E83"/>
    <w:rsid w:val="00C22FF2"/>
    <w:rsid w:val="00C232A6"/>
    <w:rsid w:val="00C23404"/>
    <w:rsid w:val="00C23533"/>
    <w:rsid w:val="00C2389D"/>
    <w:rsid w:val="00C23DAB"/>
    <w:rsid w:val="00C246B5"/>
    <w:rsid w:val="00C25095"/>
    <w:rsid w:val="00C254C9"/>
    <w:rsid w:val="00C2575C"/>
    <w:rsid w:val="00C258E8"/>
    <w:rsid w:val="00C25D60"/>
    <w:rsid w:val="00C25DA1"/>
    <w:rsid w:val="00C25E3A"/>
    <w:rsid w:val="00C25E78"/>
    <w:rsid w:val="00C2647F"/>
    <w:rsid w:val="00C264A6"/>
    <w:rsid w:val="00C26AAE"/>
    <w:rsid w:val="00C26D07"/>
    <w:rsid w:val="00C27416"/>
    <w:rsid w:val="00C2791B"/>
    <w:rsid w:val="00C27BCD"/>
    <w:rsid w:val="00C300DA"/>
    <w:rsid w:val="00C30274"/>
    <w:rsid w:val="00C30566"/>
    <w:rsid w:val="00C30853"/>
    <w:rsid w:val="00C308D4"/>
    <w:rsid w:val="00C310CB"/>
    <w:rsid w:val="00C31584"/>
    <w:rsid w:val="00C31A07"/>
    <w:rsid w:val="00C31DE9"/>
    <w:rsid w:val="00C32818"/>
    <w:rsid w:val="00C33074"/>
    <w:rsid w:val="00C33351"/>
    <w:rsid w:val="00C33636"/>
    <w:rsid w:val="00C336A1"/>
    <w:rsid w:val="00C33A43"/>
    <w:rsid w:val="00C341BD"/>
    <w:rsid w:val="00C3424A"/>
    <w:rsid w:val="00C3432B"/>
    <w:rsid w:val="00C34411"/>
    <w:rsid w:val="00C34646"/>
    <w:rsid w:val="00C34E85"/>
    <w:rsid w:val="00C34E91"/>
    <w:rsid w:val="00C34F1C"/>
    <w:rsid w:val="00C35097"/>
    <w:rsid w:val="00C35365"/>
    <w:rsid w:val="00C355AF"/>
    <w:rsid w:val="00C35A2A"/>
    <w:rsid w:val="00C361BB"/>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FEA"/>
    <w:rsid w:val="00C4224B"/>
    <w:rsid w:val="00C42509"/>
    <w:rsid w:val="00C42716"/>
    <w:rsid w:val="00C429AF"/>
    <w:rsid w:val="00C42A84"/>
    <w:rsid w:val="00C42AD7"/>
    <w:rsid w:val="00C4354A"/>
    <w:rsid w:val="00C4405B"/>
    <w:rsid w:val="00C440AC"/>
    <w:rsid w:val="00C446AA"/>
    <w:rsid w:val="00C44ECE"/>
    <w:rsid w:val="00C44FA4"/>
    <w:rsid w:val="00C4504F"/>
    <w:rsid w:val="00C450A0"/>
    <w:rsid w:val="00C454FD"/>
    <w:rsid w:val="00C45520"/>
    <w:rsid w:val="00C458DF"/>
    <w:rsid w:val="00C45A04"/>
    <w:rsid w:val="00C45F9A"/>
    <w:rsid w:val="00C46202"/>
    <w:rsid w:val="00C46364"/>
    <w:rsid w:val="00C465D9"/>
    <w:rsid w:val="00C466A4"/>
    <w:rsid w:val="00C46A2A"/>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D1C"/>
    <w:rsid w:val="00C51F82"/>
    <w:rsid w:val="00C521F4"/>
    <w:rsid w:val="00C53052"/>
    <w:rsid w:val="00C533E9"/>
    <w:rsid w:val="00C53C34"/>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488"/>
    <w:rsid w:val="00C60EF3"/>
    <w:rsid w:val="00C61222"/>
    <w:rsid w:val="00C61491"/>
    <w:rsid w:val="00C61607"/>
    <w:rsid w:val="00C61677"/>
    <w:rsid w:val="00C61692"/>
    <w:rsid w:val="00C61A70"/>
    <w:rsid w:val="00C61B3D"/>
    <w:rsid w:val="00C61CEF"/>
    <w:rsid w:val="00C61EE0"/>
    <w:rsid w:val="00C620FD"/>
    <w:rsid w:val="00C624D5"/>
    <w:rsid w:val="00C62BE9"/>
    <w:rsid w:val="00C62D9C"/>
    <w:rsid w:val="00C62F08"/>
    <w:rsid w:val="00C62FB3"/>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302"/>
    <w:rsid w:val="00C67580"/>
    <w:rsid w:val="00C6775A"/>
    <w:rsid w:val="00C6793A"/>
    <w:rsid w:val="00C67971"/>
    <w:rsid w:val="00C6798E"/>
    <w:rsid w:val="00C67A28"/>
    <w:rsid w:val="00C67B2F"/>
    <w:rsid w:val="00C67C0F"/>
    <w:rsid w:val="00C70972"/>
    <w:rsid w:val="00C71153"/>
    <w:rsid w:val="00C718F6"/>
    <w:rsid w:val="00C7195D"/>
    <w:rsid w:val="00C71A47"/>
    <w:rsid w:val="00C71A81"/>
    <w:rsid w:val="00C71DE3"/>
    <w:rsid w:val="00C71FF8"/>
    <w:rsid w:val="00C724DB"/>
    <w:rsid w:val="00C72CA3"/>
    <w:rsid w:val="00C73833"/>
    <w:rsid w:val="00C738C3"/>
    <w:rsid w:val="00C7399F"/>
    <w:rsid w:val="00C73A29"/>
    <w:rsid w:val="00C73D97"/>
    <w:rsid w:val="00C73EF8"/>
    <w:rsid w:val="00C7424A"/>
    <w:rsid w:val="00C754FA"/>
    <w:rsid w:val="00C755DF"/>
    <w:rsid w:val="00C75992"/>
    <w:rsid w:val="00C75C2A"/>
    <w:rsid w:val="00C75D3C"/>
    <w:rsid w:val="00C76052"/>
    <w:rsid w:val="00C762D5"/>
    <w:rsid w:val="00C7653E"/>
    <w:rsid w:val="00C768FF"/>
    <w:rsid w:val="00C76A5A"/>
    <w:rsid w:val="00C76F7B"/>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57D"/>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6D3"/>
    <w:rsid w:val="00C85E13"/>
    <w:rsid w:val="00C85E16"/>
    <w:rsid w:val="00C86686"/>
    <w:rsid w:val="00C86D43"/>
    <w:rsid w:val="00C87008"/>
    <w:rsid w:val="00C8735D"/>
    <w:rsid w:val="00C87AC4"/>
    <w:rsid w:val="00C90042"/>
    <w:rsid w:val="00C9072D"/>
    <w:rsid w:val="00C908B9"/>
    <w:rsid w:val="00C90B31"/>
    <w:rsid w:val="00C90C0B"/>
    <w:rsid w:val="00C91568"/>
    <w:rsid w:val="00C916A0"/>
    <w:rsid w:val="00C91C77"/>
    <w:rsid w:val="00C91CD9"/>
    <w:rsid w:val="00C920B9"/>
    <w:rsid w:val="00C92297"/>
    <w:rsid w:val="00C9240C"/>
    <w:rsid w:val="00C926C9"/>
    <w:rsid w:val="00C9280E"/>
    <w:rsid w:val="00C92974"/>
    <w:rsid w:val="00C92BDB"/>
    <w:rsid w:val="00C92D97"/>
    <w:rsid w:val="00C92FFB"/>
    <w:rsid w:val="00C930A3"/>
    <w:rsid w:val="00C93891"/>
    <w:rsid w:val="00C9403E"/>
    <w:rsid w:val="00C94056"/>
    <w:rsid w:val="00C9442A"/>
    <w:rsid w:val="00C950DE"/>
    <w:rsid w:val="00C95278"/>
    <w:rsid w:val="00C9551C"/>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0984"/>
    <w:rsid w:val="00CA1554"/>
    <w:rsid w:val="00CA1933"/>
    <w:rsid w:val="00CA1ACE"/>
    <w:rsid w:val="00CA1BDB"/>
    <w:rsid w:val="00CA1C9F"/>
    <w:rsid w:val="00CA1FB7"/>
    <w:rsid w:val="00CA22F8"/>
    <w:rsid w:val="00CA2773"/>
    <w:rsid w:val="00CA2793"/>
    <w:rsid w:val="00CA2971"/>
    <w:rsid w:val="00CA3027"/>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A2D"/>
    <w:rsid w:val="00CB0FE3"/>
    <w:rsid w:val="00CB1297"/>
    <w:rsid w:val="00CB1ADD"/>
    <w:rsid w:val="00CB1E06"/>
    <w:rsid w:val="00CB2056"/>
    <w:rsid w:val="00CB21E4"/>
    <w:rsid w:val="00CB25AC"/>
    <w:rsid w:val="00CB272A"/>
    <w:rsid w:val="00CB28D9"/>
    <w:rsid w:val="00CB2908"/>
    <w:rsid w:val="00CB2A72"/>
    <w:rsid w:val="00CB2ACE"/>
    <w:rsid w:val="00CB30F3"/>
    <w:rsid w:val="00CB353E"/>
    <w:rsid w:val="00CB360C"/>
    <w:rsid w:val="00CB36B7"/>
    <w:rsid w:val="00CB386E"/>
    <w:rsid w:val="00CB39E1"/>
    <w:rsid w:val="00CB3B0F"/>
    <w:rsid w:val="00CB3B72"/>
    <w:rsid w:val="00CB3C55"/>
    <w:rsid w:val="00CB433D"/>
    <w:rsid w:val="00CB43D6"/>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99A"/>
    <w:rsid w:val="00CC4FDC"/>
    <w:rsid w:val="00CC52A6"/>
    <w:rsid w:val="00CC5341"/>
    <w:rsid w:val="00CC5841"/>
    <w:rsid w:val="00CC5A5B"/>
    <w:rsid w:val="00CC5C80"/>
    <w:rsid w:val="00CC5E31"/>
    <w:rsid w:val="00CC6460"/>
    <w:rsid w:val="00CC6711"/>
    <w:rsid w:val="00CC6B0A"/>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987"/>
    <w:rsid w:val="00CD4A3F"/>
    <w:rsid w:val="00CD4BB1"/>
    <w:rsid w:val="00CD556E"/>
    <w:rsid w:val="00CD5FDD"/>
    <w:rsid w:val="00CD6162"/>
    <w:rsid w:val="00CD6329"/>
    <w:rsid w:val="00CD6AFE"/>
    <w:rsid w:val="00CD6B58"/>
    <w:rsid w:val="00CD76CA"/>
    <w:rsid w:val="00CD79E7"/>
    <w:rsid w:val="00CD79F4"/>
    <w:rsid w:val="00CD7A58"/>
    <w:rsid w:val="00CD7CB9"/>
    <w:rsid w:val="00CE009A"/>
    <w:rsid w:val="00CE03A1"/>
    <w:rsid w:val="00CE0AA8"/>
    <w:rsid w:val="00CE1D38"/>
    <w:rsid w:val="00CE24D0"/>
    <w:rsid w:val="00CE2C93"/>
    <w:rsid w:val="00CE2D7E"/>
    <w:rsid w:val="00CE2F05"/>
    <w:rsid w:val="00CE2F72"/>
    <w:rsid w:val="00CE2FF6"/>
    <w:rsid w:val="00CE3144"/>
    <w:rsid w:val="00CE340B"/>
    <w:rsid w:val="00CE4278"/>
    <w:rsid w:val="00CE48FE"/>
    <w:rsid w:val="00CE4A01"/>
    <w:rsid w:val="00CE4DDC"/>
    <w:rsid w:val="00CE54D7"/>
    <w:rsid w:val="00CE5722"/>
    <w:rsid w:val="00CE57BC"/>
    <w:rsid w:val="00CE5BF3"/>
    <w:rsid w:val="00CE5E4A"/>
    <w:rsid w:val="00CE5EF8"/>
    <w:rsid w:val="00CE5F88"/>
    <w:rsid w:val="00CE5FE2"/>
    <w:rsid w:val="00CE60F9"/>
    <w:rsid w:val="00CE6175"/>
    <w:rsid w:val="00CE6200"/>
    <w:rsid w:val="00CE6406"/>
    <w:rsid w:val="00CE6522"/>
    <w:rsid w:val="00CE6B98"/>
    <w:rsid w:val="00CE6BB5"/>
    <w:rsid w:val="00CE6F25"/>
    <w:rsid w:val="00CE7083"/>
    <w:rsid w:val="00CE71B1"/>
    <w:rsid w:val="00CE7240"/>
    <w:rsid w:val="00CE7A23"/>
    <w:rsid w:val="00CF0276"/>
    <w:rsid w:val="00CF028B"/>
    <w:rsid w:val="00CF07B4"/>
    <w:rsid w:val="00CF0A06"/>
    <w:rsid w:val="00CF0E8B"/>
    <w:rsid w:val="00CF1022"/>
    <w:rsid w:val="00CF114E"/>
    <w:rsid w:val="00CF11CF"/>
    <w:rsid w:val="00CF13E6"/>
    <w:rsid w:val="00CF1C9B"/>
    <w:rsid w:val="00CF205F"/>
    <w:rsid w:val="00CF2269"/>
    <w:rsid w:val="00CF2C66"/>
    <w:rsid w:val="00CF2E90"/>
    <w:rsid w:val="00CF374B"/>
    <w:rsid w:val="00CF38BE"/>
    <w:rsid w:val="00CF3A95"/>
    <w:rsid w:val="00CF3EE2"/>
    <w:rsid w:val="00CF4049"/>
    <w:rsid w:val="00CF4106"/>
    <w:rsid w:val="00CF452A"/>
    <w:rsid w:val="00CF4B7B"/>
    <w:rsid w:val="00CF5209"/>
    <w:rsid w:val="00CF55EF"/>
    <w:rsid w:val="00CF5BC1"/>
    <w:rsid w:val="00CF5C6C"/>
    <w:rsid w:val="00CF5E3A"/>
    <w:rsid w:val="00CF5ED4"/>
    <w:rsid w:val="00CF5F77"/>
    <w:rsid w:val="00CF6172"/>
    <w:rsid w:val="00CF63A1"/>
    <w:rsid w:val="00CF6944"/>
    <w:rsid w:val="00CF6E3A"/>
    <w:rsid w:val="00CF73DD"/>
    <w:rsid w:val="00CF762B"/>
    <w:rsid w:val="00CF7D8D"/>
    <w:rsid w:val="00D0039D"/>
    <w:rsid w:val="00D003A8"/>
    <w:rsid w:val="00D0041C"/>
    <w:rsid w:val="00D00814"/>
    <w:rsid w:val="00D01506"/>
    <w:rsid w:val="00D01575"/>
    <w:rsid w:val="00D0160E"/>
    <w:rsid w:val="00D01F67"/>
    <w:rsid w:val="00D027AB"/>
    <w:rsid w:val="00D03205"/>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C3E"/>
    <w:rsid w:val="00D10D56"/>
    <w:rsid w:val="00D10DCE"/>
    <w:rsid w:val="00D12033"/>
    <w:rsid w:val="00D12178"/>
    <w:rsid w:val="00D12528"/>
    <w:rsid w:val="00D12878"/>
    <w:rsid w:val="00D1298C"/>
    <w:rsid w:val="00D13413"/>
    <w:rsid w:val="00D13AF4"/>
    <w:rsid w:val="00D13DB7"/>
    <w:rsid w:val="00D13F2B"/>
    <w:rsid w:val="00D13F70"/>
    <w:rsid w:val="00D13F82"/>
    <w:rsid w:val="00D14575"/>
    <w:rsid w:val="00D14597"/>
    <w:rsid w:val="00D14A13"/>
    <w:rsid w:val="00D14FB4"/>
    <w:rsid w:val="00D15010"/>
    <w:rsid w:val="00D15573"/>
    <w:rsid w:val="00D15663"/>
    <w:rsid w:val="00D157AE"/>
    <w:rsid w:val="00D15E12"/>
    <w:rsid w:val="00D160B4"/>
    <w:rsid w:val="00D160C7"/>
    <w:rsid w:val="00D16A73"/>
    <w:rsid w:val="00D176C9"/>
    <w:rsid w:val="00D176DF"/>
    <w:rsid w:val="00D17F70"/>
    <w:rsid w:val="00D201E6"/>
    <w:rsid w:val="00D20617"/>
    <w:rsid w:val="00D20B92"/>
    <w:rsid w:val="00D21224"/>
    <w:rsid w:val="00D21549"/>
    <w:rsid w:val="00D21B3C"/>
    <w:rsid w:val="00D221F2"/>
    <w:rsid w:val="00D22252"/>
    <w:rsid w:val="00D22872"/>
    <w:rsid w:val="00D22C21"/>
    <w:rsid w:val="00D22C8D"/>
    <w:rsid w:val="00D23066"/>
    <w:rsid w:val="00D233A2"/>
    <w:rsid w:val="00D243EF"/>
    <w:rsid w:val="00D2502A"/>
    <w:rsid w:val="00D251C3"/>
    <w:rsid w:val="00D25272"/>
    <w:rsid w:val="00D258F0"/>
    <w:rsid w:val="00D25E15"/>
    <w:rsid w:val="00D2604B"/>
    <w:rsid w:val="00D262AE"/>
    <w:rsid w:val="00D26899"/>
    <w:rsid w:val="00D2690E"/>
    <w:rsid w:val="00D26A42"/>
    <w:rsid w:val="00D26C52"/>
    <w:rsid w:val="00D27115"/>
    <w:rsid w:val="00D2765F"/>
    <w:rsid w:val="00D278A3"/>
    <w:rsid w:val="00D279CA"/>
    <w:rsid w:val="00D27A96"/>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196D"/>
    <w:rsid w:val="00D323A8"/>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783"/>
    <w:rsid w:val="00D36E65"/>
    <w:rsid w:val="00D36F64"/>
    <w:rsid w:val="00D37396"/>
    <w:rsid w:val="00D376F2"/>
    <w:rsid w:val="00D37BB3"/>
    <w:rsid w:val="00D37C3B"/>
    <w:rsid w:val="00D37D2F"/>
    <w:rsid w:val="00D37DFC"/>
    <w:rsid w:val="00D37F3F"/>
    <w:rsid w:val="00D4069C"/>
    <w:rsid w:val="00D406ED"/>
    <w:rsid w:val="00D411E4"/>
    <w:rsid w:val="00D419DA"/>
    <w:rsid w:val="00D41EA3"/>
    <w:rsid w:val="00D4219C"/>
    <w:rsid w:val="00D4234B"/>
    <w:rsid w:val="00D428BF"/>
    <w:rsid w:val="00D430DD"/>
    <w:rsid w:val="00D436F9"/>
    <w:rsid w:val="00D43A0C"/>
    <w:rsid w:val="00D43F90"/>
    <w:rsid w:val="00D449A6"/>
    <w:rsid w:val="00D4536E"/>
    <w:rsid w:val="00D4539E"/>
    <w:rsid w:val="00D456A4"/>
    <w:rsid w:val="00D45A9F"/>
    <w:rsid w:val="00D45CA8"/>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B76"/>
    <w:rsid w:val="00D52C46"/>
    <w:rsid w:val="00D53276"/>
    <w:rsid w:val="00D53CE2"/>
    <w:rsid w:val="00D546CD"/>
    <w:rsid w:val="00D54A4C"/>
    <w:rsid w:val="00D54CE5"/>
    <w:rsid w:val="00D5560C"/>
    <w:rsid w:val="00D556B8"/>
    <w:rsid w:val="00D55946"/>
    <w:rsid w:val="00D55DA2"/>
    <w:rsid w:val="00D5623F"/>
    <w:rsid w:val="00D56350"/>
    <w:rsid w:val="00D56420"/>
    <w:rsid w:val="00D566FC"/>
    <w:rsid w:val="00D5675F"/>
    <w:rsid w:val="00D56B0E"/>
    <w:rsid w:val="00D571FD"/>
    <w:rsid w:val="00D573E5"/>
    <w:rsid w:val="00D5786E"/>
    <w:rsid w:val="00D57A7A"/>
    <w:rsid w:val="00D603DD"/>
    <w:rsid w:val="00D60417"/>
    <w:rsid w:val="00D60935"/>
    <w:rsid w:val="00D60E05"/>
    <w:rsid w:val="00D6169C"/>
    <w:rsid w:val="00D616F3"/>
    <w:rsid w:val="00D6184C"/>
    <w:rsid w:val="00D621BD"/>
    <w:rsid w:val="00D621CB"/>
    <w:rsid w:val="00D62BA2"/>
    <w:rsid w:val="00D6320A"/>
    <w:rsid w:val="00D6323B"/>
    <w:rsid w:val="00D632B0"/>
    <w:rsid w:val="00D637D9"/>
    <w:rsid w:val="00D63D1B"/>
    <w:rsid w:val="00D64BF1"/>
    <w:rsid w:val="00D64EFF"/>
    <w:rsid w:val="00D64F56"/>
    <w:rsid w:val="00D651E7"/>
    <w:rsid w:val="00D653BE"/>
    <w:rsid w:val="00D65B45"/>
    <w:rsid w:val="00D65BA3"/>
    <w:rsid w:val="00D65FA6"/>
    <w:rsid w:val="00D6609F"/>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1E1B"/>
    <w:rsid w:val="00D72002"/>
    <w:rsid w:val="00D72214"/>
    <w:rsid w:val="00D726FB"/>
    <w:rsid w:val="00D72A4F"/>
    <w:rsid w:val="00D72BAA"/>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60"/>
    <w:rsid w:val="00D750A3"/>
    <w:rsid w:val="00D753B8"/>
    <w:rsid w:val="00D75486"/>
    <w:rsid w:val="00D75725"/>
    <w:rsid w:val="00D75A9D"/>
    <w:rsid w:val="00D75C71"/>
    <w:rsid w:val="00D75D43"/>
    <w:rsid w:val="00D7617B"/>
    <w:rsid w:val="00D764D7"/>
    <w:rsid w:val="00D7659F"/>
    <w:rsid w:val="00D7662D"/>
    <w:rsid w:val="00D76B4B"/>
    <w:rsid w:val="00D76B4F"/>
    <w:rsid w:val="00D76CCE"/>
    <w:rsid w:val="00D76E8E"/>
    <w:rsid w:val="00D76FDF"/>
    <w:rsid w:val="00D77266"/>
    <w:rsid w:val="00D7735B"/>
    <w:rsid w:val="00D777BB"/>
    <w:rsid w:val="00D77ABD"/>
    <w:rsid w:val="00D80239"/>
    <w:rsid w:val="00D8028E"/>
    <w:rsid w:val="00D806BD"/>
    <w:rsid w:val="00D807ED"/>
    <w:rsid w:val="00D8081C"/>
    <w:rsid w:val="00D8153A"/>
    <w:rsid w:val="00D81A89"/>
    <w:rsid w:val="00D81C3A"/>
    <w:rsid w:val="00D81EF6"/>
    <w:rsid w:val="00D82039"/>
    <w:rsid w:val="00D8203A"/>
    <w:rsid w:val="00D823C6"/>
    <w:rsid w:val="00D82474"/>
    <w:rsid w:val="00D82609"/>
    <w:rsid w:val="00D82904"/>
    <w:rsid w:val="00D83E4E"/>
    <w:rsid w:val="00D83E97"/>
    <w:rsid w:val="00D83F67"/>
    <w:rsid w:val="00D83FB5"/>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7A0"/>
    <w:rsid w:val="00D87A2A"/>
    <w:rsid w:val="00D87C7C"/>
    <w:rsid w:val="00D87E37"/>
    <w:rsid w:val="00D90022"/>
    <w:rsid w:val="00D90078"/>
    <w:rsid w:val="00D9014D"/>
    <w:rsid w:val="00D901C1"/>
    <w:rsid w:val="00D9026B"/>
    <w:rsid w:val="00D903B3"/>
    <w:rsid w:val="00D90507"/>
    <w:rsid w:val="00D906B7"/>
    <w:rsid w:val="00D9095F"/>
    <w:rsid w:val="00D90A44"/>
    <w:rsid w:val="00D90C08"/>
    <w:rsid w:val="00D90C60"/>
    <w:rsid w:val="00D90DBD"/>
    <w:rsid w:val="00D90EEF"/>
    <w:rsid w:val="00D91AA5"/>
    <w:rsid w:val="00D924A7"/>
    <w:rsid w:val="00D92B3C"/>
    <w:rsid w:val="00D9300A"/>
    <w:rsid w:val="00D93708"/>
    <w:rsid w:val="00D937A6"/>
    <w:rsid w:val="00D9405C"/>
    <w:rsid w:val="00D94971"/>
    <w:rsid w:val="00D94AF4"/>
    <w:rsid w:val="00D94C74"/>
    <w:rsid w:val="00D9514E"/>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B31"/>
    <w:rsid w:val="00DA2B9D"/>
    <w:rsid w:val="00DA2E4D"/>
    <w:rsid w:val="00DA308D"/>
    <w:rsid w:val="00DA3274"/>
    <w:rsid w:val="00DA388E"/>
    <w:rsid w:val="00DA3F35"/>
    <w:rsid w:val="00DA3FE9"/>
    <w:rsid w:val="00DA4804"/>
    <w:rsid w:val="00DA4AEE"/>
    <w:rsid w:val="00DA4CA6"/>
    <w:rsid w:val="00DA66F2"/>
    <w:rsid w:val="00DA6878"/>
    <w:rsid w:val="00DA6CD5"/>
    <w:rsid w:val="00DA737A"/>
    <w:rsid w:val="00DA79CA"/>
    <w:rsid w:val="00DA7A1E"/>
    <w:rsid w:val="00DA7A69"/>
    <w:rsid w:val="00DA7BD8"/>
    <w:rsid w:val="00DB0223"/>
    <w:rsid w:val="00DB02D6"/>
    <w:rsid w:val="00DB03A8"/>
    <w:rsid w:val="00DB04EB"/>
    <w:rsid w:val="00DB04F1"/>
    <w:rsid w:val="00DB0CD8"/>
    <w:rsid w:val="00DB1BD4"/>
    <w:rsid w:val="00DB20A2"/>
    <w:rsid w:val="00DB2122"/>
    <w:rsid w:val="00DB2803"/>
    <w:rsid w:val="00DB2B76"/>
    <w:rsid w:val="00DB2C02"/>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702"/>
    <w:rsid w:val="00DB6A65"/>
    <w:rsid w:val="00DB72C6"/>
    <w:rsid w:val="00DB7A2A"/>
    <w:rsid w:val="00DC0946"/>
    <w:rsid w:val="00DC0B4C"/>
    <w:rsid w:val="00DC0C81"/>
    <w:rsid w:val="00DC0F40"/>
    <w:rsid w:val="00DC1149"/>
    <w:rsid w:val="00DC1394"/>
    <w:rsid w:val="00DC1E19"/>
    <w:rsid w:val="00DC2BF3"/>
    <w:rsid w:val="00DC3051"/>
    <w:rsid w:val="00DC3DDA"/>
    <w:rsid w:val="00DC3FA5"/>
    <w:rsid w:val="00DC4106"/>
    <w:rsid w:val="00DC4140"/>
    <w:rsid w:val="00DC44D3"/>
    <w:rsid w:val="00DC4776"/>
    <w:rsid w:val="00DC4A8F"/>
    <w:rsid w:val="00DC4C1A"/>
    <w:rsid w:val="00DC4CBB"/>
    <w:rsid w:val="00DC4FC5"/>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565"/>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3B"/>
    <w:rsid w:val="00DD5C6E"/>
    <w:rsid w:val="00DD5CF8"/>
    <w:rsid w:val="00DD608E"/>
    <w:rsid w:val="00DD6104"/>
    <w:rsid w:val="00DD61B3"/>
    <w:rsid w:val="00DD653A"/>
    <w:rsid w:val="00DD6E6F"/>
    <w:rsid w:val="00DD6F66"/>
    <w:rsid w:val="00DD736A"/>
    <w:rsid w:val="00DD75A7"/>
    <w:rsid w:val="00DD775C"/>
    <w:rsid w:val="00DD775D"/>
    <w:rsid w:val="00DD77DC"/>
    <w:rsid w:val="00DD798D"/>
    <w:rsid w:val="00DD7F3A"/>
    <w:rsid w:val="00DD7F43"/>
    <w:rsid w:val="00DE0324"/>
    <w:rsid w:val="00DE0491"/>
    <w:rsid w:val="00DE0498"/>
    <w:rsid w:val="00DE04D2"/>
    <w:rsid w:val="00DE0B3F"/>
    <w:rsid w:val="00DE0BAE"/>
    <w:rsid w:val="00DE0D0D"/>
    <w:rsid w:val="00DE0E43"/>
    <w:rsid w:val="00DE11A6"/>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383"/>
    <w:rsid w:val="00DF1497"/>
    <w:rsid w:val="00DF161E"/>
    <w:rsid w:val="00DF1738"/>
    <w:rsid w:val="00DF1C4A"/>
    <w:rsid w:val="00DF1F9F"/>
    <w:rsid w:val="00DF21F3"/>
    <w:rsid w:val="00DF235A"/>
    <w:rsid w:val="00DF259A"/>
    <w:rsid w:val="00DF294A"/>
    <w:rsid w:val="00DF2C4C"/>
    <w:rsid w:val="00DF34BF"/>
    <w:rsid w:val="00DF363E"/>
    <w:rsid w:val="00DF36B5"/>
    <w:rsid w:val="00DF36F2"/>
    <w:rsid w:val="00DF4AF0"/>
    <w:rsid w:val="00DF4CA1"/>
    <w:rsid w:val="00DF4CDB"/>
    <w:rsid w:val="00DF4D2F"/>
    <w:rsid w:val="00DF53EE"/>
    <w:rsid w:val="00DF57B7"/>
    <w:rsid w:val="00DF5D7E"/>
    <w:rsid w:val="00DF5EEE"/>
    <w:rsid w:val="00DF6422"/>
    <w:rsid w:val="00DF6C46"/>
    <w:rsid w:val="00DF6C6F"/>
    <w:rsid w:val="00DF7241"/>
    <w:rsid w:val="00DF75E7"/>
    <w:rsid w:val="00DF7870"/>
    <w:rsid w:val="00DF78C4"/>
    <w:rsid w:val="00E0003D"/>
    <w:rsid w:val="00E00556"/>
    <w:rsid w:val="00E008C0"/>
    <w:rsid w:val="00E00AA9"/>
    <w:rsid w:val="00E00B23"/>
    <w:rsid w:val="00E00F9B"/>
    <w:rsid w:val="00E0101B"/>
    <w:rsid w:val="00E010DD"/>
    <w:rsid w:val="00E01696"/>
    <w:rsid w:val="00E01D23"/>
    <w:rsid w:val="00E01D99"/>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C92"/>
    <w:rsid w:val="00E0535E"/>
    <w:rsid w:val="00E05713"/>
    <w:rsid w:val="00E05C31"/>
    <w:rsid w:val="00E05DC8"/>
    <w:rsid w:val="00E05EC7"/>
    <w:rsid w:val="00E05FCC"/>
    <w:rsid w:val="00E06024"/>
    <w:rsid w:val="00E0627E"/>
    <w:rsid w:val="00E062FC"/>
    <w:rsid w:val="00E065D4"/>
    <w:rsid w:val="00E069A6"/>
    <w:rsid w:val="00E06BCE"/>
    <w:rsid w:val="00E07041"/>
    <w:rsid w:val="00E071C7"/>
    <w:rsid w:val="00E07345"/>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7AE"/>
    <w:rsid w:val="00E15B00"/>
    <w:rsid w:val="00E15D93"/>
    <w:rsid w:val="00E15DE1"/>
    <w:rsid w:val="00E1607F"/>
    <w:rsid w:val="00E1623B"/>
    <w:rsid w:val="00E1628E"/>
    <w:rsid w:val="00E164D7"/>
    <w:rsid w:val="00E164F3"/>
    <w:rsid w:val="00E1682E"/>
    <w:rsid w:val="00E17344"/>
    <w:rsid w:val="00E173FA"/>
    <w:rsid w:val="00E174CA"/>
    <w:rsid w:val="00E177F4"/>
    <w:rsid w:val="00E178CF"/>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DC"/>
    <w:rsid w:val="00E23A36"/>
    <w:rsid w:val="00E23A3B"/>
    <w:rsid w:val="00E23FD3"/>
    <w:rsid w:val="00E2443E"/>
    <w:rsid w:val="00E24D91"/>
    <w:rsid w:val="00E2536E"/>
    <w:rsid w:val="00E256AA"/>
    <w:rsid w:val="00E257EF"/>
    <w:rsid w:val="00E25901"/>
    <w:rsid w:val="00E2602D"/>
    <w:rsid w:val="00E26443"/>
    <w:rsid w:val="00E2682E"/>
    <w:rsid w:val="00E26923"/>
    <w:rsid w:val="00E26C70"/>
    <w:rsid w:val="00E26F9F"/>
    <w:rsid w:val="00E2715D"/>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CB3"/>
    <w:rsid w:val="00E32ED0"/>
    <w:rsid w:val="00E32F09"/>
    <w:rsid w:val="00E3397F"/>
    <w:rsid w:val="00E33E91"/>
    <w:rsid w:val="00E34013"/>
    <w:rsid w:val="00E341E1"/>
    <w:rsid w:val="00E3436F"/>
    <w:rsid w:val="00E34504"/>
    <w:rsid w:val="00E34560"/>
    <w:rsid w:val="00E34EE1"/>
    <w:rsid w:val="00E3533F"/>
    <w:rsid w:val="00E35588"/>
    <w:rsid w:val="00E35641"/>
    <w:rsid w:val="00E35867"/>
    <w:rsid w:val="00E35CD9"/>
    <w:rsid w:val="00E35ED8"/>
    <w:rsid w:val="00E36366"/>
    <w:rsid w:val="00E36658"/>
    <w:rsid w:val="00E36976"/>
    <w:rsid w:val="00E36D71"/>
    <w:rsid w:val="00E36D9B"/>
    <w:rsid w:val="00E37254"/>
    <w:rsid w:val="00E37507"/>
    <w:rsid w:val="00E37900"/>
    <w:rsid w:val="00E3792C"/>
    <w:rsid w:val="00E379EA"/>
    <w:rsid w:val="00E37A02"/>
    <w:rsid w:val="00E4045B"/>
    <w:rsid w:val="00E40C1D"/>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7E9"/>
    <w:rsid w:val="00E50DE4"/>
    <w:rsid w:val="00E50F94"/>
    <w:rsid w:val="00E51117"/>
    <w:rsid w:val="00E51226"/>
    <w:rsid w:val="00E51386"/>
    <w:rsid w:val="00E5147F"/>
    <w:rsid w:val="00E51571"/>
    <w:rsid w:val="00E516D9"/>
    <w:rsid w:val="00E517E9"/>
    <w:rsid w:val="00E519E5"/>
    <w:rsid w:val="00E51E3F"/>
    <w:rsid w:val="00E51EF9"/>
    <w:rsid w:val="00E52235"/>
    <w:rsid w:val="00E52510"/>
    <w:rsid w:val="00E527DA"/>
    <w:rsid w:val="00E52B35"/>
    <w:rsid w:val="00E52B62"/>
    <w:rsid w:val="00E53FFC"/>
    <w:rsid w:val="00E54073"/>
    <w:rsid w:val="00E5494E"/>
    <w:rsid w:val="00E54983"/>
    <w:rsid w:val="00E55131"/>
    <w:rsid w:val="00E553C6"/>
    <w:rsid w:val="00E560E8"/>
    <w:rsid w:val="00E5669F"/>
    <w:rsid w:val="00E567E4"/>
    <w:rsid w:val="00E56A14"/>
    <w:rsid w:val="00E56C90"/>
    <w:rsid w:val="00E57080"/>
    <w:rsid w:val="00E57CAC"/>
    <w:rsid w:val="00E57DD7"/>
    <w:rsid w:val="00E57EEA"/>
    <w:rsid w:val="00E60271"/>
    <w:rsid w:val="00E60293"/>
    <w:rsid w:val="00E608B3"/>
    <w:rsid w:val="00E615B9"/>
    <w:rsid w:val="00E616DA"/>
    <w:rsid w:val="00E61A04"/>
    <w:rsid w:val="00E61BC2"/>
    <w:rsid w:val="00E61BE5"/>
    <w:rsid w:val="00E61E53"/>
    <w:rsid w:val="00E624DC"/>
    <w:rsid w:val="00E62614"/>
    <w:rsid w:val="00E62640"/>
    <w:rsid w:val="00E62BDF"/>
    <w:rsid w:val="00E62C03"/>
    <w:rsid w:val="00E63020"/>
    <w:rsid w:val="00E63195"/>
    <w:rsid w:val="00E6325F"/>
    <w:rsid w:val="00E63399"/>
    <w:rsid w:val="00E633BD"/>
    <w:rsid w:val="00E64871"/>
    <w:rsid w:val="00E64D2B"/>
    <w:rsid w:val="00E64D41"/>
    <w:rsid w:val="00E64E10"/>
    <w:rsid w:val="00E65431"/>
    <w:rsid w:val="00E655AF"/>
    <w:rsid w:val="00E65A31"/>
    <w:rsid w:val="00E65D36"/>
    <w:rsid w:val="00E65E61"/>
    <w:rsid w:val="00E66361"/>
    <w:rsid w:val="00E66BFB"/>
    <w:rsid w:val="00E66EDA"/>
    <w:rsid w:val="00E672BA"/>
    <w:rsid w:val="00E6795C"/>
    <w:rsid w:val="00E67E8A"/>
    <w:rsid w:val="00E67EAB"/>
    <w:rsid w:val="00E7057B"/>
    <w:rsid w:val="00E706BA"/>
    <w:rsid w:val="00E7087A"/>
    <w:rsid w:val="00E7131D"/>
    <w:rsid w:val="00E714A8"/>
    <w:rsid w:val="00E7156F"/>
    <w:rsid w:val="00E71589"/>
    <w:rsid w:val="00E729B8"/>
    <w:rsid w:val="00E72A6B"/>
    <w:rsid w:val="00E72BF7"/>
    <w:rsid w:val="00E72C43"/>
    <w:rsid w:val="00E72CD2"/>
    <w:rsid w:val="00E7352C"/>
    <w:rsid w:val="00E7378D"/>
    <w:rsid w:val="00E73843"/>
    <w:rsid w:val="00E73BA6"/>
    <w:rsid w:val="00E73E85"/>
    <w:rsid w:val="00E742F7"/>
    <w:rsid w:val="00E74509"/>
    <w:rsid w:val="00E749A5"/>
    <w:rsid w:val="00E74B08"/>
    <w:rsid w:val="00E74FE6"/>
    <w:rsid w:val="00E755EC"/>
    <w:rsid w:val="00E75887"/>
    <w:rsid w:val="00E75A1D"/>
    <w:rsid w:val="00E763E1"/>
    <w:rsid w:val="00E7644A"/>
    <w:rsid w:val="00E76E10"/>
    <w:rsid w:val="00E76E99"/>
    <w:rsid w:val="00E76F7F"/>
    <w:rsid w:val="00E775E6"/>
    <w:rsid w:val="00E7769C"/>
    <w:rsid w:val="00E77D7A"/>
    <w:rsid w:val="00E77EA5"/>
    <w:rsid w:val="00E77EEC"/>
    <w:rsid w:val="00E80ABE"/>
    <w:rsid w:val="00E80C3B"/>
    <w:rsid w:val="00E80C4E"/>
    <w:rsid w:val="00E81B08"/>
    <w:rsid w:val="00E82113"/>
    <w:rsid w:val="00E8249F"/>
    <w:rsid w:val="00E824D0"/>
    <w:rsid w:val="00E825F0"/>
    <w:rsid w:val="00E82A62"/>
    <w:rsid w:val="00E82A71"/>
    <w:rsid w:val="00E82C3A"/>
    <w:rsid w:val="00E8369D"/>
    <w:rsid w:val="00E838AF"/>
    <w:rsid w:val="00E83A6F"/>
    <w:rsid w:val="00E83E73"/>
    <w:rsid w:val="00E84C31"/>
    <w:rsid w:val="00E85707"/>
    <w:rsid w:val="00E8582C"/>
    <w:rsid w:val="00E85AE1"/>
    <w:rsid w:val="00E85B2B"/>
    <w:rsid w:val="00E85DA8"/>
    <w:rsid w:val="00E85F72"/>
    <w:rsid w:val="00E862CF"/>
    <w:rsid w:val="00E86767"/>
    <w:rsid w:val="00E8684F"/>
    <w:rsid w:val="00E86D66"/>
    <w:rsid w:val="00E86E2D"/>
    <w:rsid w:val="00E8709F"/>
    <w:rsid w:val="00E8714D"/>
    <w:rsid w:val="00E87364"/>
    <w:rsid w:val="00E87A7C"/>
    <w:rsid w:val="00E87C24"/>
    <w:rsid w:val="00E900A5"/>
    <w:rsid w:val="00E90143"/>
    <w:rsid w:val="00E9078D"/>
    <w:rsid w:val="00E90A38"/>
    <w:rsid w:val="00E90A72"/>
    <w:rsid w:val="00E9126D"/>
    <w:rsid w:val="00E91472"/>
    <w:rsid w:val="00E9159C"/>
    <w:rsid w:val="00E916E3"/>
    <w:rsid w:val="00E9173B"/>
    <w:rsid w:val="00E919F1"/>
    <w:rsid w:val="00E91A2C"/>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0B2"/>
    <w:rsid w:val="00E961C6"/>
    <w:rsid w:val="00E969B8"/>
    <w:rsid w:val="00E96E24"/>
    <w:rsid w:val="00E96EA7"/>
    <w:rsid w:val="00E973CA"/>
    <w:rsid w:val="00E97635"/>
    <w:rsid w:val="00EA028C"/>
    <w:rsid w:val="00EA0C9B"/>
    <w:rsid w:val="00EA0D26"/>
    <w:rsid w:val="00EA146F"/>
    <w:rsid w:val="00EA1981"/>
    <w:rsid w:val="00EA1A11"/>
    <w:rsid w:val="00EA1D48"/>
    <w:rsid w:val="00EA1ED1"/>
    <w:rsid w:val="00EA21D0"/>
    <w:rsid w:val="00EA22AF"/>
    <w:rsid w:val="00EA22BC"/>
    <w:rsid w:val="00EA2650"/>
    <w:rsid w:val="00EA2701"/>
    <w:rsid w:val="00EA2895"/>
    <w:rsid w:val="00EA2A75"/>
    <w:rsid w:val="00EA324C"/>
    <w:rsid w:val="00EA32A1"/>
    <w:rsid w:val="00EA379E"/>
    <w:rsid w:val="00EA3971"/>
    <w:rsid w:val="00EA40AD"/>
    <w:rsid w:val="00EA41B4"/>
    <w:rsid w:val="00EA427F"/>
    <w:rsid w:val="00EA42D3"/>
    <w:rsid w:val="00EA45ED"/>
    <w:rsid w:val="00EA47D1"/>
    <w:rsid w:val="00EA4E42"/>
    <w:rsid w:val="00EA50DF"/>
    <w:rsid w:val="00EA526B"/>
    <w:rsid w:val="00EA544D"/>
    <w:rsid w:val="00EA575D"/>
    <w:rsid w:val="00EA5796"/>
    <w:rsid w:val="00EA583E"/>
    <w:rsid w:val="00EA599A"/>
    <w:rsid w:val="00EA662F"/>
    <w:rsid w:val="00EA683B"/>
    <w:rsid w:val="00EA6ABF"/>
    <w:rsid w:val="00EA6E4C"/>
    <w:rsid w:val="00EA6E7B"/>
    <w:rsid w:val="00EA71AF"/>
    <w:rsid w:val="00EA75C0"/>
    <w:rsid w:val="00EA7922"/>
    <w:rsid w:val="00EB01FD"/>
    <w:rsid w:val="00EB055C"/>
    <w:rsid w:val="00EB0608"/>
    <w:rsid w:val="00EB076B"/>
    <w:rsid w:val="00EB11C0"/>
    <w:rsid w:val="00EB1269"/>
    <w:rsid w:val="00EB15DA"/>
    <w:rsid w:val="00EB1A22"/>
    <w:rsid w:val="00EB1CCA"/>
    <w:rsid w:val="00EB1E9E"/>
    <w:rsid w:val="00EB2140"/>
    <w:rsid w:val="00EB22D5"/>
    <w:rsid w:val="00EB23FE"/>
    <w:rsid w:val="00EB24E8"/>
    <w:rsid w:val="00EB29B8"/>
    <w:rsid w:val="00EB325B"/>
    <w:rsid w:val="00EB3463"/>
    <w:rsid w:val="00EB3464"/>
    <w:rsid w:val="00EB557F"/>
    <w:rsid w:val="00EB6976"/>
    <w:rsid w:val="00EB6A2F"/>
    <w:rsid w:val="00EB6B7E"/>
    <w:rsid w:val="00EB6C24"/>
    <w:rsid w:val="00EB6F2A"/>
    <w:rsid w:val="00EB72BE"/>
    <w:rsid w:val="00EB76CC"/>
    <w:rsid w:val="00EB772C"/>
    <w:rsid w:val="00EB7861"/>
    <w:rsid w:val="00EC08DE"/>
    <w:rsid w:val="00EC1304"/>
    <w:rsid w:val="00EC2370"/>
    <w:rsid w:val="00EC2433"/>
    <w:rsid w:val="00EC275B"/>
    <w:rsid w:val="00EC2FA1"/>
    <w:rsid w:val="00EC32BF"/>
    <w:rsid w:val="00EC39E1"/>
    <w:rsid w:val="00EC3DCF"/>
    <w:rsid w:val="00EC420F"/>
    <w:rsid w:val="00EC527A"/>
    <w:rsid w:val="00EC5B02"/>
    <w:rsid w:val="00EC5B16"/>
    <w:rsid w:val="00EC5C19"/>
    <w:rsid w:val="00EC654A"/>
    <w:rsid w:val="00EC6576"/>
    <w:rsid w:val="00EC6850"/>
    <w:rsid w:val="00EC6983"/>
    <w:rsid w:val="00EC6C3C"/>
    <w:rsid w:val="00EC6D9D"/>
    <w:rsid w:val="00EC7080"/>
    <w:rsid w:val="00EC7149"/>
    <w:rsid w:val="00EC73D5"/>
    <w:rsid w:val="00EC7687"/>
    <w:rsid w:val="00EC7735"/>
    <w:rsid w:val="00ED010D"/>
    <w:rsid w:val="00ED04B8"/>
    <w:rsid w:val="00ED0622"/>
    <w:rsid w:val="00ED0B75"/>
    <w:rsid w:val="00ED0EA0"/>
    <w:rsid w:val="00ED1379"/>
    <w:rsid w:val="00ED1385"/>
    <w:rsid w:val="00ED16C1"/>
    <w:rsid w:val="00ED18A6"/>
    <w:rsid w:val="00ED1936"/>
    <w:rsid w:val="00ED1A38"/>
    <w:rsid w:val="00ED200B"/>
    <w:rsid w:val="00ED2297"/>
    <w:rsid w:val="00ED229D"/>
    <w:rsid w:val="00ED24A3"/>
    <w:rsid w:val="00ED2775"/>
    <w:rsid w:val="00ED2B15"/>
    <w:rsid w:val="00ED2B47"/>
    <w:rsid w:val="00ED3397"/>
    <w:rsid w:val="00ED3589"/>
    <w:rsid w:val="00ED3631"/>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B05"/>
    <w:rsid w:val="00EE7DC8"/>
    <w:rsid w:val="00EF00FC"/>
    <w:rsid w:val="00EF06C0"/>
    <w:rsid w:val="00EF0B26"/>
    <w:rsid w:val="00EF0D33"/>
    <w:rsid w:val="00EF0FDE"/>
    <w:rsid w:val="00EF188C"/>
    <w:rsid w:val="00EF1C1F"/>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5F2"/>
    <w:rsid w:val="00EF678A"/>
    <w:rsid w:val="00EF697B"/>
    <w:rsid w:val="00EF69D8"/>
    <w:rsid w:val="00EF6C69"/>
    <w:rsid w:val="00EF6E25"/>
    <w:rsid w:val="00EF71D3"/>
    <w:rsid w:val="00EF7470"/>
    <w:rsid w:val="00EF74A3"/>
    <w:rsid w:val="00EF7E19"/>
    <w:rsid w:val="00EF7FEA"/>
    <w:rsid w:val="00F006DE"/>
    <w:rsid w:val="00F00A29"/>
    <w:rsid w:val="00F01A2A"/>
    <w:rsid w:val="00F01B68"/>
    <w:rsid w:val="00F01C4A"/>
    <w:rsid w:val="00F01C6F"/>
    <w:rsid w:val="00F01D11"/>
    <w:rsid w:val="00F021A0"/>
    <w:rsid w:val="00F02D64"/>
    <w:rsid w:val="00F031EA"/>
    <w:rsid w:val="00F03518"/>
    <w:rsid w:val="00F03575"/>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1A6"/>
    <w:rsid w:val="00F07466"/>
    <w:rsid w:val="00F075BD"/>
    <w:rsid w:val="00F07964"/>
    <w:rsid w:val="00F10C17"/>
    <w:rsid w:val="00F1147F"/>
    <w:rsid w:val="00F114C6"/>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A5B"/>
    <w:rsid w:val="00F13C8F"/>
    <w:rsid w:val="00F144A3"/>
    <w:rsid w:val="00F1460A"/>
    <w:rsid w:val="00F1465B"/>
    <w:rsid w:val="00F148B7"/>
    <w:rsid w:val="00F150FE"/>
    <w:rsid w:val="00F155CC"/>
    <w:rsid w:val="00F1566E"/>
    <w:rsid w:val="00F15C85"/>
    <w:rsid w:val="00F165E5"/>
    <w:rsid w:val="00F16B69"/>
    <w:rsid w:val="00F16F0C"/>
    <w:rsid w:val="00F176AC"/>
    <w:rsid w:val="00F17855"/>
    <w:rsid w:val="00F179D5"/>
    <w:rsid w:val="00F17AB8"/>
    <w:rsid w:val="00F17C47"/>
    <w:rsid w:val="00F17D1C"/>
    <w:rsid w:val="00F17E8A"/>
    <w:rsid w:val="00F17FF0"/>
    <w:rsid w:val="00F205A0"/>
    <w:rsid w:val="00F206E7"/>
    <w:rsid w:val="00F20A3C"/>
    <w:rsid w:val="00F20E73"/>
    <w:rsid w:val="00F20E92"/>
    <w:rsid w:val="00F211A2"/>
    <w:rsid w:val="00F211DE"/>
    <w:rsid w:val="00F216FE"/>
    <w:rsid w:val="00F21767"/>
    <w:rsid w:val="00F21BA3"/>
    <w:rsid w:val="00F21EC4"/>
    <w:rsid w:val="00F21EF1"/>
    <w:rsid w:val="00F22466"/>
    <w:rsid w:val="00F2267C"/>
    <w:rsid w:val="00F22DEC"/>
    <w:rsid w:val="00F23142"/>
    <w:rsid w:val="00F235A0"/>
    <w:rsid w:val="00F23698"/>
    <w:rsid w:val="00F23A42"/>
    <w:rsid w:val="00F23B2A"/>
    <w:rsid w:val="00F2446F"/>
    <w:rsid w:val="00F24598"/>
    <w:rsid w:val="00F24651"/>
    <w:rsid w:val="00F24871"/>
    <w:rsid w:val="00F24898"/>
    <w:rsid w:val="00F2491A"/>
    <w:rsid w:val="00F24940"/>
    <w:rsid w:val="00F24B17"/>
    <w:rsid w:val="00F24B19"/>
    <w:rsid w:val="00F24CE6"/>
    <w:rsid w:val="00F24EDB"/>
    <w:rsid w:val="00F25381"/>
    <w:rsid w:val="00F25716"/>
    <w:rsid w:val="00F25D13"/>
    <w:rsid w:val="00F25DB9"/>
    <w:rsid w:val="00F26177"/>
    <w:rsid w:val="00F26413"/>
    <w:rsid w:val="00F266A0"/>
    <w:rsid w:val="00F27571"/>
    <w:rsid w:val="00F27831"/>
    <w:rsid w:val="00F27B95"/>
    <w:rsid w:val="00F27EB1"/>
    <w:rsid w:val="00F27F42"/>
    <w:rsid w:val="00F30061"/>
    <w:rsid w:val="00F30CEA"/>
    <w:rsid w:val="00F31173"/>
    <w:rsid w:val="00F31424"/>
    <w:rsid w:val="00F3172E"/>
    <w:rsid w:val="00F31A37"/>
    <w:rsid w:val="00F31C35"/>
    <w:rsid w:val="00F32200"/>
    <w:rsid w:val="00F33306"/>
    <w:rsid w:val="00F3349D"/>
    <w:rsid w:val="00F33E0A"/>
    <w:rsid w:val="00F3458C"/>
    <w:rsid w:val="00F34D23"/>
    <w:rsid w:val="00F35209"/>
    <w:rsid w:val="00F35581"/>
    <w:rsid w:val="00F3572E"/>
    <w:rsid w:val="00F35B7F"/>
    <w:rsid w:val="00F3613F"/>
    <w:rsid w:val="00F36355"/>
    <w:rsid w:val="00F3645B"/>
    <w:rsid w:val="00F369E2"/>
    <w:rsid w:val="00F36FFA"/>
    <w:rsid w:val="00F3715F"/>
    <w:rsid w:val="00F377B6"/>
    <w:rsid w:val="00F37935"/>
    <w:rsid w:val="00F37B16"/>
    <w:rsid w:val="00F37DE7"/>
    <w:rsid w:val="00F401D2"/>
    <w:rsid w:val="00F4035A"/>
    <w:rsid w:val="00F403A9"/>
    <w:rsid w:val="00F407DB"/>
    <w:rsid w:val="00F40ACA"/>
    <w:rsid w:val="00F40AFE"/>
    <w:rsid w:val="00F40C35"/>
    <w:rsid w:val="00F40E8D"/>
    <w:rsid w:val="00F40F23"/>
    <w:rsid w:val="00F413F1"/>
    <w:rsid w:val="00F418CF"/>
    <w:rsid w:val="00F419AF"/>
    <w:rsid w:val="00F41C1B"/>
    <w:rsid w:val="00F41D8B"/>
    <w:rsid w:val="00F41DB2"/>
    <w:rsid w:val="00F420AD"/>
    <w:rsid w:val="00F4249A"/>
    <w:rsid w:val="00F4295A"/>
    <w:rsid w:val="00F436CE"/>
    <w:rsid w:val="00F43967"/>
    <w:rsid w:val="00F4426D"/>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5028C"/>
    <w:rsid w:val="00F502FD"/>
    <w:rsid w:val="00F50354"/>
    <w:rsid w:val="00F50910"/>
    <w:rsid w:val="00F5095C"/>
    <w:rsid w:val="00F50E65"/>
    <w:rsid w:val="00F5111F"/>
    <w:rsid w:val="00F511DD"/>
    <w:rsid w:val="00F51CFF"/>
    <w:rsid w:val="00F523D4"/>
    <w:rsid w:val="00F5257D"/>
    <w:rsid w:val="00F52E24"/>
    <w:rsid w:val="00F52E2D"/>
    <w:rsid w:val="00F53D8F"/>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3EF4"/>
    <w:rsid w:val="00F642DC"/>
    <w:rsid w:val="00F64324"/>
    <w:rsid w:val="00F64ADB"/>
    <w:rsid w:val="00F64D70"/>
    <w:rsid w:val="00F65A3E"/>
    <w:rsid w:val="00F65E30"/>
    <w:rsid w:val="00F6667B"/>
    <w:rsid w:val="00F66800"/>
    <w:rsid w:val="00F6694D"/>
    <w:rsid w:val="00F66F2E"/>
    <w:rsid w:val="00F66F85"/>
    <w:rsid w:val="00F672B1"/>
    <w:rsid w:val="00F6733E"/>
    <w:rsid w:val="00F676D4"/>
    <w:rsid w:val="00F678E7"/>
    <w:rsid w:val="00F67F82"/>
    <w:rsid w:val="00F70060"/>
    <w:rsid w:val="00F70AED"/>
    <w:rsid w:val="00F70D2A"/>
    <w:rsid w:val="00F710F0"/>
    <w:rsid w:val="00F7129A"/>
    <w:rsid w:val="00F717A6"/>
    <w:rsid w:val="00F717AD"/>
    <w:rsid w:val="00F71C32"/>
    <w:rsid w:val="00F720AC"/>
    <w:rsid w:val="00F7245E"/>
    <w:rsid w:val="00F72D74"/>
    <w:rsid w:val="00F739C1"/>
    <w:rsid w:val="00F73BD8"/>
    <w:rsid w:val="00F73C03"/>
    <w:rsid w:val="00F73E6C"/>
    <w:rsid w:val="00F73EF0"/>
    <w:rsid w:val="00F7425B"/>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ECE"/>
    <w:rsid w:val="00F80FC6"/>
    <w:rsid w:val="00F81066"/>
    <w:rsid w:val="00F8120E"/>
    <w:rsid w:val="00F81233"/>
    <w:rsid w:val="00F813F5"/>
    <w:rsid w:val="00F81762"/>
    <w:rsid w:val="00F81A68"/>
    <w:rsid w:val="00F81E74"/>
    <w:rsid w:val="00F81FE2"/>
    <w:rsid w:val="00F820A8"/>
    <w:rsid w:val="00F82F8A"/>
    <w:rsid w:val="00F830A6"/>
    <w:rsid w:val="00F8338B"/>
    <w:rsid w:val="00F833D7"/>
    <w:rsid w:val="00F83E53"/>
    <w:rsid w:val="00F84014"/>
    <w:rsid w:val="00F8427E"/>
    <w:rsid w:val="00F845DB"/>
    <w:rsid w:val="00F84792"/>
    <w:rsid w:val="00F8482B"/>
    <w:rsid w:val="00F84B87"/>
    <w:rsid w:val="00F84F25"/>
    <w:rsid w:val="00F8539C"/>
    <w:rsid w:val="00F853CD"/>
    <w:rsid w:val="00F854E2"/>
    <w:rsid w:val="00F85C03"/>
    <w:rsid w:val="00F85DAD"/>
    <w:rsid w:val="00F85EDB"/>
    <w:rsid w:val="00F85FBA"/>
    <w:rsid w:val="00F8604A"/>
    <w:rsid w:val="00F86486"/>
    <w:rsid w:val="00F8697C"/>
    <w:rsid w:val="00F86BF3"/>
    <w:rsid w:val="00F86E0C"/>
    <w:rsid w:val="00F86E22"/>
    <w:rsid w:val="00F87161"/>
    <w:rsid w:val="00F87863"/>
    <w:rsid w:val="00F87D90"/>
    <w:rsid w:val="00F87E8C"/>
    <w:rsid w:val="00F87FEF"/>
    <w:rsid w:val="00F902EE"/>
    <w:rsid w:val="00F90926"/>
    <w:rsid w:val="00F90BD6"/>
    <w:rsid w:val="00F90D9F"/>
    <w:rsid w:val="00F90E54"/>
    <w:rsid w:val="00F90E75"/>
    <w:rsid w:val="00F90F0E"/>
    <w:rsid w:val="00F9101D"/>
    <w:rsid w:val="00F9110C"/>
    <w:rsid w:val="00F9164A"/>
    <w:rsid w:val="00F91F60"/>
    <w:rsid w:val="00F91F6B"/>
    <w:rsid w:val="00F92409"/>
    <w:rsid w:val="00F9260D"/>
    <w:rsid w:val="00F92838"/>
    <w:rsid w:val="00F929C6"/>
    <w:rsid w:val="00F92A9B"/>
    <w:rsid w:val="00F92F8B"/>
    <w:rsid w:val="00F93134"/>
    <w:rsid w:val="00F932E5"/>
    <w:rsid w:val="00F9332C"/>
    <w:rsid w:val="00F93475"/>
    <w:rsid w:val="00F93A93"/>
    <w:rsid w:val="00F93A95"/>
    <w:rsid w:val="00F93AF7"/>
    <w:rsid w:val="00F93E8E"/>
    <w:rsid w:val="00F944E4"/>
    <w:rsid w:val="00F9468E"/>
    <w:rsid w:val="00F95802"/>
    <w:rsid w:val="00F95E88"/>
    <w:rsid w:val="00F96197"/>
    <w:rsid w:val="00F96369"/>
    <w:rsid w:val="00F968A0"/>
    <w:rsid w:val="00F96DAC"/>
    <w:rsid w:val="00F96DE3"/>
    <w:rsid w:val="00F97359"/>
    <w:rsid w:val="00F975DF"/>
    <w:rsid w:val="00F97D0D"/>
    <w:rsid w:val="00F97EAF"/>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D6F"/>
    <w:rsid w:val="00FB0E07"/>
    <w:rsid w:val="00FB0F94"/>
    <w:rsid w:val="00FB1552"/>
    <w:rsid w:val="00FB15B3"/>
    <w:rsid w:val="00FB29DF"/>
    <w:rsid w:val="00FB33B7"/>
    <w:rsid w:val="00FB3622"/>
    <w:rsid w:val="00FB3895"/>
    <w:rsid w:val="00FB3AFA"/>
    <w:rsid w:val="00FB3D21"/>
    <w:rsid w:val="00FB3FF9"/>
    <w:rsid w:val="00FB42E9"/>
    <w:rsid w:val="00FB4347"/>
    <w:rsid w:val="00FB47FE"/>
    <w:rsid w:val="00FB5567"/>
    <w:rsid w:val="00FB5580"/>
    <w:rsid w:val="00FB5644"/>
    <w:rsid w:val="00FB5887"/>
    <w:rsid w:val="00FB5E50"/>
    <w:rsid w:val="00FB61A6"/>
    <w:rsid w:val="00FB66AE"/>
    <w:rsid w:val="00FB6A03"/>
    <w:rsid w:val="00FB6D6A"/>
    <w:rsid w:val="00FB7296"/>
    <w:rsid w:val="00FB740B"/>
    <w:rsid w:val="00FB7A68"/>
    <w:rsid w:val="00FC0A41"/>
    <w:rsid w:val="00FC123A"/>
    <w:rsid w:val="00FC134D"/>
    <w:rsid w:val="00FC159C"/>
    <w:rsid w:val="00FC1952"/>
    <w:rsid w:val="00FC1D23"/>
    <w:rsid w:val="00FC1DAB"/>
    <w:rsid w:val="00FC1DAF"/>
    <w:rsid w:val="00FC211A"/>
    <w:rsid w:val="00FC26F3"/>
    <w:rsid w:val="00FC2982"/>
    <w:rsid w:val="00FC307E"/>
    <w:rsid w:val="00FC3188"/>
    <w:rsid w:val="00FC3495"/>
    <w:rsid w:val="00FC3ABA"/>
    <w:rsid w:val="00FC3B3D"/>
    <w:rsid w:val="00FC3F54"/>
    <w:rsid w:val="00FC4131"/>
    <w:rsid w:val="00FC4216"/>
    <w:rsid w:val="00FC42B9"/>
    <w:rsid w:val="00FC436F"/>
    <w:rsid w:val="00FC460F"/>
    <w:rsid w:val="00FC556B"/>
    <w:rsid w:val="00FC5CAC"/>
    <w:rsid w:val="00FC5EA5"/>
    <w:rsid w:val="00FC5F05"/>
    <w:rsid w:val="00FC5F08"/>
    <w:rsid w:val="00FC61C4"/>
    <w:rsid w:val="00FC62A9"/>
    <w:rsid w:val="00FC6560"/>
    <w:rsid w:val="00FC6BBD"/>
    <w:rsid w:val="00FC6FE5"/>
    <w:rsid w:val="00FC7371"/>
    <w:rsid w:val="00FC7406"/>
    <w:rsid w:val="00FC7438"/>
    <w:rsid w:val="00FC7463"/>
    <w:rsid w:val="00FC78CB"/>
    <w:rsid w:val="00FC7AB4"/>
    <w:rsid w:val="00FD0257"/>
    <w:rsid w:val="00FD0299"/>
    <w:rsid w:val="00FD0466"/>
    <w:rsid w:val="00FD0D90"/>
    <w:rsid w:val="00FD0F71"/>
    <w:rsid w:val="00FD220E"/>
    <w:rsid w:val="00FD2856"/>
    <w:rsid w:val="00FD29D4"/>
    <w:rsid w:val="00FD2DBB"/>
    <w:rsid w:val="00FD318E"/>
    <w:rsid w:val="00FD321E"/>
    <w:rsid w:val="00FD330D"/>
    <w:rsid w:val="00FD34E3"/>
    <w:rsid w:val="00FD3672"/>
    <w:rsid w:val="00FD3DD8"/>
    <w:rsid w:val="00FD41F2"/>
    <w:rsid w:val="00FD467C"/>
    <w:rsid w:val="00FD6069"/>
    <w:rsid w:val="00FD6FB3"/>
    <w:rsid w:val="00FD75CB"/>
    <w:rsid w:val="00FD7631"/>
    <w:rsid w:val="00FD76FC"/>
    <w:rsid w:val="00FD785F"/>
    <w:rsid w:val="00FD7B3A"/>
    <w:rsid w:val="00FD7BA4"/>
    <w:rsid w:val="00FE0482"/>
    <w:rsid w:val="00FE12E8"/>
    <w:rsid w:val="00FE182E"/>
    <w:rsid w:val="00FE25EC"/>
    <w:rsid w:val="00FE262F"/>
    <w:rsid w:val="00FE2F63"/>
    <w:rsid w:val="00FE30B3"/>
    <w:rsid w:val="00FE33A5"/>
    <w:rsid w:val="00FE3544"/>
    <w:rsid w:val="00FE3DFF"/>
    <w:rsid w:val="00FE5098"/>
    <w:rsid w:val="00FE53D2"/>
    <w:rsid w:val="00FE5836"/>
    <w:rsid w:val="00FE5CFE"/>
    <w:rsid w:val="00FE625A"/>
    <w:rsid w:val="00FE6283"/>
    <w:rsid w:val="00FE6771"/>
    <w:rsid w:val="00FE6D3D"/>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BD8"/>
    <w:rsid w:val="00FF3D13"/>
    <w:rsid w:val="00FF41D1"/>
    <w:rsid w:val="00FF4965"/>
    <w:rsid w:val="00FF4967"/>
    <w:rsid w:val="00FF4A5B"/>
    <w:rsid w:val="00FF4CBB"/>
    <w:rsid w:val="00FF4F19"/>
    <w:rsid w:val="00FF51C4"/>
    <w:rsid w:val="00FF51D4"/>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061"/>
  </w:style>
  <w:style w:type="paragraph" w:styleId="Heading1">
    <w:name w:val="heading 1"/>
    <w:basedOn w:val="Normal"/>
    <w:next w:val="Normal"/>
    <w:link w:val="Heading1Char"/>
    <w:uiPriority w:val="9"/>
    <w:qFormat/>
    <w:rsid w:val="00F30061"/>
    <w:pPr>
      <w:keepNext/>
      <w:keepLines/>
      <w:numPr>
        <w:numId w:val="2"/>
      </w:numPr>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F30061"/>
    <w:pPr>
      <w:keepNext/>
      <w:keepLines/>
      <w:numPr>
        <w:ilvl w:val="1"/>
        <w:numId w:val="1"/>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F30061"/>
    <w:pPr>
      <w:keepNext/>
      <w:keepLines/>
      <w:numPr>
        <w:ilvl w:val="2"/>
        <w:numId w:val="1"/>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61"/>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F30061"/>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F30061"/>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semiHidden/>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1">
    <w:name w:val="Mention1"/>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semiHidden/>
    <w:unhideWhenUsed/>
    <w:rsid w:val="00D03205"/>
    <w:rPr>
      <w:rFonts w:ascii="Times New Roman" w:hAnsi="Times New Roman" w:cs="Times New Roman"/>
      <w:sz w:val="24"/>
      <w:szCs w:val="24"/>
    </w:rPr>
  </w:style>
  <w:style w:type="table" w:styleId="TableGrid">
    <w:name w:val="Table Grid"/>
    <w:aliases w:val="Tables_IVT_2012"/>
    <w:basedOn w:val="TableNormal"/>
    <w:uiPriority w:val="39"/>
    <w:rsid w:val="00301FA4"/>
    <w:pPr>
      <w:spacing w:after="0" w:line="240" w:lineRule="auto"/>
    </w:pPr>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0ACE"/>
    <w:rPr>
      <w:color w:val="0563C1" w:themeColor="hyperlink"/>
      <w:u w:val="single"/>
    </w:rPr>
  </w:style>
  <w:style w:type="character" w:customStyle="1" w:styleId="UnresolvedMention1">
    <w:name w:val="Unresolved Mention1"/>
    <w:basedOn w:val="DefaultParagraphFont"/>
    <w:uiPriority w:val="99"/>
    <w:semiHidden/>
    <w:unhideWhenUsed/>
    <w:rsid w:val="00460ACE"/>
    <w:rPr>
      <w:color w:val="605E5C"/>
      <w:shd w:val="clear" w:color="auto" w:fill="E1DFDD"/>
    </w:rPr>
  </w:style>
  <w:style w:type="paragraph" w:styleId="BalloonText">
    <w:name w:val="Balloon Text"/>
    <w:basedOn w:val="Normal"/>
    <w:link w:val="BalloonTextChar"/>
    <w:uiPriority w:val="99"/>
    <w:semiHidden/>
    <w:unhideWhenUsed/>
    <w:rsid w:val="00E177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7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37168712">
      <w:bodyDiv w:val="1"/>
      <w:marLeft w:val="0"/>
      <w:marRight w:val="0"/>
      <w:marTop w:val="0"/>
      <w:marBottom w:val="0"/>
      <w:divBdr>
        <w:top w:val="none" w:sz="0" w:space="0" w:color="auto"/>
        <w:left w:val="none" w:sz="0" w:space="0" w:color="auto"/>
        <w:bottom w:val="none" w:sz="0" w:space="0" w:color="auto"/>
        <w:right w:val="none" w:sz="0" w:space="0" w:color="auto"/>
      </w:divBdr>
      <w:divsChild>
        <w:div w:id="2113086256">
          <w:marLeft w:val="0"/>
          <w:marRight w:val="0"/>
          <w:marTop w:val="0"/>
          <w:marBottom w:val="0"/>
          <w:divBdr>
            <w:top w:val="none" w:sz="0" w:space="0" w:color="auto"/>
            <w:left w:val="none" w:sz="0" w:space="0" w:color="auto"/>
            <w:bottom w:val="none" w:sz="0" w:space="0" w:color="auto"/>
            <w:right w:val="none" w:sz="0" w:space="0" w:color="auto"/>
          </w:divBdr>
          <w:divsChild>
            <w:div w:id="8923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24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24468541">
      <w:bodyDiv w:val="1"/>
      <w:marLeft w:val="0"/>
      <w:marRight w:val="0"/>
      <w:marTop w:val="0"/>
      <w:marBottom w:val="0"/>
      <w:divBdr>
        <w:top w:val="none" w:sz="0" w:space="0" w:color="auto"/>
        <w:left w:val="none" w:sz="0" w:space="0" w:color="auto"/>
        <w:bottom w:val="none" w:sz="0" w:space="0" w:color="auto"/>
        <w:right w:val="none" w:sz="0" w:space="0" w:color="auto"/>
      </w:divBdr>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73154630">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1288562">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204715177">
      <w:bodyDiv w:val="1"/>
      <w:marLeft w:val="0"/>
      <w:marRight w:val="0"/>
      <w:marTop w:val="0"/>
      <w:marBottom w:val="0"/>
      <w:divBdr>
        <w:top w:val="none" w:sz="0" w:space="0" w:color="auto"/>
        <w:left w:val="none" w:sz="0" w:space="0" w:color="auto"/>
        <w:bottom w:val="none" w:sz="0" w:space="0" w:color="auto"/>
        <w:right w:val="none" w:sz="0" w:space="0" w:color="auto"/>
      </w:divBdr>
      <w:divsChild>
        <w:div w:id="1629507374">
          <w:marLeft w:val="0"/>
          <w:marRight w:val="0"/>
          <w:marTop w:val="0"/>
          <w:marBottom w:val="0"/>
          <w:divBdr>
            <w:top w:val="none" w:sz="0" w:space="0" w:color="auto"/>
            <w:left w:val="none" w:sz="0" w:space="0" w:color="auto"/>
            <w:bottom w:val="none" w:sz="0" w:space="0" w:color="auto"/>
            <w:right w:val="none" w:sz="0" w:space="0" w:color="auto"/>
          </w:divBdr>
          <w:divsChild>
            <w:div w:id="15739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368412230">
      <w:bodyDiv w:val="1"/>
      <w:marLeft w:val="0"/>
      <w:marRight w:val="0"/>
      <w:marTop w:val="0"/>
      <w:marBottom w:val="0"/>
      <w:divBdr>
        <w:top w:val="none" w:sz="0" w:space="0" w:color="auto"/>
        <w:left w:val="none" w:sz="0" w:space="0" w:color="auto"/>
        <w:bottom w:val="none" w:sz="0" w:space="0" w:color="auto"/>
        <w:right w:val="none" w:sz="0" w:space="0" w:color="auto"/>
      </w:divBdr>
    </w:div>
    <w:div w:id="1388065324">
      <w:bodyDiv w:val="1"/>
      <w:marLeft w:val="0"/>
      <w:marRight w:val="0"/>
      <w:marTop w:val="0"/>
      <w:marBottom w:val="0"/>
      <w:divBdr>
        <w:top w:val="none" w:sz="0" w:space="0" w:color="auto"/>
        <w:left w:val="none" w:sz="0" w:space="0" w:color="auto"/>
        <w:bottom w:val="none" w:sz="0" w:space="0" w:color="auto"/>
        <w:right w:val="none" w:sz="0" w:space="0" w:color="auto"/>
      </w:divBdr>
      <w:divsChild>
        <w:div w:id="1370187058">
          <w:marLeft w:val="0"/>
          <w:marRight w:val="0"/>
          <w:marTop w:val="0"/>
          <w:marBottom w:val="0"/>
          <w:divBdr>
            <w:top w:val="none" w:sz="0" w:space="0" w:color="auto"/>
            <w:left w:val="none" w:sz="0" w:space="0" w:color="auto"/>
            <w:bottom w:val="none" w:sz="0" w:space="0" w:color="auto"/>
            <w:right w:val="none" w:sz="0" w:space="0" w:color="auto"/>
          </w:divBdr>
          <w:divsChild>
            <w:div w:id="191300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01995025">
      <w:bodyDiv w:val="1"/>
      <w:marLeft w:val="0"/>
      <w:marRight w:val="0"/>
      <w:marTop w:val="0"/>
      <w:marBottom w:val="0"/>
      <w:divBdr>
        <w:top w:val="none" w:sz="0" w:space="0" w:color="auto"/>
        <w:left w:val="none" w:sz="0" w:space="0" w:color="auto"/>
        <w:bottom w:val="none" w:sz="0" w:space="0" w:color="auto"/>
        <w:right w:val="none" w:sz="0" w:space="0" w:color="auto"/>
      </w:divBdr>
      <w:divsChild>
        <w:div w:id="1455170345">
          <w:marLeft w:val="0"/>
          <w:marRight w:val="0"/>
          <w:marTop w:val="0"/>
          <w:marBottom w:val="0"/>
          <w:divBdr>
            <w:top w:val="none" w:sz="0" w:space="0" w:color="auto"/>
            <w:left w:val="none" w:sz="0" w:space="0" w:color="auto"/>
            <w:bottom w:val="none" w:sz="0" w:space="0" w:color="auto"/>
            <w:right w:val="none" w:sz="0" w:space="0" w:color="auto"/>
          </w:divBdr>
          <w:divsChild>
            <w:div w:id="15932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CB2EC0B2B90E8438FD7BC14926F993E" ma:contentTypeVersion="4" ma:contentTypeDescription="Criar um novo documento." ma:contentTypeScope="" ma:versionID="be759159fba742280a39fb3521d08ed2">
  <xsd:schema xmlns:xsd="http://www.w3.org/2001/XMLSchema" xmlns:xs="http://www.w3.org/2001/XMLSchema" xmlns:p="http://schemas.microsoft.com/office/2006/metadata/properties" xmlns:ns2="572bdb13-c576-4166-8827-65186753b8b5" targetNamespace="http://schemas.microsoft.com/office/2006/metadata/properties" ma:root="true" ma:fieldsID="d490092f0e6329ebb50fc4120afe6317" ns2:_="">
    <xsd:import namespace="572bdb13-c576-4166-8827-65186753b8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bdb13-c576-4166-8827-65186753b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2.xml><?xml version="1.0" encoding="utf-8"?>
<ds:datastoreItem xmlns:ds="http://schemas.openxmlformats.org/officeDocument/2006/customXml" ds:itemID="{939C91BA-FA69-4ACA-9935-19E12A8CC97C}">
  <ds:schemaRefs>
    <ds:schemaRef ds:uri="http://purl.org/dc/elements/1.1/"/>
    <ds:schemaRef ds:uri="http://www.w3.org/XML/1998/namespace"/>
    <ds:schemaRef ds:uri="572bdb13-c576-4166-8827-65186753b8b5"/>
    <ds:schemaRef ds:uri="http://schemas.microsoft.com/office/2006/metadata/properties"/>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29345FEC-4C13-404C-8EDA-0273996263D8}"/>
</file>

<file path=customXml/itemProps4.xml><?xml version="1.0" encoding="utf-8"?>
<ds:datastoreItem xmlns:ds="http://schemas.openxmlformats.org/officeDocument/2006/customXml" ds:itemID="{D0422377-C028-417D-AC6F-3145F934A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2831</Words>
  <Characters>15290</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João Ricardo Galhardo Almeida Costa</cp:lastModifiedBy>
  <cp:revision>2</cp:revision>
  <dcterms:created xsi:type="dcterms:W3CDTF">2025-06-27T17:02:00Z</dcterms:created>
  <dcterms:modified xsi:type="dcterms:W3CDTF">2025-06-27T17:02:00Z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0x010100FCB2EC0B2B90E8438FD7BC14926F993E</vt:lpwstr>
  </property>
  <property fmtid="{D5CDD505-2E9C-101B-9397-08002B2CF9AE}" pid="3" name="MediaServiceImageTags">
    <vt:lpwstr/>
  </property>
  <property fmtid="{D5CDD505-2E9C-101B-9397-08002B2CF9AE}" pid="4" name="MSIP_Label_0c2abd79-57a9-4473-8700-c843f76a1e37_Enabled">
    <vt:lpwstr>true</vt:lpwstr>
  </property>
  <property fmtid="{D5CDD505-2E9C-101B-9397-08002B2CF9AE}" pid="5" name="MSIP_Label_0c2abd79-57a9-4473-8700-c843f76a1e37_SetDate">
    <vt:lpwstr>2025-03-19T10:50:38Z</vt:lpwstr>
  </property>
  <property fmtid="{D5CDD505-2E9C-101B-9397-08002B2CF9AE}" pid="6" name="MSIP_Label_0c2abd79-57a9-4473-8700-c843f76a1e37_Method">
    <vt:lpwstr>Privileged</vt:lpwstr>
  </property>
  <property fmtid="{D5CDD505-2E9C-101B-9397-08002B2CF9AE}" pid="7" name="MSIP_Label_0c2abd79-57a9-4473-8700-c843f76a1e37_Name">
    <vt:lpwstr>Internal</vt:lpwstr>
  </property>
  <property fmtid="{D5CDD505-2E9C-101B-9397-08002B2CF9AE}" pid="8" name="MSIP_Label_0c2abd79-57a9-4473-8700-c843f76a1e37_SiteId">
    <vt:lpwstr>35595a02-4d6d-44ac-99e1-f9ab4cd872db</vt:lpwstr>
  </property>
  <property fmtid="{D5CDD505-2E9C-101B-9397-08002B2CF9AE}" pid="9" name="MSIP_Label_0c2abd79-57a9-4473-8700-c843f76a1e37_ActionId">
    <vt:lpwstr>0cb42c7e-5c5c-4d6d-b48a-0acc457ec253</vt:lpwstr>
  </property>
  <property fmtid="{D5CDD505-2E9C-101B-9397-08002B2CF9AE}" pid="10" name="MSIP_Label_0c2abd79-57a9-4473-8700-c843f76a1e37_ContentBits">
    <vt:lpwstr>0</vt:lpwstr>
  </property>
</Properties>
</file>