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CA9FC3" w14:textId="7954DF26" w:rsidR="00E079A4" w:rsidRPr="00A35BC0" w:rsidRDefault="003049AA" w:rsidP="00A35BC0">
      <w:pPr>
        <w:jc w:val="both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2.5</w:t>
      </w:r>
      <w:r w:rsidR="0039292D" w:rsidRPr="00A35BC0">
        <w:rPr>
          <w:rFonts w:cstheme="minorHAnsi"/>
          <w:b/>
          <w:sz w:val="26"/>
          <w:szCs w:val="26"/>
        </w:rPr>
        <w:t xml:space="preserve"> </w:t>
      </w:r>
      <w:r w:rsidR="00E079A4" w:rsidRPr="00A35BC0">
        <w:rPr>
          <w:rFonts w:cstheme="minorHAnsi"/>
          <w:b/>
          <w:sz w:val="26"/>
          <w:szCs w:val="26"/>
        </w:rPr>
        <w:t xml:space="preserve">Controlos </w:t>
      </w:r>
      <w:r w:rsidR="00A96283" w:rsidRPr="00A35BC0">
        <w:rPr>
          <w:rFonts w:cstheme="minorHAnsi"/>
          <w:b/>
          <w:sz w:val="26"/>
          <w:szCs w:val="26"/>
        </w:rPr>
        <w:t xml:space="preserve">do MUG no </w:t>
      </w:r>
      <w:r w:rsidR="00A96283" w:rsidRPr="00A35BC0">
        <w:rPr>
          <w:rFonts w:cstheme="minorHAnsi"/>
          <w:b/>
          <w:i/>
          <w:sz w:val="26"/>
          <w:szCs w:val="26"/>
        </w:rPr>
        <w:t>Data Lake</w:t>
      </w:r>
      <w:r w:rsidR="0039292D" w:rsidRPr="00A35BC0">
        <w:rPr>
          <w:rFonts w:cstheme="minorHAnsi"/>
          <w:b/>
          <w:sz w:val="26"/>
          <w:szCs w:val="26"/>
        </w:rPr>
        <w:t xml:space="preserve"> </w:t>
      </w:r>
    </w:p>
    <w:p w14:paraId="385FCC02" w14:textId="77777777" w:rsidR="00FC0F0F" w:rsidRPr="00A35BC0" w:rsidRDefault="00FD456D" w:rsidP="00A35BC0">
      <w:pPr>
        <w:jc w:val="both"/>
        <w:rPr>
          <w:rFonts w:cstheme="minorHAnsi"/>
        </w:rPr>
      </w:pPr>
      <w:r w:rsidRPr="00A35BC0">
        <w:rPr>
          <w:rFonts w:cstheme="minorHAnsi"/>
        </w:rPr>
        <w:t>Em todos os processos relacionados com</w:t>
      </w:r>
      <w:r w:rsidR="0032558D" w:rsidRPr="00A35BC0">
        <w:rPr>
          <w:rFonts w:cstheme="minorHAnsi"/>
        </w:rPr>
        <w:t xml:space="preserve"> o modelo único de garantias, </w:t>
      </w:r>
      <w:r w:rsidR="00E079A4" w:rsidRPr="00A35BC0">
        <w:rPr>
          <w:rFonts w:cstheme="minorHAnsi"/>
        </w:rPr>
        <w:t>desde o início no Data Lake até aos reportes finais internos e regulató</w:t>
      </w:r>
      <w:r w:rsidRPr="00A35BC0">
        <w:rPr>
          <w:rFonts w:cstheme="minorHAnsi"/>
        </w:rPr>
        <w:t xml:space="preserve">rios ao Supervisor e Corporação, existe </w:t>
      </w:r>
      <w:r w:rsidR="00E079A4" w:rsidRPr="00A35BC0">
        <w:rPr>
          <w:rFonts w:cstheme="minorHAnsi"/>
        </w:rPr>
        <w:t xml:space="preserve">um conjunto vasto de controlos, de forma a assegurar toda a qualidade e consistência </w:t>
      </w:r>
      <w:r w:rsidR="00E079A4" w:rsidRPr="00A35BC0">
        <w:rPr>
          <w:rFonts w:cstheme="minorHAnsi"/>
          <w:i/>
        </w:rPr>
        <w:t>end-to-end</w:t>
      </w:r>
      <w:r w:rsidR="00E079A4" w:rsidRPr="00A35BC0">
        <w:rPr>
          <w:rFonts w:cstheme="minorHAnsi"/>
        </w:rPr>
        <w:t>.</w:t>
      </w:r>
    </w:p>
    <w:p w14:paraId="4E223FF1" w14:textId="3E148CB6" w:rsidR="00E079A4" w:rsidRDefault="00FD456D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35BC0">
        <w:rPr>
          <w:rFonts w:asciiTheme="minorHAnsi" w:hAnsiTheme="minorHAnsi" w:cstheme="minorHAnsi"/>
          <w:sz w:val="22"/>
          <w:szCs w:val="22"/>
        </w:rPr>
        <w:t xml:space="preserve">Os </w:t>
      </w:r>
      <w:r w:rsidR="0032558D" w:rsidRPr="00A35BC0">
        <w:rPr>
          <w:rFonts w:asciiTheme="minorHAnsi" w:hAnsiTheme="minorHAnsi" w:cstheme="minorHAnsi"/>
          <w:sz w:val="22"/>
          <w:szCs w:val="22"/>
        </w:rPr>
        <w:t xml:space="preserve">processos do </w:t>
      </w:r>
      <w:del w:id="0" w:author="Nádia Genebra Ahmad" w:date="2024-05-23T14:28:00Z">
        <w:r w:rsidR="0032558D" w:rsidRPr="00A35BC0" w:rsidDel="008A56E9">
          <w:rPr>
            <w:rFonts w:asciiTheme="minorHAnsi" w:hAnsiTheme="minorHAnsi" w:cstheme="minorHAnsi"/>
            <w:sz w:val="22"/>
            <w:szCs w:val="22"/>
          </w:rPr>
          <w:delText>modelo único de garantias</w:delText>
        </w:r>
      </w:del>
      <w:ins w:id="1" w:author="Nádia Genebra Ahmad" w:date="2024-05-23T14:28:00Z">
        <w:r w:rsidR="008A56E9">
          <w:rPr>
            <w:rFonts w:asciiTheme="minorHAnsi" w:hAnsiTheme="minorHAnsi" w:cstheme="minorHAnsi"/>
            <w:sz w:val="22"/>
            <w:szCs w:val="22"/>
          </w:rPr>
          <w:t>MUG</w:t>
        </w:r>
      </w:ins>
      <w:r w:rsidR="00E079A4" w:rsidRPr="00A35BC0">
        <w:rPr>
          <w:rFonts w:asciiTheme="minorHAnsi" w:hAnsiTheme="minorHAnsi" w:cstheme="minorHAnsi"/>
          <w:sz w:val="22"/>
          <w:szCs w:val="22"/>
        </w:rPr>
        <w:t xml:space="preserve"> suportam-se num conjunto de dados e informação </w:t>
      </w:r>
      <w:r w:rsidR="008E6CEC" w:rsidRPr="00A35BC0">
        <w:rPr>
          <w:rFonts w:asciiTheme="minorHAnsi" w:hAnsiTheme="minorHAnsi" w:cstheme="minorHAnsi"/>
          <w:sz w:val="22"/>
          <w:szCs w:val="22"/>
        </w:rPr>
        <w:t xml:space="preserve">que </w:t>
      </w:r>
      <w:r w:rsidR="00E079A4" w:rsidRPr="00A35BC0">
        <w:rPr>
          <w:rFonts w:asciiTheme="minorHAnsi" w:hAnsiTheme="minorHAnsi" w:cstheme="minorHAnsi"/>
          <w:sz w:val="22"/>
          <w:szCs w:val="22"/>
        </w:rPr>
        <w:t>estão igualmente cobertos por um modelo de controlo</w:t>
      </w:r>
      <w:r w:rsidR="00AB04CA" w:rsidRPr="00A35BC0">
        <w:rPr>
          <w:rFonts w:asciiTheme="minorHAnsi" w:hAnsiTheme="minorHAnsi" w:cstheme="minorHAnsi"/>
          <w:sz w:val="22"/>
          <w:szCs w:val="22"/>
        </w:rPr>
        <w:t>s</w:t>
      </w:r>
      <w:r w:rsidR="00E079A4" w:rsidRPr="00A35BC0">
        <w:rPr>
          <w:rFonts w:asciiTheme="minorHAnsi" w:hAnsiTheme="minorHAnsi" w:cstheme="minorHAnsi"/>
          <w:sz w:val="22"/>
          <w:szCs w:val="22"/>
        </w:rPr>
        <w:t xml:space="preserve"> de </w:t>
      </w:r>
      <w:r w:rsidR="00E079A4" w:rsidRPr="00A35BC0">
        <w:rPr>
          <w:rFonts w:asciiTheme="minorHAnsi" w:hAnsiTheme="minorHAnsi" w:cstheme="minorHAnsi"/>
          <w:i/>
          <w:sz w:val="22"/>
          <w:szCs w:val="22"/>
        </w:rPr>
        <w:t>D</w:t>
      </w:r>
      <w:r w:rsidR="00AB04CA" w:rsidRPr="00A35BC0">
        <w:rPr>
          <w:rFonts w:asciiTheme="minorHAnsi" w:hAnsiTheme="minorHAnsi" w:cstheme="minorHAnsi"/>
          <w:i/>
          <w:sz w:val="22"/>
          <w:szCs w:val="22"/>
        </w:rPr>
        <w:t xml:space="preserve">ata </w:t>
      </w:r>
      <w:r w:rsidR="00E079A4" w:rsidRPr="00A35BC0">
        <w:rPr>
          <w:rFonts w:asciiTheme="minorHAnsi" w:hAnsiTheme="minorHAnsi" w:cstheme="minorHAnsi"/>
          <w:i/>
          <w:sz w:val="22"/>
          <w:szCs w:val="22"/>
        </w:rPr>
        <w:t>Q</w:t>
      </w:r>
      <w:r w:rsidR="00AB04CA" w:rsidRPr="00A35BC0">
        <w:rPr>
          <w:rFonts w:asciiTheme="minorHAnsi" w:hAnsiTheme="minorHAnsi" w:cstheme="minorHAnsi"/>
          <w:i/>
          <w:sz w:val="22"/>
          <w:szCs w:val="22"/>
        </w:rPr>
        <w:t>uality</w:t>
      </w:r>
      <w:r w:rsidRPr="00A35BC0">
        <w:rPr>
          <w:rFonts w:asciiTheme="minorHAnsi" w:hAnsiTheme="minorHAnsi" w:cstheme="minorHAnsi"/>
          <w:sz w:val="22"/>
          <w:szCs w:val="22"/>
        </w:rPr>
        <w:t xml:space="preserve"> </w:t>
      </w:r>
      <w:r w:rsidR="00864FA1">
        <w:rPr>
          <w:rStyle w:val="FootnoteReference"/>
          <w:rFonts w:asciiTheme="minorHAnsi" w:hAnsiTheme="minorHAnsi" w:cstheme="minorHAnsi"/>
          <w:sz w:val="22"/>
          <w:szCs w:val="22"/>
        </w:rPr>
        <w:footnoteReference w:id="2"/>
      </w:r>
      <w:r w:rsidR="0032558D" w:rsidRPr="00A35BC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079A4" w:rsidRPr="00A35BC0">
        <w:rPr>
          <w:rFonts w:asciiTheme="minorHAnsi" w:hAnsiTheme="minorHAnsi" w:cstheme="minorHAnsi"/>
          <w:sz w:val="22"/>
          <w:szCs w:val="22"/>
        </w:rPr>
        <w:t>pela ferramenta de Controlos e KPIs</w:t>
      </w:r>
      <w:r w:rsidR="00CE7F6B" w:rsidRPr="00A35BC0">
        <w:rPr>
          <w:rFonts w:asciiTheme="minorHAnsi" w:hAnsiTheme="minorHAnsi" w:cstheme="minorHAnsi"/>
          <w:sz w:val="22"/>
          <w:szCs w:val="22"/>
        </w:rPr>
        <w:t>.</w:t>
      </w:r>
    </w:p>
    <w:p w14:paraId="7DB78C29" w14:textId="39D481F1" w:rsidR="00E079A4" w:rsidRPr="00864FA1" w:rsidRDefault="00E079A4" w:rsidP="00864FA1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35BC0">
        <w:rPr>
          <w:rFonts w:cstheme="minorHAnsi"/>
          <w:b/>
        </w:rPr>
        <w:t xml:space="preserve"> </w:t>
      </w:r>
    </w:p>
    <w:p w14:paraId="13A89DDE" w14:textId="1101998D" w:rsidR="00FD456D" w:rsidRPr="00A35BC0" w:rsidRDefault="00EB4F67" w:rsidP="00533610">
      <w:pPr>
        <w:jc w:val="both"/>
        <w:rPr>
          <w:rFonts w:cstheme="minorHAnsi"/>
        </w:rPr>
      </w:pPr>
      <w:r w:rsidRPr="00864FA1">
        <w:rPr>
          <w:rFonts w:cstheme="minorHAnsi"/>
        </w:rPr>
        <w:t xml:space="preserve">Os controlos são </w:t>
      </w:r>
      <w:del w:id="2" w:author="Nádia Genebra Ahmad" w:date="2024-05-23T14:33:00Z">
        <w:r w:rsidRPr="00864FA1" w:rsidDel="007C505B">
          <w:rPr>
            <w:rFonts w:cstheme="minorHAnsi"/>
          </w:rPr>
          <w:delText xml:space="preserve">corridos </w:delText>
        </w:r>
      </w:del>
      <w:ins w:id="3" w:author="Nádia Genebra Ahmad" w:date="2024-05-23T14:33:00Z">
        <w:r w:rsidR="007C505B">
          <w:rPr>
            <w:rFonts w:cstheme="minorHAnsi"/>
          </w:rPr>
          <w:t>executados</w:t>
        </w:r>
        <w:r w:rsidR="007C505B" w:rsidRPr="00864FA1">
          <w:rPr>
            <w:rFonts w:cstheme="minorHAnsi"/>
          </w:rPr>
          <w:t xml:space="preserve"> </w:t>
        </w:r>
      </w:ins>
      <w:r w:rsidRPr="00864FA1">
        <w:rPr>
          <w:rFonts w:cstheme="minorHAnsi"/>
        </w:rPr>
        <w:t xml:space="preserve">em mais do que um momento do </w:t>
      </w:r>
      <w:r w:rsidRPr="00864FA1">
        <w:rPr>
          <w:rFonts w:cstheme="minorHAnsi"/>
          <w:i/>
        </w:rPr>
        <w:t>workflow</w:t>
      </w:r>
      <w:r w:rsidRPr="00864FA1">
        <w:rPr>
          <w:rFonts w:cstheme="minorHAnsi"/>
        </w:rPr>
        <w:t xml:space="preserve"> do MUG. </w:t>
      </w:r>
      <w:r w:rsidR="00FD456D" w:rsidRPr="00864FA1">
        <w:rPr>
          <w:rFonts w:cstheme="minorHAnsi"/>
        </w:rPr>
        <w:t>No</w:t>
      </w:r>
      <w:r w:rsidR="00FD456D" w:rsidRPr="00A35BC0">
        <w:rPr>
          <w:rFonts w:cstheme="minorHAnsi"/>
        </w:rPr>
        <w:t xml:space="preserve"> que aos controlos preventivos diz respeito, existem múltiplos </w:t>
      </w:r>
      <w:del w:id="4" w:author="Nádia Genebra Ahmad" w:date="2024-05-23T14:32:00Z">
        <w:r w:rsidR="00FD456D" w:rsidRPr="00A35BC0" w:rsidDel="009B1803">
          <w:rPr>
            <w:rFonts w:cstheme="minorHAnsi"/>
          </w:rPr>
          <w:delText xml:space="preserve">de </w:delText>
        </w:r>
      </w:del>
      <w:r w:rsidR="00FD456D" w:rsidRPr="00A35BC0">
        <w:rPr>
          <w:rFonts w:cstheme="minorHAnsi"/>
        </w:rPr>
        <w:t xml:space="preserve">controlos implementados para assegurar a qualidade das tabelas e ficheiros que são carregados regular e automaticamente no </w:t>
      </w:r>
      <w:r w:rsidR="00FD456D" w:rsidRPr="00A35BC0">
        <w:rPr>
          <w:rFonts w:cstheme="minorHAnsi"/>
          <w:i/>
        </w:rPr>
        <w:t>Data Lake</w:t>
      </w:r>
      <w:r w:rsidR="00FD456D" w:rsidRPr="00A35BC0">
        <w:rPr>
          <w:rFonts w:cstheme="minorHAnsi"/>
        </w:rPr>
        <w:t xml:space="preserve"> (comumente denominados de </w:t>
      </w:r>
      <w:commentRangeStart w:id="5"/>
      <w:commentRangeStart w:id="6"/>
      <w:r w:rsidR="00FD456D" w:rsidRPr="00A35BC0">
        <w:rPr>
          <w:rFonts w:cstheme="minorHAnsi"/>
          <w:i/>
        </w:rPr>
        <w:t>ingestas</w:t>
      </w:r>
      <w:commentRangeEnd w:id="5"/>
      <w:r w:rsidR="00F70721">
        <w:rPr>
          <w:rStyle w:val="CommentReference"/>
        </w:rPr>
        <w:commentReference w:id="5"/>
      </w:r>
      <w:commentRangeEnd w:id="6"/>
      <w:r w:rsidR="007C505B">
        <w:rPr>
          <w:rStyle w:val="CommentReference"/>
        </w:rPr>
        <w:commentReference w:id="6"/>
      </w:r>
      <w:r w:rsidR="00FD456D" w:rsidRPr="00A35BC0">
        <w:rPr>
          <w:rFonts w:cstheme="minorHAnsi"/>
        </w:rPr>
        <w:t>).</w:t>
      </w:r>
    </w:p>
    <w:p w14:paraId="1B6FB9FF" w14:textId="739E988C" w:rsidR="00864FA1" w:rsidRDefault="00FD456D" w:rsidP="00A35BC0">
      <w:pPr>
        <w:jc w:val="both"/>
        <w:rPr>
          <w:rFonts w:cstheme="minorHAnsi"/>
        </w:rPr>
      </w:pPr>
      <w:del w:id="7" w:author="Nádia Genebra Ahmad" w:date="2024-05-23T14:34:00Z">
        <w:r w:rsidRPr="00A35BC0" w:rsidDel="00F67E81">
          <w:rPr>
            <w:rFonts w:cstheme="minorHAnsi"/>
          </w:rPr>
          <w:delText>Para além dos</w:delText>
        </w:r>
      </w:del>
      <w:ins w:id="8" w:author="Nádia Genebra Ahmad" w:date="2024-05-23T14:34:00Z">
        <w:r w:rsidR="00F67E81">
          <w:rPr>
            <w:rFonts w:cstheme="minorHAnsi"/>
          </w:rPr>
          <w:t>Adicionalmente aos</w:t>
        </w:r>
      </w:ins>
      <w:r w:rsidRPr="00A35BC0">
        <w:rPr>
          <w:rFonts w:cstheme="minorHAnsi"/>
        </w:rPr>
        <w:t xml:space="preserve"> controlos sobre ingestas</w:t>
      </w:r>
      <w:ins w:id="9" w:author="Nádia Genebra Ahmad" w:date="2024-05-23T14:34:00Z">
        <w:r w:rsidR="00F67E81">
          <w:rPr>
            <w:rFonts w:cstheme="minorHAnsi"/>
          </w:rPr>
          <w:t>,</w:t>
        </w:r>
      </w:ins>
      <w:r w:rsidRPr="00A35BC0">
        <w:rPr>
          <w:rFonts w:cstheme="minorHAnsi"/>
        </w:rPr>
        <w:t xml:space="preserve"> são executados também, com recurso à f</w:t>
      </w:r>
      <w:r w:rsidR="008E5CAD" w:rsidRPr="00A35BC0">
        <w:rPr>
          <w:rFonts w:cstheme="minorHAnsi"/>
        </w:rPr>
        <w:t xml:space="preserve">erramenta de </w:t>
      </w:r>
      <w:ins w:id="10" w:author="Nádia Genebra Ahmad" w:date="2024-05-23T14:35:00Z">
        <w:r w:rsidR="00C32DA4">
          <w:rPr>
            <w:rFonts w:cstheme="minorHAnsi"/>
          </w:rPr>
          <w:t>C</w:t>
        </w:r>
      </w:ins>
      <w:del w:id="11" w:author="Nádia Genebra Ahmad" w:date="2024-05-23T14:35:00Z">
        <w:r w:rsidR="008E5CAD" w:rsidRPr="00A35BC0" w:rsidDel="00C32DA4">
          <w:rPr>
            <w:rFonts w:cstheme="minorHAnsi"/>
          </w:rPr>
          <w:delText>c</w:delText>
        </w:r>
      </w:del>
      <w:r w:rsidR="008E5CAD" w:rsidRPr="00A35BC0">
        <w:rPr>
          <w:rFonts w:cstheme="minorHAnsi"/>
        </w:rPr>
        <w:t xml:space="preserve">ontrolos e KPIs – sob </w:t>
      </w:r>
      <w:r w:rsidR="008E5CAD" w:rsidRPr="00864FA1">
        <w:rPr>
          <w:rFonts w:cstheme="minorHAnsi"/>
          <w:i/>
        </w:rPr>
        <w:t>ownership</w:t>
      </w:r>
      <w:r w:rsidR="008E5CAD" w:rsidRPr="00A35BC0">
        <w:rPr>
          <w:rFonts w:cstheme="minorHAnsi"/>
        </w:rPr>
        <w:t xml:space="preserve"> do</w:t>
      </w:r>
      <w:r w:rsidRPr="00A35BC0">
        <w:rPr>
          <w:rFonts w:cstheme="minorHAnsi"/>
        </w:rPr>
        <w:t xml:space="preserve"> CDO, de forma regular e automática</w:t>
      </w:r>
      <w:del w:id="12" w:author="Nádia Genebra Ahmad" w:date="2024-05-23T14:35:00Z">
        <w:r w:rsidRPr="00A35BC0" w:rsidDel="00C32DA4">
          <w:rPr>
            <w:rFonts w:cstheme="minorHAnsi"/>
          </w:rPr>
          <w:delText>,</w:delText>
        </w:r>
      </w:del>
      <w:r w:rsidRPr="00A35BC0">
        <w:rPr>
          <w:rFonts w:cstheme="minorHAnsi"/>
        </w:rPr>
        <w:t xml:space="preserve"> </w:t>
      </w:r>
      <w:ins w:id="13" w:author="Nádia Genebra Ahmad" w:date="2024-05-23T14:35:00Z">
        <w:r w:rsidR="00C32DA4">
          <w:rPr>
            <w:rFonts w:cstheme="minorHAnsi"/>
          </w:rPr>
          <w:t xml:space="preserve">- </w:t>
        </w:r>
      </w:ins>
      <w:r w:rsidRPr="00A35BC0">
        <w:rPr>
          <w:rFonts w:cstheme="minorHAnsi"/>
        </w:rPr>
        <w:t>todos os controlos de</w:t>
      </w:r>
      <w:r w:rsidR="00024026" w:rsidRPr="00A35BC0">
        <w:rPr>
          <w:rFonts w:cstheme="minorHAnsi"/>
        </w:rPr>
        <w:t xml:space="preserve"> KPIs </w:t>
      </w:r>
      <w:ins w:id="14" w:author="Nádia Genebra Ahmad" w:date="2024-05-23T14:37:00Z">
        <w:r w:rsidR="00761DAA" w:rsidRPr="00A35BC0">
          <w:rPr>
            <w:rFonts w:cstheme="minorHAnsi"/>
          </w:rPr>
          <w:t xml:space="preserve">sobre tabelas de </w:t>
        </w:r>
        <w:r w:rsidR="00761DAA" w:rsidRPr="00A35BC0">
          <w:rPr>
            <w:rFonts w:cstheme="minorHAnsi"/>
            <w:i/>
          </w:rPr>
          <w:t>output</w:t>
        </w:r>
        <w:r w:rsidR="00761DAA">
          <w:rPr>
            <w:rFonts w:cstheme="minorHAnsi"/>
          </w:rPr>
          <w:t xml:space="preserve"> </w:t>
        </w:r>
      </w:ins>
      <w:r w:rsidR="00024026" w:rsidRPr="00A35BC0">
        <w:rPr>
          <w:rFonts w:cstheme="minorHAnsi"/>
        </w:rPr>
        <w:t>nela parametrizados</w:t>
      </w:r>
      <w:ins w:id="15" w:author="Nádia Genebra Ahmad" w:date="2024-05-23T14:37:00Z">
        <w:r w:rsidR="00F42121">
          <w:rPr>
            <w:rFonts w:cstheme="minorHAnsi"/>
          </w:rPr>
          <w:t>.</w:t>
        </w:r>
      </w:ins>
      <w:r w:rsidR="00024026" w:rsidRPr="00A35BC0">
        <w:rPr>
          <w:rFonts w:cstheme="minorHAnsi"/>
        </w:rPr>
        <w:t xml:space="preserve"> </w:t>
      </w:r>
      <w:del w:id="16" w:author="Nádia Genebra Ahmad" w:date="2024-05-23T14:36:00Z">
        <w:r w:rsidR="00024026" w:rsidRPr="00A35BC0" w:rsidDel="00245C47">
          <w:rPr>
            <w:rFonts w:cstheme="minorHAnsi"/>
          </w:rPr>
          <w:delText>pela á</w:delText>
        </w:r>
        <w:r w:rsidRPr="00A35BC0" w:rsidDel="00245C47">
          <w:rPr>
            <w:rFonts w:cstheme="minorHAnsi"/>
          </w:rPr>
          <w:delText xml:space="preserve">rea de CDO </w:delText>
        </w:r>
      </w:del>
      <w:del w:id="17" w:author="Nádia Genebra Ahmad" w:date="2024-05-23T14:37:00Z">
        <w:r w:rsidRPr="00A35BC0" w:rsidDel="00761DAA">
          <w:rPr>
            <w:rFonts w:cstheme="minorHAnsi"/>
          </w:rPr>
          <w:delText xml:space="preserve">sobre as tabelas de </w:delText>
        </w:r>
        <w:r w:rsidRPr="00A35BC0" w:rsidDel="00761DAA">
          <w:rPr>
            <w:rFonts w:cstheme="minorHAnsi"/>
            <w:i/>
          </w:rPr>
          <w:delText>output</w:delText>
        </w:r>
        <w:r w:rsidR="00864FA1" w:rsidDel="00761DAA">
          <w:rPr>
            <w:rFonts w:cstheme="minorHAnsi"/>
          </w:rPr>
          <w:delText xml:space="preserve">. </w:delText>
        </w:r>
      </w:del>
    </w:p>
    <w:p w14:paraId="2EBE49E7" w14:textId="37AE5B05" w:rsidR="001738E4" w:rsidRPr="00533610" w:rsidRDefault="00024026" w:rsidP="00864FA1">
      <w:pPr>
        <w:jc w:val="both"/>
        <w:rPr>
          <w:rFonts w:cstheme="minorHAnsi"/>
        </w:rPr>
      </w:pPr>
      <w:r w:rsidRPr="00533610">
        <w:rPr>
          <w:rFonts w:cstheme="minorHAnsi"/>
        </w:rPr>
        <w:t xml:space="preserve">Estes </w:t>
      </w:r>
      <w:r w:rsidR="00EB4F67" w:rsidRPr="00533610">
        <w:rPr>
          <w:rFonts w:cstheme="minorHAnsi"/>
        </w:rPr>
        <w:t xml:space="preserve">controlos detetivos de </w:t>
      </w:r>
      <w:r w:rsidR="00EB4F67" w:rsidRPr="00533610">
        <w:rPr>
          <w:rFonts w:cstheme="minorHAnsi"/>
          <w:i/>
        </w:rPr>
        <w:t>Data Quality</w:t>
      </w:r>
      <w:r w:rsidR="00EB4F67" w:rsidRPr="00533610">
        <w:rPr>
          <w:rFonts w:cstheme="minorHAnsi"/>
        </w:rPr>
        <w:t xml:space="preserve"> visam controlar a qual</w:t>
      </w:r>
      <w:r w:rsidR="00A96283" w:rsidRPr="00533610">
        <w:rPr>
          <w:rFonts w:cstheme="minorHAnsi"/>
        </w:rPr>
        <w:t xml:space="preserve">idade </w:t>
      </w:r>
      <w:r w:rsidR="00533610" w:rsidRPr="00533610">
        <w:rPr>
          <w:rFonts w:cstheme="minorHAnsi"/>
        </w:rPr>
        <w:t xml:space="preserve">e integridade </w:t>
      </w:r>
      <w:r w:rsidR="00A96283" w:rsidRPr="00533610">
        <w:rPr>
          <w:rFonts w:cstheme="minorHAnsi"/>
        </w:rPr>
        <w:t xml:space="preserve">dos dados a entrar no </w:t>
      </w:r>
      <w:del w:id="18" w:author="Nádia Genebra Ahmad" w:date="2024-05-23T14:38:00Z">
        <w:r w:rsidR="00A96283" w:rsidRPr="00533610" w:rsidDel="00F42121">
          <w:rPr>
            <w:rFonts w:cstheme="minorHAnsi"/>
          </w:rPr>
          <w:delText>model</w:delText>
        </w:r>
        <w:r w:rsidR="00864FA1" w:rsidRPr="00533610" w:rsidDel="00F42121">
          <w:rPr>
            <w:rFonts w:cstheme="minorHAnsi"/>
          </w:rPr>
          <w:delText>o único de garantias</w:delText>
        </w:r>
      </w:del>
      <w:ins w:id="19" w:author="Nádia Genebra Ahmad" w:date="2024-05-23T14:38:00Z">
        <w:r w:rsidR="00F42121">
          <w:rPr>
            <w:rFonts w:cstheme="minorHAnsi"/>
          </w:rPr>
          <w:t>MUG</w:t>
        </w:r>
      </w:ins>
      <w:r w:rsidR="00864FA1" w:rsidRPr="00533610">
        <w:rPr>
          <w:rFonts w:cstheme="minorHAnsi"/>
        </w:rPr>
        <w:t xml:space="preserve">, </w:t>
      </w:r>
      <w:r w:rsidR="00533610" w:rsidRPr="00533610">
        <w:rPr>
          <w:rFonts w:cstheme="minorHAnsi"/>
        </w:rPr>
        <w:t>assegurando que os mesmos respeitam as várias regras definidas e implementadas</w:t>
      </w:r>
      <w:del w:id="20" w:author="Nádia Genebra Ahmad" w:date="2024-05-23T14:38:00Z">
        <w:r w:rsidR="00533610" w:rsidRPr="00533610" w:rsidDel="003D0E32">
          <w:rPr>
            <w:rFonts w:cstheme="minorHAnsi"/>
          </w:rPr>
          <w:delText xml:space="preserve"> no próprio MUG</w:delText>
        </w:r>
      </w:del>
      <w:r w:rsidR="00533610" w:rsidRPr="00533610">
        <w:rPr>
          <w:rFonts w:cstheme="minorHAnsi"/>
        </w:rPr>
        <w:t xml:space="preserve">, e descritas anteriormente no </w:t>
      </w:r>
      <w:r w:rsidR="00533610">
        <w:rPr>
          <w:rFonts w:cstheme="minorHAnsi"/>
        </w:rPr>
        <w:t xml:space="preserve">capítulo </w:t>
      </w:r>
      <w:r w:rsidR="00533610" w:rsidRPr="00533610">
        <w:rPr>
          <w:rFonts w:cstheme="minorHAnsi"/>
          <w:i/>
        </w:rPr>
        <w:t>2.2.2 Princípios Funcionais.</w:t>
      </w:r>
      <w:r w:rsidR="00533610" w:rsidRPr="00533610">
        <w:rPr>
          <w:rFonts w:cstheme="minorHAnsi"/>
        </w:rPr>
        <w:t xml:space="preserve">  </w:t>
      </w:r>
      <w:r w:rsidR="001738E4">
        <w:rPr>
          <w:rFonts w:cstheme="minorHAnsi"/>
        </w:rPr>
        <w:t xml:space="preserve"> </w:t>
      </w:r>
      <w:r w:rsidR="001738E4" w:rsidRPr="00A35BC0">
        <w:rPr>
          <w:rFonts w:cstheme="minorHAnsi"/>
        </w:rPr>
        <w:t xml:space="preserve">Todo o modelo de controlos é executado com </w:t>
      </w:r>
      <w:r w:rsidR="001738E4">
        <w:rPr>
          <w:rFonts w:cstheme="minorHAnsi"/>
        </w:rPr>
        <w:t xml:space="preserve">base numa periodicidade mensal. </w:t>
      </w:r>
    </w:p>
    <w:p w14:paraId="5E2C3A1B" w14:textId="18A5F00E" w:rsidR="0018159C" w:rsidRPr="00A35BC0" w:rsidRDefault="00AB04CA" w:rsidP="00A35BC0">
      <w:pPr>
        <w:jc w:val="both"/>
        <w:rPr>
          <w:rFonts w:cstheme="minorHAnsi"/>
          <w:i/>
        </w:rPr>
      </w:pPr>
      <w:r w:rsidRPr="00A35BC0">
        <w:rPr>
          <w:rFonts w:cstheme="minorHAnsi"/>
        </w:rPr>
        <w:t>A parametrização dos</w:t>
      </w:r>
      <w:r w:rsidR="00F95D76" w:rsidRPr="00A35BC0">
        <w:rPr>
          <w:rFonts w:cstheme="minorHAnsi"/>
        </w:rPr>
        <w:t xml:space="preserve"> controlos e respetivas regras e descritivos podem ser consultados no</w:t>
      </w:r>
      <w:r w:rsidR="00F95D76" w:rsidRPr="00A35BC0">
        <w:rPr>
          <w:rFonts w:cstheme="minorHAnsi"/>
          <w:i/>
        </w:rPr>
        <w:t xml:space="preserve"> Front</w:t>
      </w:r>
      <w:r w:rsidR="00F95D76" w:rsidRPr="00A35BC0">
        <w:rPr>
          <w:rFonts w:cstheme="minorHAnsi"/>
        </w:rPr>
        <w:t xml:space="preserve"> da própria ferramenta no </w:t>
      </w:r>
      <w:r w:rsidR="001738E4" w:rsidRPr="001738E4">
        <w:rPr>
          <w:rFonts w:cstheme="minorHAnsi"/>
        </w:rPr>
        <w:t>Data Lake</w:t>
      </w:r>
      <w:r w:rsidR="001738E4">
        <w:rPr>
          <w:rFonts w:cstheme="minorHAnsi"/>
          <w:i/>
        </w:rPr>
        <w:t xml:space="preserve">, </w:t>
      </w:r>
      <w:r w:rsidR="001738E4" w:rsidRPr="001738E4">
        <w:rPr>
          <w:rFonts w:cstheme="minorHAnsi"/>
        </w:rPr>
        <w:t>sendo o seu</w:t>
      </w:r>
      <w:r w:rsidR="005009C5" w:rsidRPr="00A35BC0">
        <w:rPr>
          <w:rFonts w:cstheme="minorHAnsi"/>
        </w:rPr>
        <w:t xml:space="preserve"> aprovisionamento </w:t>
      </w:r>
      <w:r w:rsidR="001738E4">
        <w:rPr>
          <w:rFonts w:cstheme="minorHAnsi"/>
        </w:rPr>
        <w:t>proveniente</w:t>
      </w:r>
      <w:r w:rsidR="005009C5" w:rsidRPr="00A35BC0">
        <w:rPr>
          <w:rFonts w:cstheme="minorHAnsi"/>
        </w:rPr>
        <w:t>, única e ex</w:t>
      </w:r>
      <w:r w:rsidR="001738E4">
        <w:rPr>
          <w:rFonts w:cstheme="minorHAnsi"/>
        </w:rPr>
        <w:t xml:space="preserve">clusivamente, da base de dados: </w:t>
      </w:r>
      <w:r w:rsidR="005009C5" w:rsidRPr="00A35BC0">
        <w:rPr>
          <w:rFonts w:cstheme="minorHAnsi"/>
          <w:i/>
        </w:rPr>
        <w:t>cd_controlos.</w:t>
      </w:r>
    </w:p>
    <w:p w14:paraId="2CC3306D" w14:textId="4E006020" w:rsidR="00A96D24" w:rsidRPr="00A35BC0" w:rsidRDefault="0010044A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Os controlos aplicados no MUG são de extrema importância, dado que garantem a adequação dos dados aquando </w:t>
      </w:r>
      <w:r w:rsidR="00692699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 xml:space="preserve">o aprovisionamento do modelo. </w:t>
      </w:r>
      <w:r w:rsidR="00465D0D" w:rsidRPr="00A35BC0">
        <w:rPr>
          <w:rFonts w:asciiTheme="minorHAnsi" w:hAnsiTheme="minorHAnsi" w:cstheme="minorHAnsi"/>
          <w:sz w:val="22"/>
          <w:szCs w:val="22"/>
        </w:rPr>
        <w:t>Torna-se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del w:id="21" w:author="Nádia Genebra Ahmad" w:date="2024-05-23T14:42:00Z">
        <w:r w:rsidDel="00692699">
          <w:rPr>
            <w:rFonts w:asciiTheme="minorHAnsi" w:hAnsiTheme="minorHAnsi" w:cstheme="minorHAnsi"/>
            <w:sz w:val="22"/>
            <w:szCs w:val="22"/>
          </w:rPr>
          <w:delText>portanto</w:delText>
        </w:r>
      </w:del>
      <w:ins w:id="22" w:author="Nádia Genebra Ahmad" w:date="2024-05-23T14:42:00Z">
        <w:r w:rsidR="00692699">
          <w:rPr>
            <w:rFonts w:asciiTheme="minorHAnsi" w:hAnsiTheme="minorHAnsi" w:cstheme="minorHAnsi"/>
            <w:sz w:val="22"/>
            <w:szCs w:val="22"/>
          </w:rPr>
          <w:t>assim</w:t>
        </w:r>
      </w:ins>
      <w:r>
        <w:rPr>
          <w:rFonts w:asciiTheme="minorHAnsi" w:hAnsiTheme="minorHAnsi" w:cstheme="minorHAnsi"/>
          <w:sz w:val="22"/>
          <w:szCs w:val="22"/>
        </w:rPr>
        <w:t>,</w:t>
      </w:r>
      <w:r w:rsidR="00465D0D" w:rsidRPr="00A35BC0">
        <w:rPr>
          <w:rFonts w:asciiTheme="minorHAnsi" w:hAnsiTheme="minorHAnsi" w:cstheme="minorHAnsi"/>
          <w:sz w:val="22"/>
          <w:szCs w:val="22"/>
        </w:rPr>
        <w:t xml:space="preserve"> importante explicar as várias tipologias, nomeadamente: </w:t>
      </w:r>
    </w:p>
    <w:p w14:paraId="5725892F" w14:textId="77777777" w:rsidR="005009C5" w:rsidRPr="00A35BC0" w:rsidRDefault="005009C5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60CA3C5" w14:textId="4CE267BD" w:rsidR="005009C5" w:rsidRPr="00EB51EE" w:rsidRDefault="005009C5" w:rsidP="00004A58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0044A">
        <w:rPr>
          <w:rFonts w:asciiTheme="minorHAnsi" w:hAnsiTheme="minorHAnsi" w:cstheme="minorHAnsi"/>
          <w:b/>
          <w:sz w:val="22"/>
          <w:szCs w:val="22"/>
        </w:rPr>
        <w:t>Integridade</w:t>
      </w:r>
      <w:r w:rsidR="0010044A" w:rsidRPr="0010044A">
        <w:rPr>
          <w:rFonts w:asciiTheme="minorHAnsi" w:hAnsiTheme="minorHAnsi" w:cstheme="minorHAnsi"/>
          <w:b/>
          <w:sz w:val="22"/>
          <w:szCs w:val="22"/>
        </w:rPr>
        <w:t>:</w:t>
      </w:r>
      <w:r w:rsidR="001004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65D0D" w:rsidRPr="0010044A">
        <w:rPr>
          <w:rFonts w:asciiTheme="minorHAnsi" w:hAnsiTheme="minorHAnsi" w:cstheme="minorHAnsi"/>
          <w:sz w:val="22"/>
          <w:szCs w:val="22"/>
        </w:rPr>
        <w:t>a</w:t>
      </w:r>
      <w:r w:rsidR="00EF3597" w:rsidRPr="0010044A">
        <w:rPr>
          <w:rFonts w:asciiTheme="minorHAnsi" w:hAnsiTheme="minorHAnsi" w:cstheme="minorHAnsi"/>
          <w:sz w:val="22"/>
          <w:szCs w:val="22"/>
        </w:rPr>
        <w:t xml:space="preserve"> partir de um controlo de integridade, garantimos a plenitude da informação e dos dados entre as várias tabelas de </w:t>
      </w:r>
      <w:r w:rsidR="00EF3597" w:rsidRPr="0010044A">
        <w:rPr>
          <w:rFonts w:asciiTheme="minorHAnsi" w:hAnsiTheme="minorHAnsi" w:cstheme="minorHAnsi"/>
          <w:i/>
          <w:sz w:val="22"/>
          <w:szCs w:val="22"/>
        </w:rPr>
        <w:t xml:space="preserve">output </w:t>
      </w:r>
      <w:r w:rsidR="00EF3597" w:rsidRPr="0010044A">
        <w:rPr>
          <w:rFonts w:asciiTheme="minorHAnsi" w:hAnsiTheme="minorHAnsi" w:cstheme="minorHAnsi"/>
          <w:sz w:val="22"/>
          <w:szCs w:val="22"/>
        </w:rPr>
        <w:t>e</w:t>
      </w:r>
      <w:r w:rsidR="00EF3597" w:rsidRPr="0010044A">
        <w:rPr>
          <w:rFonts w:asciiTheme="minorHAnsi" w:hAnsiTheme="minorHAnsi" w:cstheme="minorHAnsi"/>
          <w:i/>
          <w:sz w:val="22"/>
          <w:szCs w:val="22"/>
        </w:rPr>
        <w:t xml:space="preserve"> input</w:t>
      </w:r>
      <w:r w:rsidR="00EF3597" w:rsidRPr="0010044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697A675" w14:textId="5A9AE7EF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BE6AF4" w14:textId="7351A1D2" w:rsid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Integridade</w:t>
      </w:r>
    </w:p>
    <w:p w14:paraId="2457DDE1" w14:textId="1DB9D7BF" w:rsidR="00EB51EE" w:rsidRPr="0010044A" w:rsidRDefault="00DE3BA0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6B048B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15.9pt;width:490.4pt;height:71.7pt;z-index:251658242;mso-position-horizontal:center;mso-position-horizontal-relative:margin;mso-position-vertical-relative:text;mso-width-relative:page;mso-height-relative:page">
            <v:imagedata r:id="rId13" o:title="Integridade"/>
            <w10:wrap type="square" anchorx="margin"/>
          </v:shape>
        </w:pict>
      </w:r>
    </w:p>
    <w:p w14:paraId="3DF39249" w14:textId="77777777" w:rsidR="005009C5" w:rsidRPr="00A35BC0" w:rsidRDefault="005009C5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43FCC91" w14:textId="62070816" w:rsidR="00EF3597" w:rsidRPr="00EB51EE" w:rsidRDefault="005009C5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Variação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>de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forma a que não exista uma variação </w:t>
      </w:r>
      <w:ins w:id="23" w:author="Nádia Genebra Ahmad" w:date="2024-05-23T14:43:00Z">
        <w:r w:rsidR="006F4E21">
          <w:rPr>
            <w:rFonts w:asciiTheme="minorHAnsi" w:hAnsiTheme="minorHAnsi" w:cstheme="minorHAnsi"/>
            <w:sz w:val="22"/>
            <w:szCs w:val="22"/>
          </w:rPr>
          <w:t xml:space="preserve">significativa </w:t>
        </w:r>
      </w:ins>
      <w:r w:rsidR="00EF3597" w:rsidRPr="00A35BC0">
        <w:rPr>
          <w:rFonts w:asciiTheme="minorHAnsi" w:hAnsiTheme="minorHAnsi" w:cstheme="minorHAnsi"/>
          <w:sz w:val="22"/>
          <w:szCs w:val="22"/>
        </w:rPr>
        <w:t xml:space="preserve">no número dos registos e </w:t>
      </w:r>
      <w:del w:id="24" w:author="Nádia Genebra Ahmad" w:date="2024-05-23T14:43:00Z">
        <w:r w:rsidR="00EF3597" w:rsidRPr="00A35BC0" w:rsidDel="0080137A">
          <w:rPr>
            <w:rFonts w:asciiTheme="minorHAnsi" w:hAnsiTheme="minorHAnsi" w:cstheme="minorHAnsi"/>
            <w:sz w:val="22"/>
            <w:szCs w:val="22"/>
          </w:rPr>
          <w:delText xml:space="preserve">dos </w:delText>
        </w:r>
      </w:del>
      <w:r w:rsidR="00EF3597" w:rsidRPr="00A35BC0">
        <w:rPr>
          <w:rFonts w:asciiTheme="minorHAnsi" w:hAnsiTheme="minorHAnsi" w:cstheme="minorHAnsi"/>
          <w:sz w:val="22"/>
          <w:szCs w:val="22"/>
        </w:rPr>
        <w:t xml:space="preserve">saldos, </w:t>
      </w:r>
      <w:r w:rsidR="002E2075" w:rsidRPr="00A35BC0">
        <w:rPr>
          <w:rFonts w:asciiTheme="minorHAnsi" w:hAnsiTheme="minorHAnsi" w:cstheme="minorHAnsi"/>
          <w:sz w:val="22"/>
          <w:szCs w:val="22"/>
        </w:rPr>
        <w:t>aplica</w:t>
      </w:r>
      <w:ins w:id="25" w:author="Nádia Genebra Ahmad" w:date="2024-05-23T14:43:00Z">
        <w:r w:rsidR="0080137A">
          <w:rPr>
            <w:rFonts w:asciiTheme="minorHAnsi" w:hAnsiTheme="minorHAnsi" w:cstheme="minorHAnsi"/>
            <w:sz w:val="22"/>
            <w:szCs w:val="22"/>
          </w:rPr>
          <w:t>m</w:t>
        </w:r>
      </w:ins>
      <w:r w:rsidR="002E2075" w:rsidRPr="00A35BC0">
        <w:rPr>
          <w:rFonts w:asciiTheme="minorHAnsi" w:hAnsiTheme="minorHAnsi" w:cstheme="minorHAnsi"/>
          <w:sz w:val="22"/>
          <w:szCs w:val="22"/>
        </w:rPr>
        <w:t xml:space="preserve">-se controlos de variação </w:t>
      </w:r>
      <w:r w:rsidR="001738E4">
        <w:rPr>
          <w:rFonts w:asciiTheme="minorHAnsi" w:hAnsiTheme="minorHAnsi" w:cstheme="minorHAnsi"/>
          <w:sz w:val="22"/>
          <w:szCs w:val="22"/>
        </w:rPr>
        <w:t>garantindo a durabilidade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da informação.</w:t>
      </w:r>
    </w:p>
    <w:p w14:paraId="605135A4" w14:textId="77777777" w:rsidR="00EB51EE" w:rsidRPr="00A35BC0" w:rsidRDefault="00EB51EE" w:rsidP="00EB51EE">
      <w:pPr>
        <w:pStyle w:val="Default"/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1B99D84" w14:textId="0290A9A5" w:rsidR="00EB51EE" w:rsidRDefault="00DE3BA0" w:rsidP="00EB51EE">
      <w:pPr>
        <w:pStyle w:val="Default"/>
        <w:ind w:left="360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noProof/>
        </w:rPr>
        <w:lastRenderedPageBreak/>
        <w:pict w14:anchorId="6BFCBFF3">
          <v:shape id="_x0000_s1028" type="#_x0000_t75" style="position:absolute;left:0;text-align:left;margin-left:0;margin-top:17.2pt;width:490.4pt;height:75.05pt;z-index:251658243;mso-position-horizontal:center;mso-position-horizontal-relative:margin;mso-position-vertical-relative:text;mso-width-relative:page;mso-height-relative:page">
            <v:imagedata r:id="rId14" o:title="Variação"/>
            <w10:wrap type="square" anchorx="margin"/>
          </v:shape>
        </w:pict>
      </w:r>
      <w:r w:rsidR="00EB51EE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="00EB51EE"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 w:rsidR="00EB51E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Variação</w:t>
      </w:r>
    </w:p>
    <w:p w14:paraId="5E97AC8B" w14:textId="2E1F51C4" w:rsidR="00EF3597" w:rsidRPr="00A35BC0" w:rsidRDefault="00EF3597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BC3307A" w14:textId="0AA22A9E" w:rsidR="00EF3597" w:rsidRPr="00EB51EE" w:rsidRDefault="00465D0D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Preenchimento</w:t>
      </w:r>
      <w:r w:rsidR="00AC0964" w:rsidRPr="00A35BC0">
        <w:rPr>
          <w:rFonts w:asciiTheme="minorHAnsi" w:hAnsiTheme="minorHAnsi" w:cstheme="minorHAnsi"/>
          <w:b/>
          <w:sz w:val="22"/>
          <w:szCs w:val="22"/>
        </w:rPr>
        <w:t>: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</w:t>
      </w:r>
      <w:r w:rsidR="001738E4">
        <w:rPr>
          <w:rFonts w:asciiTheme="minorHAnsi" w:hAnsiTheme="minorHAnsi" w:cstheme="minorHAnsi"/>
          <w:sz w:val="22"/>
          <w:szCs w:val="22"/>
        </w:rPr>
        <w:t xml:space="preserve">aplica-se um controlo de preenchimento para se 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garantir que todos os registos do modelo estão completos, </w:t>
      </w:r>
      <w:r w:rsidR="00AC0964" w:rsidRPr="00A35BC0">
        <w:rPr>
          <w:rFonts w:asciiTheme="minorHAnsi" w:hAnsiTheme="minorHAnsi" w:cstheme="minorHAnsi"/>
          <w:sz w:val="22"/>
          <w:szCs w:val="22"/>
        </w:rPr>
        <w:t>e que todos os cam</w:t>
      </w:r>
      <w:r w:rsidR="0010044A">
        <w:rPr>
          <w:rFonts w:asciiTheme="minorHAnsi" w:hAnsiTheme="minorHAnsi" w:cstheme="minorHAnsi"/>
          <w:sz w:val="22"/>
          <w:szCs w:val="22"/>
        </w:rPr>
        <w:t xml:space="preserve">pos </w:t>
      </w:r>
      <w:del w:id="26" w:author="Nádia Genebra Ahmad" w:date="2024-05-23T14:44:00Z">
        <w:r w:rsidR="0010044A" w:rsidDel="00514381">
          <w:rPr>
            <w:rFonts w:asciiTheme="minorHAnsi" w:hAnsiTheme="minorHAnsi" w:cstheme="minorHAnsi"/>
            <w:sz w:val="22"/>
            <w:szCs w:val="22"/>
          </w:rPr>
          <w:delText xml:space="preserve">são </w:delText>
        </w:r>
      </w:del>
      <w:ins w:id="27" w:author="Nádia Genebra Ahmad" w:date="2024-05-23T14:44:00Z">
        <w:r w:rsidR="00514381">
          <w:rPr>
            <w:rFonts w:asciiTheme="minorHAnsi" w:hAnsiTheme="minorHAnsi" w:cstheme="minorHAnsi"/>
            <w:sz w:val="22"/>
            <w:szCs w:val="22"/>
          </w:rPr>
          <w:t xml:space="preserve">estão </w:t>
        </w:r>
      </w:ins>
      <w:r w:rsidR="0010044A">
        <w:rPr>
          <w:rFonts w:asciiTheme="minorHAnsi" w:hAnsiTheme="minorHAnsi" w:cstheme="minorHAnsi"/>
          <w:sz w:val="22"/>
          <w:szCs w:val="22"/>
        </w:rPr>
        <w:t>preenchidos</w:t>
      </w:r>
      <w:ins w:id="28" w:author="Nádia Genebra Ahmad" w:date="2024-05-23T14:44:00Z">
        <w:r w:rsidR="00514381">
          <w:rPr>
            <w:rFonts w:asciiTheme="minorHAnsi" w:hAnsiTheme="minorHAnsi" w:cstheme="minorHAnsi"/>
            <w:sz w:val="22"/>
            <w:szCs w:val="22"/>
          </w:rPr>
          <w:t xml:space="preserve"> com valores elegíveis</w:t>
        </w:r>
      </w:ins>
      <w:r w:rsidR="0010044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8145011" w14:textId="0BE192AF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7C4FC5F" w14:textId="7D9687EF" w:rsid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Preenchimento</w:t>
      </w:r>
    </w:p>
    <w:p w14:paraId="12E9DBF4" w14:textId="5F9F365D" w:rsidR="00BC254B" w:rsidRDefault="00BC254B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0A27AC50" w14:textId="343C5546" w:rsidR="00EF3597" w:rsidRPr="00A35BC0" w:rsidRDefault="00DE3BA0" w:rsidP="00BC254B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7EE1835C">
          <v:shape id="_x0000_s1029" type="#_x0000_t75" style="position:absolute;left:0;text-align:left;margin-left:0;margin-top:.15pt;width:490.6pt;height:75.25pt;z-index:251658244;mso-position-horizontal:center;mso-position-horizontal-relative:margin;mso-position-vertical:absolute;mso-position-vertical-relative:text;mso-width-relative:page;mso-height-relative:page">
            <v:imagedata r:id="rId15" o:title="Preenchimento"/>
            <w10:wrap type="square" anchorx="margin"/>
          </v:shape>
        </w:pict>
      </w:r>
    </w:p>
    <w:p w14:paraId="3563EFE8" w14:textId="1E69E272" w:rsidR="00EF3597" w:rsidRPr="00F95CEB" w:rsidRDefault="005009C5" w:rsidP="00F95CEB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Unicidade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>a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partir de um con</w:t>
      </w:r>
      <w:r w:rsidR="002E2075" w:rsidRPr="00A35BC0">
        <w:rPr>
          <w:rFonts w:asciiTheme="minorHAnsi" w:hAnsiTheme="minorHAnsi" w:cstheme="minorHAnsi"/>
          <w:sz w:val="22"/>
          <w:szCs w:val="22"/>
        </w:rPr>
        <w:t>trolo de unicidade garantimos</w:t>
      </w:r>
      <w:r w:rsidR="00EF3597" w:rsidRPr="00A35BC0">
        <w:rPr>
          <w:rFonts w:asciiTheme="minorHAnsi" w:hAnsiTheme="minorHAnsi" w:cstheme="minorHAnsi"/>
          <w:sz w:val="22"/>
          <w:szCs w:val="22"/>
        </w:rPr>
        <w:t xml:space="preserve"> a inexistência de registos duplicados</w:t>
      </w:r>
      <w:ins w:id="29" w:author="Nádia Genebra Ahmad" w:date="2024-05-23T14:45:00Z">
        <w:r w:rsidR="0005679B">
          <w:rPr>
            <w:rFonts w:asciiTheme="minorHAnsi" w:hAnsiTheme="minorHAnsi" w:cstheme="minorHAnsi"/>
            <w:sz w:val="22"/>
            <w:szCs w:val="22"/>
          </w:rPr>
          <w:t xml:space="preserve"> pela granularidade esperada nas respetivas tabelas em questão</w:t>
        </w:r>
      </w:ins>
      <w:r w:rsidR="00EF3597" w:rsidRPr="00A35BC0">
        <w:rPr>
          <w:rFonts w:asciiTheme="minorHAnsi" w:hAnsiTheme="minorHAnsi" w:cstheme="minorHAnsi"/>
          <w:sz w:val="22"/>
          <w:szCs w:val="22"/>
        </w:rPr>
        <w:t xml:space="preserve">. Este é um controlo </w:t>
      </w:r>
      <w:r w:rsidR="002E2075" w:rsidRPr="00A35BC0">
        <w:rPr>
          <w:rFonts w:asciiTheme="minorHAnsi" w:hAnsiTheme="minorHAnsi" w:cstheme="minorHAnsi"/>
          <w:sz w:val="22"/>
          <w:szCs w:val="22"/>
        </w:rPr>
        <w:t>relevante no MUG</w:t>
      </w:r>
      <w:r w:rsidR="00EF3597" w:rsidRPr="00A35BC0">
        <w:rPr>
          <w:rFonts w:asciiTheme="minorHAnsi" w:hAnsiTheme="minorHAnsi" w:cstheme="minorHAnsi"/>
          <w:sz w:val="22"/>
          <w:szCs w:val="22"/>
        </w:rPr>
        <w:t>, uma vez que é importante assegurar o principio de co</w:t>
      </w:r>
      <w:r w:rsidR="002E2075" w:rsidRPr="00A35BC0">
        <w:rPr>
          <w:rFonts w:asciiTheme="minorHAnsi" w:hAnsiTheme="minorHAnsi" w:cstheme="minorHAnsi"/>
          <w:sz w:val="22"/>
          <w:szCs w:val="22"/>
        </w:rPr>
        <w:t>nceptualização única do modelo.</w:t>
      </w:r>
      <w:r w:rsidR="002E2075" w:rsidRPr="00F95CE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FF21D8F" w14:textId="0F1C5112" w:rsidR="00EB51EE" w:rsidRDefault="00EB51EE" w:rsidP="00EB51E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C5ED44A" w14:textId="5A5D97C5" w:rsidR="00EB51EE" w:rsidRP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Unicidade</w:t>
      </w:r>
    </w:p>
    <w:p w14:paraId="3DEBAD57" w14:textId="7518C90A" w:rsidR="00EB51EE" w:rsidRDefault="00EB51EE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2E57EB1" w14:textId="4F1E7D15" w:rsidR="00BC254B" w:rsidRDefault="00DE3BA0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738EFA1F">
          <v:shape id="_x0000_s1030" type="#_x0000_t75" style="position:absolute;left:0;text-align:left;margin-left:0;margin-top:.3pt;width:489.7pt;height:75.7pt;z-index:251658245;mso-position-horizontal:center;mso-position-horizontal-relative:margin;mso-position-vertical:absolute;mso-position-vertical-relative:text;mso-width-relative:page;mso-height-relative:page">
            <v:imagedata r:id="rId16" o:title="Unicidade"/>
            <w10:wrap type="square" anchorx="margin"/>
          </v:shape>
        </w:pict>
      </w:r>
    </w:p>
    <w:p w14:paraId="1EB8802A" w14:textId="77777777" w:rsidR="00BC254B" w:rsidRPr="00A35BC0" w:rsidRDefault="00BC254B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5F7752A" w14:textId="046B7302" w:rsidR="0018159C" w:rsidRPr="00EB51EE" w:rsidRDefault="005009C5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commentRangeStart w:id="30"/>
      <w:r w:rsidRPr="00A35BC0">
        <w:rPr>
          <w:rFonts w:asciiTheme="minorHAnsi" w:hAnsiTheme="minorHAnsi" w:cstheme="minorHAnsi"/>
          <w:b/>
          <w:sz w:val="22"/>
          <w:szCs w:val="22"/>
        </w:rPr>
        <w:t>Catálogo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>d</w:t>
      </w:r>
      <w:r w:rsidR="0018159C" w:rsidRPr="00A35BC0">
        <w:rPr>
          <w:rFonts w:asciiTheme="minorHAnsi" w:hAnsiTheme="minorHAnsi" w:cstheme="minorHAnsi"/>
          <w:sz w:val="22"/>
          <w:szCs w:val="22"/>
        </w:rPr>
        <w:t xml:space="preserve">e forma a garantir a elegibilidade dos registos nos vários campos é aplicado um controlo de 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catálogo, tendo em conta </w:t>
      </w:r>
      <w:r w:rsidR="0018159C" w:rsidRPr="00A35BC0">
        <w:rPr>
          <w:rFonts w:asciiTheme="minorHAnsi" w:hAnsiTheme="minorHAnsi" w:cstheme="minorHAnsi"/>
          <w:sz w:val="22"/>
          <w:szCs w:val="22"/>
        </w:rPr>
        <w:t xml:space="preserve">os princípios 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de seleção previamente definidos. </w:t>
      </w:r>
      <w:commentRangeEnd w:id="30"/>
      <w:r w:rsidR="00F17DA6">
        <w:rPr>
          <w:rStyle w:val="CommentReference"/>
          <w:rFonts w:asciiTheme="minorHAnsi" w:hAnsiTheme="minorHAnsi" w:cstheme="minorBidi"/>
          <w:color w:val="auto"/>
        </w:rPr>
        <w:commentReference w:id="30"/>
      </w:r>
    </w:p>
    <w:p w14:paraId="2927CBA0" w14:textId="1A073B95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BBFDE86" w14:textId="05A12A61" w:rsidR="00EB51EE" w:rsidRP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Catálogo</w:t>
      </w:r>
    </w:p>
    <w:p w14:paraId="22857EEC" w14:textId="77777777" w:rsidR="00EB51EE" w:rsidRPr="00A35BC0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C8EDCB5" w14:textId="3FC29651" w:rsidR="00BC254B" w:rsidRPr="00A35BC0" w:rsidRDefault="00DE3BA0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5E9A7AEA">
          <v:shape id="_x0000_s1031" type="#_x0000_t75" style="position:absolute;left:0;text-align:left;margin-left:0;margin-top:.05pt;width:491.1pt;height:70.6pt;z-index:251658246;mso-position-horizontal:center;mso-position-horizontal-relative:margin;mso-position-vertical:absolute;mso-position-vertical-relative:text;mso-width-relative:page;mso-height-relative:page">
            <v:imagedata r:id="rId17" o:title="Catálogo"/>
            <w10:wrap type="square" anchorx="margin"/>
          </v:shape>
        </w:pict>
      </w:r>
    </w:p>
    <w:p w14:paraId="479B974F" w14:textId="7C8D77C5" w:rsidR="005009C5" w:rsidRPr="00EB51EE" w:rsidRDefault="005009C5" w:rsidP="00A35BC0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5BC0">
        <w:rPr>
          <w:rFonts w:asciiTheme="minorHAnsi" w:hAnsiTheme="minorHAnsi" w:cstheme="minorHAnsi"/>
          <w:b/>
          <w:sz w:val="22"/>
          <w:szCs w:val="22"/>
        </w:rPr>
        <w:t>Formato</w:t>
      </w:r>
      <w:r w:rsidR="00465D0D" w:rsidRPr="00A35BC0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465D0D" w:rsidRPr="00A35BC0">
        <w:rPr>
          <w:rFonts w:asciiTheme="minorHAnsi" w:hAnsiTheme="minorHAnsi" w:cstheme="minorHAnsi"/>
          <w:sz w:val="22"/>
          <w:szCs w:val="22"/>
        </w:rPr>
        <w:t xml:space="preserve">a </w:t>
      </w:r>
      <w:r w:rsidR="0018159C" w:rsidRPr="00A35BC0">
        <w:rPr>
          <w:rFonts w:asciiTheme="minorHAnsi" w:hAnsiTheme="minorHAnsi" w:cstheme="minorHAnsi"/>
          <w:sz w:val="22"/>
          <w:szCs w:val="22"/>
        </w:rPr>
        <w:t>partir de um controlo de formato garante-se que todos os registos, dos vári</w:t>
      </w:r>
      <w:r w:rsidR="002E2075" w:rsidRPr="00A35BC0">
        <w:rPr>
          <w:rFonts w:asciiTheme="minorHAnsi" w:hAnsiTheme="minorHAnsi" w:cstheme="minorHAnsi"/>
          <w:sz w:val="22"/>
          <w:szCs w:val="22"/>
        </w:rPr>
        <w:t xml:space="preserve">os campos, estão preenchidos com o formato </w:t>
      </w:r>
      <w:del w:id="31" w:author="Nádia Genebra Ahmad" w:date="2024-05-23T14:46:00Z">
        <w:r w:rsidR="002E2075" w:rsidRPr="00A35BC0" w:rsidDel="00F17DA6">
          <w:rPr>
            <w:rFonts w:asciiTheme="minorHAnsi" w:hAnsiTheme="minorHAnsi" w:cstheme="minorHAnsi"/>
            <w:sz w:val="22"/>
            <w:szCs w:val="22"/>
          </w:rPr>
          <w:delText xml:space="preserve">necessário e </w:delText>
        </w:r>
      </w:del>
      <w:r w:rsidR="002E2075" w:rsidRPr="00A35BC0">
        <w:rPr>
          <w:rFonts w:asciiTheme="minorHAnsi" w:hAnsiTheme="minorHAnsi" w:cstheme="minorHAnsi"/>
          <w:sz w:val="22"/>
          <w:szCs w:val="22"/>
        </w:rPr>
        <w:t xml:space="preserve">previamente definido. </w:t>
      </w:r>
    </w:p>
    <w:p w14:paraId="16F0DB10" w14:textId="28C1BF71" w:rsidR="00EB51EE" w:rsidRDefault="00EB51EE" w:rsidP="00EB51E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D315784" w14:textId="1DD4F2FF" w:rsidR="00EB51EE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de controlo de Formato</w:t>
      </w:r>
    </w:p>
    <w:p w14:paraId="0D7ADC95" w14:textId="3D6CFF98" w:rsidR="00F70721" w:rsidRDefault="00F70721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19963E4A" w14:textId="1993F83A" w:rsidR="00F70721" w:rsidRPr="00EB51EE" w:rsidRDefault="00DE3BA0" w:rsidP="00EB51EE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lastRenderedPageBreak/>
        <w:pict w14:anchorId="2656F29D">
          <v:shape id="_x0000_s1032" type="#_x0000_t75" style="position:absolute;left:0;text-align:left;margin-left:0;margin-top:0;width:491.25pt;height:69pt;z-index:251658247;mso-position-horizontal:center;mso-position-horizontal-relative:margin;mso-position-vertical:absolute;mso-position-vertical-relative:text;mso-width-relative:page;mso-height-relative:page">
            <v:imagedata r:id="rId18" o:title="Formato"/>
            <w10:wrap type="square" anchorx="margin"/>
          </v:shape>
        </w:pict>
      </w:r>
    </w:p>
    <w:p w14:paraId="5FC32BC8" w14:textId="760A4CA3" w:rsidR="00F70721" w:rsidRPr="00F70721" w:rsidRDefault="00F70721" w:rsidP="00A35BC0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F288FEE" w14:textId="4AFF4DEA" w:rsidR="009A758A" w:rsidRPr="00A35BC0" w:rsidRDefault="00F70721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 várias tipologias dos controlos aplicados são observáveis a partir do campo ‘Tipo de KPI’. Este campo é do tipo numérico, em que cada número está associado a uma tipologia de controlo, descrita no campo </w:t>
      </w:r>
      <w:r w:rsidR="009A758A" w:rsidRPr="00A35BC0">
        <w:rPr>
          <w:rFonts w:asciiTheme="minorHAnsi" w:hAnsiTheme="minorHAnsi" w:cstheme="minorHAnsi"/>
          <w:sz w:val="22"/>
          <w:szCs w:val="22"/>
        </w:rPr>
        <w:t>‘Descrição Tipo KPI’</w:t>
      </w:r>
      <w:del w:id="32" w:author="Nádia Genebra Ahmad" w:date="2024-05-23T14:48:00Z">
        <w:r w:rsidR="00324C02" w:rsidRPr="00A35BC0" w:rsidDel="00BD60DA">
          <w:rPr>
            <w:rFonts w:asciiTheme="minorHAnsi" w:hAnsiTheme="minorHAnsi" w:cstheme="minorHAnsi"/>
            <w:i/>
            <w:sz w:val="22"/>
            <w:szCs w:val="22"/>
          </w:rPr>
          <w:delText xml:space="preserve">, </w:delText>
        </w:r>
        <w:r w:rsidR="009A758A" w:rsidRPr="00A35BC0" w:rsidDel="00BD60DA">
          <w:rPr>
            <w:rFonts w:asciiTheme="minorHAnsi" w:hAnsiTheme="minorHAnsi" w:cstheme="minorHAnsi"/>
            <w:sz w:val="22"/>
            <w:szCs w:val="22"/>
          </w:rPr>
          <w:delText xml:space="preserve">como podemos observar na </w:delText>
        </w:r>
        <w:r w:rsidR="00EB4F67" w:rsidRPr="00A35BC0" w:rsidDel="00BD60DA">
          <w:rPr>
            <w:rFonts w:asciiTheme="minorHAnsi" w:hAnsiTheme="minorHAnsi" w:cstheme="minorHAnsi"/>
            <w:sz w:val="22"/>
            <w:szCs w:val="22"/>
          </w:rPr>
          <w:delText xml:space="preserve">ilustração </w:delText>
        </w:r>
        <w:commentRangeStart w:id="33"/>
        <w:commentRangeStart w:id="34"/>
        <w:r w:rsidR="009A758A" w:rsidRPr="00A35BC0" w:rsidDel="00BD60DA">
          <w:rPr>
            <w:rFonts w:asciiTheme="minorHAnsi" w:hAnsiTheme="minorHAnsi" w:cstheme="minorHAnsi"/>
            <w:sz w:val="22"/>
            <w:szCs w:val="22"/>
          </w:rPr>
          <w:delText>abaixo</w:delText>
        </w:r>
        <w:commentRangeEnd w:id="33"/>
        <w:r w:rsidDel="00BD60DA">
          <w:rPr>
            <w:rStyle w:val="CommentReference"/>
            <w:rFonts w:asciiTheme="minorHAnsi" w:hAnsiTheme="minorHAnsi" w:cstheme="minorBidi"/>
            <w:color w:val="auto"/>
          </w:rPr>
          <w:commentReference w:id="33"/>
        </w:r>
        <w:commentRangeEnd w:id="34"/>
        <w:r w:rsidR="00DD5464" w:rsidDel="00BD60DA">
          <w:rPr>
            <w:rStyle w:val="CommentReference"/>
            <w:rFonts w:asciiTheme="minorHAnsi" w:hAnsiTheme="minorHAnsi" w:cstheme="minorBidi"/>
            <w:color w:val="auto"/>
          </w:rPr>
          <w:commentReference w:id="34"/>
        </w:r>
        <w:r w:rsidR="009A758A" w:rsidRPr="00A35BC0" w:rsidDel="00BD60DA">
          <w:rPr>
            <w:rFonts w:asciiTheme="minorHAnsi" w:hAnsiTheme="minorHAnsi" w:cstheme="minorHAnsi"/>
            <w:sz w:val="22"/>
            <w:szCs w:val="22"/>
          </w:rPr>
          <w:delText>.</w:delText>
        </w:r>
      </w:del>
      <w:ins w:id="35" w:author="Nádia Genebra Ahmad" w:date="2024-05-23T14:48:00Z">
        <w:r w:rsidR="00BD60DA">
          <w:rPr>
            <w:rFonts w:asciiTheme="minorHAnsi" w:hAnsiTheme="minorHAnsi" w:cstheme="minorHAnsi"/>
            <w:sz w:val="22"/>
            <w:szCs w:val="22"/>
          </w:rPr>
          <w:t>:</w:t>
        </w:r>
      </w:ins>
      <w:r w:rsidR="009A758A" w:rsidRPr="00A35BC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2268FA7" w14:textId="77777777" w:rsidR="009A758A" w:rsidRPr="00A35BC0" w:rsidRDefault="009A758A" w:rsidP="00EB51EE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</w:p>
    <w:p w14:paraId="0C61CC9E" w14:textId="498EBA7E" w:rsidR="00465D0D" w:rsidRPr="00A35BC0" w:rsidRDefault="00EB51EE" w:rsidP="00EB51EE">
      <w:pPr>
        <w:pStyle w:val="Default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Figura X</w:t>
      </w:r>
      <w:r w:rsidR="00465D0D" w:rsidRPr="00A35BC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– Exemplo de tipologias de controlos</w:t>
      </w:r>
    </w:p>
    <w:p w14:paraId="1EF37FCC" w14:textId="77777777" w:rsidR="00465D0D" w:rsidRPr="00A35BC0" w:rsidRDefault="00465D0D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E7A8A00" w14:textId="42389639" w:rsidR="00465D0D" w:rsidRPr="00A35BC0" w:rsidRDefault="00465D0D" w:rsidP="00A35BC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35BC0">
        <w:rPr>
          <w:rFonts w:asciiTheme="minorHAnsi" w:hAnsiTheme="minorHAnsi" w:cstheme="minorHAnsi"/>
          <w:noProof/>
          <w:sz w:val="22"/>
          <w:szCs w:val="22"/>
          <w:lang w:eastAsia="pt-PT"/>
        </w:rPr>
        <w:drawing>
          <wp:anchor distT="0" distB="0" distL="114300" distR="114300" simplePos="0" relativeHeight="251658240" behindDoc="0" locked="0" layoutInCell="1" allowOverlap="1" wp14:anchorId="03AF343B" wp14:editId="6395876D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023485" cy="186944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D1A7C" w14:textId="5D874BCF" w:rsidR="009A758A" w:rsidRPr="00A35BC0" w:rsidRDefault="00F70721" w:rsidP="00A35BC0">
      <w:pPr>
        <w:jc w:val="both"/>
        <w:rPr>
          <w:rFonts w:cstheme="minorHAnsi"/>
        </w:rPr>
      </w:pPr>
      <w:r w:rsidRPr="00A35BC0">
        <w:rPr>
          <w:rFonts w:cstheme="minorHAnsi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95E4BD0" wp14:editId="658507C3">
                <wp:simplePos x="0" y="0"/>
                <wp:positionH relativeFrom="column">
                  <wp:posOffset>321163</wp:posOffset>
                </wp:positionH>
                <wp:positionV relativeFrom="paragraph">
                  <wp:posOffset>318770</wp:posOffset>
                </wp:positionV>
                <wp:extent cx="474785" cy="175846"/>
                <wp:effectExtent l="0" t="0" r="20955" b="1524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85" cy="1758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24053BEC" id="Oval 4" o:spid="_x0000_s1026" style="position:absolute;margin-left:25.3pt;margin-top:25.1pt;width:37.4pt;height:13.8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" filled="f" strokecolor="#c00000" strokeweight="1pt">
                <v:stroke joinstyle="miter"/>
              </v:oval>
            </w:pict>
          </mc:Fallback>
        </mc:AlternateContent>
      </w:r>
      <w:r w:rsidRPr="00A35BC0">
        <w:rPr>
          <w:rFonts w:cstheme="minorHAnsi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A2D1BCB" wp14:editId="7FCBAACC">
                <wp:simplePos x="0" y="0"/>
                <wp:positionH relativeFrom="column">
                  <wp:posOffset>913912</wp:posOffset>
                </wp:positionH>
                <wp:positionV relativeFrom="paragraph">
                  <wp:posOffset>308610</wp:posOffset>
                </wp:positionV>
                <wp:extent cx="474785" cy="175846"/>
                <wp:effectExtent l="0" t="0" r="20955" b="1524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785" cy="1758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2B1E7AB0" id="Oval 7" o:spid="_x0000_s1026" style="position:absolute;margin-left:71.95pt;margin-top:24.3pt;width:37.4pt;height:13.8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" filled="f" strokecolor="#c00000" strokeweight="1pt">
                <v:stroke joinstyle="miter"/>
              </v:oval>
            </w:pict>
          </mc:Fallback>
        </mc:AlternateContent>
      </w:r>
    </w:p>
    <w:p w14:paraId="27998039" w14:textId="1A20BA3D" w:rsidR="00A96D24" w:rsidRPr="00A35BC0" w:rsidRDefault="00341991" w:rsidP="00A35BC0">
      <w:pPr>
        <w:jc w:val="both"/>
        <w:rPr>
          <w:rFonts w:cstheme="minorHAnsi"/>
        </w:rPr>
      </w:pPr>
      <w:r w:rsidRPr="00A35BC0">
        <w:rPr>
          <w:rFonts w:cstheme="minorHAnsi"/>
        </w:rPr>
        <w:t>Todo o inventário e resultados de todos os controlos con</w:t>
      </w:r>
      <w:r w:rsidR="00AC0964" w:rsidRPr="00A35BC0">
        <w:rPr>
          <w:rFonts w:cstheme="minorHAnsi"/>
        </w:rPr>
        <w:t>s</w:t>
      </w:r>
      <w:r w:rsidRPr="00A35BC0">
        <w:rPr>
          <w:rFonts w:cstheme="minorHAnsi"/>
        </w:rPr>
        <w:t xml:space="preserve">tam da documentação </w:t>
      </w:r>
      <w:del w:id="36" w:author="Nádia Genebra Ahmad" w:date="2024-05-23T14:49:00Z">
        <w:r w:rsidRPr="00A35BC0" w:rsidDel="00F150B9">
          <w:rPr>
            <w:rFonts w:cstheme="minorHAnsi"/>
          </w:rPr>
          <w:delText xml:space="preserve">levada </w:delText>
        </w:r>
      </w:del>
      <w:ins w:id="37" w:author="Nádia Genebra Ahmad" w:date="2024-05-23T14:49:00Z">
        <w:r w:rsidR="00F150B9">
          <w:rPr>
            <w:rFonts w:cstheme="minorHAnsi"/>
          </w:rPr>
          <w:t>apresentada</w:t>
        </w:r>
        <w:r w:rsidR="00F150B9" w:rsidRPr="00A35BC0">
          <w:rPr>
            <w:rFonts w:cstheme="minorHAnsi"/>
          </w:rPr>
          <w:t xml:space="preserve"> </w:t>
        </w:r>
      </w:ins>
      <w:r w:rsidR="00706176" w:rsidRPr="00A35BC0">
        <w:rPr>
          <w:rFonts w:cstheme="minorHAnsi"/>
        </w:rPr>
        <w:t>mensalmente</w:t>
      </w:r>
      <w:r w:rsidRPr="00A35BC0">
        <w:rPr>
          <w:rFonts w:cstheme="minorHAnsi"/>
        </w:rPr>
        <w:t xml:space="preserve"> ao Fórum de Governo e Qualidade de Dados. Posteriormente é apresentada pela Área </w:t>
      </w:r>
      <w:r w:rsidR="00024026" w:rsidRPr="00A35BC0">
        <w:rPr>
          <w:rFonts w:cstheme="minorHAnsi"/>
        </w:rPr>
        <w:t>de CDO</w:t>
      </w:r>
      <w:r w:rsidRPr="00A35BC0">
        <w:rPr>
          <w:rFonts w:cstheme="minorHAnsi"/>
        </w:rPr>
        <w:t xml:space="preserve"> a sua evolução e estado,</w:t>
      </w:r>
      <w:r w:rsidR="008E5CAD" w:rsidRPr="00A35BC0">
        <w:rPr>
          <w:rFonts w:cstheme="minorHAnsi"/>
        </w:rPr>
        <w:t xml:space="preserve"> </w:t>
      </w:r>
      <w:r w:rsidRPr="00A35BC0">
        <w:rPr>
          <w:rFonts w:cstheme="minorHAnsi"/>
        </w:rPr>
        <w:t>e escrutinada trimestralmente, incluindo o plano de remediação</w:t>
      </w:r>
      <w:r w:rsidR="008E5CAD" w:rsidRPr="00A35BC0">
        <w:rPr>
          <w:rFonts w:cstheme="minorHAnsi"/>
        </w:rPr>
        <w:t xml:space="preserve"> para as incidências detetadas, apresentado e definido sob </w:t>
      </w:r>
      <w:r w:rsidR="008E5CAD" w:rsidRPr="00A35BC0">
        <w:rPr>
          <w:rFonts w:cstheme="minorHAnsi"/>
          <w:i/>
        </w:rPr>
        <w:t xml:space="preserve">ownership </w:t>
      </w:r>
      <w:r w:rsidR="008E5CAD" w:rsidRPr="00A35BC0">
        <w:rPr>
          <w:rFonts w:cstheme="minorHAnsi"/>
        </w:rPr>
        <w:t xml:space="preserve">do CDO.  </w:t>
      </w:r>
      <w:r w:rsidR="00A96D24" w:rsidRPr="00A35BC0">
        <w:rPr>
          <w:rFonts w:cstheme="minorHAnsi"/>
        </w:rPr>
        <w:t>A ilustração seguinte evidencia esta realidade.</w:t>
      </w:r>
    </w:p>
    <w:p w14:paraId="46D8C3A7" w14:textId="2A741DE4" w:rsidR="00A96D24" w:rsidRPr="00A35BC0" w:rsidRDefault="00F70721" w:rsidP="00EB51EE">
      <w:pPr>
        <w:jc w:val="center"/>
        <w:rPr>
          <w:rFonts w:cstheme="minorHAnsi"/>
          <w:b/>
          <w:bCs/>
          <w:i/>
          <w:iCs/>
        </w:rPr>
      </w:pPr>
      <w:r w:rsidRPr="00A35BC0">
        <w:rPr>
          <w:rFonts w:cstheme="minorHAnsi"/>
          <w:noProof/>
          <w:lang w:eastAsia="pt-PT"/>
        </w:rPr>
        <w:drawing>
          <wp:anchor distT="0" distB="0" distL="114300" distR="114300" simplePos="0" relativeHeight="251658249" behindDoc="0" locked="0" layoutInCell="1" allowOverlap="1" wp14:anchorId="575FF82B" wp14:editId="2416B0F2">
            <wp:simplePos x="0" y="0"/>
            <wp:positionH relativeFrom="margin">
              <wp:align>center</wp:align>
            </wp:positionH>
            <wp:positionV relativeFrom="paragraph">
              <wp:posOffset>338700</wp:posOffset>
            </wp:positionV>
            <wp:extent cx="6353810" cy="3385185"/>
            <wp:effectExtent l="0" t="0" r="889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D0D" w:rsidRPr="00A35BC0">
        <w:rPr>
          <w:rFonts w:cstheme="minorHAnsi"/>
          <w:b/>
          <w:bCs/>
          <w:i/>
          <w:iCs/>
        </w:rPr>
        <w:t xml:space="preserve">Figura </w:t>
      </w:r>
      <w:r w:rsidR="00EB51EE">
        <w:rPr>
          <w:rFonts w:cstheme="minorHAnsi"/>
          <w:b/>
          <w:bCs/>
          <w:i/>
          <w:iCs/>
        </w:rPr>
        <w:t>X</w:t>
      </w:r>
      <w:r w:rsidR="00A96D24" w:rsidRPr="00A35BC0">
        <w:rPr>
          <w:rFonts w:cstheme="minorHAnsi"/>
          <w:b/>
          <w:bCs/>
          <w:i/>
          <w:iCs/>
        </w:rPr>
        <w:t xml:space="preserve"> – Exemplo de evolução dos controlos e</w:t>
      </w:r>
      <w:r w:rsidR="008E6CEC" w:rsidRPr="00A35BC0">
        <w:rPr>
          <w:rFonts w:cstheme="minorHAnsi"/>
          <w:b/>
          <w:bCs/>
          <w:i/>
          <w:iCs/>
        </w:rPr>
        <w:t xml:space="preserve"> KPIs de Garantias</w:t>
      </w:r>
      <w:r w:rsidR="00A96D24" w:rsidRPr="00A35BC0">
        <w:rPr>
          <w:rFonts w:cstheme="minorHAnsi"/>
          <w:b/>
          <w:bCs/>
          <w:i/>
          <w:iCs/>
        </w:rPr>
        <w:t xml:space="preserve"> no Data Lake</w:t>
      </w:r>
    </w:p>
    <w:p w14:paraId="26DA8C0A" w14:textId="499BC58C" w:rsidR="006403A5" w:rsidDel="00DE3BA0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del w:id="38" w:author="Marta Rafaela Teixeira Nunes" w:date="2024-05-23T16:31:00Z"/>
          <w:rFonts w:cstheme="minorHAnsi"/>
          <w:bCs/>
          <w:iCs/>
          <w:color w:val="000000"/>
        </w:rPr>
      </w:pPr>
      <w:bookmarkStart w:id="39" w:name="_GoBack"/>
      <w:bookmarkEnd w:id="39"/>
      <w:del w:id="40" w:author="Marta Rafaela Teixeira Nunes" w:date="2024-05-23T16:31:00Z">
        <w:r w:rsidDel="00DE3BA0">
          <w:rPr>
            <w:rFonts w:cstheme="minorHAnsi"/>
            <w:bCs/>
            <w:iCs/>
            <w:color w:val="000000"/>
          </w:rPr>
          <w:lastRenderedPageBreak/>
          <w:delText xml:space="preserve">Os controlos aplicados distinguem-se pela sua finalidade: corporativos e locais. </w:delText>
        </w:r>
      </w:del>
    </w:p>
    <w:p w14:paraId="13D70D15" w14:textId="77777777" w:rsidR="006403A5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</w:p>
    <w:p w14:paraId="556C78CC" w14:textId="18DFDBE4" w:rsidR="006403A5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  <w:r w:rsidRPr="00B06230">
        <w:rPr>
          <w:rFonts w:cstheme="minorHAnsi"/>
          <w:bCs/>
          <w:iCs/>
          <w:color w:val="000000"/>
          <w:u w:val="single"/>
        </w:rPr>
        <w:t>Os controlos corporativos</w:t>
      </w:r>
      <w:r>
        <w:rPr>
          <w:rFonts w:cstheme="minorHAnsi"/>
          <w:bCs/>
          <w:iCs/>
          <w:color w:val="000000"/>
        </w:rPr>
        <w:t xml:space="preserve"> visam controlar os dados e informação que </w:t>
      </w:r>
      <w:del w:id="41" w:author="Nádia Genebra Ahmad" w:date="2024-05-23T15:00:00Z">
        <w:r w:rsidDel="0028468B">
          <w:rPr>
            <w:rFonts w:cstheme="minorHAnsi"/>
            <w:bCs/>
            <w:iCs/>
            <w:color w:val="000000"/>
          </w:rPr>
          <w:delText xml:space="preserve">passa </w:delText>
        </w:r>
      </w:del>
      <w:ins w:id="42" w:author="Nádia Genebra Ahmad" w:date="2024-05-23T15:00:00Z">
        <w:r w:rsidR="0028468B">
          <w:rPr>
            <w:rFonts w:cstheme="minorHAnsi"/>
            <w:bCs/>
            <w:iCs/>
            <w:color w:val="000000"/>
          </w:rPr>
          <w:t>transita</w:t>
        </w:r>
      </w:ins>
      <w:ins w:id="43" w:author="Nádia Genebra Ahmad" w:date="2024-05-23T15:01:00Z">
        <w:r w:rsidR="00647C4D">
          <w:rPr>
            <w:rFonts w:cstheme="minorHAnsi"/>
            <w:bCs/>
            <w:iCs/>
            <w:color w:val="000000"/>
          </w:rPr>
          <w:t>m</w:t>
        </w:r>
      </w:ins>
      <w:ins w:id="44" w:author="Nádia Genebra Ahmad" w:date="2024-05-23T15:00:00Z">
        <w:r w:rsidR="0028468B">
          <w:rPr>
            <w:rFonts w:cstheme="minorHAnsi"/>
            <w:bCs/>
            <w:iCs/>
            <w:color w:val="000000"/>
          </w:rPr>
          <w:t xml:space="preserve"> </w:t>
        </w:r>
      </w:ins>
      <w:r>
        <w:rPr>
          <w:rFonts w:cstheme="minorHAnsi"/>
          <w:bCs/>
          <w:iCs/>
          <w:color w:val="000000"/>
        </w:rPr>
        <w:t xml:space="preserve">para o modelo consolidado garantindo que estes refletem o modelo de dados e </w:t>
      </w:r>
      <w:del w:id="45" w:author="Nádia Genebra Ahmad" w:date="2024-05-23T15:01:00Z">
        <w:r w:rsidDel="00647C4D">
          <w:rPr>
            <w:rFonts w:cstheme="minorHAnsi"/>
            <w:bCs/>
            <w:iCs/>
            <w:color w:val="000000"/>
          </w:rPr>
          <w:delText xml:space="preserve">qua </w:delText>
        </w:r>
      </w:del>
      <w:ins w:id="46" w:author="Nádia Genebra Ahmad" w:date="2024-05-23T15:01:00Z">
        <w:r w:rsidR="00647C4D">
          <w:rPr>
            <w:rFonts w:cstheme="minorHAnsi"/>
            <w:bCs/>
            <w:iCs/>
            <w:color w:val="000000"/>
          </w:rPr>
          <w:t xml:space="preserve">que a </w:t>
        </w:r>
      </w:ins>
      <w:r>
        <w:rPr>
          <w:rFonts w:cstheme="minorHAnsi"/>
          <w:bCs/>
          <w:iCs/>
          <w:color w:val="000000"/>
        </w:rPr>
        <w:t>informação capturada é relevante e organizada de acordo com os princípios</w:t>
      </w:r>
      <w:del w:id="47" w:author="Nádia Genebra Ahmad" w:date="2024-05-23T15:01:00Z">
        <w:r w:rsidDel="00120058">
          <w:rPr>
            <w:rFonts w:cstheme="minorHAnsi"/>
            <w:bCs/>
            <w:iCs/>
            <w:color w:val="000000"/>
          </w:rPr>
          <w:delText xml:space="preserve"> do MUG</w:delText>
        </w:r>
      </w:del>
      <w:ins w:id="48" w:author="Nádia Genebra Ahmad" w:date="2024-05-23T15:01:00Z">
        <w:r w:rsidR="00120058">
          <w:rPr>
            <w:rFonts w:cstheme="minorHAnsi"/>
            <w:bCs/>
            <w:iCs/>
            <w:color w:val="000000"/>
          </w:rPr>
          <w:t xml:space="preserve"> definidos</w:t>
        </w:r>
      </w:ins>
      <w:r>
        <w:rPr>
          <w:rFonts w:cstheme="minorHAnsi"/>
          <w:bCs/>
          <w:iCs/>
          <w:color w:val="000000"/>
        </w:rPr>
        <w:t xml:space="preserve">.  Estes controlos estão sob a responsabilidade </w:t>
      </w:r>
      <w:commentRangeStart w:id="49"/>
      <w:r>
        <w:rPr>
          <w:rFonts w:cstheme="minorHAnsi"/>
          <w:bCs/>
          <w:iCs/>
          <w:color w:val="000000"/>
        </w:rPr>
        <w:t>de cada corporação</w:t>
      </w:r>
      <w:commentRangeEnd w:id="49"/>
      <w:r w:rsidR="006969C6">
        <w:rPr>
          <w:rStyle w:val="CommentReference"/>
        </w:rPr>
        <w:commentReference w:id="49"/>
      </w:r>
      <w:r>
        <w:rPr>
          <w:rFonts w:cstheme="minorHAnsi"/>
          <w:bCs/>
          <w:iCs/>
          <w:color w:val="000000"/>
        </w:rPr>
        <w:t xml:space="preserve">, e estão documentados na ferramenta corporativa KALOS. </w:t>
      </w:r>
    </w:p>
    <w:p w14:paraId="18F05A0A" w14:textId="77777777" w:rsidR="006403A5" w:rsidRDefault="006403A5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</w:p>
    <w:p w14:paraId="7D29825F" w14:textId="19F2B715" w:rsidR="00B06230" w:rsidRDefault="000F681D" w:rsidP="006403A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  <w:commentRangeStart w:id="50"/>
      <w:r>
        <w:rPr>
          <w:rFonts w:cstheme="minorHAnsi"/>
          <w:bCs/>
          <w:iCs/>
          <w:color w:val="000000"/>
        </w:rPr>
        <w:t xml:space="preserve">Em certos momentos torna-se relevante avaliar </w:t>
      </w:r>
      <w:r w:rsidR="006403A5">
        <w:rPr>
          <w:rFonts w:cstheme="minorHAnsi"/>
          <w:bCs/>
          <w:iCs/>
          <w:color w:val="000000"/>
        </w:rPr>
        <w:t>a necessidade de se aplicar controlos mais direcionados à realidade n</w:t>
      </w:r>
      <w:r w:rsidR="00B06230">
        <w:rPr>
          <w:rFonts w:cstheme="minorHAnsi"/>
          <w:bCs/>
          <w:iCs/>
          <w:color w:val="000000"/>
        </w:rPr>
        <w:t xml:space="preserve">o campo de trabalho – </w:t>
      </w:r>
      <w:r w:rsidR="00B06230" w:rsidRPr="00B06230">
        <w:rPr>
          <w:rFonts w:cstheme="minorHAnsi"/>
          <w:bCs/>
          <w:iCs/>
          <w:color w:val="000000"/>
          <w:u w:val="single"/>
        </w:rPr>
        <w:t>controlos locais</w:t>
      </w:r>
      <w:r w:rsidR="00B06230">
        <w:rPr>
          <w:rFonts w:cstheme="minorHAnsi"/>
          <w:bCs/>
          <w:iCs/>
          <w:color w:val="000000"/>
        </w:rPr>
        <w:t>.</w:t>
      </w:r>
      <w:commentRangeEnd w:id="50"/>
      <w:r w:rsidR="00262631">
        <w:rPr>
          <w:rStyle w:val="CommentReference"/>
        </w:rPr>
        <w:commentReference w:id="50"/>
      </w:r>
      <w:r w:rsidR="00B06230">
        <w:rPr>
          <w:rFonts w:cstheme="minorHAnsi"/>
          <w:bCs/>
          <w:iCs/>
          <w:color w:val="000000"/>
        </w:rPr>
        <w:t xml:space="preserve"> A definição destes controlos é da responsabilidade da Área de CDO, e contribuem para suprimir as necessidades específicas</w:t>
      </w:r>
      <w:ins w:id="51" w:author="Nádia Genebra Ahmad" w:date="2024-05-23T15:12:00Z">
        <w:r w:rsidR="00262631">
          <w:rPr>
            <w:rFonts w:cstheme="minorHAnsi"/>
            <w:bCs/>
            <w:iCs/>
            <w:color w:val="000000"/>
          </w:rPr>
          <w:t xml:space="preserve"> de validação</w:t>
        </w:r>
      </w:ins>
      <w:r w:rsidR="00B06230">
        <w:rPr>
          <w:rFonts w:cstheme="minorHAnsi"/>
          <w:bCs/>
          <w:iCs/>
          <w:color w:val="000000"/>
        </w:rPr>
        <w:t xml:space="preserve"> existentes. </w:t>
      </w:r>
    </w:p>
    <w:p w14:paraId="75DC0EF5" w14:textId="66414E1E" w:rsidR="008E5CAD" w:rsidRPr="001738E4" w:rsidRDefault="008E5CAD" w:rsidP="00A35BC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  <w:u w:val="single"/>
        </w:rPr>
      </w:pPr>
    </w:p>
    <w:p w14:paraId="2DD4575F" w14:textId="5878C4E5" w:rsidR="00B06230" w:rsidRDefault="00B06230" w:rsidP="0018563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iCs/>
          <w:color w:val="000000"/>
        </w:rPr>
      </w:pPr>
      <w:r>
        <w:rPr>
          <w:rFonts w:cstheme="minorHAnsi"/>
          <w:bCs/>
          <w:iCs/>
          <w:color w:val="000000"/>
        </w:rPr>
        <w:t xml:space="preserve">Para além da </w:t>
      </w:r>
      <w:r w:rsidRPr="006E468B">
        <w:rPr>
          <w:rFonts w:cstheme="minorHAnsi"/>
          <w:bCs/>
          <w:i/>
          <w:color w:val="000000"/>
          <w:rPrChange w:id="52" w:author="Nádia Genebra Ahmad" w:date="2024-05-23T15:03:00Z">
            <w:rPr>
              <w:rFonts w:cstheme="minorHAnsi"/>
              <w:bCs/>
              <w:iCs/>
              <w:color w:val="000000"/>
            </w:rPr>
          </w:rPrChange>
        </w:rPr>
        <w:t>performance</w:t>
      </w:r>
      <w:r>
        <w:rPr>
          <w:rFonts w:cstheme="minorHAnsi"/>
          <w:bCs/>
          <w:iCs/>
          <w:color w:val="000000"/>
        </w:rPr>
        <w:t xml:space="preserve"> dos controlos, a ferramenta de KPIs ger</w:t>
      </w:r>
      <w:ins w:id="53" w:author="Nádia Genebra Ahmad" w:date="2024-05-23T15:12:00Z">
        <w:r w:rsidR="00262631">
          <w:rPr>
            <w:rFonts w:cstheme="minorHAnsi"/>
            <w:bCs/>
            <w:iCs/>
            <w:color w:val="000000"/>
          </w:rPr>
          <w:t>a</w:t>
        </w:r>
      </w:ins>
      <w:del w:id="54" w:author="Nádia Genebra Ahmad" w:date="2024-05-23T15:12:00Z">
        <w:r w:rsidDel="00262631">
          <w:rPr>
            <w:rFonts w:cstheme="minorHAnsi"/>
            <w:bCs/>
            <w:iCs/>
            <w:color w:val="000000"/>
          </w:rPr>
          <w:delText>e</w:delText>
        </w:r>
      </w:del>
      <w:r>
        <w:rPr>
          <w:rFonts w:cstheme="minorHAnsi"/>
          <w:bCs/>
          <w:iCs/>
          <w:color w:val="000000"/>
        </w:rPr>
        <w:t xml:space="preserve"> alertas que visam </w:t>
      </w:r>
      <w:del w:id="55" w:author="Nádia Genebra Ahmad" w:date="2024-05-23T15:18:00Z">
        <w:r w:rsidDel="006B0A09">
          <w:rPr>
            <w:rFonts w:cstheme="minorHAnsi"/>
            <w:bCs/>
            <w:iCs/>
            <w:color w:val="000000"/>
          </w:rPr>
          <w:delText>chamar a atenção para</w:delText>
        </w:r>
      </w:del>
      <w:ins w:id="56" w:author="Nádia Genebra Ahmad" w:date="2024-05-23T15:18:00Z">
        <w:r w:rsidR="006B0A09">
          <w:rPr>
            <w:rFonts w:cstheme="minorHAnsi"/>
            <w:bCs/>
            <w:iCs/>
            <w:color w:val="000000"/>
          </w:rPr>
          <w:t>notificar</w:t>
        </w:r>
      </w:ins>
      <w:r>
        <w:rPr>
          <w:rFonts w:cstheme="minorHAnsi"/>
          <w:bCs/>
          <w:iCs/>
          <w:color w:val="000000"/>
        </w:rPr>
        <w:t xml:space="preserve"> </w:t>
      </w:r>
      <w:ins w:id="57" w:author="Nádia Genebra Ahmad" w:date="2024-05-23T15:18:00Z">
        <w:r w:rsidR="0084226E">
          <w:rPr>
            <w:rFonts w:cstheme="minorHAnsi"/>
            <w:bCs/>
            <w:iCs/>
            <w:color w:val="000000"/>
          </w:rPr>
          <w:t xml:space="preserve">sobre </w:t>
        </w:r>
      </w:ins>
      <w:r>
        <w:rPr>
          <w:rFonts w:cstheme="minorHAnsi"/>
          <w:bCs/>
          <w:iCs/>
          <w:color w:val="000000"/>
        </w:rPr>
        <w:t xml:space="preserve">eventuais resultados atípicos. </w:t>
      </w:r>
      <w:r w:rsidR="005F2111">
        <w:rPr>
          <w:rFonts w:cstheme="minorHAnsi"/>
          <w:bCs/>
          <w:iCs/>
          <w:color w:val="000000"/>
        </w:rPr>
        <w:t xml:space="preserve">Cada alerta é revisto pela Área de CDO que conclui sobre a necessidade de declarar incidências. </w:t>
      </w:r>
    </w:p>
    <w:p w14:paraId="7F90F170" w14:textId="5F430D6B" w:rsidR="00BC254B" w:rsidRPr="00A35BC0" w:rsidRDefault="00BC254B" w:rsidP="005B5D84">
      <w:pPr>
        <w:jc w:val="both"/>
        <w:rPr>
          <w:rFonts w:cstheme="minorHAnsi"/>
        </w:rPr>
      </w:pPr>
    </w:p>
    <w:sectPr w:rsidR="00BC254B" w:rsidRPr="00A35BC0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Marta Rafaela Teixeira Nunes" w:date="2024-05-22T17:39:00Z" w:initials="MRTN">
    <w:p w14:paraId="58053E6A" w14:textId="41A2FF5A" w:rsidR="00F70721" w:rsidRDefault="00F70721" w:rsidP="00F7072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Incorporamos info. sobre controlos nas ingestas ou não?</w:t>
      </w:r>
    </w:p>
    <w:p w14:paraId="16DD862E" w14:textId="4B71638F" w:rsidR="00F70721" w:rsidRDefault="00F70721">
      <w:pPr>
        <w:pStyle w:val="CommentText"/>
      </w:pPr>
    </w:p>
  </w:comment>
  <w:comment w:id="6" w:author="Nádia Genebra Ahmad" w:date="2024-05-23T14:33:00Z" w:initials="NG">
    <w:p w14:paraId="737359C3" w14:textId="77777777" w:rsidR="007C505B" w:rsidRDefault="007C505B" w:rsidP="007C505B">
      <w:pPr>
        <w:pStyle w:val="CommentText"/>
      </w:pPr>
      <w:r>
        <w:rPr>
          <w:rStyle w:val="CommentReference"/>
        </w:rPr>
        <w:annotationRef/>
      </w:r>
      <w:r>
        <w:t>Sim, se o Alexandre confirmar que são realizados</w:t>
      </w:r>
    </w:p>
  </w:comment>
  <w:comment w:id="30" w:author="Nádia Genebra Ahmad" w:date="2024-05-23T14:46:00Z" w:initials="NG">
    <w:p w14:paraId="18389195" w14:textId="77777777" w:rsidR="00F17DA6" w:rsidRDefault="00F17DA6" w:rsidP="00F17DA6">
      <w:pPr>
        <w:pStyle w:val="CommentText"/>
      </w:pPr>
      <w:r>
        <w:rPr>
          <w:rStyle w:val="CommentReference"/>
        </w:rPr>
        <w:annotationRef/>
      </w:r>
      <w:r>
        <w:t>Não sei se percebi muito bem do que se trata este controlo</w:t>
      </w:r>
    </w:p>
  </w:comment>
  <w:comment w:id="33" w:author="Marta Rafaela Teixeira Nunes" w:date="2024-05-22T17:38:00Z" w:initials="MRTN">
    <w:p w14:paraId="449FB23D" w14:textId="1F78369E" w:rsidR="00F70721" w:rsidRDefault="00F70721">
      <w:pPr>
        <w:pStyle w:val="CommentText"/>
      </w:pPr>
      <w:r>
        <w:rPr>
          <w:rStyle w:val="CommentReference"/>
        </w:rPr>
        <w:annotationRef/>
      </w:r>
      <w:r>
        <w:t>Relevante?</w:t>
      </w:r>
    </w:p>
  </w:comment>
  <w:comment w:id="34" w:author="Nádia Genebra Ahmad" w:date="2024-05-23T14:48:00Z" w:initials="NG">
    <w:p w14:paraId="550DF28E" w14:textId="77777777" w:rsidR="00DD5464" w:rsidRDefault="00DD5464" w:rsidP="00DD5464">
      <w:pPr>
        <w:pStyle w:val="CommentText"/>
      </w:pPr>
      <w:r>
        <w:rPr>
          <w:rStyle w:val="CommentReference"/>
        </w:rPr>
        <w:annotationRef/>
      </w:r>
      <w:r>
        <w:t>Não é o mais relevante mas não vejo uma razão para retirar</w:t>
      </w:r>
    </w:p>
  </w:comment>
  <w:comment w:id="49" w:author="Nádia Genebra Ahmad" w:date="2024-05-23T15:02:00Z" w:initials="NG">
    <w:p w14:paraId="0FE0C719" w14:textId="77777777" w:rsidR="006969C6" w:rsidRDefault="006969C6" w:rsidP="006969C6">
      <w:pPr>
        <w:pStyle w:val="CommentText"/>
      </w:pPr>
      <w:r>
        <w:rPr>
          <w:rStyle w:val="CommentReference"/>
        </w:rPr>
        <w:annotationRef/>
      </w:r>
      <w:r>
        <w:t>Como assim, "de cada corporação"? Não será apenas "da corporação"?</w:t>
      </w:r>
    </w:p>
  </w:comment>
  <w:comment w:id="50" w:author="Nádia Genebra Ahmad" w:date="2024-05-23T15:12:00Z" w:initials="NG">
    <w:p w14:paraId="57B79BAC" w14:textId="77777777" w:rsidR="00262631" w:rsidRDefault="00262631" w:rsidP="00262631">
      <w:pPr>
        <w:pStyle w:val="CommentText"/>
      </w:pPr>
      <w:r>
        <w:rPr>
          <w:rStyle w:val="CommentReference"/>
        </w:rPr>
        <w:annotationRef/>
      </w:r>
      <w:r>
        <w:t>Isto significa que estes controlos não são executados "sempre"?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6DD862E" w15:done="0"/>
  <w15:commentEx w15:paraId="737359C3" w15:paraIdParent="16DD862E" w15:done="0"/>
  <w15:commentEx w15:paraId="18389195" w15:done="0"/>
  <w15:commentEx w15:paraId="449FB23D" w15:done="0"/>
  <w15:commentEx w15:paraId="550DF28E" w15:paraIdParent="449FB23D" w15:done="0"/>
  <w15:commentEx w15:paraId="0FE0C719" w15:done="0"/>
  <w15:commentEx w15:paraId="57B79B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1FA0F3B" w16cex:dateUtc="2024-05-23T13:33:00Z"/>
  <w16cex:commentExtensible w16cex:durableId="6ED9ABC0" w16cex:dateUtc="2024-05-23T13:46:00Z"/>
  <w16cex:commentExtensible w16cex:durableId="1B521639" w16cex:dateUtc="2024-05-23T13:48:00Z"/>
  <w16cex:commentExtensible w16cex:durableId="0B3239E4">
    <w16cex:extLst>
      <w16:ext w16:uri="{CE6994B0-6A32-4C9F-8C6B-6E91EDA988CE}">
        <cr:reactions xmlns:cr="http://schemas.microsoft.com/office/comments/2020/reactions">
          <cr:reaction reactionType="1">
            <cr:reactionInfo dateUtc="2024-05-23T13:51:48Z">
              <cr:user userId="S::E800421@corp.santander.pt::36126275-cace-419f-8e9b-04679c4f8ea6" userProvider="AD" userName="Nádia Genebra Ahmad"/>
            </cr:reactionInfo>
          </cr:reaction>
        </cr:reactions>
      </w16:ext>
    </w16cex:extLst>
  </w16cex:commentExtensible>
  <w16cex:commentExtensible w16cex:durableId="2008793F" w16cex:dateUtc="2024-05-23T14:02:00Z"/>
  <w16cex:commentExtensible w16cex:durableId="2D3BE696" w16cex:dateUtc="2024-05-23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DD862E" w16cid:durableId="60F2E91B"/>
  <w16cid:commentId w16cid:paraId="737359C3" w16cid:durableId="21FA0F3B"/>
  <w16cid:commentId w16cid:paraId="18389195" w16cid:durableId="6ED9ABC0"/>
  <w16cid:commentId w16cid:paraId="449FB23D" w16cid:durableId="380DF23D"/>
  <w16cid:commentId w16cid:paraId="550DF28E" w16cid:durableId="1B521639"/>
  <w16cid:commentId w16cid:paraId="61F2AC36" w16cid:durableId="0B3239E4"/>
  <w16cid:commentId w16cid:paraId="0FE0C719" w16cid:durableId="2008793F"/>
  <w16cid:commentId w16cid:paraId="57B79BAC" w16cid:durableId="2D3BE6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3A2DE" w14:textId="77777777" w:rsidR="0004078C" w:rsidRDefault="0004078C" w:rsidP="008E6CEC">
      <w:pPr>
        <w:spacing w:after="0" w:line="240" w:lineRule="auto"/>
      </w:pPr>
      <w:r>
        <w:separator/>
      </w:r>
    </w:p>
  </w:endnote>
  <w:endnote w:type="continuationSeparator" w:id="0">
    <w:p w14:paraId="571F3839" w14:textId="77777777" w:rsidR="0004078C" w:rsidRDefault="0004078C" w:rsidP="008E6CEC">
      <w:pPr>
        <w:spacing w:after="0" w:line="240" w:lineRule="auto"/>
      </w:pPr>
      <w:r>
        <w:continuationSeparator/>
      </w:r>
    </w:p>
  </w:endnote>
  <w:endnote w:type="continuationNotice" w:id="1">
    <w:p w14:paraId="3A97CE3F" w14:textId="77777777" w:rsidR="008501BE" w:rsidRDefault="008501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E7873" w14:textId="1FE74F02" w:rsidR="00864FA1" w:rsidRDefault="00864FA1">
    <w:pPr>
      <w:pStyle w:val="Footer"/>
    </w:pPr>
  </w:p>
  <w:p w14:paraId="481846FE" w14:textId="77777777" w:rsidR="00864FA1" w:rsidRDefault="00864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B5F2E2" w14:textId="77777777" w:rsidR="0004078C" w:rsidRDefault="0004078C" w:rsidP="008E6CEC">
      <w:pPr>
        <w:spacing w:after="0" w:line="240" w:lineRule="auto"/>
      </w:pPr>
      <w:r>
        <w:separator/>
      </w:r>
    </w:p>
  </w:footnote>
  <w:footnote w:type="continuationSeparator" w:id="0">
    <w:p w14:paraId="1645505E" w14:textId="77777777" w:rsidR="0004078C" w:rsidRDefault="0004078C" w:rsidP="008E6CEC">
      <w:pPr>
        <w:spacing w:after="0" w:line="240" w:lineRule="auto"/>
      </w:pPr>
      <w:r>
        <w:continuationSeparator/>
      </w:r>
    </w:p>
  </w:footnote>
  <w:footnote w:type="continuationNotice" w:id="1">
    <w:p w14:paraId="0A5E5909" w14:textId="77777777" w:rsidR="008501BE" w:rsidRDefault="008501BE">
      <w:pPr>
        <w:spacing w:after="0" w:line="240" w:lineRule="auto"/>
      </w:pPr>
    </w:p>
  </w:footnote>
  <w:footnote w:id="2">
    <w:p w14:paraId="0C00EA5C" w14:textId="7C4BA63B" w:rsidR="00864FA1" w:rsidRDefault="00864F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64FA1">
        <w:rPr>
          <w:rFonts w:cstheme="minorHAnsi"/>
          <w:sz w:val="18"/>
          <w:szCs w:val="18"/>
        </w:rPr>
        <w:t xml:space="preserve">Subsistem ainda algumas aplicações para as quais está estabelecido e formalizado um plano por CDO para assegurar a implementação do respetivo modelo de controlos de </w:t>
      </w:r>
      <w:r w:rsidRPr="00864FA1">
        <w:rPr>
          <w:rFonts w:cstheme="minorHAnsi"/>
          <w:i/>
          <w:sz w:val="18"/>
          <w:szCs w:val="18"/>
        </w:rPr>
        <w:t xml:space="preserve">Data Quality, </w:t>
      </w:r>
      <w:r w:rsidRPr="00864FA1">
        <w:rPr>
          <w:rFonts w:cstheme="minorHAnsi"/>
          <w:sz w:val="18"/>
          <w:szCs w:val="18"/>
        </w:rPr>
        <w:t xml:space="preserve">em articulação com os respetivos </w:t>
      </w:r>
      <w:r w:rsidRPr="00864FA1">
        <w:rPr>
          <w:rFonts w:cstheme="minorHAnsi"/>
          <w:i/>
          <w:sz w:val="18"/>
          <w:szCs w:val="18"/>
        </w:rPr>
        <w:t>owners</w:t>
      </w:r>
      <w:r w:rsidRPr="00864FA1">
        <w:rPr>
          <w:rFonts w:cstheme="minorHAnsi"/>
          <w:sz w:val="18"/>
          <w:szCs w:val="18"/>
        </w:rPr>
        <w:t xml:space="preserve"> dos dados.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487C855"/>
    <w:multiLevelType w:val="hybridMultilevel"/>
    <w:tmpl w:val="AA8AC1E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3CBB63"/>
    <w:multiLevelType w:val="hybridMultilevel"/>
    <w:tmpl w:val="096760D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F9437A"/>
    <w:multiLevelType w:val="hybridMultilevel"/>
    <w:tmpl w:val="E252E1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E3875"/>
    <w:multiLevelType w:val="hybridMultilevel"/>
    <w:tmpl w:val="64AA3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A6983"/>
    <w:multiLevelType w:val="hybridMultilevel"/>
    <w:tmpl w:val="D752E2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25732"/>
    <w:multiLevelType w:val="hybridMultilevel"/>
    <w:tmpl w:val="C43488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ádia Genebra Ahmad">
    <w15:presenceInfo w15:providerId="AD" w15:userId="S::E800421@corp.santander.pt::36126275-cace-419f-8e9b-04679c4f8ea6"/>
  </w15:person>
  <w15:person w15:author="Marta Rafaela Teixeira Nunes">
    <w15:presenceInfo w15:providerId="AD" w15:userId="S-1-5-21-478741036-1442749419-1446792091-258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trackRevisions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9A4"/>
    <w:rsid w:val="00024026"/>
    <w:rsid w:val="0004078C"/>
    <w:rsid w:val="0005679B"/>
    <w:rsid w:val="000C1B71"/>
    <w:rsid w:val="000F681D"/>
    <w:rsid w:val="0010044A"/>
    <w:rsid w:val="00120058"/>
    <w:rsid w:val="001738E4"/>
    <w:rsid w:val="0018159C"/>
    <w:rsid w:val="0018563E"/>
    <w:rsid w:val="001D7198"/>
    <w:rsid w:val="00245C47"/>
    <w:rsid w:val="00262631"/>
    <w:rsid w:val="0028468B"/>
    <w:rsid w:val="002B4624"/>
    <w:rsid w:val="002E2075"/>
    <w:rsid w:val="003049AA"/>
    <w:rsid w:val="00321F4F"/>
    <w:rsid w:val="00324C02"/>
    <w:rsid w:val="0032558D"/>
    <w:rsid w:val="00341991"/>
    <w:rsid w:val="00373018"/>
    <w:rsid w:val="0039292D"/>
    <w:rsid w:val="003D0E32"/>
    <w:rsid w:val="004160A8"/>
    <w:rsid w:val="00457D9D"/>
    <w:rsid w:val="00465D0D"/>
    <w:rsid w:val="004B6BA2"/>
    <w:rsid w:val="005009C5"/>
    <w:rsid w:val="00514381"/>
    <w:rsid w:val="00533610"/>
    <w:rsid w:val="005B5D84"/>
    <w:rsid w:val="005C11E7"/>
    <w:rsid w:val="005F2111"/>
    <w:rsid w:val="006403A5"/>
    <w:rsid w:val="00647C4D"/>
    <w:rsid w:val="00654DD6"/>
    <w:rsid w:val="00681C96"/>
    <w:rsid w:val="00690F64"/>
    <w:rsid w:val="00692699"/>
    <w:rsid w:val="006969C6"/>
    <w:rsid w:val="006A3002"/>
    <w:rsid w:val="006B0A09"/>
    <w:rsid w:val="006E468B"/>
    <w:rsid w:val="006F4E21"/>
    <w:rsid w:val="00706176"/>
    <w:rsid w:val="00761DAA"/>
    <w:rsid w:val="007C505B"/>
    <w:rsid w:val="0080137A"/>
    <w:rsid w:val="0084226E"/>
    <w:rsid w:val="008501BE"/>
    <w:rsid w:val="00864FA1"/>
    <w:rsid w:val="008A56E9"/>
    <w:rsid w:val="008E5CAD"/>
    <w:rsid w:val="008E6CEC"/>
    <w:rsid w:val="009A0091"/>
    <w:rsid w:val="009A758A"/>
    <w:rsid w:val="009B1803"/>
    <w:rsid w:val="009D26F4"/>
    <w:rsid w:val="00A0597D"/>
    <w:rsid w:val="00A35BC0"/>
    <w:rsid w:val="00A96283"/>
    <w:rsid w:val="00A96D24"/>
    <w:rsid w:val="00A97F32"/>
    <w:rsid w:val="00AB04CA"/>
    <w:rsid w:val="00AC0964"/>
    <w:rsid w:val="00B06230"/>
    <w:rsid w:val="00BC254B"/>
    <w:rsid w:val="00BD60DA"/>
    <w:rsid w:val="00C32DA4"/>
    <w:rsid w:val="00C53BEB"/>
    <w:rsid w:val="00C62ECE"/>
    <w:rsid w:val="00C81C02"/>
    <w:rsid w:val="00C95630"/>
    <w:rsid w:val="00CE7F6B"/>
    <w:rsid w:val="00D10B8D"/>
    <w:rsid w:val="00D304DA"/>
    <w:rsid w:val="00DD5464"/>
    <w:rsid w:val="00DE3BA0"/>
    <w:rsid w:val="00DF72C9"/>
    <w:rsid w:val="00E079A4"/>
    <w:rsid w:val="00E33C08"/>
    <w:rsid w:val="00E70286"/>
    <w:rsid w:val="00EB4F67"/>
    <w:rsid w:val="00EB51EE"/>
    <w:rsid w:val="00EF3597"/>
    <w:rsid w:val="00F150B9"/>
    <w:rsid w:val="00F17DA6"/>
    <w:rsid w:val="00F31B9A"/>
    <w:rsid w:val="00F42121"/>
    <w:rsid w:val="00F67E81"/>
    <w:rsid w:val="00F70721"/>
    <w:rsid w:val="00F95CEB"/>
    <w:rsid w:val="00F95D76"/>
    <w:rsid w:val="00FC0F0F"/>
    <w:rsid w:val="00FD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B5EC000"/>
  <w15:chartTrackingRefBased/>
  <w15:docId w15:val="{65DC379B-EB97-45C2-99BE-3A709B9C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079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E6C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4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FA1"/>
  </w:style>
  <w:style w:type="paragraph" w:styleId="Footer">
    <w:name w:val="footer"/>
    <w:basedOn w:val="Normal"/>
    <w:link w:val="FooterChar"/>
    <w:uiPriority w:val="99"/>
    <w:unhideWhenUsed/>
    <w:rsid w:val="00864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FA1"/>
  </w:style>
  <w:style w:type="paragraph" w:styleId="FootnoteText">
    <w:name w:val="footnote text"/>
    <w:basedOn w:val="Normal"/>
    <w:link w:val="FootnoteTextChar"/>
    <w:uiPriority w:val="99"/>
    <w:semiHidden/>
    <w:unhideWhenUsed/>
    <w:rsid w:val="00864FA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F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FA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336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36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36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36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36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61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C11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A4708-9EF1-4B6A-B244-C7F4A2443369}"/>
</file>

<file path=customXml/itemProps2.xml><?xml version="1.0" encoding="utf-8"?>
<ds:datastoreItem xmlns:ds="http://schemas.openxmlformats.org/officeDocument/2006/customXml" ds:itemID="{D60C4C44-4463-4726-98D3-17F2AA9A32A2}">
  <ds:schemaRefs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a9b50dc7-8f72-473c-8b7e-4a8c46ecad32"/>
    <ds:schemaRef ds:uri="7b1ec8e5-5652-48eb-8550-a56a35f5f817"/>
    <ds:schemaRef ds:uri="http://schemas.microsoft.com/sharepoint/v3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AC8F37-5547-4FB4-B5E4-8261AB4398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D81B7-28B6-4955-9EA8-82502E3D0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817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Rafaela Teixeira Nunes</dc:creator>
  <cp:keywords/>
  <dc:description/>
  <cp:lastModifiedBy>Marta Rafaela Teixeira Nunes</cp:lastModifiedBy>
  <cp:revision>35</cp:revision>
  <dcterms:created xsi:type="dcterms:W3CDTF">2024-05-23T13:25:00Z</dcterms:created>
  <dcterms:modified xsi:type="dcterms:W3CDTF">2024-05-23T15:31:00Z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2024-05-21T17:37:48Z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91300a71-1d23-4b36-8323-d17435385c12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