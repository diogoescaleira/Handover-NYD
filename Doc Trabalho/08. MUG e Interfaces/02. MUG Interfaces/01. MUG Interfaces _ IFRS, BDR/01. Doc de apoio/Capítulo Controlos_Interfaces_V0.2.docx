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7BE8E" w14:textId="389B8B96" w:rsidR="00CC5DC9" w:rsidRPr="00B85E5E" w:rsidRDefault="00CC5DC9" w:rsidP="00CC5DC9">
      <w:pPr>
        <w:pStyle w:val="Heading2"/>
        <w:rPr>
          <w:rFonts w:cs="Calibri"/>
        </w:rPr>
      </w:pPr>
      <w:bookmarkStart w:id="0" w:name="_Toc167390758"/>
      <w:r>
        <w:rPr>
          <w:rFonts w:cs="Calibri"/>
        </w:rPr>
        <w:t>Controlos n</w:t>
      </w:r>
      <w:r w:rsidRPr="00B85E5E">
        <w:rPr>
          <w:rFonts w:cs="Calibri"/>
        </w:rPr>
        <w:t>o MUG</w:t>
      </w:r>
      <w:bookmarkEnd w:id="0"/>
      <w:r w:rsidRPr="00B85E5E">
        <w:rPr>
          <w:rFonts w:cs="Calibri"/>
        </w:rPr>
        <w:t xml:space="preserve"> </w:t>
      </w:r>
      <w:r w:rsidR="00F4474D">
        <w:rPr>
          <w:rFonts w:cs="Calibri"/>
        </w:rPr>
        <w:t>- Interfaces</w:t>
      </w:r>
    </w:p>
    <w:p w14:paraId="1A164181" w14:textId="77777777" w:rsidR="00CC5DC9" w:rsidRPr="00B85E5E" w:rsidRDefault="00CC5DC9" w:rsidP="00CC5DC9">
      <w:pPr>
        <w:pStyle w:val="Heading3"/>
        <w:rPr>
          <w:rFonts w:cs="Calibri"/>
        </w:rPr>
      </w:pPr>
      <w:bookmarkStart w:id="1" w:name="_Toc167390759"/>
      <w:r w:rsidRPr="00B85E5E">
        <w:rPr>
          <w:rFonts w:cs="Calibri"/>
        </w:rPr>
        <w:t>Overview</w:t>
      </w:r>
      <w:bookmarkEnd w:id="1"/>
    </w:p>
    <w:p w14:paraId="62DBA556" w14:textId="77777777" w:rsidR="00CC5DC9" w:rsidRPr="00B85E5E" w:rsidRDefault="00CC5DC9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De uma forma geral, </w:t>
      </w:r>
      <w:r w:rsidRPr="00B85E5E">
        <w:rPr>
          <w:rFonts w:ascii="Calibri" w:hAnsi="Calibri" w:cs="Calibri"/>
        </w:rPr>
        <w:t xml:space="preserve">os </w:t>
      </w:r>
      <w:r>
        <w:rPr>
          <w:rFonts w:ascii="Calibri" w:hAnsi="Calibri" w:cs="Calibri"/>
        </w:rPr>
        <w:t xml:space="preserve">vários </w:t>
      </w:r>
      <w:r w:rsidRPr="00B85E5E">
        <w:rPr>
          <w:rFonts w:ascii="Calibri" w:hAnsi="Calibri" w:cs="Calibri"/>
        </w:rPr>
        <w:t xml:space="preserve">processos relacionados com </w:t>
      </w:r>
      <w:r>
        <w:rPr>
          <w:rFonts w:ascii="Calibri" w:hAnsi="Calibri" w:cs="Calibri"/>
        </w:rPr>
        <w:t xml:space="preserve">os dados de garantias, desde as diversas aplicações fonte, passando pelo modelo único de garantias no Data Lake, até à produção dos reportes finais, sejam internos, corporativos ou regulatórios, incorporam múltiplos </w:t>
      </w:r>
      <w:r w:rsidRPr="00B85E5E">
        <w:rPr>
          <w:rFonts w:ascii="Calibri" w:hAnsi="Calibri" w:cs="Calibri"/>
        </w:rPr>
        <w:t>controlos</w:t>
      </w:r>
      <w:r>
        <w:rPr>
          <w:rFonts w:ascii="Calibri" w:hAnsi="Calibri" w:cs="Calibri"/>
        </w:rPr>
        <w:t xml:space="preserve"> -</w:t>
      </w:r>
      <w:r w:rsidRPr="00B85E5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preventivos e detetivos -, </w:t>
      </w:r>
      <w:r w:rsidRPr="00B85E5E">
        <w:rPr>
          <w:rFonts w:ascii="Calibri" w:hAnsi="Calibri" w:cs="Calibri"/>
        </w:rPr>
        <w:t>de forma a assegurar a qualidade</w:t>
      </w:r>
      <w:r>
        <w:rPr>
          <w:rFonts w:ascii="Calibri" w:hAnsi="Calibri" w:cs="Calibri"/>
        </w:rPr>
        <w:t>, integridade</w:t>
      </w:r>
      <w:r w:rsidRPr="00B85E5E">
        <w:rPr>
          <w:rFonts w:ascii="Calibri" w:hAnsi="Calibri" w:cs="Calibri"/>
        </w:rPr>
        <w:t xml:space="preserve"> e consistência </w:t>
      </w:r>
      <w:r w:rsidRPr="00B85E5E">
        <w:rPr>
          <w:rFonts w:ascii="Calibri" w:hAnsi="Calibri" w:cs="Calibri"/>
          <w:i/>
        </w:rPr>
        <w:t>end-to-end</w:t>
      </w:r>
      <w:r w:rsidRPr="00B85E5E">
        <w:rPr>
          <w:rFonts w:ascii="Calibri" w:hAnsi="Calibri" w:cs="Calibri"/>
        </w:rPr>
        <w:t>.</w:t>
      </w:r>
    </w:p>
    <w:p w14:paraId="1F62CC48" w14:textId="77777777" w:rsidR="00CC5DC9" w:rsidRPr="00B85E5E" w:rsidRDefault="00CC5DC9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No caso particular do MUG, foi desenvolvido pelo CDO um modelo dedicado e extenso </w:t>
      </w:r>
      <w:r w:rsidRPr="00B85E5E">
        <w:rPr>
          <w:rFonts w:ascii="Calibri" w:hAnsi="Calibri" w:cs="Calibri"/>
        </w:rPr>
        <w:t xml:space="preserve">de controlos de </w:t>
      </w:r>
      <w:r>
        <w:rPr>
          <w:rFonts w:ascii="Calibri" w:hAnsi="Calibri" w:cs="Calibri"/>
          <w:i/>
        </w:rPr>
        <w:t>Data Quality</w:t>
      </w:r>
      <w:r>
        <w:rPr>
          <w:rFonts w:ascii="Calibri" w:hAnsi="Calibri" w:cs="Calibri"/>
        </w:rPr>
        <w:t xml:space="preserve">, que está parametrizado, suportado e é executado regular e automaticamente </w:t>
      </w:r>
      <w:r w:rsidRPr="00B85E5E">
        <w:rPr>
          <w:rFonts w:ascii="Calibri" w:hAnsi="Calibri" w:cs="Calibri"/>
        </w:rPr>
        <w:t>pela ferramenta de Controlos e KPIs</w:t>
      </w:r>
      <w:r>
        <w:rPr>
          <w:rFonts w:ascii="Calibri" w:hAnsi="Calibri" w:cs="Calibri"/>
        </w:rPr>
        <w:t xml:space="preserve"> no Data Lake</w:t>
      </w:r>
      <w:r w:rsidRPr="00B85E5E">
        <w:rPr>
          <w:rFonts w:ascii="Calibri" w:hAnsi="Calibri" w:cs="Calibri"/>
        </w:rPr>
        <w:t xml:space="preserve">. </w:t>
      </w:r>
    </w:p>
    <w:p w14:paraId="2C43992F" w14:textId="77777777" w:rsidR="00CC5DC9" w:rsidRPr="00360295" w:rsidRDefault="00CC5DC9" w:rsidP="00CC5DC9">
      <w:pPr>
        <w:pStyle w:val="Heading3"/>
        <w:rPr>
          <w:rFonts w:cs="Calibri"/>
        </w:rPr>
      </w:pPr>
      <w:bookmarkStart w:id="2" w:name="_Toc167390760"/>
      <w:r>
        <w:rPr>
          <w:rFonts w:cs="Calibri"/>
        </w:rPr>
        <w:t xml:space="preserve">Controlos </w:t>
      </w:r>
      <w:r w:rsidRPr="00360295">
        <w:rPr>
          <w:rFonts w:cs="Calibri"/>
          <w:i/>
        </w:rPr>
        <w:t>Data Quality</w:t>
      </w:r>
      <w:bookmarkEnd w:id="2"/>
    </w:p>
    <w:p w14:paraId="38586E4D" w14:textId="77777777" w:rsidR="00CC5DC9" w:rsidRPr="00B85E5E" w:rsidRDefault="00CC5DC9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Os controlos</w:t>
      </w:r>
      <w:r w:rsidRPr="00B85E5E">
        <w:rPr>
          <w:rFonts w:ascii="Calibri" w:hAnsi="Calibri" w:cs="Calibri"/>
        </w:rPr>
        <w:t xml:space="preserve"> de Data Quality visam controlar a qualidade</w:t>
      </w:r>
      <w:r>
        <w:rPr>
          <w:rFonts w:ascii="Calibri" w:hAnsi="Calibri" w:cs="Calibri"/>
        </w:rPr>
        <w:t>, consistência</w:t>
      </w:r>
      <w:r w:rsidRPr="00B85E5E">
        <w:rPr>
          <w:rFonts w:ascii="Calibri" w:hAnsi="Calibri" w:cs="Calibri"/>
        </w:rPr>
        <w:t xml:space="preserve"> e integridade dos dados a entrar </w:t>
      </w:r>
      <w:r>
        <w:rPr>
          <w:rFonts w:ascii="Calibri" w:hAnsi="Calibri" w:cs="Calibri"/>
        </w:rPr>
        <w:t>e a sair d</w:t>
      </w:r>
      <w:r w:rsidRPr="00B85E5E">
        <w:rPr>
          <w:rFonts w:ascii="Calibri" w:hAnsi="Calibri" w:cs="Calibri"/>
        </w:rPr>
        <w:t xml:space="preserve">o MUG, assegurando que os mesmos respeitam as várias regras definidas e implementadas, e descritas anteriormente no capítulo 2.2.2 Princípios Funcionais. Todo o modelo de controlos é executado com base numa periodicidade mensal. </w:t>
      </w:r>
    </w:p>
    <w:p w14:paraId="338C4BBA" w14:textId="16FA6723" w:rsidR="00CC5DC9" w:rsidRPr="008B2F15" w:rsidRDefault="00CC5DC9" w:rsidP="00CC5DC9">
      <w:pPr>
        <w:jc w:val="both"/>
        <w:rPr>
          <w:rFonts w:ascii="Calibri" w:hAnsi="Calibri" w:cs="Calibri"/>
          <w:iCs/>
        </w:rPr>
      </w:pPr>
      <w:r w:rsidRPr="00B85E5E">
        <w:rPr>
          <w:rFonts w:ascii="Calibri" w:hAnsi="Calibri" w:cs="Calibri"/>
        </w:rPr>
        <w:t xml:space="preserve">A parametrização dos controlos e respetivas regras e descritivos podem ser consultados </w:t>
      </w:r>
      <w:r>
        <w:rPr>
          <w:rFonts w:ascii="Calibri" w:hAnsi="Calibri" w:cs="Calibri"/>
        </w:rPr>
        <w:t xml:space="preserve">diretamente </w:t>
      </w:r>
      <w:r w:rsidRPr="00B85E5E">
        <w:rPr>
          <w:rFonts w:ascii="Calibri" w:hAnsi="Calibri" w:cs="Calibri"/>
        </w:rPr>
        <w:t>no</w:t>
      </w:r>
      <w:r w:rsidRPr="00B85E5E">
        <w:rPr>
          <w:rFonts w:ascii="Calibri" w:hAnsi="Calibri" w:cs="Calibri"/>
          <w:i/>
        </w:rPr>
        <w:t xml:space="preserve"> Front</w:t>
      </w:r>
      <w:r w:rsidRPr="00B85E5E">
        <w:rPr>
          <w:rFonts w:ascii="Calibri" w:hAnsi="Calibri" w:cs="Calibri"/>
        </w:rPr>
        <w:t xml:space="preserve"> da própria ferramenta </w:t>
      </w:r>
      <w:r>
        <w:rPr>
          <w:rFonts w:ascii="Calibri" w:hAnsi="Calibri" w:cs="Calibri"/>
        </w:rPr>
        <w:t xml:space="preserve">de Controlos e KPIs </w:t>
      </w:r>
      <w:r w:rsidRPr="00B85E5E">
        <w:rPr>
          <w:rFonts w:ascii="Calibri" w:hAnsi="Calibri" w:cs="Calibri"/>
        </w:rPr>
        <w:t xml:space="preserve">no </w:t>
      </w:r>
      <w:r w:rsidRPr="00B85E5E">
        <w:rPr>
          <w:rFonts w:ascii="Calibri" w:hAnsi="Calibri" w:cs="Calibri"/>
          <w:i/>
        </w:rPr>
        <w:t xml:space="preserve">Data Lake, </w:t>
      </w:r>
      <w:r>
        <w:rPr>
          <w:rFonts w:ascii="Calibri" w:hAnsi="Calibri" w:cs="Calibri"/>
          <w:iCs/>
        </w:rPr>
        <w:t xml:space="preserve">podendo igualmente consultar-se essa parametrização nas respetivas tabelas na </w:t>
      </w:r>
      <w:r w:rsidRPr="00B85E5E">
        <w:rPr>
          <w:rFonts w:ascii="Calibri" w:hAnsi="Calibri" w:cs="Calibri"/>
        </w:rPr>
        <w:t xml:space="preserve">base de dados </w:t>
      </w:r>
      <w:r w:rsidRPr="00B85E5E">
        <w:rPr>
          <w:rFonts w:ascii="Calibri" w:hAnsi="Calibri" w:cs="Calibri"/>
          <w:i/>
        </w:rPr>
        <w:t>cd_controlos</w:t>
      </w:r>
      <w:r>
        <w:rPr>
          <w:rFonts w:ascii="Calibri" w:hAnsi="Calibri" w:cs="Calibri"/>
          <w:iCs/>
        </w:rPr>
        <w:t xml:space="preserve"> no Data Lake</w:t>
      </w:r>
      <w:r w:rsidR="00155E24">
        <w:rPr>
          <w:rFonts w:ascii="Calibri" w:hAnsi="Calibri" w:cs="Calibri"/>
          <w:iCs/>
        </w:rPr>
        <w:t>.</w:t>
      </w:r>
    </w:p>
    <w:p w14:paraId="549AD13F" w14:textId="4E44B77B" w:rsidR="00155E24" w:rsidRDefault="00F4474D" w:rsidP="00155E24">
      <w:pPr>
        <w:pStyle w:val="Default"/>
        <w:spacing w:after="160" w:line="259" w:lineRule="auto"/>
        <w:jc w:val="both"/>
        <w:rPr>
          <w:b/>
          <w:sz w:val="22"/>
          <w:szCs w:val="22"/>
        </w:rPr>
      </w:pPr>
      <w:r>
        <w:t xml:space="preserve">Os controlos aplicados nas tabelas de interface </w:t>
      </w:r>
      <w:r w:rsidR="00CC5DC9" w:rsidRPr="00B85E5E">
        <w:t xml:space="preserve">são de extrema importância, dado que garantem </w:t>
      </w:r>
      <w:r>
        <w:t xml:space="preserve">que os dados enviados para os casos de uso </w:t>
      </w:r>
      <w:r w:rsidR="009C3896">
        <w:t xml:space="preserve">estão alinhados com o modelo Base e com as regras </w:t>
      </w:r>
      <w:r w:rsidR="004A39AF">
        <w:t>definidas pelas áreas</w:t>
      </w:r>
      <w:r>
        <w:t xml:space="preserve">. Posto isto, todos os controlos aplicados </w:t>
      </w:r>
      <w:r w:rsidR="005B620B">
        <w:t xml:space="preserve">às tabelas de interface são </w:t>
      </w:r>
      <w:r>
        <w:t>Controlos de Integridade.</w:t>
      </w:r>
    </w:p>
    <w:p w14:paraId="03CFDDBF" w14:textId="57033D8E" w:rsidR="00CC5DC9" w:rsidRPr="00155E24" w:rsidRDefault="00155E24" w:rsidP="00CC5DC9">
      <w:pPr>
        <w:pStyle w:val="Default"/>
        <w:numPr>
          <w:ilvl w:val="0"/>
          <w:numId w:val="2"/>
        </w:numPr>
        <w:spacing w:after="160" w:line="259" w:lineRule="auto"/>
        <w:ind w:left="714" w:hanging="35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Controlos de </w:t>
      </w:r>
      <w:r w:rsidR="00CC5DC9" w:rsidRPr="00B85E5E">
        <w:rPr>
          <w:b/>
          <w:sz w:val="22"/>
          <w:szCs w:val="22"/>
        </w:rPr>
        <w:t xml:space="preserve">Integridade: </w:t>
      </w:r>
      <w:r w:rsidR="00CC5DC9">
        <w:rPr>
          <w:sz w:val="22"/>
          <w:szCs w:val="22"/>
        </w:rPr>
        <w:t xml:space="preserve">estes controlos de </w:t>
      </w:r>
      <w:r w:rsidR="00CC5DC9" w:rsidRPr="00B85E5E">
        <w:rPr>
          <w:sz w:val="22"/>
          <w:szCs w:val="22"/>
        </w:rPr>
        <w:t>integridade</w:t>
      </w:r>
      <w:r w:rsidR="00CC5DC9">
        <w:rPr>
          <w:sz w:val="22"/>
          <w:szCs w:val="22"/>
        </w:rPr>
        <w:t xml:space="preserve"> destinam-se a verificar</w:t>
      </w:r>
      <w:r w:rsidR="00CC5DC9" w:rsidRPr="00B85E5E">
        <w:rPr>
          <w:sz w:val="22"/>
          <w:szCs w:val="22"/>
        </w:rPr>
        <w:t xml:space="preserve"> a plenitude</w:t>
      </w:r>
      <w:r w:rsidR="00CC5DC9">
        <w:rPr>
          <w:sz w:val="22"/>
          <w:szCs w:val="22"/>
        </w:rPr>
        <w:t xml:space="preserve">, relevância e consistência </w:t>
      </w:r>
      <w:r w:rsidR="00CC5DC9" w:rsidRPr="00B85E5E">
        <w:rPr>
          <w:sz w:val="22"/>
          <w:szCs w:val="22"/>
        </w:rPr>
        <w:t xml:space="preserve">da informação e dos dados entre as várias tabelas de </w:t>
      </w:r>
      <w:r w:rsidR="00CC5DC9" w:rsidRPr="00B85E5E">
        <w:rPr>
          <w:i/>
          <w:sz w:val="22"/>
          <w:szCs w:val="22"/>
        </w:rPr>
        <w:t>output</w:t>
      </w:r>
      <w:r w:rsidR="002F1200" w:rsidRPr="00155E24">
        <w:rPr>
          <w:iCs/>
          <w:sz w:val="22"/>
          <w:szCs w:val="22"/>
        </w:rPr>
        <w:t xml:space="preserve"> do modelo base</w:t>
      </w:r>
      <w:r w:rsidR="00CC5DC9" w:rsidRPr="00155E24">
        <w:rPr>
          <w:sz w:val="22"/>
          <w:szCs w:val="22"/>
        </w:rPr>
        <w:t xml:space="preserve"> e </w:t>
      </w:r>
      <w:r w:rsidR="002F1200" w:rsidRPr="00155E24">
        <w:rPr>
          <w:sz w:val="22"/>
          <w:szCs w:val="22"/>
        </w:rPr>
        <w:t xml:space="preserve">as tabelas </w:t>
      </w:r>
      <w:r w:rsidR="00024C78" w:rsidRPr="00155E24">
        <w:rPr>
          <w:sz w:val="22"/>
          <w:szCs w:val="22"/>
        </w:rPr>
        <w:t>de</w:t>
      </w:r>
      <w:r w:rsidRPr="00155E24">
        <w:rPr>
          <w:sz w:val="22"/>
          <w:szCs w:val="22"/>
        </w:rPr>
        <w:t xml:space="preserve"> referentes aos casos de uso</w:t>
      </w:r>
      <w:r w:rsidR="00CC5DC9" w:rsidRPr="00155E24">
        <w:rPr>
          <w:sz w:val="22"/>
          <w:szCs w:val="22"/>
        </w:rPr>
        <w:t xml:space="preserve">, nomeadamente para assegurar o cumprimento dos </w:t>
      </w:r>
      <w:r w:rsidR="00CC5DC9" w:rsidRPr="00155E24">
        <w:rPr>
          <w:sz w:val="22"/>
          <w:szCs w:val="22"/>
        </w:rPr>
        <w:softHyphen/>
        <w:t>princípios relevantes do MUG.</w:t>
      </w:r>
    </w:p>
    <w:p w14:paraId="587A968B" w14:textId="77777777" w:rsidR="00CC5DC9" w:rsidRDefault="00CC5DC9" w:rsidP="00CC5DC9">
      <w:pPr>
        <w:pStyle w:val="Defaul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1EE2823" w14:textId="77777777" w:rsidR="00CC5DC9" w:rsidRPr="00B85E5E" w:rsidRDefault="00CC5DC9" w:rsidP="00CC5DC9">
      <w:pPr>
        <w:pStyle w:val="Caption"/>
        <w:keepNext/>
        <w:jc w:val="center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3" w:name="_Toc167390785"/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t xml:space="preserve">Figura </w:t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fldChar w:fldCharType="begin"/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instrText xml:space="preserve"> SEQ Figura \* ARABIC </w:instrText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fldChar w:fldCharType="separate"/>
      </w:r>
      <w:r>
        <w:rPr>
          <w:rFonts w:ascii="Calibri" w:hAnsi="Calibri" w:cs="Calibri"/>
          <w:b/>
          <w:noProof/>
          <w:color w:val="000000" w:themeColor="text1"/>
          <w:sz w:val="22"/>
          <w:szCs w:val="22"/>
        </w:rPr>
        <w:t>5</w:t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fldChar w:fldCharType="end"/>
      </w:r>
      <w:r w:rsidRPr="00B85E5E">
        <w:rPr>
          <w:rFonts w:ascii="Calibri" w:hAnsi="Calibri" w:cs="Calibri"/>
          <w:b/>
          <w:color w:val="000000" w:themeColor="text1"/>
          <w:sz w:val="22"/>
          <w:szCs w:val="22"/>
        </w:rPr>
        <w:t>: Exemplo de Controlo de Integridade</w:t>
      </w:r>
      <w:bookmarkEnd w:id="3"/>
    </w:p>
    <w:p w14:paraId="5886B828" w14:textId="77777777" w:rsidR="00CC5DC9" w:rsidRPr="0016388D" w:rsidRDefault="00CC5DC9" w:rsidP="00CC5DC9">
      <w:pPr>
        <w:jc w:val="center"/>
      </w:pPr>
      <w:r>
        <w:rPr>
          <w:noProof/>
          <w:lang w:eastAsia="pt-PT"/>
        </w:rPr>
        <w:drawing>
          <wp:inline distT="0" distB="0" distL="0" distR="0" wp14:anchorId="3C01B432" wp14:editId="461C9E0A">
            <wp:extent cx="6228080" cy="910590"/>
            <wp:effectExtent l="0" t="0" r="1270" b="3810"/>
            <wp:docPr id="5" name="Picture 5" descr="Integrid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idad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91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44711" w14:textId="4DFA30BA" w:rsidR="00CC5DC9" w:rsidRDefault="00CC5DC9" w:rsidP="00F4474D">
      <w:pPr>
        <w:jc w:val="center"/>
        <w:rPr>
          <w:rFonts w:ascii="Calibri" w:hAnsi="Calibri" w:cs="Calibri"/>
          <w:b/>
          <w:color w:val="000000" w:themeColor="text1"/>
        </w:rPr>
      </w:pPr>
    </w:p>
    <w:p w14:paraId="64DD4148" w14:textId="1E51EA85" w:rsidR="00CC5DC9" w:rsidRDefault="00F4474D" w:rsidP="00CC5DC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Qualquer</w:t>
      </w:r>
      <w:r w:rsidR="00CC5DC9">
        <w:rPr>
          <w:rFonts w:ascii="Calibri" w:hAnsi="Calibri" w:cs="Calibri"/>
        </w:rPr>
        <w:t xml:space="preserve"> informação em âmbito de análise da ferramenta de Controlos e KPIs não é tema deste documento, e pode ser consultada no próprio Manual de Controlos KPI.</w:t>
      </w:r>
    </w:p>
    <w:p w14:paraId="171E63B1" w14:textId="77777777" w:rsidR="00CC5DC9" w:rsidRDefault="00CC5DC9" w:rsidP="00CC5DC9">
      <w:pPr>
        <w:pStyle w:val="Heading3"/>
      </w:pPr>
      <w:bookmarkStart w:id="4" w:name="_Toc167390761"/>
      <w:r>
        <w:lastRenderedPageBreak/>
        <w:t>Seguimento regular dos Controlos de Data Quality</w:t>
      </w:r>
      <w:bookmarkEnd w:id="4"/>
    </w:p>
    <w:p w14:paraId="03E32C6F" w14:textId="77777777" w:rsidR="00CC5DC9" w:rsidRDefault="00CC5DC9" w:rsidP="00CC5DC9">
      <w:pPr>
        <w:jc w:val="both"/>
        <w:rPr>
          <w:rFonts w:ascii="Calibri" w:hAnsi="Calibri" w:cs="Calibri"/>
        </w:rPr>
      </w:pPr>
      <w:r w:rsidRPr="00942F1F">
        <w:rPr>
          <w:rFonts w:ascii="Calibri" w:hAnsi="Calibri" w:cs="Calibri"/>
        </w:rPr>
        <w:t xml:space="preserve">Todo o inventário e resultados de todos os controlos constam da documentação apresentada mensalmente ao Fórum de Governo e Qualidade de Dados. </w:t>
      </w:r>
      <w:r>
        <w:rPr>
          <w:rFonts w:ascii="Calibri" w:hAnsi="Calibri" w:cs="Calibri"/>
        </w:rPr>
        <w:t xml:space="preserve">Neste mesmo Fórum é apresentada, trimestralmente, </w:t>
      </w:r>
      <w:r w:rsidRPr="00942F1F">
        <w:rPr>
          <w:rFonts w:ascii="Calibri" w:hAnsi="Calibri" w:cs="Calibri"/>
        </w:rPr>
        <w:t xml:space="preserve">pela Área de CDO a sua </w:t>
      </w:r>
      <w:r>
        <w:rPr>
          <w:rFonts w:ascii="Calibri" w:hAnsi="Calibri" w:cs="Calibri"/>
        </w:rPr>
        <w:t>evolução e estado,</w:t>
      </w:r>
      <w:r w:rsidRPr="00942F1F">
        <w:rPr>
          <w:rFonts w:ascii="Calibri" w:hAnsi="Calibri" w:cs="Calibri"/>
        </w:rPr>
        <w:t xml:space="preserve"> incluindo o plano de remediação para as incidências detetadas</w:t>
      </w:r>
      <w:r>
        <w:rPr>
          <w:rFonts w:ascii="Calibri" w:hAnsi="Calibri" w:cs="Calibri"/>
        </w:rPr>
        <w:t xml:space="preserve"> - seguindo uma ordem de prioridade</w:t>
      </w:r>
      <w:r w:rsidRPr="00942F1F">
        <w:rPr>
          <w:rFonts w:ascii="Calibri" w:hAnsi="Calibri" w:cs="Calibri"/>
        </w:rPr>
        <w:t xml:space="preserve">.  A ilustração seguinte evidencia </w:t>
      </w:r>
      <w:r>
        <w:rPr>
          <w:rFonts w:ascii="Calibri" w:hAnsi="Calibri" w:cs="Calibri"/>
        </w:rPr>
        <w:t>o tipo de informação normalmente apresentada</w:t>
      </w:r>
      <w:r w:rsidRPr="00942F1F">
        <w:rPr>
          <w:rFonts w:ascii="Calibri" w:hAnsi="Calibri" w:cs="Calibri"/>
        </w:rPr>
        <w:t>.</w:t>
      </w:r>
    </w:p>
    <w:p w14:paraId="3D2C5B77" w14:textId="77777777" w:rsidR="00CC5DC9" w:rsidRDefault="00CC5DC9" w:rsidP="00CC5DC9">
      <w:pPr>
        <w:pStyle w:val="Caption"/>
        <w:jc w:val="center"/>
        <w:rPr>
          <w:rFonts w:ascii="Calibri" w:hAnsi="Calibri" w:cs="Calibri"/>
          <w:b/>
          <w:color w:val="000000" w:themeColor="text1"/>
          <w:sz w:val="22"/>
          <w:szCs w:val="22"/>
        </w:rPr>
      </w:pPr>
      <w:bookmarkStart w:id="5" w:name="_Toc167390792"/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t xml:space="preserve">Figura </w:t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fldChar w:fldCharType="begin"/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instrText xml:space="preserve"> SEQ Figura \* ARABIC </w:instrText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fldChar w:fldCharType="separate"/>
      </w:r>
      <w:r>
        <w:rPr>
          <w:rFonts w:ascii="Calibri" w:hAnsi="Calibri" w:cs="Calibri"/>
          <w:b/>
          <w:noProof/>
          <w:color w:val="000000" w:themeColor="text1"/>
          <w:sz w:val="22"/>
          <w:szCs w:val="22"/>
        </w:rPr>
        <w:t>12</w:t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fldChar w:fldCharType="end"/>
      </w:r>
      <w:r w:rsidRPr="00942F1F">
        <w:rPr>
          <w:rFonts w:ascii="Calibri" w:hAnsi="Calibri" w:cs="Calibri"/>
          <w:b/>
          <w:color w:val="000000" w:themeColor="text1"/>
          <w:sz w:val="22"/>
          <w:szCs w:val="22"/>
        </w:rPr>
        <w:t>: Exemplo de evolução dos controlos e KPIs de Garantias no Data Lake</w:t>
      </w:r>
      <w:bookmarkEnd w:id="5"/>
    </w:p>
    <w:p w14:paraId="69BDC676" w14:textId="77777777" w:rsidR="00CC5DC9" w:rsidRPr="00962B81" w:rsidRDefault="00CC5DC9" w:rsidP="00CC5DC9">
      <w:pPr>
        <w:jc w:val="center"/>
      </w:pPr>
      <w:r w:rsidRPr="00A35BC0">
        <w:rPr>
          <w:rFonts w:cstheme="minorHAnsi"/>
          <w:noProof/>
          <w:lang w:eastAsia="pt-PT"/>
        </w:rPr>
        <w:drawing>
          <wp:inline distT="0" distB="0" distL="0" distR="0" wp14:anchorId="3182E368" wp14:editId="055AD9A9">
            <wp:extent cx="5920105" cy="3385158"/>
            <wp:effectExtent l="0" t="0" r="444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" r="3227"/>
                    <a:stretch/>
                  </pic:blipFill>
                  <pic:spPr bwMode="auto">
                    <a:xfrm>
                      <a:off x="0" y="0"/>
                      <a:ext cx="5920152" cy="3385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37BBA" w14:textId="1B9DED60" w:rsidR="00CC5DC9" w:rsidRPr="00426C6B" w:rsidRDefault="00F4474D" w:rsidP="00CC5DC9">
      <w:pPr>
        <w:autoSpaceDE w:val="0"/>
        <w:autoSpaceDN w:val="0"/>
        <w:adjustRightInd w:val="0"/>
        <w:spacing w:line="22" w:lineRule="atLeast"/>
        <w:jc w:val="both"/>
        <w:rPr>
          <w:rFonts w:ascii="Calibri" w:hAnsi="Calibri" w:cs="Calibri"/>
          <w:bCs/>
          <w:iCs/>
          <w:color w:val="000000"/>
        </w:rPr>
      </w:pPr>
      <w:r>
        <w:rPr>
          <w:rFonts w:ascii="Calibri" w:hAnsi="Calibri" w:cs="Calibri"/>
          <w:bCs/>
          <w:iCs/>
          <w:color w:val="000000"/>
        </w:rPr>
        <w:t xml:space="preserve">No caso das tabelas de interface, apenas são aplicados controlos de finalidade local. </w:t>
      </w:r>
    </w:p>
    <w:p w14:paraId="159918AA" w14:textId="20700D44" w:rsidR="00CC5DC9" w:rsidRDefault="00CC5DC9" w:rsidP="00CC5DC9">
      <w:pPr>
        <w:spacing w:line="22" w:lineRule="atLeast"/>
        <w:jc w:val="both"/>
        <w:rPr>
          <w:rFonts w:ascii="Calibri" w:hAnsi="Calibri" w:cs="Calibri"/>
        </w:rPr>
      </w:pPr>
      <w:r w:rsidRPr="00426C6B">
        <w:rPr>
          <w:rFonts w:ascii="Calibri" w:hAnsi="Calibri" w:cs="Calibri"/>
        </w:rPr>
        <w:t xml:space="preserve">A definição destes </w:t>
      </w:r>
      <w:r w:rsidRPr="00F4474D">
        <w:rPr>
          <w:rFonts w:ascii="Calibri" w:hAnsi="Calibri" w:cs="Calibri"/>
          <w:u w:val="single"/>
        </w:rPr>
        <w:t>controlos locais</w:t>
      </w:r>
      <w:r>
        <w:rPr>
          <w:rFonts w:ascii="Calibri" w:hAnsi="Calibri" w:cs="Calibri"/>
        </w:rPr>
        <w:t xml:space="preserve"> </w:t>
      </w:r>
      <w:r w:rsidRPr="00426C6B">
        <w:rPr>
          <w:rFonts w:ascii="Calibri" w:hAnsi="Calibri" w:cs="Calibri"/>
        </w:rPr>
        <w:t xml:space="preserve">é da responsabilidade da Área de CDO, e contribuem para </w:t>
      </w:r>
      <w:r>
        <w:rPr>
          <w:rFonts w:ascii="Calibri" w:hAnsi="Calibri" w:cs="Calibri"/>
        </w:rPr>
        <w:t xml:space="preserve">completar </w:t>
      </w:r>
      <w:r w:rsidRPr="00426C6B">
        <w:rPr>
          <w:rFonts w:ascii="Calibri" w:hAnsi="Calibri" w:cs="Calibri"/>
        </w:rPr>
        <w:t>as necessidades específicas de validação existentes.</w:t>
      </w:r>
    </w:p>
    <w:p w14:paraId="08936932" w14:textId="4A0C3CC2" w:rsidR="00CC5DC9" w:rsidRDefault="00CC5DC9" w:rsidP="00CC5DC9">
      <w:pPr>
        <w:spacing w:line="22" w:lineRule="atLeast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Aquando a existência de incidências, a Área de CDO é responsável por </w:t>
      </w:r>
      <w:bookmarkStart w:id="6" w:name="_GoBack"/>
      <w:ins w:id="7" w:author="Nádia Genebra Ahmad" w:date="2024-05-31T09:27:00Z">
        <w:r w:rsidR="0061576C">
          <w:rPr>
            <w:rFonts w:ascii="Calibri" w:hAnsi="Calibri" w:cs="Calibri"/>
          </w:rPr>
          <w:t xml:space="preserve">entender </w:t>
        </w:r>
      </w:ins>
      <w:bookmarkEnd w:id="6"/>
      <w:r>
        <w:rPr>
          <w:rFonts w:ascii="Calibri" w:hAnsi="Calibri" w:cs="Calibri"/>
        </w:rPr>
        <w:t>sob que Áreas recai a responsabilidade da remediação, através de um processo colaborativo entre a Área de CDO e as devidas Áreas responsáveis e a equipa de tecnologia responsável pelo MUG.</w:t>
      </w:r>
    </w:p>
    <w:p w14:paraId="5603FA45" w14:textId="77777777" w:rsidR="00CC5DC9" w:rsidRPr="00426C6B" w:rsidRDefault="00CC5DC9" w:rsidP="00CC5DC9">
      <w:pPr>
        <w:spacing w:line="22" w:lineRule="atLeast"/>
        <w:jc w:val="both"/>
        <w:rPr>
          <w:rFonts w:ascii="Calibri" w:hAnsi="Calibri" w:cs="Calibri"/>
        </w:rPr>
      </w:pPr>
    </w:p>
    <w:p w14:paraId="71A50719" w14:textId="77777777" w:rsidR="008A5062" w:rsidRDefault="008A5062"/>
    <w:sectPr w:rsidR="008A5062" w:rsidSect="00F447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E978D5D" w16cex:dateUtc="2024-05-31T08:26:00Z"/>
  <w16cex:commentExtensible w16cex:durableId="15097B04" w16cex:dateUtc="2024-05-31T08:24:00Z"/>
  <w16cex:commentExtensible w16cex:durableId="165CD595">
    <w16cex:extLst>
      <w16:ext w16:uri="{CE6994B0-6A32-4C9F-8C6B-6E91EDA988CE}">
        <cr:reactions xmlns:cr="http://schemas.microsoft.com/office/comments/2020/reactions">
          <cr:reaction reactionType="1">
            <cr:reactionInfo dateUtc="2024-05-31T08:27:15Z">
              <cr:user userId="S::E800421@corp.santander.pt::36126275-cace-419f-8e9b-04679c4f8ea6" userProvider="AD" userName="Nádia Genebra Ahmad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D566A62" w16cid:durableId="4E978D5D"/>
  <w16cid:commentId w16cid:paraId="07D0854A" w16cid:durableId="4808C30F"/>
  <w16cid:commentId w16cid:paraId="3E992B04" w16cid:durableId="15097B04"/>
  <w16cid:commentId w16cid:paraId="617019F4" w16cid:durableId="165CD5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7028C" w14:textId="77777777" w:rsidR="00343E1A" w:rsidRDefault="00343E1A" w:rsidP="00CC5DC9">
      <w:pPr>
        <w:spacing w:after="0" w:line="240" w:lineRule="auto"/>
      </w:pPr>
      <w:r>
        <w:separator/>
      </w:r>
    </w:p>
  </w:endnote>
  <w:endnote w:type="continuationSeparator" w:id="0">
    <w:p w14:paraId="7482FFB9" w14:textId="77777777" w:rsidR="00343E1A" w:rsidRDefault="00343E1A" w:rsidP="00CC5DC9">
      <w:pPr>
        <w:spacing w:after="0" w:line="240" w:lineRule="auto"/>
      </w:pPr>
      <w:r>
        <w:continuationSeparator/>
      </w:r>
    </w:p>
  </w:endnote>
  <w:endnote w:type="continuationNotice" w:id="1">
    <w:p w14:paraId="7680B9A1" w14:textId="77777777" w:rsidR="00343E1A" w:rsidRDefault="00343E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93099" w14:textId="77777777" w:rsidR="00343E1A" w:rsidRDefault="00343E1A" w:rsidP="00CC5DC9">
      <w:pPr>
        <w:spacing w:after="0" w:line="240" w:lineRule="auto"/>
      </w:pPr>
      <w:r>
        <w:separator/>
      </w:r>
    </w:p>
  </w:footnote>
  <w:footnote w:type="continuationSeparator" w:id="0">
    <w:p w14:paraId="4DEBBCAF" w14:textId="77777777" w:rsidR="00343E1A" w:rsidRDefault="00343E1A" w:rsidP="00CC5DC9">
      <w:pPr>
        <w:spacing w:after="0" w:line="240" w:lineRule="auto"/>
      </w:pPr>
      <w:r>
        <w:continuationSeparator/>
      </w:r>
    </w:p>
  </w:footnote>
  <w:footnote w:type="continuationNotice" w:id="1">
    <w:p w14:paraId="3EE6CF7E" w14:textId="77777777" w:rsidR="00343E1A" w:rsidRDefault="00343E1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D17E6"/>
    <w:multiLevelType w:val="multilevel"/>
    <w:tmpl w:val="B656982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4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E25732"/>
    <w:multiLevelType w:val="hybridMultilevel"/>
    <w:tmpl w:val="BB007D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ádia Genebra Ahmad">
    <w15:presenceInfo w15:providerId="AD" w15:userId="S::E800421@corp.santander.pt::36126275-cace-419f-8e9b-04679c4f8e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DC9"/>
    <w:rsid w:val="00024C78"/>
    <w:rsid w:val="00155E24"/>
    <w:rsid w:val="00246B08"/>
    <w:rsid w:val="002F1200"/>
    <w:rsid w:val="0033226B"/>
    <w:rsid w:val="00342DB6"/>
    <w:rsid w:val="00343E1A"/>
    <w:rsid w:val="00454BF5"/>
    <w:rsid w:val="004A39AF"/>
    <w:rsid w:val="00563480"/>
    <w:rsid w:val="005A2F24"/>
    <w:rsid w:val="005B620B"/>
    <w:rsid w:val="006074FD"/>
    <w:rsid w:val="0061576C"/>
    <w:rsid w:val="006D2065"/>
    <w:rsid w:val="00771F70"/>
    <w:rsid w:val="008A5062"/>
    <w:rsid w:val="008B6138"/>
    <w:rsid w:val="008F6DB5"/>
    <w:rsid w:val="00945EB9"/>
    <w:rsid w:val="009956BD"/>
    <w:rsid w:val="009C3896"/>
    <w:rsid w:val="00C01526"/>
    <w:rsid w:val="00C07035"/>
    <w:rsid w:val="00C96E02"/>
    <w:rsid w:val="00CC5DC9"/>
    <w:rsid w:val="00D018E3"/>
    <w:rsid w:val="00D76D8B"/>
    <w:rsid w:val="00DB39AA"/>
    <w:rsid w:val="00F4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27B150"/>
  <w15:chartTrackingRefBased/>
  <w15:docId w15:val="{E8DBC62A-830B-45C9-BF6F-E51E0295A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5DC9"/>
    <w:rPr>
      <w:rFonts w:ascii="Santander Text" w:hAnsi="Santander Tex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DC9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DC9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5DC9"/>
    <w:pPr>
      <w:keepNext/>
      <w:keepLines/>
      <w:numPr>
        <w:ilvl w:val="3"/>
        <w:numId w:val="1"/>
      </w:numPr>
      <w:spacing w:before="40" w:after="120"/>
      <w:ind w:left="1077" w:hanging="1077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5DC9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C5DC9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DC9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5DC9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5DC9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C5DC9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CC5DC9"/>
    <w:rPr>
      <w:rFonts w:ascii="Calibri" w:eastAsiaTheme="majorEastAsia" w:hAnsi="Calibri" w:cstheme="majorBidi"/>
      <w:u w:val="single"/>
    </w:rPr>
  </w:style>
  <w:style w:type="paragraph" w:styleId="ListParagraph">
    <w:name w:val="List Paragraph"/>
    <w:basedOn w:val="Normal"/>
    <w:uiPriority w:val="34"/>
    <w:qFormat/>
    <w:rsid w:val="00CC5DC9"/>
    <w:pPr>
      <w:ind w:left="720"/>
      <w:contextualSpacing/>
    </w:pPr>
  </w:style>
  <w:style w:type="paragraph" w:customStyle="1" w:styleId="Default">
    <w:name w:val="Default"/>
    <w:rsid w:val="00CC5DC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C5D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D20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20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2065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0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065"/>
    <w:rPr>
      <w:rFonts w:ascii="Santander Text" w:hAnsi="Santander Text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0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8F6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6DB5"/>
    <w:rPr>
      <w:rFonts w:ascii="Santander Text" w:hAnsi="Santander Text"/>
    </w:rPr>
  </w:style>
  <w:style w:type="paragraph" w:styleId="Footer">
    <w:name w:val="footer"/>
    <w:basedOn w:val="Normal"/>
    <w:link w:val="FooterChar"/>
    <w:uiPriority w:val="99"/>
    <w:semiHidden/>
    <w:unhideWhenUsed/>
    <w:rsid w:val="008F6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6DB5"/>
    <w:rPr>
      <w:rFonts w:ascii="Santander Text" w:hAnsi="Santander Text"/>
    </w:rPr>
  </w:style>
  <w:style w:type="paragraph" w:styleId="Revision">
    <w:name w:val="Revision"/>
    <w:hidden/>
    <w:uiPriority w:val="99"/>
    <w:semiHidden/>
    <w:rsid w:val="005A2F24"/>
    <w:pPr>
      <w:spacing w:after="0" w:line="240" w:lineRule="auto"/>
    </w:pPr>
    <w:rPr>
      <w:rFonts w:ascii="Santander Text" w:hAnsi="Santander T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5F169-EEB4-43FF-8F1D-B1348F1FB820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a9b50dc7-8f72-473c-8b7e-4a8c46ecad32"/>
    <ds:schemaRef ds:uri="http://schemas.microsoft.com/office/infopath/2007/PartnerControls"/>
    <ds:schemaRef ds:uri="http://schemas.openxmlformats.org/package/2006/metadata/core-properties"/>
    <ds:schemaRef ds:uri="7b1ec8e5-5652-48eb-8550-a56a35f5f81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B70F627-6E93-48B1-A85F-BF0D0C3DB4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875FB-A7C4-46AC-A9F0-A30656EEC3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Banco Santander Portugal</Company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Rafaela Teixeira Nunes</dc:creator>
  <cp:keywords/>
  <dc:description/>
  <cp:lastModifiedBy>Marta Rafaela Teixeira Nunes</cp:lastModifiedBy>
  <cp:revision>20</cp:revision>
  <dcterms:created xsi:type="dcterms:W3CDTF">2024-05-31T08:15:00Z</dcterms:created>
  <dcterms:modified xsi:type="dcterms:W3CDTF">2024-06-04T10:44:00Z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2024-05-28T16:39:11Z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5b148097-29d0-4a71-8df0-22d744995437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